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F2346D" w:rsidR="008B728F" w:rsidP="006F1403" w:rsidRDefault="00E76298" w14:paraId="6458124E" w14:textId="62345219">
      <w:pPr>
        <w:spacing w:line="480" w:lineRule="auto"/>
        <w:jc w:val="both"/>
        <w:rPr>
          <w:del w:author="Katthagen, Teresa Marie" w:date="2021-07-19T11:52:00Z" w:id="0"/>
          <w:rFonts w:ascii="Arial" w:hAnsi="Arial" w:cs="Arial"/>
          <w:b/>
          <w:bCs/>
          <w:sz w:val="24"/>
          <w:szCs w:val="24"/>
          <w:lang w:val="en-US"/>
        </w:rPr>
      </w:pPr>
      <w:r w:rsidRPr="682E1FC6">
        <w:rPr>
          <w:rFonts w:ascii="Arial" w:hAnsi="Arial" w:cs="Arial"/>
          <w:b/>
          <w:bCs/>
          <w:sz w:val="24"/>
          <w:szCs w:val="24"/>
          <w:lang w:val="en-US"/>
        </w:rPr>
        <w:t xml:space="preserve">Acute stress alters probabilistic reversal learning in healthy </w:t>
      </w:r>
      <w:proofErr w:type="spellStart"/>
      <w:r w:rsidRPr="682E1FC6">
        <w:rPr>
          <w:rFonts w:ascii="Arial" w:hAnsi="Arial" w:cs="Arial"/>
          <w:b/>
          <w:bCs/>
          <w:sz w:val="24"/>
          <w:szCs w:val="24"/>
          <w:lang w:val="en-US"/>
        </w:rPr>
        <w:t>participants</w:t>
      </w:r>
    </w:p>
    <w:p w:rsidRPr="00E76298" w:rsidR="00E76298" w:rsidRDefault="00E76298" w14:paraId="44A75BD4" w14:textId="234082CB">
      <w:pPr>
        <w:spacing w:line="480" w:lineRule="auto"/>
        <w:jc w:val="both"/>
        <w:rPr>
          <w:rFonts w:ascii="Arial" w:hAnsi="Arial" w:cs="Arial"/>
          <w:lang w:val="en-US"/>
        </w:rPr>
        <w:pPrChange w:author="Katthagen, Teresa Marie" w:date="2021-07-19T11:52:00Z" w:id="1">
          <w:pPr>
            <w:numPr>
              <w:numId w:val="1"/>
            </w:numPr>
            <w:spacing w:line="480" w:lineRule="auto"/>
            <w:ind w:left="720" w:hanging="360"/>
            <w:jc w:val="both"/>
          </w:pPr>
        </w:pPrChange>
      </w:pPr>
      <w:r w:rsidRPr="682E1FC6">
        <w:rPr>
          <w:rFonts w:ascii="Arial" w:hAnsi="Arial" w:cs="Arial"/>
          <w:lang w:val="en-US"/>
        </w:rPr>
        <w:t>Lara</w:t>
      </w:r>
      <w:proofErr w:type="spellEnd"/>
      <w:r w:rsidRPr="682E1FC6">
        <w:rPr>
          <w:rFonts w:ascii="Arial" w:hAnsi="Arial" w:cs="Arial"/>
          <w:lang w:val="en-US"/>
        </w:rPr>
        <w:t xml:space="preserve">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Pr="682E1FC6" w:rsidR="006D3934">
        <w:rPr>
          <w:rFonts w:ascii="Arial" w:hAnsi="Arial" w:cs="Arial"/>
          <w:lang w:val="en-US"/>
        </w:rPr>
        <w:t xml:space="preserve">, </w:t>
      </w:r>
      <w:proofErr w:type="spellStart"/>
      <w:r w:rsidRPr="682E1FC6" w:rsidR="006D3934">
        <w:rPr>
          <w:rFonts w:ascii="Arial" w:hAnsi="Arial" w:cs="Arial"/>
          <w:lang w:val="en-US"/>
        </w:rPr>
        <w:t>Zsuzsika</w:t>
      </w:r>
      <w:proofErr w:type="spellEnd"/>
      <w:r w:rsidRPr="682E1FC6" w:rsidR="006D3934">
        <w:rPr>
          <w:rFonts w:ascii="Arial" w:hAnsi="Arial" w:cs="Arial"/>
          <w:lang w:val="en-US"/>
        </w:rPr>
        <w:t xml:space="preserve"> Sjoerds</w:t>
      </w:r>
      <w:r w:rsidRPr="682E1FC6" w:rsidR="006D3934">
        <w:rPr>
          <w:rFonts w:ascii="Arial" w:hAnsi="Arial" w:cs="Arial"/>
          <w:vertAlign w:val="superscript"/>
          <w:lang w:val="en-US"/>
        </w:rPr>
        <w:t>4</w:t>
      </w:r>
      <w:r w:rsidRPr="682E1FC6" w:rsidR="006D3934">
        <w:rPr>
          <w:rFonts w:ascii="Arial" w:hAnsi="Arial" w:cs="Arial"/>
          <w:lang w:val="en-US"/>
        </w:rPr>
        <w:t>*</w:t>
      </w:r>
      <w:r w:rsidRPr="682E1FC6">
        <w:rPr>
          <w:rFonts w:ascii="Arial" w:hAnsi="Arial" w:cs="Arial"/>
          <w:lang w:val="en-US"/>
        </w:rPr>
        <w:t xml:space="preserve"> (*shared last author ship)</w:t>
      </w:r>
    </w:p>
    <w:p w:rsidRPr="00F0778F" w:rsidR="00481B47" w:rsidP="006F1403" w:rsidRDefault="00481B47" w14:paraId="7B4E61BB" w14:textId="77777777">
      <w:pPr>
        <w:spacing w:line="480" w:lineRule="auto"/>
        <w:jc w:val="both"/>
        <w:rPr>
          <w:rFonts w:ascii="Arial" w:hAnsi="Arial" w:cs="Arial"/>
          <w:lang w:val="en-US"/>
        </w:rPr>
      </w:pPr>
      <w:r w:rsidRPr="00F0778F">
        <w:rPr>
          <w:rFonts w:ascii="Arial" w:hAnsi="Arial" w:cs="Arial"/>
          <w:lang w:val="en-US"/>
        </w:rPr>
        <w:t>Affiliations:</w:t>
      </w:r>
    </w:p>
    <w:p w:rsidR="00481B47" w:rsidP="006F1403" w:rsidRDefault="00481B47" w14:paraId="0908422A" w14:textId="1183F32F">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del w:author="Katthagen, Teresa Marie" w:date="2021-07-19T11:44:00Z" w:id="2">
        <w:r w:rsidRPr="682E1FC6" w:rsidDel="00481B47">
          <w:rPr>
            <w:rFonts w:ascii="Arial" w:hAnsi="Arial" w:cs="Arial"/>
            <w:lang w:val="en-US"/>
          </w:rPr>
          <w:delText>Department of Psychiatry and Psychotherapy CCM</w:delText>
        </w:r>
      </w:del>
      <w:ins w:author="Katthagen, Teresa Marie" w:date="2021-07-19T11:44:00Z" w:id="3">
        <w:r w:rsidRPr="682E1FC6" w:rsidR="23C58055">
          <w:rPr>
            <w:rFonts w:ascii="Arial" w:hAnsi="Arial" w:cs="Arial"/>
            <w:lang w:val="en-US"/>
          </w:rPr>
          <w:t xml:space="preserve"> Department of Psychiatry and Neurosciences | CCM</w:t>
        </w:r>
      </w:ins>
      <w:r w:rsidRPr="682E1FC6">
        <w:rPr>
          <w:rFonts w:ascii="Arial" w:hAnsi="Arial" w:cs="Arial"/>
          <w:lang w:val="en-US"/>
        </w:rPr>
        <w:t>, Berlin, Germany</w:t>
      </w:r>
    </w:p>
    <w:p w:rsidRPr="00E76298" w:rsidR="00E76298" w:rsidP="006F1403" w:rsidRDefault="00E76298" w14:paraId="7269963A" w14:textId="05F06935">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rsidR="00F71203" w:rsidP="006F1403" w:rsidRDefault="00E76298" w14:paraId="67C29959" w14:textId="0955D3FC">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r>
      <w:r w:rsidRPr="00E76298">
        <w:rPr>
          <w:rFonts w:ascii="Arial" w:hAnsi="Arial" w:cs="Arial"/>
          <w:lang w:val="en-US"/>
        </w:rPr>
        <w:t>and Ageing Research, London, UK</w:t>
      </w:r>
    </w:p>
    <w:p w:rsidRPr="00E76298" w:rsidR="00E76298" w:rsidP="7D299D30" w:rsidRDefault="00F71203" w14:paraId="47D009DF" w14:textId="608504FD">
      <w:pPr>
        <w:spacing w:line="480" w:lineRule="auto"/>
        <w:jc w:val="both"/>
        <w:rPr>
          <w:ins w:author="Sjoerds, Z." w:date="2021-07-07T11:12:00Z" w:id="4"/>
          <w:rFonts w:ascii="Arial" w:hAnsi="Arial" w:cs="Arial"/>
          <w:lang w:val="en-US"/>
        </w:rPr>
      </w:pPr>
      <w:r w:rsidRPr="7D299D30">
        <w:rPr>
          <w:rFonts w:ascii="Arial" w:hAnsi="Arial" w:cs="Arial"/>
          <w:vertAlign w:val="superscript"/>
          <w:lang w:val="en-US"/>
        </w:rPr>
        <w:t>4</w:t>
      </w:r>
      <w:del w:author="Sjoerds, Z." w:date="2021-07-07T11:12:00Z" w:id="5">
        <w:r w:rsidRPr="7D299D30" w:rsidDel="00F71203">
          <w:rPr>
            <w:rFonts w:ascii="Arial" w:hAnsi="Arial" w:cs="Arial"/>
            <w:lang w:val="en-US"/>
          </w:rPr>
          <w:delText>L</w:delText>
        </w:r>
      </w:del>
      <w:ins w:author="Sjoerds, Z." w:date="2021-07-07T11:12:00Z" w:id="6">
        <w:r w:rsidRPr="7D299D30" w:rsidR="549E3D00">
          <w:rPr>
            <w:rFonts w:ascii="Arial" w:hAnsi="Arial" w:cs="Arial"/>
            <w:lang w:val="en-US"/>
          </w:rPr>
          <w:t>Cognitive Psychology Unit, Institute of Psychology &amp; Leiden Institute for Brain and Cognition, Leiden University, Leiden, the Netherlands</w:t>
        </w:r>
      </w:ins>
    </w:p>
    <w:p w:rsidRPr="00E76298" w:rsidR="00E76298" w:rsidP="7D299D30" w:rsidRDefault="00F71203" w14:paraId="3BF9B4B7" w14:textId="1ED6A613">
      <w:pPr>
        <w:spacing w:line="480" w:lineRule="auto"/>
        <w:jc w:val="both"/>
        <w:rPr>
          <w:del w:author="Sjoerds, Z." w:date="2021-07-07T11:12:00Z" w:id="7"/>
          <w:rFonts w:ascii="Arial" w:hAnsi="Arial" w:cs="Arial"/>
          <w:lang w:val="en-US"/>
        </w:rPr>
      </w:pPr>
      <w:del w:author="Sjoerds, Z." w:date="2021-07-07T11:12:00Z" w:id="8">
        <w:r w:rsidRPr="7D299D30" w:rsidDel="00F71203">
          <w:rPr>
            <w:rFonts w:ascii="Arial" w:hAnsi="Arial" w:cs="Arial"/>
            <w:lang w:val="en-US"/>
          </w:rPr>
          <w:delText>eiden University, Netherlands</w:delText>
        </w:r>
      </w:del>
    </w:p>
    <w:p w:rsidRPr="00E76298" w:rsidR="00500E31" w:rsidP="006F1403" w:rsidRDefault="00500E31" w14:paraId="061A7C2A" w14:textId="77777777">
      <w:pPr>
        <w:spacing w:line="480" w:lineRule="auto"/>
        <w:jc w:val="both"/>
        <w:rPr>
          <w:rFonts w:ascii="Arial" w:hAnsi="Arial" w:cs="Arial"/>
          <w:lang w:val="en-US"/>
        </w:rPr>
      </w:pPr>
    </w:p>
    <w:p w:rsidRPr="002757AE" w:rsidR="00E76298" w:rsidP="006F1403" w:rsidRDefault="00E76298" w14:paraId="35470522" w14:textId="77777777">
      <w:pPr>
        <w:spacing w:line="480" w:lineRule="auto"/>
        <w:jc w:val="both"/>
        <w:rPr>
          <w:rFonts w:ascii="Arial" w:hAnsi="Arial" w:cs="Arial"/>
          <w:highlight w:val="yellow"/>
          <w:lang w:val="en-US"/>
        </w:rPr>
      </w:pPr>
      <w:commentRangeStart w:id="9"/>
      <w:commentRangeStart w:id="10"/>
      <w:r w:rsidRPr="58E48305">
        <w:rPr>
          <w:rFonts w:ascii="Arial" w:hAnsi="Arial" w:cs="Arial"/>
          <w:highlight w:val="yellow"/>
          <w:lang w:val="en-US"/>
        </w:rPr>
        <w:t xml:space="preserve">Corresponding author: </w:t>
      </w:r>
    </w:p>
    <w:p w:rsidRPr="00231DC1" w:rsidR="00E76298" w:rsidP="006F1403" w:rsidRDefault="00C43B7E" w14:paraId="009CA958" w14:textId="4EC026B9">
      <w:pPr>
        <w:spacing w:line="480" w:lineRule="auto"/>
        <w:jc w:val="both"/>
        <w:rPr>
          <w:rFonts w:ascii="Arial" w:hAnsi="Arial" w:cs="Arial"/>
          <w:highlight w:val="yellow"/>
          <w:lang w:val="en-US"/>
          <w:rPrChange w:author="Schlagenhauf, Florian" w:date="2021-07-20T13:16:00Z" w:id="11">
            <w:rPr>
              <w:rFonts w:ascii="Arial" w:hAnsi="Arial" w:cs="Arial"/>
              <w:highlight w:val="yellow"/>
            </w:rPr>
          </w:rPrChange>
        </w:rPr>
      </w:pPr>
      <w:r w:rsidRPr="00231DC1">
        <w:rPr>
          <w:rFonts w:ascii="Arial" w:hAnsi="Arial" w:cs="Arial"/>
          <w:highlight w:val="yellow"/>
          <w:lang w:val="en-US"/>
          <w:rPrChange w:author="Schlagenhauf, Florian" w:date="2021-07-20T13:16:00Z" w:id="12">
            <w:rPr>
              <w:rFonts w:ascii="Arial" w:hAnsi="Arial" w:cs="Arial"/>
              <w:highlight w:val="yellow"/>
            </w:rPr>
          </w:rPrChange>
        </w:rPr>
        <w:t xml:space="preserve">Dr. </w:t>
      </w:r>
      <w:proofErr w:type="spellStart"/>
      <w:r w:rsidRPr="00231DC1">
        <w:rPr>
          <w:rFonts w:ascii="Arial" w:hAnsi="Arial" w:cs="Arial"/>
          <w:highlight w:val="yellow"/>
          <w:lang w:val="en-US"/>
          <w:rPrChange w:author="Schlagenhauf, Florian" w:date="2021-07-20T13:16:00Z" w:id="13">
            <w:rPr>
              <w:rFonts w:ascii="Arial" w:hAnsi="Arial" w:cs="Arial"/>
              <w:highlight w:val="yellow"/>
            </w:rPr>
          </w:rPrChange>
        </w:rPr>
        <w:t>Zsuzsi</w:t>
      </w:r>
      <w:ins w:author="Sjoerds, Z." w:date="2021-07-07T11:10:00Z" w:id="14">
        <w:r w:rsidRPr="00231DC1" w:rsidR="2D9381FE">
          <w:rPr>
            <w:rFonts w:ascii="Arial" w:hAnsi="Arial" w:cs="Arial"/>
            <w:highlight w:val="yellow"/>
            <w:lang w:val="en-US"/>
            <w:rPrChange w:author="Schlagenhauf, Florian" w:date="2021-07-20T13:16:00Z" w:id="15">
              <w:rPr>
                <w:rFonts w:ascii="Arial" w:hAnsi="Arial" w:cs="Arial"/>
                <w:highlight w:val="yellow"/>
              </w:rPr>
            </w:rPrChange>
          </w:rPr>
          <w:t>ka</w:t>
        </w:r>
      </w:ins>
      <w:proofErr w:type="spellEnd"/>
      <w:r w:rsidRPr="00231DC1">
        <w:rPr>
          <w:rFonts w:ascii="Arial" w:hAnsi="Arial" w:cs="Arial"/>
          <w:highlight w:val="yellow"/>
          <w:lang w:val="en-US"/>
          <w:rPrChange w:author="Schlagenhauf, Florian" w:date="2021-07-20T13:16:00Z" w:id="16">
            <w:rPr>
              <w:rFonts w:ascii="Arial" w:hAnsi="Arial" w:cs="Arial"/>
              <w:highlight w:val="yellow"/>
            </w:rPr>
          </w:rPrChange>
        </w:rPr>
        <w:t xml:space="preserve"> Sjoerds</w:t>
      </w:r>
    </w:p>
    <w:p w:rsidRPr="00231DC1" w:rsidR="00E76298" w:rsidP="006F1403" w:rsidRDefault="00C43B7E" w14:paraId="15194D18" w14:textId="625EF9FD">
      <w:pPr>
        <w:spacing w:line="480" w:lineRule="auto"/>
        <w:jc w:val="both"/>
        <w:rPr>
          <w:del w:author="Sjoerds, Z." w:date="2021-07-07T11:13:00Z" w:id="17"/>
          <w:rFonts w:ascii="Arial" w:hAnsi="Arial" w:cs="Arial"/>
          <w:highlight w:val="yellow"/>
          <w:lang w:val="en-US"/>
          <w:rPrChange w:author="Schlagenhauf, Florian" w:date="2021-07-20T13:16:00Z" w:id="18">
            <w:rPr>
              <w:del w:author="Sjoerds, Z." w:date="2021-07-07T11:13:00Z" w:id="19"/>
              <w:rFonts w:ascii="Arial" w:hAnsi="Arial" w:cs="Arial"/>
              <w:highlight w:val="yellow"/>
            </w:rPr>
          </w:rPrChange>
        </w:rPr>
      </w:pPr>
      <w:del w:author="Sjoerds, Z." w:date="2021-07-07T11:13:00Z" w:id="20">
        <w:r w:rsidRPr="00231DC1" w:rsidDel="00C43B7E">
          <w:rPr>
            <w:rFonts w:ascii="Arial" w:hAnsi="Arial" w:cs="Arial"/>
            <w:highlight w:val="yellow"/>
            <w:lang w:val="en-US"/>
            <w:rPrChange w:author="Schlagenhauf, Florian" w:date="2021-07-20T13:16:00Z" w:id="21">
              <w:rPr>
                <w:rFonts w:ascii="Arial" w:hAnsi="Arial" w:cs="Arial"/>
                <w:highlight w:val="yellow"/>
              </w:rPr>
            </w:rPrChange>
          </w:rPr>
          <w:delText>Cognitive Psycholog</w:delText>
        </w:r>
        <w:r w:rsidRPr="00231DC1" w:rsidDel="000C6BC1">
          <w:rPr>
            <w:rFonts w:ascii="Arial" w:hAnsi="Arial" w:cs="Arial"/>
            <w:highlight w:val="yellow"/>
            <w:lang w:val="en-US"/>
            <w:rPrChange w:author="Schlagenhauf, Florian" w:date="2021-07-20T13:16:00Z" w:id="22">
              <w:rPr>
                <w:rFonts w:ascii="Arial" w:hAnsi="Arial" w:cs="Arial"/>
                <w:highlight w:val="yellow"/>
              </w:rPr>
            </w:rPrChange>
          </w:rPr>
          <w:delText>y</w:delText>
        </w:r>
        <w:r w:rsidRPr="00231DC1" w:rsidDel="00C43B7E">
          <w:rPr>
            <w:rFonts w:ascii="Arial" w:hAnsi="Arial" w:cs="Arial"/>
            <w:highlight w:val="yellow"/>
            <w:lang w:val="en-US"/>
            <w:rPrChange w:author="Schlagenhauf, Florian" w:date="2021-07-20T13:16:00Z" w:id="23">
              <w:rPr>
                <w:rFonts w:ascii="Arial" w:hAnsi="Arial" w:cs="Arial"/>
                <w:highlight w:val="yellow"/>
              </w:rPr>
            </w:rPrChange>
          </w:rPr>
          <w:delText>, Leiden University</w:delText>
        </w:r>
      </w:del>
    </w:p>
    <w:p w:rsidRPr="002757AE" w:rsidR="00C43B7E" w:rsidP="006F1403" w:rsidRDefault="00C43B7E" w14:paraId="35973CDF" w14:textId="3240CCF6">
      <w:pPr>
        <w:spacing w:line="480" w:lineRule="auto"/>
        <w:jc w:val="both"/>
        <w:rPr>
          <w:del w:author="Sjoerds, Z." w:date="2021-07-07T11:13:00Z" w:id="24"/>
          <w:rFonts w:ascii="Arial" w:hAnsi="Arial" w:cs="Arial"/>
          <w:highlight w:val="yellow"/>
          <w:lang w:val="en-US"/>
        </w:rPr>
      </w:pPr>
      <w:del w:author="Sjoerds, Z." w:date="2021-07-07T11:13:00Z" w:id="25">
        <w:r w:rsidRPr="7D299D30" w:rsidDel="00C43B7E">
          <w:rPr>
            <w:rFonts w:ascii="Arial" w:hAnsi="Arial" w:cs="Arial"/>
            <w:highlight w:val="yellow"/>
            <w:lang w:val="en-US"/>
          </w:rPr>
          <w:delText>Rapenburg 70</w:delText>
        </w:r>
      </w:del>
    </w:p>
    <w:p w:rsidR="00C43B7E" w:rsidP="7D299D30" w:rsidRDefault="00C43B7E" w14:paraId="70B73F3F" w14:textId="26537303">
      <w:pPr>
        <w:spacing w:line="480" w:lineRule="auto"/>
        <w:jc w:val="both"/>
        <w:rPr>
          <w:ins w:author="Sjoerds, Z." w:date="2021-07-07T11:13:00Z" w:id="26"/>
          <w:rFonts w:ascii="Arial" w:hAnsi="Arial" w:cs="Arial"/>
          <w:lang w:val="en-US"/>
        </w:rPr>
      </w:pPr>
      <w:del w:author="Sjoerds, Z." w:date="2021-07-07T11:13:00Z" w:id="27">
        <w:r w:rsidRPr="7D299D30" w:rsidDel="00C43B7E">
          <w:rPr>
            <w:rFonts w:ascii="Arial" w:hAnsi="Arial" w:cs="Arial"/>
            <w:highlight w:val="yellow"/>
            <w:lang w:val="en-US"/>
          </w:rPr>
          <w:delText>2311 EZ Leiden</w:delText>
        </w:r>
      </w:del>
      <w:ins w:author="Sjoerds, Z." w:date="2021-07-07T11:13:00Z" w:id="28">
        <w:r w:rsidRPr="7D299D30" w:rsidR="1D850BAA">
          <w:rPr>
            <w:rFonts w:ascii="Arial" w:hAnsi="Arial" w:cs="Arial"/>
            <w:highlight w:val="yellow"/>
            <w:lang w:val="en-US"/>
          </w:rPr>
          <w:t xml:space="preserve"> Leiden University, Institute of Psychology</w:t>
        </w:r>
      </w:ins>
    </w:p>
    <w:p w:rsidR="1D850BAA" w:rsidP="7D299D30" w:rsidRDefault="1D850BAA" w14:paraId="40A6540C" w14:textId="37C1614D">
      <w:pPr>
        <w:spacing w:line="480" w:lineRule="auto"/>
        <w:jc w:val="both"/>
        <w:rPr>
          <w:ins w:author="Sjoerds, Z." w:date="2021-07-07T11:13:00Z" w:id="29"/>
          <w:rFonts w:ascii="Arial" w:hAnsi="Arial" w:cs="Arial"/>
          <w:highlight w:val="yellow"/>
          <w:lang w:val="en-US"/>
        </w:rPr>
      </w:pPr>
      <w:ins w:author="Sjoerds, Z." w:date="2021-07-07T11:13:00Z" w:id="30">
        <w:r w:rsidRPr="7D299D30">
          <w:rPr>
            <w:rFonts w:ascii="Arial" w:hAnsi="Arial" w:cs="Arial"/>
            <w:highlight w:val="yellow"/>
            <w:lang w:val="en-US"/>
          </w:rPr>
          <w:t>Cognitive Psychology Unit</w:t>
        </w:r>
      </w:ins>
    </w:p>
    <w:p w:rsidR="1D850BAA" w:rsidP="7D299D30" w:rsidRDefault="1D850BAA" w14:paraId="68FA9E6D" w14:textId="2CB7E576">
      <w:pPr>
        <w:spacing w:line="480" w:lineRule="auto"/>
        <w:jc w:val="both"/>
        <w:rPr>
          <w:del w:author="Sjoerds, Z." w:date="2021-07-07T11:13:00Z" w:id="31"/>
          <w:rFonts w:ascii="Arial" w:hAnsi="Arial" w:cs="Arial"/>
          <w:highlight w:val="yellow"/>
          <w:lang w:val="en-US"/>
        </w:rPr>
      </w:pPr>
      <w:proofErr w:type="spellStart"/>
      <w:ins w:author="Sjoerds, Z." w:date="2021-07-07T11:13:00Z" w:id="32">
        <w:r w:rsidRPr="7D299D30">
          <w:rPr>
            <w:rFonts w:ascii="Arial" w:hAnsi="Arial" w:cs="Arial"/>
            <w:highlight w:val="yellow"/>
            <w:lang w:val="en-US"/>
          </w:rPr>
          <w:t>Wassenaarseweg</w:t>
        </w:r>
        <w:proofErr w:type="spellEnd"/>
        <w:r w:rsidRPr="7D299D30">
          <w:rPr>
            <w:rFonts w:ascii="Arial" w:hAnsi="Arial" w:cs="Arial"/>
            <w:highlight w:val="yellow"/>
            <w:lang w:val="en-US"/>
          </w:rPr>
          <w:t xml:space="preserve"> 52 </w:t>
        </w:r>
        <w:r w:rsidRPr="00231DC1">
          <w:rPr>
            <w:lang w:val="en-US"/>
            <w:rPrChange w:author="Schlagenhauf, Florian" w:date="2021-07-20T13:16:00Z" w:id="33">
              <w:rPr/>
            </w:rPrChange>
          </w:rPr>
          <w:br/>
        </w:r>
        <w:r w:rsidRPr="7D299D30">
          <w:rPr>
            <w:rFonts w:ascii="Arial" w:hAnsi="Arial" w:cs="Arial"/>
            <w:highlight w:val="yellow"/>
            <w:lang w:val="en-US"/>
          </w:rPr>
          <w:t xml:space="preserve"> 2333 AK Leiden, The Netherlands</w:t>
        </w:r>
        <w:r w:rsidRPr="00231DC1">
          <w:rPr>
            <w:lang w:val="en-US"/>
            <w:rPrChange w:author="Schlagenhauf, Florian" w:date="2021-07-20T13:16:00Z" w:id="34">
              <w:rPr/>
            </w:rPrChange>
          </w:rPr>
          <w:br/>
        </w:r>
      </w:ins>
    </w:p>
    <w:p w:rsidRPr="00231DC1" w:rsidR="00E76298" w:rsidP="006F1403" w:rsidRDefault="00E76298" w14:paraId="5C6F5E8C" w14:textId="4033CC35">
      <w:pPr>
        <w:spacing w:line="480" w:lineRule="auto"/>
        <w:jc w:val="both"/>
        <w:rPr>
          <w:rStyle w:val="Hyperlink"/>
          <w:rFonts w:ascii="Arial" w:hAnsi="Arial" w:cs="Arial"/>
          <w:color w:val="auto"/>
          <w:highlight w:val="yellow"/>
          <w:u w:val="none"/>
          <w:lang w:val="en-US"/>
          <w:rPrChange w:author="Schlagenhauf, Florian" w:date="2021-07-20T13:16:00Z" w:id="35">
            <w:rPr>
              <w:rStyle w:val="Hyperlink"/>
              <w:rFonts w:ascii="Arial" w:hAnsi="Arial" w:cs="Arial"/>
              <w:color w:val="auto"/>
              <w:highlight w:val="yellow"/>
              <w:u w:val="none"/>
            </w:rPr>
          </w:rPrChange>
        </w:rPr>
      </w:pPr>
      <w:r w:rsidRPr="00231DC1">
        <w:rPr>
          <w:rFonts w:ascii="Arial" w:hAnsi="Arial" w:cs="Arial"/>
          <w:highlight w:val="yellow"/>
          <w:lang w:val="en-US"/>
          <w:rPrChange w:author="Schlagenhauf, Florian" w:date="2021-07-20T13:16:00Z" w:id="36">
            <w:rPr>
              <w:rFonts w:ascii="Arial" w:hAnsi="Arial" w:cs="Arial"/>
              <w:highlight w:val="yellow"/>
            </w:rPr>
          </w:rPrChange>
        </w:rPr>
        <w:t xml:space="preserve">E-mail: </w:t>
      </w:r>
      <w:r w:rsidRPr="00231DC1" w:rsidR="002757AE">
        <w:rPr>
          <w:rFonts w:ascii="Arial" w:hAnsi="Arial" w:cs="Arial"/>
          <w:highlight w:val="yellow"/>
          <w:lang w:val="en-US"/>
          <w:rPrChange w:author="Schlagenhauf, Florian" w:date="2021-07-20T13:16:00Z" w:id="37">
            <w:rPr>
              <w:rFonts w:ascii="Arial" w:hAnsi="Arial" w:cs="Arial"/>
              <w:highlight w:val="yellow"/>
            </w:rPr>
          </w:rPrChange>
        </w:rPr>
        <w:t>s</w:t>
      </w:r>
      <w:del w:author="Sjoerds, Z." w:date="2021-07-07T11:13:00Z" w:id="38">
        <w:r w:rsidRPr="00231DC1" w:rsidDel="002757AE">
          <w:rPr>
            <w:rFonts w:ascii="Arial" w:hAnsi="Arial" w:cs="Arial"/>
            <w:highlight w:val="yellow"/>
            <w:lang w:val="en-US"/>
            <w:rPrChange w:author="Schlagenhauf, Florian" w:date="2021-07-20T13:16:00Z" w:id="39">
              <w:rPr>
                <w:rFonts w:ascii="Arial" w:hAnsi="Arial" w:cs="Arial"/>
                <w:highlight w:val="yellow"/>
              </w:rPr>
            </w:rPrChange>
          </w:rPr>
          <w:delText>joerds.zs@gmail.com</w:delText>
        </w:r>
      </w:del>
      <w:ins w:author="Sjoerds, Z." w:date="2021-07-07T11:13:00Z" w:id="40">
        <w:r w:rsidRPr="00231DC1" w:rsidR="1408CD07">
          <w:rPr>
            <w:rFonts w:ascii="Arial" w:hAnsi="Arial" w:cs="Arial"/>
            <w:highlight w:val="yellow"/>
            <w:lang w:val="en-US"/>
            <w:rPrChange w:author="Schlagenhauf, Florian" w:date="2021-07-20T13:16:00Z" w:id="41">
              <w:rPr>
                <w:rFonts w:ascii="Arial" w:hAnsi="Arial" w:cs="Arial"/>
                <w:highlight w:val="yellow"/>
              </w:rPr>
            </w:rPrChange>
          </w:rPr>
          <w:t>z.sjoerds@fsw.leidenuniv.nl</w:t>
        </w:r>
      </w:ins>
      <w:r w:rsidRPr="58E48305">
        <w:rPr>
          <w:rFonts w:ascii="Arial" w:hAnsi="Arial" w:cs="Arial"/>
          <w:highlight w:val="yellow"/>
        </w:rPr>
        <w:fldChar w:fldCharType="begin"/>
      </w:r>
      <w:r w:rsidRPr="00231DC1">
        <w:rPr>
          <w:rFonts w:ascii="Arial" w:hAnsi="Arial" w:cs="Arial"/>
          <w:highlight w:val="yellow"/>
          <w:lang w:val="en-US"/>
          <w:rPrChange w:author="Schlagenhauf, Florian" w:date="2021-07-20T13:16:00Z" w:id="42">
            <w:rPr>
              <w:rFonts w:ascii="Arial" w:hAnsi="Arial" w:cs="Arial"/>
              <w:highlight w:val="yellow"/>
            </w:rPr>
          </w:rPrChange>
        </w:rPr>
        <w:instrText xml:space="preserve"> HYPERLINK "mailto:lara.wieland@charite.de" </w:instrText>
      </w:r>
      <w:r w:rsidRPr="58E48305">
        <w:rPr>
          <w:rFonts w:ascii="Arial" w:hAnsi="Arial" w:cs="Arial"/>
          <w:highlight w:val="yellow"/>
        </w:rPr>
        <w:fldChar w:fldCharType="separate"/>
      </w:r>
    </w:p>
    <w:p w:rsidRPr="00231DC1" w:rsidR="00F54DF9" w:rsidP="006F1403" w:rsidRDefault="00E76298" w14:paraId="2DCE8896" w14:textId="378AF8DD">
      <w:pPr>
        <w:spacing w:line="480" w:lineRule="auto"/>
        <w:jc w:val="both"/>
        <w:rPr>
          <w:rFonts w:ascii="Arial" w:hAnsi="Arial" w:cs="Arial"/>
          <w:lang w:val="en-US"/>
          <w:rPrChange w:author="Schlagenhauf, Florian" w:date="2021-07-20T13:16:00Z" w:id="43">
            <w:rPr>
              <w:rFonts w:ascii="Arial" w:hAnsi="Arial" w:cs="Arial"/>
            </w:rPr>
          </w:rPrChange>
        </w:rPr>
      </w:pPr>
      <w:r w:rsidRPr="58E48305">
        <w:rPr>
          <w:rFonts w:ascii="Arial" w:hAnsi="Arial" w:cs="Arial"/>
        </w:rPr>
        <w:fldChar w:fldCharType="end"/>
      </w:r>
      <w:commentRangeEnd w:id="9"/>
      <w:r>
        <w:commentReference w:id="9"/>
      </w:r>
      <w:commentRangeEnd w:id="10"/>
      <w:r>
        <w:commentReference w:id="10"/>
      </w:r>
    </w:p>
    <w:p w:rsidRPr="00F0778F" w:rsidR="00481B47" w:rsidP="006F1403" w:rsidRDefault="00481B47" w14:paraId="6D43FC66" w14:textId="7454BC10">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rsidRPr="00F0778F" w:rsidR="00481B47" w:rsidP="006F1403" w:rsidRDefault="00481B47" w14:paraId="36316617" w14:textId="246486BC">
      <w:pPr>
        <w:spacing w:line="480" w:lineRule="auto"/>
        <w:jc w:val="both"/>
        <w:rPr>
          <w:rFonts w:ascii="Arial" w:hAnsi="Arial" w:cs="Arial"/>
          <w:lang w:val="en-US"/>
        </w:rPr>
      </w:pPr>
      <w:commentRangeStart w:id="44"/>
      <w:commentRangeStart w:id="45"/>
      <w:r w:rsidRPr="7D299D30">
        <w:rPr>
          <w:rFonts w:ascii="Arial" w:hAnsi="Arial" w:cs="Arial"/>
          <w:lang w:val="en-US"/>
        </w:rPr>
        <w:t>Text no. of words:</w:t>
      </w:r>
      <w:r w:rsidRPr="7D299D30" w:rsidR="00F71203">
        <w:rPr>
          <w:rFonts w:ascii="Arial" w:hAnsi="Arial" w:cs="Arial"/>
          <w:lang w:val="en-US"/>
        </w:rPr>
        <w:t xml:space="preserve"> </w:t>
      </w:r>
      <w:commentRangeEnd w:id="44"/>
      <w:r>
        <w:commentReference w:id="44"/>
      </w:r>
      <w:commentRangeEnd w:id="45"/>
      <w:r>
        <w:commentReference w:id="45"/>
      </w:r>
    </w:p>
    <w:p w:rsidR="0081331D" w:rsidP="006F1403" w:rsidRDefault="00481B47" w14:paraId="4D8184FB" w14:textId="5828E913">
      <w:pPr>
        <w:spacing w:line="480" w:lineRule="auto"/>
        <w:jc w:val="both"/>
        <w:rPr>
          <w:rFonts w:ascii="Arial" w:hAnsi="Arial" w:cs="Arial"/>
          <w:lang w:val="en-US"/>
        </w:rPr>
      </w:pPr>
      <w:r w:rsidRPr="00F0778F">
        <w:rPr>
          <w:rFonts w:ascii="Arial" w:hAnsi="Arial" w:cs="Arial"/>
          <w:lang w:val="en-US"/>
        </w:rPr>
        <w:t xml:space="preserve">no. of references: </w:t>
      </w:r>
      <w:r w:rsidR="002A2C93">
        <w:rPr>
          <w:rFonts w:ascii="Arial" w:hAnsi="Arial" w:cs="Arial"/>
          <w:lang w:val="en-US"/>
        </w:rPr>
        <w:t>3</w:t>
      </w:r>
      <w:r w:rsidR="00A009B5">
        <w:rPr>
          <w:rFonts w:ascii="Arial" w:hAnsi="Arial" w:cs="Arial"/>
          <w:lang w:val="en-US"/>
        </w:rPr>
        <w:t>8</w:t>
      </w:r>
      <w:r w:rsidR="0081331D">
        <w:rPr>
          <w:rFonts w:ascii="Arial" w:hAnsi="Arial" w:cs="Arial"/>
          <w:lang w:val="en-US"/>
        </w:rPr>
        <w:br w:type="page"/>
      </w:r>
    </w:p>
    <w:p w:rsidRPr="008545C4" w:rsidR="008545C4" w:rsidP="7D299D30" w:rsidRDefault="100B4EF0" w14:paraId="0BEF7BED" w14:textId="2479538C">
      <w:pPr>
        <w:spacing w:line="480" w:lineRule="auto"/>
        <w:jc w:val="both"/>
        <w:rPr>
          <w:ins w:author="Sjoerds, Z." w:date="2021-07-07T11:17:00Z" w:id="46"/>
          <w:rFonts w:ascii="Arial" w:hAnsi="Arial" w:cs="Arial"/>
          <w:b/>
          <w:bCs/>
          <w:lang w:val="en-US"/>
        </w:rPr>
      </w:pPr>
      <w:commentRangeStart w:id="47"/>
      <w:commentRangeStart w:id="48"/>
      <w:ins w:author="Sjoerds, Z." w:date="2021-07-07T11:17:00Z" w:id="49">
        <w:r w:rsidRPr="7D299D30">
          <w:rPr>
            <w:rFonts w:ascii="Arial" w:hAnsi="Arial" w:cs="Arial"/>
            <w:b/>
            <w:bCs/>
            <w:lang w:val="en-US"/>
          </w:rPr>
          <w:t>Abstract</w:t>
        </w:r>
      </w:ins>
      <w:commentRangeEnd w:id="47"/>
      <w:r w:rsidR="008545C4">
        <w:commentReference w:id="47"/>
      </w:r>
    </w:p>
    <w:p w:rsidRPr="008545C4" w:rsidR="008545C4" w:rsidP="006F1403" w:rsidRDefault="008545C4" w14:paraId="496CC0AF" w14:textId="489BF227">
      <w:pPr>
        <w:spacing w:line="480" w:lineRule="auto"/>
        <w:jc w:val="both"/>
        <w:rPr>
          <w:rFonts w:ascii="Arial" w:hAnsi="Arial" w:cs="Arial"/>
          <w:lang w:val="en-US"/>
        </w:rPr>
      </w:pPr>
      <w:r w:rsidRPr="7D299D30">
        <w:rPr>
          <w:rFonts w:ascii="Arial" w:hAnsi="Arial" w:cs="Arial"/>
          <w:b/>
          <w:bCs/>
          <w:lang w:val="en-US"/>
        </w:rPr>
        <w:t>Introduction</w:t>
      </w:r>
      <w:r w:rsidRPr="7D299D30">
        <w:rPr>
          <w:rFonts w:ascii="Arial" w:hAnsi="Arial" w:cs="Arial"/>
          <w:lang w:val="en-US"/>
        </w:rPr>
        <w:t xml:space="preserve"> </w:t>
      </w:r>
      <w:commentRangeEnd w:id="48"/>
      <w:r>
        <w:commentReference w:id="48"/>
      </w:r>
      <w:commentRangeStart w:id="50"/>
      <w:commentRangeStart w:id="51"/>
      <w:r w:rsidRPr="7D299D30">
        <w:rPr>
          <w:rFonts w:ascii="Arial" w:hAnsi="Arial" w:cs="Arial"/>
          <w:lang w:val="en-US"/>
        </w:rPr>
        <w:t xml:space="preserve">Stressful situations </w:t>
      </w:r>
      <w:commentRangeStart w:id="52"/>
      <w:r w:rsidRPr="7D299D30">
        <w:rPr>
          <w:rFonts w:ascii="Arial" w:hAnsi="Arial" w:cs="Arial"/>
          <w:lang w:val="en-US"/>
        </w:rPr>
        <w:t>can improve or impair</w:t>
      </w:r>
      <w:r w:rsidRPr="7D299D30" w:rsidR="00021DCA">
        <w:rPr>
          <w:rFonts w:ascii="Arial" w:hAnsi="Arial" w:cs="Arial"/>
          <w:lang w:val="en-US"/>
        </w:rPr>
        <w:t xml:space="preserve"> flexibility</w:t>
      </w:r>
      <w:commentRangeEnd w:id="52"/>
      <w:r>
        <w:commentReference w:id="52"/>
      </w:r>
      <w:r w:rsidRPr="7D299D30" w:rsidR="00021DCA">
        <w:rPr>
          <w:rFonts w:ascii="Arial" w:hAnsi="Arial" w:cs="Arial"/>
          <w:lang w:val="en-US"/>
        </w:rPr>
        <w:t xml:space="preserve"> of reward learning</w:t>
      </w:r>
      <w:r w:rsidRPr="7D299D30">
        <w:rPr>
          <w:rFonts w:ascii="Arial" w:hAnsi="Arial" w:cs="Arial"/>
          <w:lang w:val="en-US"/>
        </w:rPr>
        <w:t xml:space="preserve">. Reversal learning requires flexible adaptation to sudden changes in reward contingencies. </w:t>
      </w:r>
      <w:commentRangeEnd w:id="50"/>
      <w:r>
        <w:commentReference w:id="50"/>
      </w:r>
      <w:commentRangeEnd w:id="51"/>
      <w:r>
        <w:commentReference w:id="51"/>
      </w:r>
      <w:commentRangeStart w:id="53"/>
      <w:ins w:author="Lennart Lüttgau" w:date="2021-07-06T10:04:00Z" w:id="54">
        <w:r w:rsidRPr="7D299D30" w:rsidR="00F64313">
          <w:rPr>
            <w:rFonts w:ascii="Arial" w:hAnsi="Arial" w:cs="Arial"/>
            <w:lang w:val="en-US"/>
          </w:rPr>
          <w:t xml:space="preserve">Although </w:t>
        </w:r>
      </w:ins>
      <w:del w:author="Lennart Lüttgau" w:date="2021-07-06T10:04:00Z" w:id="55">
        <w:r w:rsidRPr="7D299D30" w:rsidDel="008545C4">
          <w:rPr>
            <w:rFonts w:ascii="Arial" w:hAnsi="Arial" w:cs="Arial"/>
            <w:lang w:val="en-US"/>
          </w:rPr>
          <w:delText>A</w:delText>
        </w:r>
      </w:del>
      <w:ins w:author="Lennart Lüttgau" w:date="2021-07-06T10:04:00Z" w:id="56">
        <w:r w:rsidRPr="7D299D30" w:rsidR="00F64313">
          <w:rPr>
            <w:rFonts w:ascii="Arial" w:hAnsi="Arial" w:cs="Arial"/>
            <w:lang w:val="en-US"/>
          </w:rPr>
          <w:t>a</w:t>
        </w:r>
      </w:ins>
      <w:r w:rsidRPr="7D299D30">
        <w:rPr>
          <w:rFonts w:ascii="Arial" w:hAnsi="Arial" w:cs="Arial"/>
          <w:lang w:val="en-US"/>
        </w:rPr>
        <w:t xml:space="preserve">cute stress effects on reversal learning are highly relevant </w:t>
      </w:r>
      <w:del w:author="Lennart Lüttgau" w:date="2021-07-06T10:04:00Z" w:id="57">
        <w:r w:rsidRPr="7D299D30" w:rsidDel="008545C4">
          <w:rPr>
            <w:rFonts w:ascii="Arial" w:hAnsi="Arial" w:cs="Arial"/>
            <w:lang w:val="en-US"/>
          </w:rPr>
          <w:delText xml:space="preserve">for </w:delText>
        </w:r>
      </w:del>
      <w:ins w:author="Lennart Lüttgau" w:date="2021-07-06T10:04:00Z" w:id="58">
        <w:r w:rsidRPr="7D299D30" w:rsidR="00F64313">
          <w:rPr>
            <w:rFonts w:ascii="Arial" w:hAnsi="Arial" w:cs="Arial"/>
            <w:lang w:val="en-US"/>
          </w:rPr>
          <w:t xml:space="preserve">in the </w:t>
        </w:r>
      </w:ins>
      <w:ins w:author="Lennart Lüttgau" w:date="2021-07-06T10:05:00Z" w:id="59">
        <w:r w:rsidRPr="7D299D30" w:rsidR="00F64313">
          <w:rPr>
            <w:rFonts w:ascii="Arial" w:hAnsi="Arial" w:cs="Arial"/>
            <w:lang w:val="en-US"/>
          </w:rPr>
          <w:t>context of</w:t>
        </w:r>
      </w:ins>
      <w:ins w:author="Lennart Lüttgau" w:date="2021-07-06T10:04:00Z" w:id="60">
        <w:r w:rsidRPr="7D299D30" w:rsidR="00F64313">
          <w:rPr>
            <w:rFonts w:ascii="Arial" w:hAnsi="Arial" w:cs="Arial"/>
            <w:lang w:val="en-US"/>
          </w:rPr>
          <w:t xml:space="preserve"> </w:t>
        </w:r>
      </w:ins>
      <w:r w:rsidRPr="7D299D30">
        <w:rPr>
          <w:rFonts w:ascii="Arial" w:hAnsi="Arial" w:cs="Arial"/>
          <w:lang w:val="en-US"/>
        </w:rPr>
        <w:t xml:space="preserve">psychiatric </w:t>
      </w:r>
      <w:proofErr w:type="spellStart"/>
      <w:r w:rsidRPr="7D299D30">
        <w:rPr>
          <w:rFonts w:ascii="Arial" w:hAnsi="Arial" w:cs="Arial"/>
          <w:lang w:val="en-US"/>
        </w:rPr>
        <w:t>disorders</w:t>
      </w:r>
      <w:ins w:author="Sjoerds, Z." w:date="2021-07-07T11:19:00Z" w:id="61">
        <w:r w:rsidRPr="7D299D30" w:rsidR="33E50AFC">
          <w:rPr>
            <w:rFonts w:ascii="Arial" w:hAnsi="Arial" w:cs="Arial"/>
            <w:lang w:val="en-US"/>
          </w:rPr>
          <w:t>,</w:t>
        </w:r>
      </w:ins>
      <w:del w:author="Sjoerds, Z." w:date="2021-07-07T11:19:00Z" w:id="62">
        <w:r w:rsidRPr="7D299D30" w:rsidDel="008545C4">
          <w:rPr>
            <w:rFonts w:ascii="Arial" w:hAnsi="Arial" w:cs="Arial"/>
            <w:lang w:val="en-US"/>
          </w:rPr>
          <w:delText xml:space="preserve"> </w:delText>
        </w:r>
        <w:commentRangeStart w:id="63"/>
        <w:commentRangeStart w:id="64"/>
        <w:r w:rsidRPr="7D299D30" w:rsidDel="008545C4">
          <w:rPr>
            <w:rFonts w:ascii="Arial" w:hAnsi="Arial" w:cs="Arial"/>
            <w:lang w:val="en-US"/>
          </w:rPr>
          <w:delText>but have</w:delText>
        </w:r>
      </w:del>
      <w:ins w:author="Sjoerds, Z." w:date="2021-07-07T11:19:00Z" w:id="65">
        <w:r w:rsidRPr="7D299D30" w:rsidR="1F7EBA05">
          <w:rPr>
            <w:rFonts w:ascii="Arial" w:hAnsi="Arial" w:cs="Arial"/>
            <w:lang w:val="en-US"/>
          </w:rPr>
          <w:t>it</w:t>
        </w:r>
        <w:proofErr w:type="spellEnd"/>
        <w:r w:rsidRPr="7D299D30" w:rsidR="1F7EBA05">
          <w:rPr>
            <w:rFonts w:ascii="Arial" w:hAnsi="Arial" w:cs="Arial"/>
            <w:lang w:val="en-US"/>
          </w:rPr>
          <w:t xml:space="preserve"> has</w:t>
        </w:r>
      </w:ins>
      <w:r w:rsidRPr="7D299D30">
        <w:rPr>
          <w:rFonts w:ascii="Arial" w:hAnsi="Arial" w:cs="Arial"/>
          <w:lang w:val="en-US"/>
        </w:rPr>
        <w:t xml:space="preserve"> rarely been investigated</w:t>
      </w:r>
      <w:commentRangeEnd w:id="63"/>
      <w:r>
        <w:commentReference w:id="63"/>
      </w:r>
      <w:commentRangeEnd w:id="53"/>
      <w:r>
        <w:commentReference w:id="53"/>
      </w:r>
      <w:commentRangeEnd w:id="64"/>
      <w:r>
        <w:commentReference w:id="64"/>
      </w:r>
      <w:r w:rsidRPr="7D299D30">
        <w:rPr>
          <w:rFonts w:ascii="Arial" w:hAnsi="Arial" w:cs="Arial"/>
          <w:lang w:val="en-US"/>
        </w:rPr>
        <w:t xml:space="preserve">. Here, we employed </w:t>
      </w:r>
      <w:commentRangeStart w:id="66"/>
      <w:r w:rsidRPr="7D299D30">
        <w:rPr>
          <w:rFonts w:ascii="Arial" w:hAnsi="Arial" w:cs="Arial"/>
          <w:lang w:val="en-US"/>
        </w:rPr>
        <w:t xml:space="preserve">functional </w:t>
      </w:r>
      <w:commentRangeStart w:id="67"/>
      <w:r w:rsidRPr="7D299D30">
        <w:rPr>
          <w:rFonts w:ascii="Arial" w:hAnsi="Arial" w:cs="Arial"/>
          <w:lang w:val="en-US"/>
        </w:rPr>
        <w:t>MRI</w:t>
      </w:r>
      <w:commentRangeEnd w:id="67"/>
      <w:r>
        <w:commentReference w:id="67"/>
      </w:r>
      <w:r w:rsidRPr="7D299D30">
        <w:rPr>
          <w:rFonts w:ascii="Arial" w:hAnsi="Arial" w:cs="Arial"/>
          <w:lang w:val="en-US"/>
        </w:rPr>
        <w:t xml:space="preserve"> informed by computational modeling</w:t>
      </w:r>
      <w:ins w:author="Lennart Lüttgau" w:date="2021-07-06T10:11:00Z" w:id="68">
        <w:r w:rsidRPr="7D299D30" w:rsidR="004A5579">
          <w:rPr>
            <w:rFonts w:ascii="Arial" w:hAnsi="Arial" w:cs="Arial"/>
            <w:lang w:val="en-US"/>
          </w:rPr>
          <w:t xml:space="preserve"> parameters</w:t>
        </w:r>
      </w:ins>
      <w:commentRangeEnd w:id="66"/>
      <w:r>
        <w:commentReference w:id="66"/>
      </w:r>
      <w:r w:rsidRPr="7D299D30">
        <w:rPr>
          <w:rFonts w:ascii="Arial" w:hAnsi="Arial" w:cs="Arial"/>
          <w:lang w:val="en-US"/>
        </w:rPr>
        <w:t xml:space="preserve"> in a within-subject design with </w:t>
      </w:r>
      <w:del w:author="Lennart Lüttgau" w:date="2021-07-06T10:12:00Z" w:id="69">
        <w:r w:rsidRPr="7D299D30" w:rsidDel="008545C4">
          <w:rPr>
            <w:rFonts w:ascii="Arial" w:hAnsi="Arial" w:cs="Arial"/>
            <w:lang w:val="en-US"/>
          </w:rPr>
          <w:delText xml:space="preserve">healthy </w:delText>
        </w:r>
      </w:del>
      <w:ins w:author="Lennart Lüttgau" w:date="2021-07-06T10:12:00Z" w:id="70">
        <w:r w:rsidRPr="7D299D30" w:rsidR="004A5579">
          <w:rPr>
            <w:rFonts w:ascii="Arial" w:hAnsi="Arial" w:cs="Arial"/>
            <w:lang w:val="en-US"/>
          </w:rPr>
          <w:t xml:space="preserve">healthy </w:t>
        </w:r>
      </w:ins>
      <w:ins w:author="Lennart Lüttgau" w:date="2021-07-06T10:13:00Z" w:id="71">
        <w:r w:rsidRPr="7D299D30" w:rsidR="004A5579">
          <w:rPr>
            <w:rFonts w:ascii="Arial" w:hAnsi="Arial" w:cs="Arial"/>
            <w:lang w:val="en-US"/>
          </w:rPr>
          <w:t xml:space="preserve">human </w:t>
        </w:r>
      </w:ins>
      <w:del w:author="Lennart Lüttgau" w:date="2021-07-06T10:12:00Z" w:id="72">
        <w:r w:rsidRPr="7D299D30" w:rsidDel="008545C4">
          <w:rPr>
            <w:rFonts w:ascii="Arial" w:hAnsi="Arial" w:cs="Arial"/>
            <w:lang w:val="en-US"/>
          </w:rPr>
          <w:delText xml:space="preserve">participants </w:delText>
        </w:r>
      </w:del>
      <w:ins w:author="Lennart Lüttgau" w:date="2021-07-06T10:12:00Z" w:id="73">
        <w:r w:rsidRPr="7D299D30" w:rsidR="004A5579">
          <w:rPr>
            <w:rFonts w:ascii="Arial" w:hAnsi="Arial" w:cs="Arial"/>
            <w:lang w:val="en-US"/>
          </w:rPr>
          <w:t xml:space="preserve">volunteers </w:t>
        </w:r>
      </w:ins>
      <w:r w:rsidRPr="7D299D30">
        <w:rPr>
          <w:rFonts w:ascii="Arial" w:hAnsi="Arial" w:cs="Arial"/>
          <w:lang w:val="en-US"/>
        </w:rPr>
        <w:t xml:space="preserve">to investigate the effect of acute </w:t>
      </w:r>
      <w:ins w:author="Sjoerds, Z." w:date="2021-07-07T11:27:00Z" w:id="74">
        <w:r w:rsidRPr="7D299D30" w:rsidR="0271E43A">
          <w:rPr>
            <w:rFonts w:ascii="Arial" w:hAnsi="Arial" w:cs="Arial"/>
            <w:lang w:val="en-US"/>
          </w:rPr>
          <w:t xml:space="preserve">psychosocial </w:t>
        </w:r>
      </w:ins>
      <w:r w:rsidRPr="7D299D30">
        <w:rPr>
          <w:rFonts w:ascii="Arial" w:hAnsi="Arial" w:cs="Arial"/>
          <w:lang w:val="en-US"/>
        </w:rPr>
        <w:t>s</w:t>
      </w:r>
      <w:ins w:author="Lennart Lüttgau" w:date="2021-07-06T10:12:00Z" w:id="75">
        <w:r w:rsidRPr="7D299D30" w:rsidR="004A5579">
          <w:rPr>
            <w:rFonts w:ascii="Arial" w:hAnsi="Arial" w:cs="Arial"/>
            <w:lang w:val="en-US"/>
          </w:rPr>
          <w:t>tress</w:t>
        </w:r>
      </w:ins>
      <w:del w:author="Lennart Lüttgau" w:date="2021-07-06T10:12:00Z" w:id="76">
        <w:r w:rsidRPr="7D299D30" w:rsidDel="008545C4">
          <w:rPr>
            <w:rFonts w:ascii="Arial" w:hAnsi="Arial" w:cs="Arial"/>
            <w:lang w:val="en-US"/>
          </w:rPr>
          <w:delText>ocial</w:delText>
        </w:r>
      </w:del>
      <w:r w:rsidRPr="7D299D30">
        <w:rPr>
          <w:rFonts w:ascii="Arial" w:hAnsi="Arial" w:cs="Arial"/>
          <w:lang w:val="en-US"/>
        </w:rPr>
        <w:t xml:space="preserve"> on flexible behavioral adaptation</w:t>
      </w:r>
      <w:ins w:author="Lennart Lüttgau" w:date="2021-07-06T10:13:00Z" w:id="77">
        <w:r w:rsidRPr="7D299D30" w:rsidR="004A5579">
          <w:rPr>
            <w:rFonts w:ascii="Arial" w:hAnsi="Arial" w:cs="Arial"/>
            <w:lang w:val="en-US"/>
          </w:rPr>
          <w:t>.</w:t>
        </w:r>
      </w:ins>
      <w:r w:rsidRPr="7D299D30">
        <w:rPr>
          <w:rFonts w:ascii="Arial" w:hAnsi="Arial" w:cs="Arial"/>
          <w:lang w:val="en-US"/>
        </w:rPr>
        <w:t xml:space="preserve"> </w:t>
      </w:r>
    </w:p>
    <w:p w:rsidRPr="008545C4" w:rsidR="008545C4" w:rsidP="006F1403" w:rsidRDefault="008545C4" w14:paraId="6C28D030" w14:textId="7A213F64">
      <w:pPr>
        <w:spacing w:line="480" w:lineRule="auto"/>
        <w:jc w:val="both"/>
        <w:rPr>
          <w:rFonts w:ascii="Arial" w:hAnsi="Arial" w:cs="Arial"/>
          <w:lang w:val="en-US"/>
        </w:rPr>
      </w:pPr>
      <w:r w:rsidRPr="1C8A0702">
        <w:rPr>
          <w:rFonts w:ascii="Arial" w:hAnsi="Arial" w:cs="Arial"/>
          <w:b/>
          <w:bCs/>
          <w:lang w:val="en-US"/>
        </w:rPr>
        <w:t>Methods</w:t>
      </w:r>
      <w:r w:rsidRPr="1C8A0702">
        <w:rPr>
          <w:rFonts w:ascii="Arial" w:hAnsi="Arial" w:cs="Arial"/>
          <w:lang w:val="en-US"/>
        </w:rPr>
        <w:t xml:space="preserve"> </w:t>
      </w:r>
      <w:del w:author="Lennart Lüttgau" w:date="2021-07-06T10:13:00Z" w:id="78">
        <w:r w:rsidRPr="1C8A0702" w:rsidDel="008545C4">
          <w:rPr>
            <w:rFonts w:ascii="Arial" w:hAnsi="Arial" w:cs="Arial"/>
            <w:lang w:val="en-US"/>
          </w:rPr>
          <w:delText xml:space="preserve">Healthy participants </w:delText>
        </w:r>
      </w:del>
      <w:ins w:author="Lennart Lüttgau" w:date="2021-07-06T10:13:00Z" w:id="79">
        <w:r w:rsidRPr="1C8A0702" w:rsidR="004A5579">
          <w:rPr>
            <w:rFonts w:ascii="Arial" w:hAnsi="Arial" w:cs="Arial"/>
            <w:lang w:val="en-US"/>
          </w:rPr>
          <w:t xml:space="preserve">Participants </w:t>
        </w:r>
      </w:ins>
      <w:r w:rsidRPr="1C8A0702">
        <w:rPr>
          <w:rFonts w:ascii="Arial" w:hAnsi="Arial" w:cs="Arial"/>
          <w:lang w:val="en-US"/>
        </w:rPr>
        <w:t xml:space="preserve">(n=28) underwent </w:t>
      </w:r>
      <w:ins w:author="Lennart Lüttgau" w:date="2021-07-06T10:13:00Z" w:id="80">
        <w:r w:rsidRPr="1C8A0702" w:rsidR="004A5579">
          <w:rPr>
            <w:rFonts w:ascii="Arial" w:hAnsi="Arial" w:cs="Arial"/>
            <w:lang w:val="en-US"/>
          </w:rPr>
          <w:t>f</w:t>
        </w:r>
      </w:ins>
      <w:r w:rsidRPr="1C8A0702">
        <w:rPr>
          <w:rFonts w:ascii="Arial" w:hAnsi="Arial" w:cs="Arial"/>
          <w:lang w:val="en-US"/>
        </w:rPr>
        <w:t>MRI during a reversal learning task, once after the Trier Social Stress Test</w:t>
      </w:r>
      <w:ins w:author="Lennart Lüttgau" w:date="2021-07-06T10:22:00Z" w:id="81">
        <w:r w:rsidRPr="1C8A0702" w:rsidR="00E353C0">
          <w:rPr>
            <w:rFonts w:ascii="Arial" w:hAnsi="Arial" w:cs="Arial"/>
            <w:lang w:val="en-US"/>
          </w:rPr>
          <w:t xml:space="preserve"> (TSST)</w:t>
        </w:r>
      </w:ins>
      <w:r w:rsidRPr="1C8A0702">
        <w:rPr>
          <w:rFonts w:ascii="Arial" w:hAnsi="Arial" w:cs="Arial"/>
          <w:lang w:val="en-US"/>
        </w:rPr>
        <w:t xml:space="preserve"> </w:t>
      </w:r>
      <w:commentRangeStart w:id="82"/>
      <w:r w:rsidRPr="1C8A0702">
        <w:rPr>
          <w:rFonts w:ascii="Arial" w:hAnsi="Arial" w:cs="Arial"/>
          <w:lang w:val="en-US"/>
        </w:rPr>
        <w:t>(ST)</w:t>
      </w:r>
      <w:ins w:author="Lennart Lüttgau" w:date="2021-07-06T10:13:00Z" w:id="83">
        <w:r w:rsidRPr="1C8A0702" w:rsidR="004A5579">
          <w:rPr>
            <w:rFonts w:ascii="Arial" w:hAnsi="Arial" w:cs="Arial"/>
            <w:lang w:val="en-US"/>
          </w:rPr>
          <w:t xml:space="preserve">, </w:t>
        </w:r>
      </w:ins>
      <w:commentRangeEnd w:id="82"/>
      <w:r>
        <w:commentReference w:id="82"/>
      </w:r>
      <w:ins w:author="Lennart Lüttgau" w:date="2021-07-06T10:13:00Z" w:id="84">
        <w:r w:rsidRPr="1C8A0702" w:rsidR="004A5579">
          <w:rPr>
            <w:rFonts w:ascii="Arial" w:hAnsi="Arial" w:cs="Arial"/>
            <w:lang w:val="en-US"/>
          </w:rPr>
          <w:t>a validated psychosocial stress induction method</w:t>
        </w:r>
      </w:ins>
      <w:ins w:author="Lennart Lüttgau" w:date="2021-07-06T10:14:00Z" w:id="85">
        <w:r w:rsidRPr="1C8A0702" w:rsidR="004A5579">
          <w:rPr>
            <w:rFonts w:ascii="Arial" w:hAnsi="Arial" w:cs="Arial"/>
            <w:lang w:val="en-US"/>
          </w:rPr>
          <w:t xml:space="preserve">, </w:t>
        </w:r>
      </w:ins>
      <w:del w:author="Lennart Lüttgau" w:date="2021-07-06T10:13:00Z" w:id="86">
        <w:r w:rsidRPr="1C8A0702" w:rsidDel="008545C4">
          <w:rPr>
            <w:rFonts w:ascii="Arial" w:hAnsi="Arial" w:cs="Arial"/>
            <w:lang w:val="en-US"/>
          </w:rPr>
          <w:delText xml:space="preserve"> </w:delText>
        </w:r>
      </w:del>
      <w:r w:rsidRPr="1C8A0702">
        <w:rPr>
          <w:rFonts w:ascii="Arial" w:hAnsi="Arial" w:cs="Arial"/>
          <w:lang w:val="en-US"/>
        </w:rPr>
        <w:t xml:space="preserve">and </w:t>
      </w:r>
      <w:ins w:author="Lennart Lüttgau" w:date="2021-07-06T10:14:00Z" w:id="87">
        <w:r w:rsidRPr="1C8A0702" w:rsidR="004A5579">
          <w:rPr>
            <w:rFonts w:ascii="Arial" w:hAnsi="Arial" w:cs="Arial"/>
            <w:lang w:val="en-US"/>
          </w:rPr>
          <w:t xml:space="preserve">once </w:t>
        </w:r>
      </w:ins>
      <w:r w:rsidRPr="1C8A0702">
        <w:rPr>
          <w:rFonts w:ascii="Arial" w:hAnsi="Arial" w:cs="Arial"/>
          <w:lang w:val="en-US"/>
        </w:rPr>
        <w:t xml:space="preserve">after a control condition (CT) in </w:t>
      </w:r>
      <w:ins w:author="Lennart Lüttgau" w:date="2021-07-06T10:14:00Z" w:id="88">
        <w:r w:rsidRPr="1C8A0702" w:rsidR="004A5579">
          <w:rPr>
            <w:rFonts w:ascii="Arial" w:hAnsi="Arial" w:cs="Arial"/>
            <w:lang w:val="en-US"/>
          </w:rPr>
          <w:t xml:space="preserve">two </w:t>
        </w:r>
      </w:ins>
      <w:r w:rsidRPr="1C8A0702">
        <w:rPr>
          <w:rFonts w:ascii="Arial" w:hAnsi="Arial" w:cs="Arial"/>
          <w:lang w:val="en-US"/>
        </w:rPr>
        <w:t>separate sessions. During the task</w:t>
      </w:r>
      <w:ins w:author="Lennart Lüttgau" w:date="2021-07-06T10:14:00Z" w:id="89">
        <w:r w:rsidRPr="1C8A0702" w:rsidR="004A5579">
          <w:rPr>
            <w:rFonts w:ascii="Arial" w:hAnsi="Arial" w:cs="Arial"/>
            <w:lang w:val="en-US"/>
          </w:rPr>
          <w:t>,</w:t>
        </w:r>
      </w:ins>
      <w:r w:rsidRPr="1C8A0702">
        <w:rPr>
          <w:rFonts w:ascii="Arial" w:hAnsi="Arial" w:cs="Arial"/>
          <w:lang w:val="en-US"/>
        </w:rPr>
        <w:t xml:space="preserve"> participants chose between two stimuli with anti-correlated </w:t>
      </w:r>
      <w:ins w:author="Sjoerds, Z." w:date="2021-07-07T11:28:00Z" w:id="90">
        <w:r w:rsidRPr="1C8A0702" w:rsidR="363DCB55">
          <w:rPr>
            <w:rFonts w:ascii="Arial" w:hAnsi="Arial" w:cs="Arial"/>
            <w:lang w:val="en-US"/>
          </w:rPr>
          <w:t xml:space="preserve">and probabilistic </w:t>
        </w:r>
      </w:ins>
      <w:r w:rsidRPr="1C8A0702">
        <w:rPr>
          <w:rFonts w:ascii="Arial" w:hAnsi="Arial" w:cs="Arial"/>
          <w:lang w:val="en-US"/>
        </w:rPr>
        <w:t>reward contingencies in order to obtain rewards in three phases with different levels of volatility</w:t>
      </w:r>
      <w:ins w:author="Lennart Lüttgau" w:date="2021-07-06T10:14:00Z" w:id="91">
        <w:r w:rsidRPr="1C8A0702" w:rsidR="004A5579">
          <w:rPr>
            <w:rFonts w:ascii="Arial" w:hAnsi="Arial" w:cs="Arial"/>
            <w:lang w:val="en-US"/>
          </w:rPr>
          <w:t xml:space="preserve"> on reward con</w:t>
        </w:r>
      </w:ins>
      <w:ins w:author="Lennart Lüttgau" w:date="2021-07-06T10:15:00Z" w:id="92">
        <w:r w:rsidRPr="1C8A0702" w:rsidR="004A5579">
          <w:rPr>
            <w:rFonts w:ascii="Arial" w:hAnsi="Arial" w:cs="Arial"/>
            <w:lang w:val="en-US"/>
          </w:rPr>
          <w:t>tingencies</w:t>
        </w:r>
      </w:ins>
      <w:r w:rsidRPr="1C8A0702">
        <w:rPr>
          <w:rFonts w:ascii="Arial" w:hAnsi="Arial" w:cs="Arial"/>
          <w:lang w:val="en-US"/>
        </w:rPr>
        <w:t xml:space="preserve">. Effects of stress on choice behavior were investigated using </w:t>
      </w:r>
      <w:commentRangeStart w:id="93"/>
      <w:commentRangeStart w:id="94"/>
      <w:r w:rsidRPr="1C8A0702">
        <w:rPr>
          <w:rFonts w:ascii="Arial" w:hAnsi="Arial" w:cs="Arial"/>
          <w:lang w:val="en-US"/>
        </w:rPr>
        <w:t xml:space="preserve">generalized linear mixed-effects models </w:t>
      </w:r>
      <w:commentRangeEnd w:id="93"/>
      <w:r>
        <w:commentReference w:id="93"/>
      </w:r>
      <w:commentRangeEnd w:id="94"/>
      <w:r>
        <w:commentReference w:id="94"/>
      </w:r>
      <w:r w:rsidRPr="1C8A0702">
        <w:rPr>
          <w:rFonts w:ascii="Arial" w:hAnsi="Arial" w:cs="Arial"/>
          <w:lang w:val="en-US"/>
        </w:rPr>
        <w:t xml:space="preserve">and a set of computational models describing different learning processes that might have generated the data (hybrid Pearce-Hall and Rescorla-Wagner). </w:t>
      </w:r>
      <w:del w:author="Lennart Lüttgau" w:date="2021-07-06T10:19:00Z" w:id="95">
        <w:r w:rsidRPr="1C8A0702" w:rsidDel="008545C4">
          <w:rPr>
            <w:rFonts w:ascii="Arial" w:hAnsi="Arial" w:cs="Arial"/>
            <w:lang w:val="en-US"/>
          </w:rPr>
          <w:delText>M</w:delText>
        </w:r>
      </w:del>
      <w:ins w:author="Lennart Lüttgau" w:date="2021-07-06T10:19:00Z" w:id="96">
        <w:r w:rsidRPr="1C8A0702" w:rsidR="004A5579">
          <w:rPr>
            <w:rFonts w:ascii="Arial" w:hAnsi="Arial" w:cs="Arial"/>
            <w:lang w:val="en-US"/>
          </w:rPr>
          <w:t>Computational m</w:t>
        </w:r>
      </w:ins>
      <w:r w:rsidRPr="1C8A0702">
        <w:rPr>
          <w:rFonts w:ascii="Arial" w:hAnsi="Arial" w:cs="Arial"/>
          <w:lang w:val="en-US"/>
        </w:rPr>
        <w:t>odels were fitted using a hierarchical Bayesian approach</w:t>
      </w:r>
      <w:commentRangeStart w:id="97"/>
      <w:r w:rsidRPr="1C8A0702">
        <w:rPr>
          <w:rFonts w:ascii="Arial" w:hAnsi="Arial" w:cs="Arial"/>
          <w:lang w:val="en-US"/>
        </w:rPr>
        <w:t xml:space="preserve"> (</w:t>
      </w:r>
      <w:proofErr w:type="spellStart"/>
      <w:r w:rsidRPr="1C8A0702">
        <w:rPr>
          <w:rFonts w:ascii="Arial" w:hAnsi="Arial" w:cs="Arial"/>
          <w:lang w:val="en-US"/>
        </w:rPr>
        <w:t>Piray</w:t>
      </w:r>
      <w:proofErr w:type="spellEnd"/>
      <w:r w:rsidRPr="1C8A0702">
        <w:rPr>
          <w:rFonts w:ascii="Arial" w:hAnsi="Arial" w:cs="Arial"/>
          <w:lang w:val="en-US"/>
        </w:rPr>
        <w:t>, 2019)</w:t>
      </w:r>
      <w:ins w:author="Lennart Lüttgau" w:date="2021-07-06T10:17:00Z" w:id="98">
        <w:r w:rsidRPr="1C8A0702" w:rsidR="004A5579">
          <w:rPr>
            <w:rFonts w:ascii="Arial" w:hAnsi="Arial" w:cs="Arial"/>
            <w:lang w:val="en-US"/>
          </w:rPr>
          <w:t>,</w:t>
        </w:r>
      </w:ins>
      <w:r w:rsidRPr="1C8A0702">
        <w:rPr>
          <w:rFonts w:ascii="Arial" w:hAnsi="Arial" w:cs="Arial"/>
          <w:lang w:val="en-US"/>
        </w:rPr>
        <w:t xml:space="preserve"> </w:t>
      </w:r>
      <w:commentRangeEnd w:id="97"/>
      <w:r>
        <w:commentReference w:id="97"/>
      </w:r>
      <w:del w:author="Lennart Lüttgau" w:date="2021-07-06T10:17:00Z" w:id="99">
        <w:r w:rsidRPr="1C8A0702" w:rsidDel="008545C4">
          <w:rPr>
            <w:rFonts w:ascii="Arial" w:hAnsi="Arial" w:cs="Arial"/>
            <w:lang w:val="en-US"/>
          </w:rPr>
          <w:delText xml:space="preserve">with </w:delText>
        </w:r>
      </w:del>
      <w:ins w:author="Lennart Lüttgau" w:date="2021-07-06T10:17:00Z" w:id="100">
        <w:r w:rsidRPr="1C8A0702" w:rsidR="004A5579">
          <w:rPr>
            <w:rFonts w:ascii="Arial" w:hAnsi="Arial" w:cs="Arial"/>
            <w:lang w:val="en-US"/>
          </w:rPr>
          <w:t xml:space="preserve">and </w:t>
        </w:r>
      </w:ins>
      <w:ins w:author="Lennart Lüttgau" w:date="2021-07-06T10:18:00Z" w:id="101">
        <w:r w:rsidRPr="1C8A0702" w:rsidR="004A5579">
          <w:rPr>
            <w:rFonts w:ascii="Arial" w:hAnsi="Arial" w:cs="Arial"/>
            <w:lang w:val="en-US"/>
          </w:rPr>
          <w:t xml:space="preserve">model-derived </w:t>
        </w:r>
      </w:ins>
      <w:r w:rsidRPr="1C8A0702">
        <w:rPr>
          <w:rFonts w:ascii="Arial" w:hAnsi="Arial" w:cs="Arial"/>
          <w:lang w:val="en-US"/>
        </w:rPr>
        <w:t xml:space="preserve">reward prediction errors (RPE) </w:t>
      </w:r>
      <w:del w:author="Lennart Lüttgau" w:date="2021-07-06T10:18:00Z" w:id="102">
        <w:r w:rsidRPr="1C8A0702" w:rsidDel="008545C4">
          <w:rPr>
            <w:rFonts w:ascii="Arial" w:hAnsi="Arial" w:cs="Arial"/>
            <w:lang w:val="en-US"/>
          </w:rPr>
          <w:delText xml:space="preserve">as </w:delText>
        </w:r>
      </w:del>
      <w:ins w:author="Lennart Lüttgau" w:date="2021-07-06T10:18:00Z" w:id="103">
        <w:r w:rsidRPr="1C8A0702" w:rsidR="004A5579">
          <w:rPr>
            <w:rFonts w:ascii="Arial" w:hAnsi="Arial" w:cs="Arial"/>
            <w:lang w:val="en-US"/>
          </w:rPr>
          <w:t xml:space="preserve">were used as </w:t>
        </w:r>
      </w:ins>
      <w:del w:author="Lennart Lüttgau" w:date="2021-07-06T10:18:00Z" w:id="104">
        <w:r w:rsidRPr="1C8A0702" w:rsidDel="008545C4">
          <w:rPr>
            <w:rFonts w:ascii="Arial" w:hAnsi="Arial" w:cs="Arial"/>
            <w:lang w:val="en-US"/>
          </w:rPr>
          <w:delText>a</w:delText>
        </w:r>
      </w:del>
      <w:r w:rsidRPr="1C8A0702">
        <w:rPr>
          <w:rFonts w:ascii="Arial" w:hAnsi="Arial" w:cs="Arial"/>
          <w:lang w:val="en-US"/>
        </w:rPr>
        <w:t xml:space="preserve"> </w:t>
      </w:r>
      <w:del w:author="Lennart Lüttgau" w:date="2021-07-06T10:18:00Z" w:id="105">
        <w:r w:rsidRPr="1C8A0702" w:rsidDel="008545C4">
          <w:rPr>
            <w:rFonts w:ascii="Arial" w:hAnsi="Arial" w:cs="Arial"/>
            <w:lang w:val="en-US"/>
          </w:rPr>
          <w:delText xml:space="preserve">parametric first-level </w:delText>
        </w:r>
      </w:del>
      <w:r w:rsidRPr="1C8A0702">
        <w:rPr>
          <w:rFonts w:ascii="Arial" w:hAnsi="Arial" w:cs="Arial"/>
          <w:lang w:val="en-US"/>
        </w:rPr>
        <w:t>regressor</w:t>
      </w:r>
      <w:ins w:author="Lennart Lüttgau" w:date="2021-07-06T10:18:00Z" w:id="106">
        <w:r w:rsidRPr="1C8A0702" w:rsidR="004A5579">
          <w:rPr>
            <w:rFonts w:ascii="Arial" w:hAnsi="Arial" w:cs="Arial"/>
            <w:lang w:val="en-US"/>
          </w:rPr>
          <w:t>s</w:t>
        </w:r>
      </w:ins>
      <w:r w:rsidRPr="1C8A0702">
        <w:rPr>
          <w:rFonts w:ascii="Arial" w:hAnsi="Arial" w:cs="Arial"/>
          <w:lang w:val="en-US"/>
        </w:rPr>
        <w:t xml:space="preserve"> for fMRI</w:t>
      </w:r>
      <w:ins w:author="Lennart Lüttgau" w:date="2021-07-06T10:18:00Z" w:id="107">
        <w:r w:rsidRPr="1C8A0702" w:rsidR="004A5579">
          <w:rPr>
            <w:rFonts w:ascii="Arial" w:hAnsi="Arial" w:cs="Arial"/>
            <w:lang w:val="en-US"/>
          </w:rPr>
          <w:t xml:space="preserve"> analyses</w:t>
        </w:r>
      </w:ins>
      <w:r w:rsidRPr="1C8A0702">
        <w:rPr>
          <w:rFonts w:ascii="Arial" w:hAnsi="Arial" w:cs="Arial"/>
          <w:lang w:val="en-US"/>
        </w:rPr>
        <w:t>.</w:t>
      </w:r>
    </w:p>
    <w:p w:rsidRPr="008545C4" w:rsidR="008545C4" w:rsidP="006F1403" w:rsidRDefault="008545C4" w14:paraId="74C7C0BD" w14:textId="0BC2283E">
      <w:pPr>
        <w:spacing w:line="480" w:lineRule="auto"/>
        <w:jc w:val="both"/>
        <w:rPr>
          <w:rFonts w:ascii="Arial" w:hAnsi="Arial" w:cs="Arial"/>
          <w:b/>
          <w:bCs/>
          <w:lang w:val="en-US"/>
        </w:rPr>
      </w:pPr>
      <w:r w:rsidRPr="682E1FC6">
        <w:rPr>
          <w:rFonts w:ascii="Arial" w:hAnsi="Arial" w:cs="Arial"/>
          <w:b/>
          <w:bCs/>
          <w:lang w:val="en-US"/>
        </w:rPr>
        <w:t xml:space="preserve">Results </w:t>
      </w:r>
      <w:r w:rsidRPr="682E1FC6">
        <w:rPr>
          <w:rFonts w:ascii="Arial" w:hAnsi="Arial" w:cs="Arial"/>
          <w:lang w:val="en-US"/>
        </w:rPr>
        <w:t>Cortisol responses</w:t>
      </w:r>
      <w:ins w:author="Lennart Lüttgau" w:date="2021-07-06T10:20:00Z" w:id="108">
        <w:r w:rsidRPr="682E1FC6" w:rsidR="00E6046B">
          <w:rPr>
            <w:rFonts w:ascii="Arial" w:hAnsi="Arial" w:cs="Arial"/>
            <w:lang w:val="en-US"/>
          </w:rPr>
          <w:t xml:space="preserve"> and measures of subjective </w:t>
        </w:r>
      </w:ins>
      <w:ins w:author="Lennart Lüttgau" w:date="2021-07-06T10:21:00Z" w:id="109">
        <w:r w:rsidRPr="682E1FC6" w:rsidR="00E6046B">
          <w:rPr>
            <w:rFonts w:ascii="Arial" w:hAnsi="Arial" w:cs="Arial"/>
            <w:lang w:val="en-US"/>
          </w:rPr>
          <w:t>stress</w:t>
        </w:r>
      </w:ins>
      <w:r w:rsidRPr="682E1FC6">
        <w:rPr>
          <w:rFonts w:ascii="Arial" w:hAnsi="Arial" w:cs="Arial"/>
          <w:lang w:val="en-US"/>
        </w:rPr>
        <w:t xml:space="preserve"> demonstrated that </w:t>
      </w:r>
      <w:ins w:author="Lennart Lüttgau" w:date="2021-07-06T10:21:00Z" w:id="110">
        <w:r w:rsidRPr="682E1FC6" w:rsidR="00E353C0">
          <w:rPr>
            <w:rFonts w:ascii="Arial" w:hAnsi="Arial" w:cs="Arial"/>
            <w:lang w:val="en-US"/>
          </w:rPr>
          <w:t xml:space="preserve">the </w:t>
        </w:r>
      </w:ins>
      <w:del w:author="Lennart Lüttgau" w:date="2021-07-06T10:22:00Z" w:id="111">
        <w:r w:rsidRPr="682E1FC6" w:rsidDel="008545C4">
          <w:rPr>
            <w:rFonts w:ascii="Arial" w:hAnsi="Arial" w:cs="Arial"/>
            <w:lang w:val="en-US"/>
          </w:rPr>
          <w:delText xml:space="preserve">stress </w:delText>
        </w:r>
      </w:del>
      <w:ins w:author="Lennart Lüttgau" w:date="2021-07-06T10:22:00Z" w:id="112">
        <w:r w:rsidRPr="682E1FC6" w:rsidR="00E353C0">
          <w:rPr>
            <w:rFonts w:ascii="Arial" w:hAnsi="Arial" w:cs="Arial"/>
            <w:lang w:val="en-US"/>
          </w:rPr>
          <w:t xml:space="preserve">TSST </w:t>
        </w:r>
      </w:ins>
      <w:del w:author="Lennart Lüttgau" w:date="2021-07-06T10:22:00Z" w:id="113">
        <w:r w:rsidRPr="682E1FC6" w:rsidDel="008545C4">
          <w:rPr>
            <w:rFonts w:ascii="Arial" w:hAnsi="Arial" w:cs="Arial"/>
            <w:lang w:val="en-US"/>
          </w:rPr>
          <w:delText>induction was successful</w:delText>
        </w:r>
      </w:del>
      <w:ins w:author="Lennart Lüttgau" w:date="2021-07-06T10:22:00Z" w:id="114">
        <w:r w:rsidRPr="682E1FC6" w:rsidR="00E353C0">
          <w:rPr>
            <w:rFonts w:ascii="Arial" w:hAnsi="Arial" w:cs="Arial"/>
            <w:lang w:val="en-US"/>
          </w:rPr>
          <w:t>induced a state of acute stress</w:t>
        </w:r>
      </w:ins>
      <w:r w:rsidRPr="682E1FC6">
        <w:rPr>
          <w:rFonts w:ascii="Arial" w:hAnsi="Arial" w:cs="Arial"/>
          <w:lang w:val="en-US"/>
        </w:rPr>
        <w:t xml:space="preserve">. </w:t>
      </w:r>
      <w:ins w:author="Lennart Lüttgau" w:date="2021-07-06T10:23:00Z" w:id="115">
        <w:r w:rsidRPr="682E1FC6" w:rsidR="00E353C0">
          <w:rPr>
            <w:rFonts w:ascii="Arial" w:hAnsi="Arial" w:cs="Arial"/>
            <w:lang w:val="en-US"/>
          </w:rPr>
          <w:t>Stress</w:t>
        </w:r>
      </w:ins>
      <w:del w:author="Lennart Lüttgau" w:date="2021-07-06T10:22:00Z" w:id="116">
        <w:r w:rsidRPr="682E1FC6" w:rsidDel="008545C4">
          <w:rPr>
            <w:rFonts w:ascii="Arial" w:hAnsi="Arial" w:cs="Arial"/>
            <w:lang w:val="en-US"/>
          </w:rPr>
          <w:delText>S</w:delText>
        </w:r>
      </w:del>
      <w:del w:author="Lennart Lüttgau" w:date="2021-07-06T10:23:00Z" w:id="117">
        <w:r w:rsidRPr="682E1FC6" w:rsidDel="008545C4">
          <w:rPr>
            <w:rFonts w:ascii="Arial" w:hAnsi="Arial" w:cs="Arial"/>
            <w:lang w:val="en-US"/>
          </w:rPr>
          <w:delText>tress</w:delText>
        </w:r>
      </w:del>
      <w:r w:rsidRPr="682E1FC6">
        <w:rPr>
          <w:rFonts w:ascii="Arial" w:hAnsi="Arial" w:cs="Arial"/>
          <w:lang w:val="en-US"/>
        </w:rPr>
        <w:t xml:space="preserve"> significantly albeit subtly increased </w:t>
      </w:r>
      <w:commentRangeStart w:id="118"/>
      <w:r w:rsidRPr="682E1FC6">
        <w:rPr>
          <w:rFonts w:ascii="Arial" w:hAnsi="Arial" w:cs="Arial"/>
          <w:lang w:val="en-US"/>
        </w:rPr>
        <w:t xml:space="preserve">correct responses. </w:t>
      </w:r>
      <w:commentRangeEnd w:id="118"/>
      <w:r>
        <w:commentReference w:id="118"/>
      </w:r>
      <w:r w:rsidRPr="682E1FC6">
        <w:rPr>
          <w:rFonts w:ascii="Arial" w:hAnsi="Arial" w:cs="Arial"/>
          <w:lang w:val="en-US"/>
        </w:rPr>
        <w:t xml:space="preserve">Model comparison revealed that a Rescorla-Wagner model with individual scaling of the inverse decision temperature best explained the observed behavior under stress. On the neural level, </w:t>
      </w:r>
      <w:ins w:author="Lennart Lüttgau" w:date="2021-07-06T10:24:00Z" w:id="119">
        <w:del w:author="Katthagen, Teresa Marie" w:date="2021-07-19T11:50:00Z" w:id="120">
          <w:r w:rsidRPr="682E1FC6" w:rsidDel="00E353C0">
            <w:rPr>
              <w:rFonts w:ascii="Arial" w:hAnsi="Arial" w:cs="Arial"/>
              <w:lang w:val="en-US"/>
            </w:rPr>
            <w:delText>correlations of model-derived</w:delText>
          </w:r>
        </w:del>
        <w:r w:rsidRPr="682E1FC6" w:rsidR="00E353C0">
          <w:rPr>
            <w:rFonts w:ascii="Arial" w:hAnsi="Arial" w:cs="Arial"/>
            <w:lang w:val="en-US"/>
          </w:rPr>
          <w:t xml:space="preserve"> </w:t>
        </w:r>
      </w:ins>
      <w:r w:rsidRPr="682E1FC6">
        <w:rPr>
          <w:rFonts w:ascii="Arial" w:hAnsi="Arial" w:cs="Arial"/>
          <w:lang w:val="en-US"/>
        </w:rPr>
        <w:t>RPE</w:t>
      </w:r>
      <w:ins w:author="Lennart Lüttgau" w:date="2021-07-06T10:25:00Z" w:id="121">
        <w:r w:rsidRPr="682E1FC6" w:rsidR="00E353C0">
          <w:rPr>
            <w:rFonts w:ascii="Arial" w:hAnsi="Arial" w:cs="Arial"/>
            <w:lang w:val="en-US"/>
          </w:rPr>
          <w:t xml:space="preserve">s </w:t>
        </w:r>
        <w:del w:author="Katthagen, Teresa Marie" w:date="2021-07-19T11:50:00Z" w:id="122">
          <w:r w:rsidRPr="682E1FC6" w:rsidDel="00E353C0">
            <w:rPr>
              <w:rFonts w:ascii="Arial" w:hAnsi="Arial" w:cs="Arial"/>
              <w:lang w:val="en-US"/>
            </w:rPr>
            <w:delText>and the BOLD signal were found</w:delText>
          </w:r>
        </w:del>
      </w:ins>
      <w:r w:rsidRPr="682E1FC6">
        <w:rPr>
          <w:rFonts w:ascii="Arial" w:hAnsi="Arial" w:cs="Arial"/>
          <w:lang w:val="en-US"/>
        </w:rPr>
        <w:t xml:space="preserve"> signals were coded in striatum and </w:t>
      </w:r>
      <w:proofErr w:type="spellStart"/>
      <w:r w:rsidRPr="682E1FC6">
        <w:rPr>
          <w:rFonts w:ascii="Arial" w:hAnsi="Arial" w:cs="Arial"/>
          <w:lang w:val="en-US"/>
        </w:rPr>
        <w:t>vmPFC</w:t>
      </w:r>
      <w:proofErr w:type="spellEnd"/>
      <w:ins w:author="Lennart Lüttgau" w:date="2021-07-06T10:25:00Z" w:id="123">
        <w:r w:rsidRPr="682E1FC6" w:rsidR="00E353C0">
          <w:rPr>
            <w:rFonts w:ascii="Arial" w:hAnsi="Arial" w:cs="Arial"/>
            <w:lang w:val="en-US"/>
          </w:rPr>
          <w:t>.</w:t>
        </w:r>
      </w:ins>
      <w:del w:author="Lennart Lüttgau" w:date="2021-07-06T10:25:00Z" w:id="124">
        <w:r w:rsidRPr="682E1FC6" w:rsidDel="008545C4">
          <w:rPr>
            <w:rFonts w:ascii="Arial" w:hAnsi="Arial" w:cs="Arial"/>
            <w:lang w:val="en-US"/>
          </w:rPr>
          <w:delText>, but</w:delText>
        </w:r>
      </w:del>
      <w:ins w:author="Lennart Lüttgau" w:date="2021-07-06T10:25:00Z" w:id="125">
        <w:r w:rsidRPr="682E1FC6" w:rsidR="00E353C0">
          <w:rPr>
            <w:rFonts w:ascii="Arial" w:hAnsi="Arial" w:cs="Arial"/>
            <w:lang w:val="en-US"/>
          </w:rPr>
          <w:t xml:space="preserve"> </w:t>
        </w:r>
        <w:del w:author="Katthagen, Teresa Marie" w:date="2021-07-19T11:52:00Z" w:id="126">
          <w:r w:rsidRPr="682E1FC6" w:rsidDel="00E353C0">
            <w:rPr>
              <w:rFonts w:ascii="Arial" w:hAnsi="Arial" w:cs="Arial"/>
              <w:lang w:val="en-US"/>
            </w:rPr>
            <w:delText>However,</w:delText>
          </w:r>
        </w:del>
      </w:ins>
      <w:del w:author="Katthagen, Teresa Marie" w:date="2021-07-19T11:52:00Z" w:id="127">
        <w:r w:rsidRPr="682E1FC6" w:rsidDel="008545C4">
          <w:rPr>
            <w:rFonts w:ascii="Arial" w:hAnsi="Arial" w:cs="Arial"/>
            <w:lang w:val="en-US"/>
          </w:rPr>
          <w:delText xml:space="preserve"> we did not observe</w:delText>
        </w:r>
      </w:del>
      <w:ins w:author="Katthagen, Teresa Marie" w:date="2021-07-19T11:52:00Z" w:id="128">
        <w:r w:rsidRPr="682E1FC6" w:rsidR="29FC3EE1">
          <w:rPr>
            <w:rFonts w:ascii="Arial" w:hAnsi="Arial" w:cs="Arial"/>
            <w:lang w:val="en-US"/>
          </w:rPr>
          <w:t>No</w:t>
        </w:r>
      </w:ins>
      <w:r w:rsidRPr="682E1FC6">
        <w:rPr>
          <w:rFonts w:ascii="Arial" w:hAnsi="Arial" w:cs="Arial"/>
          <w:lang w:val="en-US"/>
        </w:rPr>
        <w:t xml:space="preserve"> whole-brain correctable effects of stress on RPE representation</w:t>
      </w:r>
      <w:ins w:author="Lennart Lüttgau" w:date="2021-07-06T10:25:00Z" w:id="129">
        <w:r w:rsidRPr="682E1FC6" w:rsidR="00E353C0">
          <w:rPr>
            <w:rFonts w:ascii="Arial" w:hAnsi="Arial" w:cs="Arial"/>
            <w:lang w:val="en-US"/>
          </w:rPr>
          <w:t>s</w:t>
        </w:r>
      </w:ins>
      <w:ins w:author="Katthagen, Teresa Marie" w:date="2021-07-19T11:52:00Z" w:id="130">
        <w:r w:rsidRPr="682E1FC6" w:rsidR="01D053D1">
          <w:rPr>
            <w:rFonts w:ascii="Arial" w:hAnsi="Arial" w:cs="Arial"/>
            <w:lang w:val="en-US"/>
          </w:rPr>
          <w:t xml:space="preserve"> were f</w:t>
        </w:r>
      </w:ins>
      <w:ins w:author="Katthagen, Teresa Marie" w:date="2021-07-19T11:53:00Z" w:id="131">
        <w:r w:rsidRPr="682E1FC6" w:rsidR="01D053D1">
          <w:rPr>
            <w:rFonts w:ascii="Arial" w:hAnsi="Arial" w:cs="Arial"/>
            <w:lang w:val="en-US"/>
          </w:rPr>
          <w:t>ound</w:t>
        </w:r>
      </w:ins>
      <w:r w:rsidRPr="682E1FC6">
        <w:rPr>
          <w:rFonts w:ascii="Arial" w:hAnsi="Arial" w:cs="Arial"/>
          <w:lang w:val="en-US"/>
        </w:rPr>
        <w:t>.</w:t>
      </w:r>
    </w:p>
    <w:p w:rsidRPr="008545C4" w:rsidR="008545C4" w:rsidP="006F1403" w:rsidRDefault="008545C4" w14:paraId="2E3A03E1" w14:textId="77777777">
      <w:pPr>
        <w:spacing w:line="480" w:lineRule="auto"/>
        <w:jc w:val="both"/>
        <w:rPr>
          <w:rFonts w:ascii="Arial" w:hAnsi="Arial" w:cs="Arial"/>
          <w:lang w:val="en-US"/>
        </w:rPr>
      </w:pPr>
      <w:r w:rsidRPr="008545C4">
        <w:rPr>
          <w:rFonts w:ascii="Arial" w:hAnsi="Arial" w:cs="Arial"/>
          <w:b/>
          <w:bCs/>
          <w:lang w:val="en-US"/>
        </w:rPr>
        <w:t xml:space="preserve">Discussion </w:t>
      </w:r>
      <w:commentRangeStart w:id="132"/>
      <w:r w:rsidRPr="008545C4">
        <w:rPr>
          <w:rFonts w:ascii="Arial" w:hAnsi="Arial" w:cs="Arial"/>
          <w:lang w:val="en-US"/>
        </w:rPr>
        <w:t xml:space="preserve">Our study shows that acute social stress has an impact on reversal learning with high interindividual variability. </w:t>
      </w:r>
      <w:commentRangeEnd w:id="132"/>
      <w:r w:rsidR="006B542B">
        <w:rPr>
          <w:rStyle w:val="CommentReference"/>
        </w:rPr>
        <w:commentReference w:id="132"/>
      </w:r>
    </w:p>
    <w:p w:rsidR="00477D74" w:rsidP="006F1403" w:rsidRDefault="00477D74" w14:paraId="4D5ABEB1" w14:textId="77777777">
      <w:pPr>
        <w:spacing w:line="480" w:lineRule="auto"/>
        <w:jc w:val="both"/>
        <w:rPr>
          <w:rFonts w:ascii="Arial" w:hAnsi="Arial" w:cs="Arial"/>
          <w:lang w:val="en-US"/>
        </w:rPr>
      </w:pPr>
    </w:p>
    <w:p w:rsidR="008545C4" w:rsidP="006F1403" w:rsidRDefault="008545C4" w14:paraId="7C60813E" w14:textId="77777777">
      <w:pPr>
        <w:jc w:val="both"/>
        <w:rPr>
          <w:rFonts w:ascii="Arial" w:hAnsi="Arial" w:cs="Arial"/>
          <w:b/>
          <w:bCs/>
          <w:sz w:val="24"/>
          <w:szCs w:val="24"/>
          <w:u w:val="single"/>
          <w:lang w:val="en-US"/>
        </w:rPr>
      </w:pPr>
      <w:r>
        <w:rPr>
          <w:rFonts w:ascii="Arial" w:hAnsi="Arial" w:cs="Arial"/>
          <w:b/>
          <w:bCs/>
          <w:sz w:val="24"/>
          <w:szCs w:val="24"/>
          <w:u w:val="single"/>
          <w:lang w:val="en-US"/>
        </w:rPr>
        <w:br w:type="page"/>
      </w:r>
    </w:p>
    <w:p w:rsidR="00477D74" w:rsidP="006F1403" w:rsidRDefault="005213EF" w14:paraId="1558B4C0" w14:textId="65A1174E">
      <w:pPr>
        <w:spacing w:line="480" w:lineRule="auto"/>
        <w:jc w:val="both"/>
        <w:rPr>
          <w:rFonts w:ascii="Arial" w:hAnsi="Arial" w:cs="Arial"/>
          <w:lang w:val="en-US"/>
        </w:rPr>
      </w:pPr>
      <w:commentRangeStart w:id="133"/>
      <w:r>
        <w:rPr>
          <w:rFonts w:ascii="Arial" w:hAnsi="Arial" w:cs="Arial"/>
          <w:b/>
          <w:bCs/>
          <w:sz w:val="24"/>
          <w:szCs w:val="24"/>
          <w:u w:val="single"/>
          <w:lang w:val="en-US"/>
        </w:rPr>
        <w:t xml:space="preserve">1. </w:t>
      </w:r>
      <w:r w:rsidRPr="00477D74" w:rsidR="00477D74">
        <w:rPr>
          <w:rFonts w:ascii="Arial" w:hAnsi="Arial" w:cs="Arial"/>
          <w:b/>
          <w:bCs/>
          <w:sz w:val="24"/>
          <w:szCs w:val="24"/>
          <w:u w:val="single"/>
          <w:lang w:val="en-US"/>
        </w:rPr>
        <w:t>Background</w:t>
      </w:r>
      <w:r w:rsidRPr="00477D74" w:rsidR="00477D74">
        <w:rPr>
          <w:rFonts w:ascii="Arial" w:hAnsi="Arial" w:cs="Arial"/>
          <w:sz w:val="24"/>
          <w:szCs w:val="24"/>
          <w:lang w:val="en-US"/>
        </w:rPr>
        <w:t xml:space="preserve"> </w:t>
      </w:r>
      <w:r w:rsidR="00477D74">
        <w:rPr>
          <w:rFonts w:ascii="Arial" w:hAnsi="Arial" w:cs="Arial"/>
          <w:lang w:val="en-US"/>
        </w:rPr>
        <w:t>(</w:t>
      </w:r>
      <w:r w:rsidR="003432D8">
        <w:rPr>
          <w:rFonts w:ascii="Arial" w:hAnsi="Arial" w:cs="Arial"/>
          <w:lang w:val="en-US"/>
        </w:rPr>
        <w:t>10</w:t>
      </w:r>
      <w:r w:rsidR="001447F3">
        <w:rPr>
          <w:rFonts w:ascii="Arial" w:hAnsi="Arial" w:cs="Arial"/>
          <w:lang w:val="en-US"/>
        </w:rPr>
        <w:t>28</w:t>
      </w:r>
      <w:r w:rsidR="003432D8">
        <w:rPr>
          <w:rFonts w:ascii="Arial" w:hAnsi="Arial" w:cs="Arial"/>
          <w:lang w:val="en-US"/>
        </w:rPr>
        <w:t xml:space="preserve"> words)</w:t>
      </w:r>
      <w:commentRangeEnd w:id="133"/>
      <w:r w:rsidR="003A31B3">
        <w:rPr>
          <w:rStyle w:val="CommentReference"/>
        </w:rPr>
        <w:commentReference w:id="133"/>
      </w:r>
    </w:p>
    <w:p w:rsidR="0017434F" w:rsidP="006F1403" w:rsidRDefault="00593D49" w14:paraId="39CF5666" w14:textId="23A35099">
      <w:pPr>
        <w:spacing w:line="480" w:lineRule="auto"/>
        <w:jc w:val="both"/>
        <w:rPr>
          <w:rFonts w:ascii="Arial" w:hAnsi="Arial" w:cs="Arial"/>
          <w:lang w:val="en-US"/>
        </w:rPr>
      </w:pPr>
      <w:ins w:author="Lennart Lüttgau" w:date="2021-07-06T10:28:00Z" w:id="134">
        <w:r w:rsidRPr="7D299D30">
          <w:rPr>
            <w:rFonts w:ascii="Arial" w:hAnsi="Arial" w:cs="Arial"/>
            <w:lang w:val="en-US"/>
          </w:rPr>
          <w:t xml:space="preserve">Humans and other agents </w:t>
        </w:r>
      </w:ins>
      <w:ins w:author="Lennart Lüttgau" w:date="2021-07-06T10:35:00Z" w:id="135">
        <w:r w:rsidRPr="7D299D30" w:rsidR="00661513">
          <w:rPr>
            <w:rFonts w:ascii="Arial" w:hAnsi="Arial" w:cs="Arial"/>
            <w:lang w:val="en-US"/>
          </w:rPr>
          <w:t xml:space="preserve">are </w:t>
        </w:r>
      </w:ins>
      <w:ins w:author="Lennart Lüttgau" w:date="2021-07-06T10:29:00Z" w:id="136">
        <w:r w:rsidRPr="7D299D30">
          <w:rPr>
            <w:rFonts w:ascii="Arial" w:hAnsi="Arial" w:cs="Arial"/>
            <w:lang w:val="en-US"/>
          </w:rPr>
          <w:t>routinely</w:t>
        </w:r>
      </w:ins>
      <w:ins w:author="Lennart Lüttgau" w:date="2021-07-06T10:28:00Z" w:id="137">
        <w:r w:rsidRPr="7D299D30">
          <w:rPr>
            <w:rFonts w:ascii="Arial" w:hAnsi="Arial" w:cs="Arial"/>
            <w:lang w:val="en-US"/>
          </w:rPr>
          <w:t xml:space="preserve"> </w:t>
        </w:r>
      </w:ins>
      <w:ins w:author="Lennart Lüttgau" w:date="2021-07-06T10:35:00Z" w:id="138">
        <w:r w:rsidRPr="7D299D30" w:rsidR="00661513">
          <w:rPr>
            <w:rFonts w:ascii="Arial" w:hAnsi="Arial" w:cs="Arial"/>
            <w:lang w:val="en-US"/>
          </w:rPr>
          <w:t>confronted with</w:t>
        </w:r>
      </w:ins>
      <w:ins w:author="Lennart Lüttgau" w:date="2021-07-06T10:29:00Z" w:id="139">
        <w:r w:rsidRPr="7D299D30">
          <w:rPr>
            <w:rFonts w:ascii="Arial" w:hAnsi="Arial" w:cs="Arial"/>
            <w:lang w:val="en-US"/>
          </w:rPr>
          <w:t xml:space="preserve"> </w:t>
        </w:r>
      </w:ins>
      <w:del w:author="Lennart Lüttgau" w:date="2021-07-06T10:29:00Z" w:id="140">
        <w:r w:rsidRPr="7D299D30" w:rsidDel="00D67DE0">
          <w:rPr>
            <w:rFonts w:ascii="Arial" w:hAnsi="Arial" w:cs="Arial"/>
            <w:lang w:val="en-US"/>
          </w:rPr>
          <w:delText>D</w:delText>
        </w:r>
      </w:del>
      <w:ins w:author="Lennart Lüttgau" w:date="2021-07-06T10:29:00Z" w:id="141">
        <w:r w:rsidRPr="7D299D30">
          <w:rPr>
            <w:rFonts w:ascii="Arial" w:hAnsi="Arial" w:cs="Arial"/>
            <w:lang w:val="en-US"/>
          </w:rPr>
          <w:t>d</w:t>
        </w:r>
      </w:ins>
      <w:r w:rsidRPr="7D299D30" w:rsidR="00D67DE0">
        <w:rPr>
          <w:rFonts w:ascii="Arial" w:hAnsi="Arial" w:cs="Arial"/>
          <w:lang w:val="en-US"/>
        </w:rPr>
        <w:t xml:space="preserve">ecision-making </w:t>
      </w:r>
      <w:ins w:author="Lennart Lüttgau" w:date="2021-07-06T10:29:00Z" w:id="142">
        <w:r w:rsidRPr="7D299D30">
          <w:rPr>
            <w:rFonts w:ascii="Arial" w:hAnsi="Arial" w:cs="Arial"/>
            <w:lang w:val="en-US"/>
          </w:rPr>
          <w:t xml:space="preserve">situations </w:t>
        </w:r>
      </w:ins>
      <w:r w:rsidRPr="7D299D30" w:rsidR="0017434F">
        <w:rPr>
          <w:rFonts w:ascii="Arial" w:hAnsi="Arial" w:cs="Arial"/>
          <w:lang w:val="en-US"/>
        </w:rPr>
        <w:t>under stress</w:t>
      </w:r>
      <w:del w:author="Lennart Lüttgau" w:date="2021-07-06T10:29:00Z" w:id="143">
        <w:r w:rsidRPr="7D299D30" w:rsidDel="0017434F">
          <w:rPr>
            <w:rFonts w:ascii="Arial" w:hAnsi="Arial" w:cs="Arial"/>
            <w:lang w:val="en-US"/>
          </w:rPr>
          <w:delText xml:space="preserve"> is an everyday-life situation</w:delText>
        </w:r>
      </w:del>
      <w:r w:rsidRPr="7D299D30" w:rsidR="0017434F">
        <w:rPr>
          <w:rFonts w:ascii="Arial" w:hAnsi="Arial" w:cs="Arial"/>
          <w:lang w:val="en-US"/>
        </w:rPr>
        <w:t>, for example</w:t>
      </w:r>
      <w:r w:rsidRPr="7D299D30" w:rsidR="00292F0F">
        <w:rPr>
          <w:rFonts w:ascii="Arial" w:hAnsi="Arial" w:cs="Arial"/>
          <w:lang w:val="en-US"/>
        </w:rPr>
        <w:t xml:space="preserve"> when</w:t>
      </w:r>
      <w:r w:rsidRPr="7D299D30" w:rsidR="0017434F">
        <w:rPr>
          <w:rFonts w:ascii="Arial" w:hAnsi="Arial" w:cs="Arial"/>
          <w:lang w:val="en-US"/>
        </w:rPr>
        <w:t xml:space="preserve"> choosing an efficient and cheap </w:t>
      </w:r>
      <w:ins w:author="Lennart Lüttgau" w:date="2021-07-06T10:36:00Z" w:id="144">
        <w:r w:rsidRPr="7D299D30" w:rsidR="00480253">
          <w:rPr>
            <w:rFonts w:ascii="Arial" w:hAnsi="Arial" w:cs="Arial"/>
            <w:lang w:val="en-US"/>
          </w:rPr>
          <w:t xml:space="preserve">way of commuting </w:t>
        </w:r>
      </w:ins>
      <w:del w:author="Lennart Lüttgau" w:date="2021-07-06T10:36:00Z" w:id="145">
        <w:r w:rsidRPr="7D299D30" w:rsidDel="0017434F">
          <w:rPr>
            <w:rFonts w:ascii="Arial" w:hAnsi="Arial" w:cs="Arial"/>
            <w:lang w:val="en-US"/>
          </w:rPr>
          <w:delText xml:space="preserve">commute </w:delText>
        </w:r>
      </w:del>
      <w:r w:rsidRPr="7D299D30" w:rsidR="0017434F">
        <w:rPr>
          <w:rFonts w:ascii="Arial" w:hAnsi="Arial" w:cs="Arial"/>
          <w:lang w:val="en-US"/>
        </w:rPr>
        <w:t>to work</w:t>
      </w:r>
      <w:ins w:author="Lennart Lüttgau" w:date="2021-07-06T10:36:00Z" w:id="146">
        <w:r w:rsidRPr="7D299D30" w:rsidR="00480253">
          <w:rPr>
            <w:rFonts w:ascii="Arial" w:hAnsi="Arial" w:cs="Arial"/>
            <w:lang w:val="en-US"/>
          </w:rPr>
          <w:t>, despite running late</w:t>
        </w:r>
      </w:ins>
      <w:r w:rsidRPr="7D299D30" w:rsidR="008545C4">
        <w:rPr>
          <w:rFonts w:ascii="Arial" w:hAnsi="Arial" w:cs="Arial"/>
          <w:lang w:val="en-US"/>
        </w:rPr>
        <w:t>.</w:t>
      </w:r>
      <w:r w:rsidRPr="7D299D30" w:rsidR="00281BC2">
        <w:rPr>
          <w:rFonts w:ascii="Arial" w:hAnsi="Arial" w:cs="Arial"/>
          <w:lang w:val="en-US"/>
        </w:rPr>
        <w:t xml:space="preserve"> </w:t>
      </w:r>
      <w:r w:rsidRPr="7D299D30" w:rsidR="008545C4">
        <w:rPr>
          <w:rFonts w:ascii="Arial" w:hAnsi="Arial" w:cs="Arial"/>
          <w:lang w:val="en-US"/>
        </w:rPr>
        <w:t>Different</w:t>
      </w:r>
      <w:r w:rsidRPr="7D299D30" w:rsidR="00346C82">
        <w:rPr>
          <w:rFonts w:ascii="Arial" w:hAnsi="Arial" w:cs="Arial"/>
          <w:lang w:val="en-US"/>
        </w:rPr>
        <w:t xml:space="preserve"> choice </w:t>
      </w:r>
      <w:r w:rsidRPr="7D299D30" w:rsidR="00281BC2">
        <w:rPr>
          <w:rFonts w:ascii="Arial" w:hAnsi="Arial" w:cs="Arial"/>
          <w:lang w:val="en-US"/>
        </w:rPr>
        <w:t>options</w:t>
      </w:r>
      <w:r w:rsidRPr="7D299D30" w:rsidR="00346C82">
        <w:rPr>
          <w:rFonts w:ascii="Arial" w:hAnsi="Arial" w:cs="Arial"/>
          <w:lang w:val="en-US"/>
        </w:rPr>
        <w:t>,</w:t>
      </w:r>
      <w:r w:rsidRPr="7D299D30" w:rsidR="00281BC2">
        <w:rPr>
          <w:rFonts w:ascii="Arial" w:hAnsi="Arial" w:cs="Arial"/>
          <w:lang w:val="en-US"/>
        </w:rPr>
        <w:t xml:space="preserve"> such as taking the car, bike or train</w:t>
      </w:r>
      <w:r w:rsidRPr="7D299D30" w:rsidR="0017434F">
        <w:rPr>
          <w:rFonts w:ascii="Arial" w:hAnsi="Arial" w:cs="Arial"/>
          <w:lang w:val="en-US"/>
        </w:rPr>
        <w:t>,</w:t>
      </w:r>
      <w:r w:rsidRPr="7D299D30" w:rsidR="00346C82">
        <w:rPr>
          <w:rFonts w:ascii="Arial" w:hAnsi="Arial" w:cs="Arial"/>
          <w:lang w:val="en-US"/>
        </w:rPr>
        <w:t xml:space="preserve"> </w:t>
      </w:r>
      <w:r w:rsidRPr="7D299D30" w:rsidR="008545C4">
        <w:rPr>
          <w:rFonts w:ascii="Arial" w:hAnsi="Arial" w:cs="Arial"/>
          <w:lang w:val="en-US"/>
        </w:rPr>
        <w:t>are associated</w:t>
      </w:r>
      <w:r w:rsidRPr="7D299D30" w:rsidR="00346C82">
        <w:rPr>
          <w:rFonts w:ascii="Arial" w:hAnsi="Arial" w:cs="Arial"/>
          <w:lang w:val="en-US"/>
        </w:rPr>
        <w:t xml:space="preserve"> with </w:t>
      </w:r>
      <w:r w:rsidRPr="7D299D30" w:rsidR="008545C4">
        <w:rPr>
          <w:rFonts w:ascii="Arial" w:hAnsi="Arial" w:cs="Arial"/>
          <w:lang w:val="en-US"/>
        </w:rPr>
        <w:t xml:space="preserve">relatively </w:t>
      </w:r>
      <w:r w:rsidRPr="7D299D30" w:rsidR="00346C82">
        <w:rPr>
          <w:rFonts w:ascii="Arial" w:hAnsi="Arial" w:cs="Arial"/>
          <w:lang w:val="en-US"/>
        </w:rPr>
        <w:t xml:space="preserve">stable </w:t>
      </w:r>
      <w:ins w:author="Lennart Lüttgau" w:date="2021-07-06T10:37:00Z" w:id="147">
        <w:r w:rsidRPr="7D299D30" w:rsidR="0002094C">
          <w:rPr>
            <w:rFonts w:ascii="Arial" w:hAnsi="Arial" w:cs="Arial"/>
            <w:lang w:val="en-US"/>
          </w:rPr>
          <w:t xml:space="preserve">and predictable </w:t>
        </w:r>
      </w:ins>
      <w:r w:rsidRPr="7D299D30" w:rsidR="00346C82">
        <w:rPr>
          <w:rFonts w:ascii="Arial" w:hAnsi="Arial" w:cs="Arial"/>
          <w:lang w:val="en-US"/>
        </w:rPr>
        <w:t>levels of</w:t>
      </w:r>
      <w:r w:rsidRPr="7D299D30" w:rsidR="0017434F">
        <w:rPr>
          <w:rFonts w:ascii="Arial" w:hAnsi="Arial" w:cs="Arial"/>
          <w:lang w:val="en-US"/>
        </w:rPr>
        <w:t xml:space="preserve"> cost and</w:t>
      </w:r>
      <w:r w:rsidRPr="7D299D30" w:rsidR="00346C82">
        <w:rPr>
          <w:rFonts w:ascii="Arial" w:hAnsi="Arial" w:cs="Arial"/>
          <w:lang w:val="en-US"/>
        </w:rPr>
        <w:t xml:space="preserve"> reward</w:t>
      </w:r>
      <w:r w:rsidRPr="7D299D30" w:rsidR="00281BC2">
        <w:rPr>
          <w:rFonts w:ascii="Arial" w:hAnsi="Arial" w:cs="Arial"/>
          <w:lang w:val="en-US"/>
        </w:rPr>
        <w:t xml:space="preserve">. </w:t>
      </w:r>
      <w:r w:rsidRPr="7D299D30" w:rsidR="00FA7B17">
        <w:rPr>
          <w:rFonts w:ascii="Arial" w:hAnsi="Arial" w:cs="Arial"/>
          <w:lang w:val="en-US"/>
        </w:rPr>
        <w:t>In contrast</w:t>
      </w:r>
      <w:r w:rsidRPr="7D299D30" w:rsidR="00281BC2">
        <w:rPr>
          <w:rFonts w:ascii="Arial" w:hAnsi="Arial" w:cs="Arial"/>
          <w:lang w:val="en-US"/>
        </w:rPr>
        <w:t>, the weather forecast of the day, a congestion on the preferred route or a train delay</w:t>
      </w:r>
      <w:r w:rsidRPr="7D299D30" w:rsidR="0017434F">
        <w:rPr>
          <w:rFonts w:ascii="Arial" w:hAnsi="Arial" w:cs="Arial"/>
          <w:lang w:val="en-US"/>
        </w:rPr>
        <w:t xml:space="preserve">, </w:t>
      </w:r>
      <w:r w:rsidRPr="7D299D30" w:rsidR="00281BC2">
        <w:rPr>
          <w:rFonts w:ascii="Arial" w:hAnsi="Arial" w:cs="Arial"/>
          <w:lang w:val="en-US"/>
        </w:rPr>
        <w:t>are more volatile</w:t>
      </w:r>
      <w:ins w:author="Lennart Lüttgau" w:date="2021-07-06T10:37:00Z" w:id="148">
        <w:r w:rsidRPr="7D299D30" w:rsidR="0002094C">
          <w:rPr>
            <w:rFonts w:ascii="Arial" w:hAnsi="Arial" w:cs="Arial"/>
            <w:lang w:val="en-US"/>
          </w:rPr>
          <w:t>, less predictable</w:t>
        </w:r>
      </w:ins>
      <w:r w:rsidRPr="7D299D30" w:rsidR="00281BC2">
        <w:rPr>
          <w:rFonts w:ascii="Arial" w:hAnsi="Arial" w:cs="Arial"/>
          <w:lang w:val="en-US"/>
        </w:rPr>
        <w:t xml:space="preserve"> factor</w:t>
      </w:r>
      <w:r w:rsidRPr="7D299D30" w:rsidR="00C821A2">
        <w:rPr>
          <w:rFonts w:ascii="Arial" w:hAnsi="Arial" w:cs="Arial"/>
          <w:lang w:val="en-US"/>
        </w:rPr>
        <w:t xml:space="preserve">s. Both, stable and volatile factors interact, </w:t>
      </w:r>
      <w:r w:rsidRPr="7D299D30" w:rsidR="00277C76">
        <w:rPr>
          <w:rFonts w:ascii="Arial" w:hAnsi="Arial" w:cs="Arial"/>
          <w:lang w:val="en-US"/>
        </w:rPr>
        <w:t>in</w:t>
      </w:r>
      <w:r w:rsidRPr="7D299D30" w:rsidR="00172318">
        <w:rPr>
          <w:rFonts w:ascii="Arial" w:hAnsi="Arial" w:cs="Arial"/>
          <w:lang w:val="en-US"/>
        </w:rPr>
        <w:t xml:space="preserve"> that</w:t>
      </w:r>
      <w:r w:rsidRPr="7D299D30" w:rsidR="00AD2B76">
        <w:rPr>
          <w:rFonts w:ascii="Arial" w:hAnsi="Arial" w:cs="Arial"/>
          <w:lang w:val="en-US"/>
        </w:rPr>
        <w:t xml:space="preserve"> </w:t>
      </w:r>
      <w:r w:rsidRPr="7D299D30" w:rsidR="00C821A2">
        <w:rPr>
          <w:rFonts w:ascii="Arial" w:hAnsi="Arial" w:cs="Arial"/>
          <w:lang w:val="en-US"/>
        </w:rPr>
        <w:t xml:space="preserve">cycling to work </w:t>
      </w:r>
      <w:r w:rsidRPr="7D299D30" w:rsidR="00277C76">
        <w:rPr>
          <w:rFonts w:ascii="Arial" w:hAnsi="Arial" w:cs="Arial"/>
          <w:lang w:val="en-US"/>
        </w:rPr>
        <w:t>may be</w:t>
      </w:r>
      <w:r w:rsidRPr="7D299D30" w:rsidR="00172318">
        <w:rPr>
          <w:rFonts w:ascii="Arial" w:hAnsi="Arial" w:cs="Arial"/>
          <w:lang w:val="en-US"/>
        </w:rPr>
        <w:t xml:space="preserve"> rewarding </w:t>
      </w:r>
      <w:del w:author="Lennart Lüttgau" w:date="2021-07-06T10:32:00Z" w:id="149">
        <w:r w:rsidRPr="7D299D30" w:rsidDel="00C821A2">
          <w:rPr>
            <w:rFonts w:ascii="Arial" w:hAnsi="Arial" w:cs="Arial"/>
            <w:lang w:val="en-US"/>
          </w:rPr>
          <w:delText xml:space="preserve">on </w:delText>
        </w:r>
      </w:del>
      <w:ins w:author="Lennart Lüttgau" w:date="2021-07-06T10:32:00Z" w:id="150">
        <w:r w:rsidRPr="7D299D30" w:rsidR="00EE4750">
          <w:rPr>
            <w:rFonts w:ascii="Arial" w:hAnsi="Arial" w:cs="Arial"/>
            <w:lang w:val="en-US"/>
          </w:rPr>
          <w:t>in</w:t>
        </w:r>
      </w:ins>
      <w:del w:author="Lennart Lüttgau" w:date="2021-07-06T10:32:00Z" w:id="151">
        <w:r w:rsidRPr="7D299D30" w:rsidDel="00C821A2">
          <w:rPr>
            <w:rFonts w:ascii="Arial" w:hAnsi="Arial" w:cs="Arial"/>
            <w:lang w:val="en-US"/>
          </w:rPr>
          <w:delText>a</w:delText>
        </w:r>
      </w:del>
      <w:r w:rsidRPr="7D299D30" w:rsidR="00C821A2">
        <w:rPr>
          <w:rFonts w:ascii="Arial" w:hAnsi="Arial" w:cs="Arial"/>
          <w:lang w:val="en-US"/>
        </w:rPr>
        <w:t xml:space="preserve"> sunny</w:t>
      </w:r>
      <w:r w:rsidRPr="7D299D30" w:rsidR="00FA7B17">
        <w:rPr>
          <w:rFonts w:ascii="Arial" w:hAnsi="Arial" w:cs="Arial"/>
          <w:lang w:val="en-US"/>
        </w:rPr>
        <w:t xml:space="preserve"> </w:t>
      </w:r>
      <w:ins w:author="Lennart Lüttgau" w:date="2021-07-06T10:32:00Z" w:id="152">
        <w:r w:rsidRPr="7D299D30" w:rsidR="00EE4750">
          <w:rPr>
            <w:rFonts w:ascii="Arial" w:hAnsi="Arial" w:cs="Arial"/>
            <w:lang w:val="en-US"/>
          </w:rPr>
          <w:t xml:space="preserve">weather </w:t>
        </w:r>
      </w:ins>
      <w:r w:rsidRPr="7D299D30" w:rsidR="00FA7B17">
        <w:rPr>
          <w:rFonts w:ascii="Arial" w:hAnsi="Arial" w:cs="Arial"/>
          <w:lang w:val="en-US"/>
        </w:rPr>
        <w:t>but not</w:t>
      </w:r>
      <w:ins w:author="Lennart Lüttgau" w:date="2021-07-06T10:32:00Z" w:id="153">
        <w:r w:rsidRPr="7D299D30" w:rsidR="00EE4750">
          <w:rPr>
            <w:rFonts w:ascii="Arial" w:hAnsi="Arial" w:cs="Arial"/>
            <w:lang w:val="en-US"/>
          </w:rPr>
          <w:t xml:space="preserve"> on a</w:t>
        </w:r>
      </w:ins>
      <w:r w:rsidRPr="7D299D30" w:rsidR="00FA7B17">
        <w:rPr>
          <w:rFonts w:ascii="Arial" w:hAnsi="Arial" w:cs="Arial"/>
          <w:lang w:val="en-US"/>
        </w:rPr>
        <w:t xml:space="preserve"> rainy </w:t>
      </w:r>
      <w:r w:rsidRPr="7D299D30" w:rsidR="00C821A2">
        <w:rPr>
          <w:rFonts w:ascii="Arial" w:hAnsi="Arial" w:cs="Arial"/>
          <w:lang w:val="en-US"/>
        </w:rPr>
        <w:t>day</w:t>
      </w:r>
      <w:r w:rsidRPr="7D299D30" w:rsidR="00172318">
        <w:rPr>
          <w:rFonts w:ascii="Arial" w:hAnsi="Arial" w:cs="Arial"/>
          <w:lang w:val="en-US"/>
        </w:rPr>
        <w:t>.</w:t>
      </w:r>
      <w:r w:rsidRPr="7D299D30" w:rsidR="00281BC2">
        <w:rPr>
          <w:rFonts w:ascii="Arial" w:hAnsi="Arial" w:cs="Arial"/>
          <w:lang w:val="en-US"/>
        </w:rPr>
        <w:t xml:space="preserve"> </w:t>
      </w:r>
      <w:r w:rsidRPr="7D299D30" w:rsidR="00AD2B76">
        <w:rPr>
          <w:rFonts w:ascii="Arial" w:hAnsi="Arial" w:cs="Arial"/>
          <w:lang w:val="en-US"/>
        </w:rPr>
        <w:t xml:space="preserve">Stress </w:t>
      </w:r>
      <w:del w:author="Lennart Lüttgau" w:date="2021-07-06T10:32:00Z" w:id="154">
        <w:r w:rsidRPr="7D299D30" w:rsidDel="00AD2B76">
          <w:rPr>
            <w:rFonts w:ascii="Arial" w:hAnsi="Arial" w:cs="Arial"/>
            <w:lang w:val="en-US"/>
          </w:rPr>
          <w:delText xml:space="preserve">will </w:delText>
        </w:r>
      </w:del>
      <w:del w:author="Lennart Lüttgau" w:date="2021-07-06T10:33:00Z" w:id="155">
        <w:r w:rsidRPr="7D299D30" w:rsidDel="00AD2B76">
          <w:rPr>
            <w:rFonts w:ascii="Arial" w:hAnsi="Arial" w:cs="Arial"/>
            <w:lang w:val="en-US"/>
          </w:rPr>
          <w:delText>affect</w:delText>
        </w:r>
      </w:del>
      <w:ins w:author="Lennart Lüttgau" w:date="2021-07-06T10:33:00Z" w:id="156">
        <w:r w:rsidRPr="7D299D30" w:rsidR="003B7F5C">
          <w:rPr>
            <w:rFonts w:ascii="Arial" w:hAnsi="Arial" w:cs="Arial"/>
            <w:lang w:val="en-US"/>
          </w:rPr>
          <w:t>impacts</w:t>
        </w:r>
      </w:ins>
      <w:r w:rsidRPr="7D299D30" w:rsidR="00245ABD">
        <w:rPr>
          <w:rFonts w:ascii="Arial" w:hAnsi="Arial" w:cs="Arial"/>
          <w:lang w:val="en-US"/>
        </w:rPr>
        <w:t xml:space="preserve"> individuals'</w:t>
      </w:r>
      <w:r w:rsidRPr="7D299D30" w:rsidR="008545C4">
        <w:rPr>
          <w:rFonts w:ascii="Arial" w:hAnsi="Arial" w:cs="Arial"/>
          <w:lang w:val="en-US"/>
        </w:rPr>
        <w:t xml:space="preserve"> </w:t>
      </w:r>
      <w:ins w:author="Lennart Lüttgau" w:date="2021-07-06T10:32:00Z" w:id="157">
        <w:r w:rsidRPr="7D299D30" w:rsidR="003B7F5C">
          <w:rPr>
            <w:rFonts w:ascii="Arial" w:hAnsi="Arial" w:cs="Arial"/>
            <w:lang w:val="en-US"/>
          </w:rPr>
          <w:t>emotions, mood</w:t>
        </w:r>
      </w:ins>
      <w:ins w:author="Lennart Lüttgau" w:date="2021-07-06T10:33:00Z" w:id="158">
        <w:r w:rsidRPr="7D299D30" w:rsidR="003B7F5C">
          <w:rPr>
            <w:rFonts w:ascii="Arial" w:hAnsi="Arial" w:cs="Arial"/>
            <w:lang w:val="en-US"/>
          </w:rPr>
          <w:t xml:space="preserve">, </w:t>
        </w:r>
      </w:ins>
      <w:r w:rsidRPr="7D299D30" w:rsidR="00346C82">
        <w:rPr>
          <w:rFonts w:ascii="Arial" w:hAnsi="Arial" w:cs="Arial"/>
          <w:lang w:val="en-US"/>
        </w:rPr>
        <w:t>physiological</w:t>
      </w:r>
      <w:r w:rsidRPr="7D299D30" w:rsidR="00FA7B17">
        <w:rPr>
          <w:rFonts w:ascii="Arial" w:hAnsi="Arial" w:cs="Arial"/>
          <w:lang w:val="en-US"/>
        </w:rPr>
        <w:t xml:space="preserve"> </w:t>
      </w:r>
      <w:r w:rsidRPr="7D299D30" w:rsidR="00AD2B76">
        <w:rPr>
          <w:rFonts w:ascii="Arial" w:hAnsi="Arial" w:cs="Arial"/>
          <w:lang w:val="en-US"/>
        </w:rPr>
        <w:t>response</w:t>
      </w:r>
      <w:r w:rsidRPr="7D299D30" w:rsidR="00172318">
        <w:rPr>
          <w:rFonts w:ascii="Arial" w:hAnsi="Arial" w:cs="Arial"/>
          <w:lang w:val="en-US"/>
        </w:rPr>
        <w:t>s</w:t>
      </w:r>
      <w:r w:rsidRPr="7D299D30" w:rsidR="00AD2B76">
        <w:rPr>
          <w:rFonts w:ascii="Arial" w:hAnsi="Arial" w:cs="Arial"/>
          <w:lang w:val="en-US"/>
        </w:rPr>
        <w:t xml:space="preserve"> </w:t>
      </w:r>
      <w:r w:rsidRPr="7D299D30" w:rsidR="00C821A2">
        <w:rPr>
          <w:rFonts w:ascii="Arial" w:hAnsi="Arial" w:cs="Arial"/>
          <w:lang w:val="en-US"/>
        </w:rPr>
        <w:t>and</w:t>
      </w:r>
      <w:r w:rsidRPr="7D299D30" w:rsidR="00D67DE0">
        <w:rPr>
          <w:rFonts w:ascii="Arial" w:hAnsi="Arial" w:cs="Arial"/>
          <w:lang w:val="en-US"/>
        </w:rPr>
        <w:t xml:space="preserve"> </w:t>
      </w:r>
      <w:ins w:author="Lennart Lüttgau" w:date="2021-07-06T10:33:00Z" w:id="159">
        <w:r w:rsidRPr="7D299D30" w:rsidR="003B7F5C">
          <w:rPr>
            <w:rFonts w:ascii="Arial" w:hAnsi="Arial" w:cs="Arial"/>
            <w:lang w:val="en-US"/>
          </w:rPr>
          <w:t xml:space="preserve">may </w:t>
        </w:r>
      </w:ins>
      <w:del w:author="Lennart Lüttgau" w:date="2021-07-06T10:34:00Z" w:id="160">
        <w:r w:rsidRPr="7D299D30" w:rsidDel="00172318">
          <w:rPr>
            <w:rFonts w:ascii="Arial" w:hAnsi="Arial" w:cs="Arial"/>
            <w:lang w:val="en-US"/>
          </w:rPr>
          <w:delText xml:space="preserve">consequently </w:delText>
        </w:r>
      </w:del>
      <w:ins w:author="Lennart Lüttgau" w:date="2021-07-06T10:33:00Z" w:id="161">
        <w:r w:rsidRPr="7D299D30" w:rsidR="003B7F5C">
          <w:rPr>
            <w:rFonts w:ascii="Arial" w:hAnsi="Arial" w:cs="Arial"/>
            <w:lang w:val="en-US"/>
          </w:rPr>
          <w:t xml:space="preserve">affect </w:t>
        </w:r>
      </w:ins>
      <w:r w:rsidRPr="7D299D30" w:rsidR="00AD2B76">
        <w:rPr>
          <w:rFonts w:ascii="Arial" w:hAnsi="Arial" w:cs="Arial"/>
          <w:lang w:val="en-US"/>
        </w:rPr>
        <w:t xml:space="preserve">their </w:t>
      </w:r>
      <w:del w:author="Lennart Lüttgau" w:date="2021-07-06T10:33:00Z" w:id="162">
        <w:r w:rsidRPr="7D299D30" w:rsidDel="0017434F">
          <w:rPr>
            <w:rFonts w:ascii="Arial" w:hAnsi="Arial" w:cs="Arial"/>
            <w:lang w:val="en-US"/>
          </w:rPr>
          <w:delText xml:space="preserve">cognitive capacities for effective </w:delText>
        </w:r>
      </w:del>
      <w:del w:author="Lennart Lüttgau" w:date="2021-07-06T12:04:00Z" w:id="163">
        <w:r w:rsidRPr="7D299D30" w:rsidDel="00281BC2">
          <w:rPr>
            <w:rFonts w:ascii="Arial" w:hAnsi="Arial" w:cs="Arial"/>
            <w:lang w:val="en-US"/>
          </w:rPr>
          <w:delText>decision-</w:delText>
        </w:r>
        <w:r w:rsidRPr="7D299D30" w:rsidDel="00536DE8">
          <w:rPr>
            <w:rFonts w:ascii="Arial" w:hAnsi="Arial" w:cs="Arial"/>
            <w:lang w:val="en-US"/>
          </w:rPr>
          <w:delText>making</w:delText>
        </w:r>
      </w:del>
      <w:ins w:author="Lennart Lüttgau" w:date="2021-07-06T12:04:00Z" w:id="164">
        <w:r w:rsidRPr="7D299D30" w:rsidR="00BD6013">
          <w:rPr>
            <w:rFonts w:ascii="Arial" w:hAnsi="Arial" w:cs="Arial"/>
            <w:lang w:val="en-US"/>
          </w:rPr>
          <w:t>cognitive processing resources</w:t>
        </w:r>
      </w:ins>
      <w:ins w:author="Sjoerds, Z." w:date="2021-07-07T11:31:00Z" w:id="165">
        <w:r w:rsidRPr="7D299D30" w:rsidR="76EE8204">
          <w:rPr>
            <w:rFonts w:ascii="Arial" w:hAnsi="Arial" w:cs="Arial"/>
            <w:lang w:val="en-US"/>
          </w:rPr>
          <w:t>, influencing their decision-making strategies</w:t>
        </w:r>
      </w:ins>
      <w:ins w:author="Lennart Lüttgau" w:date="2021-07-06T10:34:00Z" w:id="166">
        <w:r w:rsidRPr="7D299D30" w:rsidR="003B7F5C">
          <w:rPr>
            <w:rFonts w:ascii="Arial" w:hAnsi="Arial" w:cs="Arial"/>
            <w:lang w:val="en-US"/>
          </w:rPr>
          <w:t>. This might especially be relevant in situations</w:t>
        </w:r>
      </w:ins>
      <w:ins w:author="Lennart Lüttgau" w:date="2021-07-06T10:35:00Z" w:id="167">
        <w:r w:rsidRPr="7D299D30" w:rsidR="003B7F5C">
          <w:rPr>
            <w:rFonts w:ascii="Arial" w:hAnsi="Arial" w:cs="Arial"/>
            <w:lang w:val="en-US"/>
          </w:rPr>
          <w:t xml:space="preserve"> that afford high behavioral flexibility</w:t>
        </w:r>
      </w:ins>
      <w:ins w:author="Lennart Lüttgau" w:date="2021-07-06T10:34:00Z" w:id="168">
        <w:r w:rsidRPr="7D299D30" w:rsidR="003B7F5C">
          <w:rPr>
            <w:rFonts w:ascii="Arial" w:hAnsi="Arial" w:cs="Arial"/>
            <w:lang w:val="en-US"/>
          </w:rPr>
          <w:t xml:space="preserve">, </w:t>
        </w:r>
      </w:ins>
      <w:ins w:author="Lennart Lüttgau" w:date="2021-07-06T10:35:00Z" w:id="169">
        <w:r w:rsidRPr="7D299D30" w:rsidR="003B7F5C">
          <w:rPr>
            <w:rFonts w:ascii="Arial" w:hAnsi="Arial" w:cs="Arial"/>
            <w:lang w:val="en-US"/>
          </w:rPr>
          <w:t xml:space="preserve">for instance </w:t>
        </w:r>
      </w:ins>
      <w:del w:author="Lennart Lüttgau" w:date="2021-07-06T10:34:00Z" w:id="170">
        <w:r w:rsidRPr="7D299D30" w:rsidDel="00DE7E87">
          <w:rPr>
            <w:rFonts w:ascii="Arial" w:hAnsi="Arial" w:cs="Arial"/>
            <w:lang w:val="en-US"/>
          </w:rPr>
          <w:delText xml:space="preserve"> </w:delText>
        </w:r>
      </w:del>
      <w:r w:rsidRPr="7D299D30" w:rsidR="00DE7E87">
        <w:rPr>
          <w:rFonts w:ascii="Arial" w:hAnsi="Arial" w:cs="Arial"/>
          <w:lang w:val="en-US"/>
        </w:rPr>
        <w:t xml:space="preserve">in </w:t>
      </w:r>
      <w:del w:author="Lennart Lüttgau" w:date="2021-07-06T10:35:00Z" w:id="171">
        <w:r w:rsidRPr="7D299D30" w:rsidDel="00DE7E87">
          <w:rPr>
            <w:rFonts w:ascii="Arial" w:hAnsi="Arial" w:cs="Arial"/>
            <w:lang w:val="en-US"/>
          </w:rPr>
          <w:delText xml:space="preserve">a </w:delText>
        </w:r>
      </w:del>
      <w:r w:rsidRPr="7D299D30" w:rsidR="00DE7E87">
        <w:rPr>
          <w:rFonts w:ascii="Arial" w:hAnsi="Arial" w:cs="Arial"/>
          <w:lang w:val="en-US"/>
        </w:rPr>
        <w:t>constantly changing environ</w:t>
      </w:r>
      <w:del w:author="Lennart Lüttgau" w:date="2021-07-06T10:35:00Z" w:id="172">
        <w:r w:rsidRPr="7D299D30" w:rsidDel="00DE7E87">
          <w:rPr>
            <w:rFonts w:ascii="Arial" w:hAnsi="Arial" w:cs="Arial"/>
            <w:lang w:val="en-US"/>
          </w:rPr>
          <w:delText>e</w:delText>
        </w:r>
      </w:del>
      <w:r w:rsidRPr="7D299D30" w:rsidR="00DE7E87">
        <w:rPr>
          <w:rFonts w:ascii="Arial" w:hAnsi="Arial" w:cs="Arial"/>
          <w:lang w:val="en-US"/>
        </w:rPr>
        <w:t>ment</w:t>
      </w:r>
      <w:ins w:author="Lennart Lüttgau" w:date="2021-07-06T10:35:00Z" w:id="173">
        <w:r w:rsidRPr="7D299D30" w:rsidR="003B7F5C">
          <w:rPr>
            <w:rFonts w:ascii="Arial" w:hAnsi="Arial" w:cs="Arial"/>
            <w:lang w:val="en-US"/>
          </w:rPr>
          <w:t>s</w:t>
        </w:r>
      </w:ins>
      <w:r w:rsidRPr="7D299D30" w:rsidR="00C821A2">
        <w:rPr>
          <w:rFonts w:ascii="Arial" w:hAnsi="Arial" w:cs="Arial"/>
          <w:lang w:val="en-US"/>
        </w:rPr>
        <w:t>.</w:t>
      </w:r>
      <w:r w:rsidRPr="7D299D30" w:rsidR="0017434F">
        <w:rPr>
          <w:rFonts w:ascii="Arial" w:hAnsi="Arial" w:cs="Arial"/>
          <w:lang w:val="en-US"/>
        </w:rPr>
        <w:t xml:space="preserve"> </w:t>
      </w:r>
    </w:p>
    <w:p w:rsidRPr="0017434F" w:rsidR="0017434F" w:rsidP="006F1403" w:rsidRDefault="005213EF" w14:paraId="5658A71E" w14:textId="7B6BA219">
      <w:pPr>
        <w:spacing w:line="480" w:lineRule="auto"/>
        <w:jc w:val="both"/>
        <w:rPr>
          <w:rFonts w:ascii="Arial" w:hAnsi="Arial" w:cs="Arial"/>
          <w:b/>
          <w:bCs/>
          <w:lang w:val="en-US"/>
        </w:rPr>
      </w:pPr>
      <w:commentRangeStart w:id="174"/>
      <w:commentRangeStart w:id="175"/>
      <w:r w:rsidRPr="58E48305">
        <w:rPr>
          <w:rFonts w:ascii="Arial" w:hAnsi="Arial" w:cs="Arial"/>
          <w:b/>
          <w:bCs/>
          <w:lang w:val="en-US"/>
        </w:rPr>
        <w:t xml:space="preserve">1.1. </w:t>
      </w:r>
      <w:r w:rsidRPr="58E48305" w:rsidR="0017434F">
        <w:rPr>
          <w:rFonts w:ascii="Arial" w:hAnsi="Arial" w:cs="Arial"/>
          <w:b/>
          <w:bCs/>
          <w:lang w:val="en-US"/>
        </w:rPr>
        <w:t>Psychiatric relevance</w:t>
      </w:r>
      <w:commentRangeEnd w:id="174"/>
      <w:r>
        <w:commentReference w:id="174"/>
      </w:r>
      <w:commentRangeEnd w:id="175"/>
      <w:r>
        <w:commentReference w:id="175"/>
      </w:r>
    </w:p>
    <w:p w:rsidRPr="00520019" w:rsidR="00520019" w:rsidP="006F1403" w:rsidRDefault="0017434F" w14:paraId="2A40F307" w14:textId="265A48FC">
      <w:pPr>
        <w:spacing w:line="480" w:lineRule="auto"/>
        <w:jc w:val="both"/>
        <w:rPr>
          <w:rFonts w:ascii="Arial" w:hAnsi="Arial" w:cs="Arial"/>
          <w:lang w:val="en-US"/>
        </w:rPr>
      </w:pPr>
      <w:r>
        <w:rPr>
          <w:rFonts w:ascii="Arial" w:hAnsi="Arial" w:cs="Arial"/>
          <w:lang w:val="en-US"/>
        </w:rPr>
        <w:t xml:space="preserve">While </w:t>
      </w:r>
      <w:r w:rsidR="00172318">
        <w:rPr>
          <w:rFonts w:ascii="Arial" w:hAnsi="Arial" w:cs="Arial"/>
          <w:lang w:val="en-US"/>
        </w:rPr>
        <w:t xml:space="preserve">healthy individuals can adapt to a certain level of stress and even find it beneficial </w:t>
      </w:r>
      <w:r w:rsidR="0082088E">
        <w:rPr>
          <w:rFonts w:ascii="Arial" w:hAnsi="Arial" w:cs="Arial"/>
          <w:lang w:val="en-US"/>
        </w:rPr>
        <w:fldChar w:fldCharType="begin" w:fldLock="1"/>
      </w:r>
      <w:r w:rsidR="00CC2AAB">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82088E">
        <w:rPr>
          <w:rFonts w:ascii="Arial" w:hAnsi="Arial" w:cs="Arial"/>
          <w:lang w:val="en-US"/>
        </w:rPr>
        <w:fldChar w:fldCharType="separate"/>
      </w:r>
      <w:r w:rsidRPr="005213EF" w:rsidR="005213EF">
        <w:rPr>
          <w:rFonts w:ascii="Arial" w:hAnsi="Arial" w:cs="Arial"/>
          <w:noProof/>
          <w:lang w:val="en-US"/>
        </w:rPr>
        <w:t>(Lighthall et al., 2013)</w:t>
      </w:r>
      <w:r w:rsidR="0082088E">
        <w:rPr>
          <w:rFonts w:ascii="Arial" w:hAnsi="Arial" w:cs="Arial"/>
          <w:lang w:val="en-US"/>
        </w:rPr>
        <w:fldChar w:fldCharType="end"/>
      </w:r>
      <w:r w:rsidR="0082088E">
        <w:rPr>
          <w:rFonts w:ascii="Arial" w:hAnsi="Arial" w:cs="Arial"/>
          <w:lang w:val="en-US"/>
        </w:rPr>
        <w:t xml:space="preserve">, </w:t>
      </w:r>
      <w:r>
        <w:rPr>
          <w:rFonts w:ascii="Arial" w:hAnsi="Arial" w:cs="Arial"/>
          <w:lang w:val="en-US"/>
        </w:rPr>
        <w:t xml:space="preserve">decision-making </w:t>
      </w:r>
      <w:r w:rsidR="004C2497">
        <w:rPr>
          <w:rFonts w:ascii="Arial" w:hAnsi="Arial" w:cs="Arial"/>
          <w:lang w:val="en-US"/>
        </w:rPr>
        <w:t>frequently goes awry</w:t>
      </w:r>
      <w:r w:rsidR="00172318">
        <w:rPr>
          <w:rFonts w:ascii="Arial" w:hAnsi="Arial" w:cs="Arial"/>
          <w:lang w:val="en-US"/>
        </w:rPr>
        <w:t xml:space="preserve"> in </w:t>
      </w:r>
      <w:r w:rsidR="008764F6">
        <w:rPr>
          <w:rFonts w:ascii="Arial" w:hAnsi="Arial" w:cs="Arial"/>
          <w:lang w:val="en-US"/>
        </w:rPr>
        <w:t>psychiatric</w:t>
      </w:r>
      <w:r w:rsidR="00172318">
        <w:rPr>
          <w:rFonts w:ascii="Arial" w:hAnsi="Arial" w:cs="Arial"/>
          <w:lang w:val="en-US"/>
        </w:rPr>
        <w:t xml:space="preserve"> </w:t>
      </w:r>
      <w:r w:rsidR="00E551B3">
        <w:rPr>
          <w:rFonts w:ascii="Arial" w:hAnsi="Arial" w:cs="Arial"/>
          <w:lang w:val="en-US"/>
        </w:rPr>
        <w:t>disorders</w:t>
      </w:r>
      <w:r w:rsidR="0082088E">
        <w:rPr>
          <w:rFonts w:ascii="Arial" w:hAnsi="Arial" w:cs="Arial"/>
          <w:lang w:val="en-US"/>
        </w:rPr>
        <w:t xml:space="preserve"> </w:t>
      </w:r>
      <w:r w:rsidR="0082088E">
        <w:rPr>
          <w:rFonts w:ascii="Arial" w:hAnsi="Arial" w:cs="Arial"/>
          <w:lang w:val="en-US"/>
        </w:rPr>
        <w:fldChar w:fldCharType="begin" w:fldLock="1"/>
      </w:r>
      <w:r w:rsidR="00CC2AAB">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82088E">
        <w:rPr>
          <w:rFonts w:ascii="Arial" w:hAnsi="Arial" w:cs="Arial"/>
          <w:lang w:val="en-US"/>
        </w:rPr>
        <w:fldChar w:fldCharType="separate"/>
      </w:r>
      <w:r w:rsidRPr="005213EF" w:rsidR="005213EF">
        <w:rPr>
          <w:rFonts w:ascii="Arial" w:hAnsi="Arial" w:cs="Arial"/>
          <w:noProof/>
          <w:lang w:val="en-US"/>
        </w:rPr>
        <w:t>(Cáceda et al., 2014; Voon et al., 2017)</w:t>
      </w:r>
      <w:r w:rsidR="0082088E">
        <w:rPr>
          <w:rFonts w:ascii="Arial" w:hAnsi="Arial" w:cs="Arial"/>
          <w:lang w:val="en-US"/>
        </w:rPr>
        <w:fldChar w:fldCharType="end"/>
      </w:r>
      <w:r w:rsidR="00277C76">
        <w:rPr>
          <w:rFonts w:ascii="Arial" w:hAnsi="Arial" w:cs="Arial"/>
          <w:lang w:val="en-US"/>
        </w:rPr>
        <w:t>.</w:t>
      </w:r>
      <w:r w:rsidR="008764F6">
        <w:rPr>
          <w:rFonts w:ascii="Arial" w:hAnsi="Arial" w:cs="Arial"/>
          <w:lang w:val="en-US"/>
        </w:rPr>
        <w:t xml:space="preserve"> Stress is an important factor in causing and maintaining psychiatric </w:t>
      </w:r>
      <w:del w:author="Lennart Lüttgau" w:date="2021-07-06T10:43:00Z" w:id="176">
        <w:r w:rsidDel="00CE74E4" w:rsidR="008764F6">
          <w:rPr>
            <w:rFonts w:ascii="Arial" w:hAnsi="Arial" w:cs="Arial"/>
            <w:lang w:val="en-US"/>
          </w:rPr>
          <w:delText xml:space="preserve">illness </w:delText>
        </w:r>
      </w:del>
      <w:ins w:author="Lennart Lüttgau" w:date="2021-07-06T10:43:00Z" w:id="177">
        <w:r w:rsidR="00CE74E4">
          <w:rPr>
            <w:rFonts w:ascii="Arial" w:hAnsi="Arial" w:cs="Arial"/>
            <w:lang w:val="en-US"/>
          </w:rPr>
          <w:t xml:space="preserve">conditions </w:t>
        </w:r>
      </w:ins>
      <w:r w:rsidR="008764F6">
        <w:rPr>
          <w:rFonts w:ascii="Arial" w:hAnsi="Arial" w:cs="Arial"/>
          <w:lang w:val="en-US"/>
        </w:rPr>
        <w:fldChar w:fldCharType="begin" w:fldLock="1"/>
      </w:r>
      <w:r w:rsidR="008764F6">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8764F6">
        <w:rPr>
          <w:rFonts w:ascii="Arial" w:hAnsi="Arial" w:cs="Arial"/>
          <w:lang w:val="en-US"/>
        </w:rPr>
        <w:fldChar w:fldCharType="separate"/>
      </w:r>
      <w:r w:rsidRPr="00AD2B76" w:rsidR="008764F6">
        <w:rPr>
          <w:rFonts w:ascii="Arial" w:hAnsi="Arial" w:cs="Arial"/>
          <w:noProof/>
          <w:lang w:val="en-US"/>
        </w:rPr>
        <w:t>(McEwen, 2004)</w:t>
      </w:r>
      <w:r w:rsidR="008764F6">
        <w:rPr>
          <w:rFonts w:ascii="Arial" w:hAnsi="Arial" w:cs="Arial"/>
          <w:lang w:val="en-US"/>
        </w:rPr>
        <w:fldChar w:fldCharType="end"/>
      </w:r>
      <w:r w:rsidR="008764F6">
        <w:rPr>
          <w:rFonts w:ascii="Arial" w:hAnsi="Arial" w:cs="Arial"/>
          <w:lang w:val="en-US"/>
        </w:rPr>
        <w:t xml:space="preserve"> and health-related behavior in general </w:t>
      </w:r>
      <w:r w:rsidR="008764F6">
        <w:rPr>
          <w:rFonts w:ascii="Arial" w:hAnsi="Arial" w:cs="Arial"/>
          <w:lang w:val="en-US"/>
        </w:rPr>
        <w:fldChar w:fldCharType="begin" w:fldLock="1"/>
      </w:r>
      <w:r w:rsidR="00CC2AAB">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8764F6">
        <w:rPr>
          <w:rFonts w:ascii="Arial" w:hAnsi="Arial" w:cs="Arial"/>
          <w:lang w:val="en-US"/>
        </w:rPr>
        <w:fldChar w:fldCharType="separate"/>
      </w:r>
      <w:r w:rsidRPr="005213EF" w:rsidR="005213EF">
        <w:rPr>
          <w:rFonts w:ascii="Arial" w:hAnsi="Arial" w:cs="Arial"/>
          <w:noProof/>
          <w:lang w:val="en-US"/>
        </w:rPr>
        <w:t>(Cohen et al., 2016)</w:t>
      </w:r>
      <w:r w:rsidR="008764F6">
        <w:rPr>
          <w:rFonts w:ascii="Arial" w:hAnsi="Arial" w:cs="Arial"/>
          <w:lang w:val="en-US"/>
        </w:rPr>
        <w:fldChar w:fldCharType="end"/>
      </w:r>
      <w:r w:rsidR="008764F6">
        <w:rPr>
          <w:rFonts w:ascii="Arial" w:hAnsi="Arial" w:cs="Arial"/>
          <w:lang w:val="en-US"/>
        </w:rPr>
        <w:t xml:space="preserve">. Understanding </w:t>
      </w:r>
      <w:r w:rsidR="00536DE8">
        <w:rPr>
          <w:rFonts w:ascii="Arial" w:hAnsi="Arial" w:cs="Arial"/>
          <w:lang w:val="en-US"/>
        </w:rPr>
        <w:t>the impact of stress on decision-making</w:t>
      </w:r>
      <w:r w:rsidR="00EB3791">
        <w:rPr>
          <w:rFonts w:ascii="Arial" w:hAnsi="Arial" w:cs="Arial"/>
          <w:lang w:val="en-US"/>
        </w:rPr>
        <w:t xml:space="preserve"> is</w:t>
      </w:r>
      <w:r w:rsidR="00536DE8">
        <w:rPr>
          <w:rFonts w:ascii="Arial" w:hAnsi="Arial" w:cs="Arial"/>
          <w:lang w:val="en-US"/>
        </w:rPr>
        <w:t xml:space="preserve"> essential to develop a </w:t>
      </w:r>
      <w:r w:rsidR="008764F6">
        <w:rPr>
          <w:rFonts w:ascii="Arial" w:hAnsi="Arial" w:cs="Arial"/>
          <w:lang w:val="en-US"/>
        </w:rPr>
        <w:t xml:space="preserve">mechanistic understanding of </w:t>
      </w:r>
      <w:r w:rsidR="00EB3791">
        <w:rPr>
          <w:rFonts w:ascii="Arial" w:hAnsi="Arial" w:cs="Arial"/>
          <w:lang w:val="en-US"/>
        </w:rPr>
        <w:t xml:space="preserve">psychiatric </w:t>
      </w:r>
      <w:r w:rsidR="00E551B3">
        <w:rPr>
          <w:rFonts w:ascii="Arial" w:hAnsi="Arial" w:cs="Arial"/>
          <w:lang w:val="en-US"/>
        </w:rPr>
        <w:t>disorders</w:t>
      </w:r>
      <w:r w:rsidR="00B36ECE">
        <w:rPr>
          <w:rFonts w:ascii="Arial" w:hAnsi="Arial" w:cs="Arial"/>
          <w:lang w:val="en-US"/>
        </w:rPr>
        <w:t xml:space="preserve"> and</w:t>
      </w:r>
      <w:r w:rsidR="00E551B3">
        <w:rPr>
          <w:rFonts w:ascii="Arial" w:hAnsi="Arial" w:cs="Arial"/>
          <w:lang w:val="en-US"/>
        </w:rPr>
        <w:t xml:space="preserve"> necessitates</w:t>
      </w:r>
      <w:r w:rsidR="00EB3791">
        <w:rPr>
          <w:rFonts w:ascii="Arial" w:hAnsi="Arial" w:cs="Arial"/>
          <w:lang w:val="en-US"/>
        </w:rPr>
        <w:t xml:space="preserve"> </w:t>
      </w:r>
      <w:r w:rsidR="00E551B3">
        <w:rPr>
          <w:rFonts w:ascii="Arial" w:hAnsi="Arial" w:cs="Arial"/>
          <w:lang w:val="en-US"/>
        </w:rPr>
        <w:t>a model of</w:t>
      </w:r>
      <w:r w:rsidR="00EB3791">
        <w:rPr>
          <w:rFonts w:ascii="Arial" w:hAnsi="Arial" w:cs="Arial"/>
          <w:lang w:val="en-US"/>
        </w:rPr>
        <w:t xml:space="preserve"> how</w:t>
      </w:r>
      <w:r w:rsidR="00536DE8">
        <w:rPr>
          <w:rFonts w:ascii="Arial" w:hAnsi="Arial" w:cs="Arial"/>
          <w:lang w:val="en-US"/>
        </w:rPr>
        <w:t xml:space="preserve"> </w:t>
      </w:r>
      <w:ins w:author="Lennart Lüttgau" w:date="2021-07-06T10:43:00Z" w:id="178">
        <w:r w:rsidR="00C07E25">
          <w:rPr>
            <w:rFonts w:ascii="Arial" w:hAnsi="Arial" w:cs="Arial"/>
            <w:lang w:val="en-US"/>
          </w:rPr>
          <w:t xml:space="preserve">stress </w:t>
        </w:r>
      </w:ins>
      <w:ins w:author="Lennart Lüttgau" w:date="2021-07-06T10:44:00Z" w:id="179">
        <w:r w:rsidR="00C07E25">
          <w:rPr>
            <w:rFonts w:ascii="Arial" w:hAnsi="Arial" w:cs="Arial"/>
            <w:lang w:val="en-US"/>
          </w:rPr>
          <w:t xml:space="preserve">affects choice behavior in </w:t>
        </w:r>
      </w:ins>
      <w:r w:rsidR="00536DE8">
        <w:rPr>
          <w:rFonts w:ascii="Arial" w:hAnsi="Arial" w:cs="Arial"/>
          <w:lang w:val="en-US"/>
        </w:rPr>
        <w:t>healthy individuals</w:t>
      </w:r>
      <w:del w:author="Lennart Lüttgau" w:date="2021-07-06T10:44:00Z" w:id="180">
        <w:r w:rsidDel="00C07E25" w:rsidR="00EB3791">
          <w:rPr>
            <w:rFonts w:ascii="Arial" w:hAnsi="Arial" w:cs="Arial"/>
            <w:lang w:val="en-US"/>
          </w:rPr>
          <w:delText xml:space="preserve"> make decisions under stress</w:delText>
        </w:r>
      </w:del>
      <w:r w:rsidR="00A032A5">
        <w:rPr>
          <w:rFonts w:ascii="Arial" w:hAnsi="Arial" w:cs="Arial"/>
          <w:lang w:val="en-US"/>
        </w:rPr>
        <w:t xml:space="preserve">. </w:t>
      </w:r>
      <w:r w:rsidR="00536DE8">
        <w:rPr>
          <w:rFonts w:ascii="Arial" w:hAnsi="Arial" w:cs="Arial"/>
          <w:lang w:val="en-US"/>
        </w:rPr>
        <w:t>So far small</w:t>
      </w:r>
      <w:r w:rsidR="008764F6">
        <w:rPr>
          <w:rFonts w:ascii="Arial" w:hAnsi="Arial" w:cs="Arial"/>
          <w:lang w:val="en-US"/>
        </w:rPr>
        <w:t xml:space="preserve"> sample sizes, </w:t>
      </w:r>
      <w:r w:rsidR="00536DE8">
        <w:rPr>
          <w:rFonts w:ascii="Arial" w:hAnsi="Arial" w:cs="Arial"/>
          <w:lang w:val="en-US"/>
        </w:rPr>
        <w:t>heterogenous</w:t>
      </w:r>
      <w:r w:rsidR="008764F6">
        <w:rPr>
          <w:rFonts w:ascii="Arial" w:hAnsi="Arial" w:cs="Arial"/>
          <w:lang w:val="en-US"/>
        </w:rPr>
        <w:t xml:space="preserve"> </w:t>
      </w:r>
      <w:r w:rsidR="009C37B8">
        <w:rPr>
          <w:rFonts w:ascii="Arial" w:hAnsi="Arial" w:cs="Arial"/>
          <w:lang w:val="en-US"/>
        </w:rPr>
        <w:t>subdomains in the operationalization of</w:t>
      </w:r>
      <w:r w:rsidR="008764F6">
        <w:rPr>
          <w:rFonts w:ascii="Arial" w:hAnsi="Arial" w:cs="Arial"/>
          <w:lang w:val="en-US"/>
        </w:rPr>
        <w:t xml:space="preserve"> </w:t>
      </w:r>
      <w:r w:rsidR="00DE36C2">
        <w:rPr>
          <w:rFonts w:ascii="Arial" w:hAnsi="Arial" w:cs="Arial"/>
          <w:lang w:val="en-US"/>
        </w:rPr>
        <w:t>decision-making</w:t>
      </w:r>
      <w:r w:rsidR="008764F6">
        <w:rPr>
          <w:rFonts w:ascii="Arial" w:hAnsi="Arial" w:cs="Arial"/>
          <w:lang w:val="en-US"/>
        </w:rPr>
        <w:t xml:space="preserve"> and methodological considerations with regard to the </w:t>
      </w:r>
      <w:r w:rsidR="009C37B8">
        <w:rPr>
          <w:rFonts w:ascii="Arial" w:hAnsi="Arial" w:cs="Arial"/>
          <w:lang w:val="en-US"/>
        </w:rPr>
        <w:t xml:space="preserve">type of </w:t>
      </w:r>
      <w:r w:rsidR="008764F6">
        <w:rPr>
          <w:rFonts w:ascii="Arial" w:hAnsi="Arial" w:cs="Arial"/>
          <w:lang w:val="en-US"/>
        </w:rPr>
        <w:t>stres</w:t>
      </w:r>
      <w:r w:rsidR="00CC2AAB">
        <w:rPr>
          <w:rFonts w:ascii="Arial" w:hAnsi="Arial" w:cs="Arial"/>
          <w:lang w:val="en-US"/>
        </w:rPr>
        <w:t>s</w:t>
      </w:r>
      <w:r w:rsidR="009C37B8">
        <w:rPr>
          <w:rFonts w:ascii="Arial" w:hAnsi="Arial" w:cs="Arial"/>
          <w:lang w:val="en-US"/>
        </w:rPr>
        <w:t xml:space="preserve">or </w:t>
      </w:r>
      <w:r w:rsidR="00536DE8">
        <w:rPr>
          <w:rFonts w:ascii="Arial" w:hAnsi="Arial" w:cs="Arial"/>
          <w:lang w:val="en-US"/>
        </w:rPr>
        <w:t>have complicated</w:t>
      </w:r>
      <w:r w:rsidR="008764F6">
        <w:rPr>
          <w:rFonts w:ascii="Arial" w:hAnsi="Arial" w:cs="Arial"/>
          <w:lang w:val="en-US"/>
        </w:rPr>
        <w:t xml:space="preserve"> the picture </w:t>
      </w:r>
      <w:r w:rsidR="00A032A5">
        <w:rPr>
          <w:rFonts w:ascii="Arial" w:hAnsi="Arial" w:cs="Arial"/>
          <w:lang w:val="en-US"/>
        </w:rPr>
        <w:fldChar w:fldCharType="begin" w:fldLock="1"/>
      </w:r>
      <w:r w:rsidR="00CC2AAB">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A032A5">
        <w:rPr>
          <w:rFonts w:ascii="Arial" w:hAnsi="Arial" w:cs="Arial"/>
          <w:lang w:val="en-US"/>
        </w:rPr>
        <w:fldChar w:fldCharType="separate"/>
      </w:r>
      <w:r w:rsidRPr="005213EF" w:rsidR="005213EF">
        <w:rPr>
          <w:rFonts w:ascii="Arial" w:hAnsi="Arial" w:cs="Arial"/>
          <w:noProof/>
          <w:lang w:val="en-US"/>
        </w:rPr>
        <w:t>(Porcelli and Delgado, 2017)</w:t>
      </w:r>
      <w:r w:rsidR="00A032A5">
        <w:rPr>
          <w:rFonts w:ascii="Arial" w:hAnsi="Arial" w:cs="Arial"/>
          <w:lang w:val="en-US"/>
        </w:rPr>
        <w:fldChar w:fldCharType="end"/>
      </w:r>
      <w:r w:rsidR="00A032A5">
        <w:rPr>
          <w:rFonts w:ascii="Arial" w:hAnsi="Arial" w:cs="Arial"/>
          <w:lang w:val="en-US"/>
        </w:rPr>
        <w:t>.</w:t>
      </w:r>
    </w:p>
    <w:p w:rsidRPr="00F71203" w:rsidR="00F71203" w:rsidP="006F1403" w:rsidRDefault="005213EF" w14:paraId="36B695CC" w14:textId="099CF316">
      <w:pPr>
        <w:spacing w:line="480" w:lineRule="auto"/>
        <w:jc w:val="both"/>
        <w:rPr>
          <w:rFonts w:ascii="Arial" w:hAnsi="Arial" w:cs="Arial"/>
          <w:b/>
          <w:bCs/>
          <w:lang w:val="en-US"/>
        </w:rPr>
      </w:pPr>
      <w:r>
        <w:rPr>
          <w:rFonts w:ascii="Arial" w:hAnsi="Arial" w:cs="Arial"/>
          <w:b/>
          <w:bCs/>
          <w:lang w:val="en-US"/>
        </w:rPr>
        <w:t xml:space="preserve">1.2 </w:t>
      </w:r>
      <w:r w:rsidRPr="00F71203" w:rsidR="00F71203">
        <w:rPr>
          <w:rFonts w:ascii="Arial" w:hAnsi="Arial" w:cs="Arial"/>
          <w:b/>
          <w:bCs/>
          <w:lang w:val="en-US"/>
        </w:rPr>
        <w:t>Stress and learning</w:t>
      </w:r>
      <w:r w:rsidR="00CB4EE8">
        <w:rPr>
          <w:rFonts w:ascii="Arial" w:hAnsi="Arial" w:cs="Arial"/>
          <w:b/>
          <w:bCs/>
          <w:lang w:val="en-US"/>
        </w:rPr>
        <w:t xml:space="preserve"> </w:t>
      </w:r>
    </w:p>
    <w:p w:rsidR="00CB4EE8" w:rsidP="006F1403" w:rsidRDefault="004C2497" w14:paraId="31BAA778" w14:textId="0A177EAE">
      <w:pPr>
        <w:spacing w:line="480" w:lineRule="auto"/>
        <w:jc w:val="both"/>
        <w:rPr>
          <w:rFonts w:ascii="Arial" w:hAnsi="Arial" w:cs="Arial"/>
          <w:lang w:val="en-US"/>
        </w:rPr>
      </w:pPr>
      <w:r w:rsidRPr="58E48305">
        <w:rPr>
          <w:rFonts w:ascii="Arial" w:hAnsi="Arial" w:cs="Arial"/>
          <w:lang w:val="en-US"/>
        </w:rPr>
        <w:t>In operationalizing decision-making under stress</w:t>
      </w:r>
      <w:r w:rsidRPr="58E48305" w:rsidR="003104C4">
        <w:rPr>
          <w:rFonts w:ascii="Arial" w:hAnsi="Arial" w:cs="Arial"/>
          <w:lang w:val="en-US"/>
        </w:rPr>
        <w:t>,</w:t>
      </w:r>
      <w:r w:rsidRPr="58E48305">
        <w:rPr>
          <w:rFonts w:ascii="Arial" w:hAnsi="Arial" w:cs="Arial"/>
          <w:lang w:val="en-US"/>
        </w:rPr>
        <w:t xml:space="preserve"> it is crucial to evaluate which behavior </w:t>
      </w:r>
      <w:commentRangeStart w:id="181"/>
      <w:r w:rsidRPr="58E48305">
        <w:rPr>
          <w:rFonts w:ascii="Arial" w:hAnsi="Arial" w:cs="Arial"/>
          <w:lang w:val="en-US"/>
        </w:rPr>
        <w:t xml:space="preserve">constitutes optimal decision-making in different paradigms. </w:t>
      </w:r>
      <w:del w:author="Sjoerds, Z." w:date="2021-07-16T09:33:00Z" w:id="182">
        <w:r w:rsidRPr="58E48305" w:rsidDel="004C2497">
          <w:rPr>
            <w:rFonts w:ascii="Arial" w:hAnsi="Arial" w:cs="Arial"/>
            <w:lang w:val="en-US"/>
          </w:rPr>
          <w:delText xml:space="preserve"> </w:delText>
        </w:r>
      </w:del>
      <w:commentRangeEnd w:id="181"/>
      <w:r>
        <w:commentReference w:id="181"/>
      </w:r>
      <w:commentRangeStart w:id="183"/>
      <w:r w:rsidRPr="58E48305" w:rsidR="000C264E">
        <w:rPr>
          <w:rFonts w:ascii="Arial" w:hAnsi="Arial" w:cs="Arial"/>
          <w:lang w:val="en-US"/>
        </w:rPr>
        <w:t xml:space="preserve">Flexible decision-making </w:t>
      </w:r>
      <w:r w:rsidRPr="58E48305" w:rsidR="00686512">
        <w:rPr>
          <w:rFonts w:ascii="Arial" w:hAnsi="Arial" w:cs="Arial"/>
          <w:lang w:val="en-US"/>
        </w:rPr>
        <w:t>requires several sub</w:t>
      </w:r>
      <w:r w:rsidRPr="58E48305" w:rsidR="009C37B8">
        <w:rPr>
          <w:rFonts w:ascii="Arial" w:hAnsi="Arial" w:cs="Arial"/>
          <w:lang w:val="en-US"/>
        </w:rPr>
        <w:t xml:space="preserve">domains </w:t>
      </w:r>
      <w:r w:rsidRPr="58E48305" w:rsidR="000C264E">
        <w:rPr>
          <w:rFonts w:ascii="Arial" w:hAnsi="Arial" w:cs="Arial"/>
          <w:lang w:val="en-US"/>
        </w:rPr>
        <w:t>such as goal implementation, risk-taking,</w:t>
      </w:r>
      <w:r w:rsidRPr="58E48305" w:rsidR="00686512">
        <w:rPr>
          <w:rFonts w:ascii="Arial" w:hAnsi="Arial" w:cs="Arial"/>
          <w:lang w:val="en-US"/>
        </w:rPr>
        <w:t xml:space="preserve"> reward and loss sensitivity, task switching or learning from feedback. </w:t>
      </w:r>
      <w:commentRangeEnd w:id="183"/>
      <w:r>
        <w:commentReference w:id="183"/>
      </w:r>
      <w:ins w:author="Lennart Lüttgau" w:date="2021-07-06T11:42:00Z" w:id="184">
        <w:r w:rsidRPr="58E48305" w:rsidR="00537339">
          <w:rPr>
            <w:rFonts w:ascii="Arial" w:hAnsi="Arial" w:cs="Arial"/>
            <w:lang w:val="en-US"/>
          </w:rPr>
          <w:t xml:space="preserve">Studies have found mixed results for the </w:t>
        </w:r>
      </w:ins>
      <w:ins w:author="Lennart Lüttgau" w:date="2021-07-06T11:43:00Z" w:id="185">
        <w:r w:rsidRPr="58E48305" w:rsidR="00537339">
          <w:rPr>
            <w:rFonts w:ascii="Arial" w:hAnsi="Arial" w:cs="Arial"/>
            <w:lang w:val="en-US"/>
          </w:rPr>
          <w:t>influence</w:t>
        </w:r>
      </w:ins>
      <w:ins w:author="Lennart Lüttgau" w:date="2021-07-06T11:42:00Z" w:id="186">
        <w:r w:rsidRPr="58E48305" w:rsidR="00537339">
          <w:rPr>
            <w:rFonts w:ascii="Arial" w:hAnsi="Arial" w:cs="Arial"/>
            <w:lang w:val="en-US"/>
          </w:rPr>
          <w:t xml:space="preserve"> of stress on decision-making</w:t>
        </w:r>
      </w:ins>
      <w:ins w:author="Lennart Lüttgau" w:date="2021-07-06T11:43:00Z" w:id="187">
        <w:r w:rsidRPr="58E48305" w:rsidR="00537339">
          <w:rPr>
            <w:rFonts w:ascii="Arial" w:hAnsi="Arial" w:cs="Arial"/>
            <w:lang w:val="en-US"/>
          </w:rPr>
          <w:t xml:space="preserve">, ranging from beneficial to detrimental effects </w:t>
        </w:r>
      </w:ins>
      <w:del w:author="Lennart Lüttgau" w:date="2021-07-06T11:43:00Z" w:id="188">
        <w:r w:rsidRPr="58E48305" w:rsidDel="00346CB7">
          <w:rPr>
            <w:rFonts w:ascii="Arial" w:hAnsi="Arial" w:cs="Arial"/>
            <w:lang w:val="en-US"/>
          </w:rPr>
          <w:delText>A</w:delText>
        </w:r>
      </w:del>
      <w:ins w:author="Lennart Lüttgau" w:date="2021-07-06T11:43:00Z" w:id="189">
        <w:r w:rsidRPr="58E48305" w:rsidR="00537339">
          <w:rPr>
            <w:rFonts w:ascii="Arial" w:hAnsi="Arial" w:cs="Arial"/>
            <w:lang w:val="en-US"/>
          </w:rPr>
          <w:t>a</w:t>
        </w:r>
      </w:ins>
      <w:r w:rsidRPr="58E48305" w:rsidR="00346CB7">
        <w:rPr>
          <w:rFonts w:ascii="Arial" w:hAnsi="Arial" w:cs="Arial"/>
          <w:lang w:val="en-US"/>
        </w:rPr>
        <w:t xml:space="preserve">cross paradigms </w:t>
      </w:r>
      <w:del w:author="Lennart Lüttgau" w:date="2021-07-06T11:43:00Z" w:id="190">
        <w:r w:rsidRPr="58E48305" w:rsidDel="00346CB7">
          <w:rPr>
            <w:rFonts w:ascii="Arial" w:hAnsi="Arial" w:cs="Arial"/>
            <w:lang w:val="en-US"/>
          </w:rPr>
          <w:delText>the</w:delText>
        </w:r>
        <w:r w:rsidRPr="58E48305" w:rsidDel="00686512">
          <w:rPr>
            <w:rFonts w:ascii="Arial" w:hAnsi="Arial" w:cs="Arial"/>
            <w:lang w:val="en-US"/>
          </w:rPr>
          <w:delText xml:space="preserve"> effects of stress </w:delText>
        </w:r>
        <w:r w:rsidRPr="58E48305" w:rsidDel="00AD6E2B">
          <w:rPr>
            <w:rFonts w:ascii="Arial" w:hAnsi="Arial" w:cs="Arial"/>
            <w:lang w:val="en-US"/>
          </w:rPr>
          <w:delText xml:space="preserve">on these different types of learning </w:delText>
        </w:r>
        <w:r w:rsidRPr="58E48305" w:rsidDel="00346CB7">
          <w:rPr>
            <w:rFonts w:ascii="Arial" w:hAnsi="Arial" w:cs="Arial"/>
            <w:lang w:val="en-US"/>
          </w:rPr>
          <w:delText xml:space="preserve">are beneficial sometimes and detrimental other times </w:delText>
        </w:r>
      </w:del>
      <w:r w:rsidRPr="58E48305">
        <w:rPr>
          <w:rFonts w:ascii="Arial" w:hAnsi="Arial" w:cs="Arial"/>
          <w:lang w:val="en-US"/>
        </w:rPr>
        <w:fldChar w:fldCharType="begin" w:fldLock="1"/>
      </w:r>
      <w:r w:rsidRPr="58E48305">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Pr="58E48305">
        <w:rPr>
          <w:rFonts w:ascii="Arial" w:hAnsi="Arial" w:cs="Arial"/>
          <w:lang w:val="en-US"/>
        </w:rPr>
        <w:fldChar w:fldCharType="separate"/>
      </w:r>
      <w:r w:rsidRPr="58E48305" w:rsidR="005213EF">
        <w:rPr>
          <w:rFonts w:ascii="Arial" w:hAnsi="Arial" w:cs="Arial"/>
          <w:noProof/>
          <w:lang w:val="en-US"/>
        </w:rPr>
        <w:t>(Goldfarb et al., 2015; Plessow et al., 2012, 2011)</w:t>
      </w:r>
      <w:r w:rsidRPr="58E48305">
        <w:rPr>
          <w:rFonts w:ascii="Arial" w:hAnsi="Arial" w:cs="Arial"/>
          <w:lang w:val="en-US"/>
        </w:rPr>
        <w:fldChar w:fldCharType="end"/>
      </w:r>
      <w:r w:rsidRPr="58E48305" w:rsidR="00C820B3">
        <w:rPr>
          <w:rFonts w:ascii="Arial" w:hAnsi="Arial" w:cs="Arial"/>
          <w:lang w:val="en-US"/>
        </w:rPr>
        <w:t xml:space="preserve">. </w:t>
      </w:r>
      <w:r w:rsidRPr="58E48305" w:rsidR="009C37B8">
        <w:rPr>
          <w:rFonts w:ascii="Arial" w:hAnsi="Arial" w:cs="Arial"/>
          <w:lang w:val="en-US"/>
        </w:rPr>
        <w:t>In a meta-analysis, acute stress had</w:t>
      </w:r>
      <w:del w:author="Lennart Lüttgau" w:date="2021-07-06T11:44:00Z" w:id="191">
        <w:r w:rsidRPr="58E48305" w:rsidDel="009C37B8">
          <w:rPr>
            <w:rFonts w:ascii="Arial" w:hAnsi="Arial" w:cs="Arial"/>
            <w:lang w:val="en-US"/>
          </w:rPr>
          <w:delText xml:space="preserve"> a</w:delText>
        </w:r>
      </w:del>
      <w:r w:rsidRPr="58E48305" w:rsidR="009C37B8">
        <w:rPr>
          <w:rFonts w:ascii="Arial" w:hAnsi="Arial" w:cs="Arial"/>
          <w:lang w:val="en-US"/>
        </w:rPr>
        <w:t xml:space="preserve"> small negative impact </w:t>
      </w:r>
      <w:del w:author="Lennart Lüttgau" w:date="2021-07-06T11:44:00Z" w:id="192">
        <w:r w:rsidRPr="58E48305" w:rsidDel="009C37B8">
          <w:rPr>
            <w:rFonts w:ascii="Arial" w:hAnsi="Arial" w:cs="Arial"/>
            <w:lang w:val="en-US"/>
          </w:rPr>
          <w:delText xml:space="preserve">on </w:delText>
        </w:r>
      </w:del>
      <w:ins w:author="Lennart Lüttgau" w:date="2021-07-06T11:44:00Z" w:id="193">
        <w:r w:rsidRPr="58E48305" w:rsidR="00F86226">
          <w:rPr>
            <w:rFonts w:ascii="Arial" w:hAnsi="Arial" w:cs="Arial"/>
            <w:lang w:val="en-US"/>
          </w:rPr>
          <w:t xml:space="preserve">for </w:t>
        </w:r>
      </w:ins>
      <w:r w:rsidRPr="58E48305" w:rsidR="009C37B8">
        <w:rPr>
          <w:rFonts w:ascii="Arial" w:hAnsi="Arial" w:cs="Arial"/>
          <w:lang w:val="en-US"/>
        </w:rPr>
        <w:t xml:space="preserve">tasks in which reward seeking and risk taking </w:t>
      </w:r>
      <w:del w:author="Lennart Lüttgau" w:date="2021-07-06T11:44:00Z" w:id="194">
        <w:r w:rsidRPr="58E48305" w:rsidDel="009C37B8">
          <w:rPr>
            <w:rFonts w:ascii="Arial" w:hAnsi="Arial" w:cs="Arial"/>
            <w:lang w:val="en-US"/>
          </w:rPr>
          <w:delText xml:space="preserve">was </w:delText>
        </w:r>
      </w:del>
      <w:ins w:author="Lennart Lüttgau" w:date="2021-07-06T11:44:00Z" w:id="195">
        <w:r w:rsidRPr="58E48305" w:rsidR="00F86226">
          <w:rPr>
            <w:rFonts w:ascii="Arial" w:hAnsi="Arial" w:cs="Arial"/>
            <w:lang w:val="en-US"/>
          </w:rPr>
          <w:t xml:space="preserve">is </w:t>
        </w:r>
      </w:ins>
      <w:r w:rsidRPr="58E48305" w:rsidR="009C37B8">
        <w:rPr>
          <w:rFonts w:ascii="Arial" w:hAnsi="Arial" w:cs="Arial"/>
          <w:lang w:val="en-US"/>
        </w:rPr>
        <w:t>disadvantageous (</w:t>
      </w:r>
      <w:r w:rsidRPr="58E48305" w:rsidR="009C37B8">
        <w:rPr>
          <w:rFonts w:ascii="Arial" w:hAnsi="Arial" w:cs="Arial"/>
          <w:i/>
          <w:iCs/>
          <w:lang w:val="en-US"/>
        </w:rPr>
        <w:t>d</w:t>
      </w:r>
      <w:r w:rsidRPr="58E48305" w:rsidR="009C37B8">
        <w:rPr>
          <w:rFonts w:ascii="Arial" w:hAnsi="Arial" w:cs="Arial"/>
          <w:lang w:val="en-US"/>
        </w:rPr>
        <w:t xml:space="preserve"> = .26 and </w:t>
      </w:r>
      <w:r w:rsidRPr="58E48305" w:rsidR="009C37B8">
        <w:rPr>
          <w:rFonts w:ascii="Arial" w:hAnsi="Arial" w:cs="Arial"/>
          <w:i/>
          <w:iCs/>
          <w:lang w:val="en-US"/>
        </w:rPr>
        <w:t>d</w:t>
      </w:r>
      <w:r w:rsidRPr="58E48305" w:rsidR="009C37B8">
        <w:rPr>
          <w:rFonts w:ascii="Arial" w:hAnsi="Arial" w:cs="Arial"/>
          <w:lang w:val="en-US"/>
        </w:rPr>
        <w:t xml:space="preserve"> = .44), but </w:t>
      </w:r>
      <w:ins w:author="Sjoerds, Z." w:date="2021-07-16T09:34:00Z" w:id="196">
        <w:r w:rsidRPr="58E48305" w:rsidR="5F889D34">
          <w:rPr>
            <w:rFonts w:ascii="Arial" w:hAnsi="Arial" w:cs="Arial"/>
            <w:lang w:val="en-US"/>
          </w:rPr>
          <w:t xml:space="preserve">showed </w:t>
        </w:r>
      </w:ins>
      <w:r w:rsidRPr="58E48305" w:rsidR="009C37B8">
        <w:rPr>
          <w:rFonts w:ascii="Arial" w:hAnsi="Arial" w:cs="Arial"/>
          <w:lang w:val="en-US"/>
        </w:rPr>
        <w:t>no effect if this was not the case</w:t>
      </w:r>
      <w:del w:author="Lennart Lüttgau" w:date="2021-07-06T11:44:00Z" w:id="197">
        <w:r w:rsidRPr="58E48305" w:rsidDel="009C37B8">
          <w:rPr>
            <w:rFonts w:ascii="Arial" w:hAnsi="Arial" w:cs="Arial"/>
            <w:lang w:val="en-US"/>
          </w:rPr>
          <w:delText>.</w:delText>
        </w:r>
      </w:del>
      <w:r w:rsidRPr="58E48305" w:rsidR="009C37B8">
        <w:rPr>
          <w:rFonts w:ascii="Arial" w:hAnsi="Arial" w:cs="Arial"/>
          <w:lang w:val="en-US"/>
        </w:rPr>
        <w:t xml:space="preserve"> </w:t>
      </w:r>
      <w:r w:rsidRPr="58E48305">
        <w:rPr>
          <w:rFonts w:ascii="Arial" w:hAnsi="Arial" w:cs="Arial"/>
          <w:lang w:val="en-US"/>
        </w:rPr>
        <w:fldChar w:fldCharType="begin" w:fldLock="1"/>
      </w:r>
      <w:r w:rsidRPr="58E48305">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58E48305">
        <w:rPr>
          <w:rFonts w:ascii="Arial" w:hAnsi="Arial" w:cs="Arial"/>
          <w:lang w:val="en-US"/>
        </w:rPr>
        <w:fldChar w:fldCharType="separate"/>
      </w:r>
      <w:r w:rsidRPr="58E48305" w:rsidR="005213EF">
        <w:rPr>
          <w:rFonts w:ascii="Arial" w:hAnsi="Arial" w:cs="Arial"/>
          <w:noProof/>
          <w:lang w:val="en-US"/>
        </w:rPr>
        <w:t>(Starcke and Brand, 2016)</w:t>
      </w:r>
      <w:r w:rsidRPr="58E48305">
        <w:rPr>
          <w:rFonts w:ascii="Arial" w:hAnsi="Arial" w:cs="Arial"/>
          <w:lang w:val="en-US"/>
        </w:rPr>
        <w:fldChar w:fldCharType="end"/>
      </w:r>
      <w:r w:rsidRPr="58E48305" w:rsidR="00C54CFF">
        <w:rPr>
          <w:rFonts w:ascii="Arial" w:hAnsi="Arial" w:cs="Arial"/>
          <w:lang w:val="en-US"/>
        </w:rPr>
        <w:t>.</w:t>
      </w:r>
      <w:r w:rsidRPr="58E48305" w:rsidR="00E4715D">
        <w:rPr>
          <w:rFonts w:ascii="Arial" w:hAnsi="Arial" w:cs="Arial"/>
          <w:lang w:val="en-US"/>
        </w:rPr>
        <w:t xml:space="preserve"> Similarly, a meta-analysis investigating the effects of acute stress on cognitive flexibility in a smaller study </w:t>
      </w:r>
      <w:del w:author="Sjoerds, Z." w:date="2021-07-16T09:34:00Z" w:id="198">
        <w:r w:rsidRPr="58E48305" w:rsidDel="00E4715D">
          <w:rPr>
            <w:rFonts w:ascii="Arial" w:hAnsi="Arial" w:cs="Arial"/>
            <w:lang w:val="en-US"/>
          </w:rPr>
          <w:delText xml:space="preserve">set </w:delText>
        </w:r>
      </w:del>
      <w:r w:rsidRPr="58E48305" w:rsidR="00BB7C24">
        <w:rPr>
          <w:rFonts w:ascii="Arial" w:hAnsi="Arial" w:cs="Arial"/>
          <w:lang w:val="en-US"/>
        </w:rPr>
        <w:t xml:space="preserve">concluded that stress had an impairing effect </w:t>
      </w:r>
      <w:r w:rsidRPr="58E48305">
        <w:rPr>
          <w:rFonts w:ascii="Arial" w:hAnsi="Arial" w:cs="Arial"/>
          <w:lang w:val="en-US"/>
        </w:rPr>
        <w:fldChar w:fldCharType="begin" w:fldLock="1"/>
      </w:r>
      <w:r w:rsidRPr="58E48305">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58E48305">
        <w:rPr>
          <w:rFonts w:ascii="Arial" w:hAnsi="Arial" w:cs="Arial"/>
          <w:lang w:val="en-US"/>
        </w:rPr>
        <w:fldChar w:fldCharType="separate"/>
      </w:r>
      <w:r w:rsidRPr="58E48305" w:rsidR="005213EF">
        <w:rPr>
          <w:rFonts w:ascii="Arial" w:hAnsi="Arial" w:cs="Arial"/>
          <w:noProof/>
          <w:lang w:val="en-US"/>
        </w:rPr>
        <w:t>(Shields et al., 2016)</w:t>
      </w:r>
      <w:r w:rsidRPr="58E48305">
        <w:rPr>
          <w:rFonts w:ascii="Arial" w:hAnsi="Arial" w:cs="Arial"/>
          <w:lang w:val="en-US"/>
        </w:rPr>
        <w:fldChar w:fldCharType="end"/>
      </w:r>
      <w:r w:rsidRPr="58E48305" w:rsidR="00BB7C24">
        <w:rPr>
          <w:rFonts w:ascii="Arial" w:hAnsi="Arial" w:cs="Arial"/>
          <w:lang w:val="en-US"/>
        </w:rPr>
        <w:t>. Both meta-analyses</w:t>
      </w:r>
      <w:r w:rsidRPr="58E48305" w:rsidR="00407D3B">
        <w:rPr>
          <w:rFonts w:ascii="Arial" w:hAnsi="Arial" w:cs="Arial"/>
          <w:lang w:val="en-US"/>
        </w:rPr>
        <w:t xml:space="preserve"> predominantly</w:t>
      </w:r>
      <w:r w:rsidRPr="58E48305" w:rsidR="00BB7C24">
        <w:rPr>
          <w:rFonts w:ascii="Arial" w:hAnsi="Arial" w:cs="Arial"/>
          <w:lang w:val="en-US"/>
        </w:rPr>
        <w:t xml:space="preserve"> focus</w:t>
      </w:r>
      <w:del w:author="Lennart Lüttgau" w:date="2021-07-06T11:45:00Z" w:id="199">
        <w:r w:rsidRPr="58E48305" w:rsidDel="00BB7C24">
          <w:rPr>
            <w:rFonts w:ascii="Arial" w:hAnsi="Arial" w:cs="Arial"/>
            <w:lang w:val="en-US"/>
          </w:rPr>
          <w:delText>s</w:delText>
        </w:r>
      </w:del>
      <w:r w:rsidRPr="58E48305" w:rsidR="00BB7C24">
        <w:rPr>
          <w:rFonts w:ascii="Arial" w:hAnsi="Arial" w:cs="Arial"/>
          <w:lang w:val="en-US"/>
        </w:rPr>
        <w:t>ed on</w:t>
      </w:r>
      <w:r w:rsidRPr="58E48305" w:rsidR="009C37B8">
        <w:rPr>
          <w:rFonts w:ascii="Arial" w:hAnsi="Arial" w:cs="Arial"/>
          <w:lang w:val="en-US"/>
        </w:rPr>
        <w:t xml:space="preserve"> </w:t>
      </w:r>
      <w:commentRangeStart w:id="200"/>
      <w:del w:author="Lennart Lüttgau" w:date="2021-07-06T11:45:00Z" w:id="201">
        <w:r w:rsidRPr="58E48305" w:rsidDel="009C37B8">
          <w:rPr>
            <w:rFonts w:ascii="Arial" w:hAnsi="Arial" w:cs="Arial"/>
            <w:lang w:val="en-US"/>
          </w:rPr>
          <w:delText>older</w:delText>
        </w:r>
        <w:r w:rsidRPr="58E48305" w:rsidDel="00BB7C24">
          <w:rPr>
            <w:rFonts w:ascii="Arial" w:hAnsi="Arial" w:cs="Arial"/>
            <w:lang w:val="en-US"/>
          </w:rPr>
          <w:delText xml:space="preserve"> </w:delText>
        </w:r>
      </w:del>
      <w:commentRangeEnd w:id="200"/>
      <w:r>
        <w:commentReference w:id="200"/>
      </w:r>
      <w:r w:rsidRPr="58E48305" w:rsidR="00BB7C24">
        <w:rPr>
          <w:rFonts w:ascii="Arial" w:hAnsi="Arial" w:cs="Arial"/>
          <w:lang w:val="en-US"/>
        </w:rPr>
        <w:t>paradigms such as the Wisconsin card sorting test</w:t>
      </w:r>
      <w:r w:rsidRPr="58E48305" w:rsidR="00407D3B">
        <w:rPr>
          <w:rFonts w:ascii="Arial" w:hAnsi="Arial" w:cs="Arial"/>
          <w:lang w:val="en-US"/>
        </w:rPr>
        <w:t xml:space="preserve"> or</w:t>
      </w:r>
      <w:r w:rsidRPr="58E48305" w:rsidR="00BB7C24">
        <w:rPr>
          <w:rFonts w:ascii="Arial" w:hAnsi="Arial" w:cs="Arial"/>
          <w:lang w:val="en-US"/>
        </w:rPr>
        <w:t xml:space="preserve"> task-switching test</w:t>
      </w:r>
      <w:r w:rsidRPr="58E48305" w:rsidR="00407D3B">
        <w:rPr>
          <w:rFonts w:ascii="Arial" w:hAnsi="Arial" w:cs="Arial"/>
          <w:lang w:val="en-US"/>
        </w:rPr>
        <w:t>s</w:t>
      </w:r>
      <w:r w:rsidRPr="58E48305" w:rsidR="00BB7C24">
        <w:rPr>
          <w:rFonts w:ascii="Arial" w:hAnsi="Arial" w:cs="Arial"/>
          <w:lang w:val="en-US"/>
        </w:rPr>
        <w:t>. While providing valuable insight into overall cognitive flexibility</w:t>
      </w:r>
      <w:ins w:author="Sjoerds, Z." w:date="2021-07-16T09:35:00Z" w:id="202">
        <w:r w:rsidRPr="58E48305" w:rsidR="03625941">
          <w:rPr>
            <w:rFonts w:ascii="Arial" w:hAnsi="Arial" w:cs="Arial"/>
            <w:lang w:val="en-US"/>
          </w:rPr>
          <w:t>,</w:t>
        </w:r>
      </w:ins>
      <w:r w:rsidRPr="58E48305" w:rsidR="00BB7C24">
        <w:rPr>
          <w:rFonts w:ascii="Arial" w:hAnsi="Arial" w:cs="Arial"/>
          <w:lang w:val="en-US"/>
        </w:rPr>
        <w:t xml:space="preserve"> these paradigms mostly rely on averaged outcome measures. In contrast, </w:t>
      </w:r>
      <w:commentRangeStart w:id="203"/>
      <w:del w:author="Lennart Lüttgau" w:date="2021-07-06T11:47:00Z" w:id="204">
        <w:r w:rsidRPr="58E48305" w:rsidDel="00BB7C24">
          <w:rPr>
            <w:rFonts w:ascii="Arial" w:hAnsi="Arial" w:cs="Arial"/>
            <w:lang w:val="en-US"/>
          </w:rPr>
          <w:delText xml:space="preserve">novel </w:delText>
        </w:r>
      </w:del>
      <w:commentRangeEnd w:id="203"/>
      <w:r>
        <w:commentReference w:id="203"/>
      </w:r>
      <w:r w:rsidRPr="58E48305" w:rsidR="00BB7C24">
        <w:rPr>
          <w:rFonts w:ascii="Arial" w:hAnsi="Arial" w:cs="Arial"/>
          <w:lang w:val="en-US"/>
        </w:rPr>
        <w:t xml:space="preserve">tasks designed for computational modeling </w:t>
      </w:r>
      <w:ins w:author="Lennart Lüttgau" w:date="2021-07-06T11:47:00Z" w:id="205">
        <w:r w:rsidRPr="58E48305" w:rsidR="00F86226">
          <w:rPr>
            <w:rFonts w:ascii="Arial" w:hAnsi="Arial" w:cs="Arial"/>
            <w:lang w:val="en-US"/>
          </w:rPr>
          <w:t xml:space="preserve">may </w:t>
        </w:r>
      </w:ins>
      <w:r w:rsidRPr="58E48305" w:rsidR="00BB7C24">
        <w:rPr>
          <w:rFonts w:ascii="Arial" w:hAnsi="Arial" w:cs="Arial"/>
          <w:lang w:val="en-US"/>
        </w:rPr>
        <w:t xml:space="preserve">provide a more fine-grained measure of </w:t>
      </w:r>
      <w:del w:author="Lennart Lüttgau" w:date="2021-07-06T11:48:00Z" w:id="206">
        <w:r w:rsidRPr="58E48305" w:rsidDel="00BB7C24">
          <w:rPr>
            <w:rFonts w:ascii="Arial" w:hAnsi="Arial" w:cs="Arial"/>
            <w:lang w:val="en-US"/>
          </w:rPr>
          <w:delText xml:space="preserve">underlying </w:delText>
        </w:r>
      </w:del>
      <w:ins w:author="Lennart Lüttgau" w:date="2021-07-06T11:48:00Z" w:id="207">
        <w:r w:rsidRPr="58E48305" w:rsidR="00F86226">
          <w:rPr>
            <w:rFonts w:ascii="Arial" w:hAnsi="Arial" w:cs="Arial"/>
            <w:lang w:val="en-US"/>
          </w:rPr>
          <w:t>behavioral adaptation</w:t>
        </w:r>
      </w:ins>
      <w:del w:author="Lennart Lüttgau" w:date="2021-07-06T11:48:00Z" w:id="208">
        <w:r w:rsidRPr="58E48305" w:rsidDel="00BB7C24">
          <w:rPr>
            <w:rFonts w:ascii="Arial" w:hAnsi="Arial" w:cs="Arial"/>
            <w:lang w:val="en-US"/>
          </w:rPr>
          <w:delText>processes</w:delText>
        </w:r>
      </w:del>
      <w:del w:author="Lennart Lüttgau" w:date="2021-07-06T11:46:00Z" w:id="209">
        <w:r w:rsidRPr="58E48305" w:rsidDel="00BB7C24">
          <w:rPr>
            <w:rFonts w:ascii="Arial" w:hAnsi="Arial" w:cs="Arial"/>
            <w:lang w:val="en-US"/>
          </w:rPr>
          <w:delText>, as will become clear in the next section</w:delText>
        </w:r>
      </w:del>
      <w:r w:rsidRPr="58E48305" w:rsidR="009C37B8">
        <w:rPr>
          <w:rFonts w:ascii="Arial" w:hAnsi="Arial" w:cs="Arial"/>
          <w:lang w:val="en-US"/>
        </w:rPr>
        <w:t xml:space="preserve">. </w:t>
      </w:r>
      <w:commentRangeStart w:id="210"/>
      <w:r w:rsidRPr="58E48305" w:rsidR="009C37B8">
        <w:rPr>
          <w:rFonts w:ascii="Arial" w:hAnsi="Arial" w:cs="Arial"/>
          <w:lang w:val="en-US"/>
        </w:rPr>
        <w:t>Further variance</w:t>
      </w:r>
      <w:ins w:author="Sjoerds, Z." w:date="2021-07-16T09:35:00Z" w:id="211">
        <w:r w:rsidRPr="58E48305" w:rsidR="645A85AD">
          <w:rPr>
            <w:rFonts w:ascii="Arial" w:hAnsi="Arial" w:cs="Arial"/>
            <w:lang w:val="en-US"/>
          </w:rPr>
          <w:t xml:space="preserve"> in </w:t>
        </w:r>
      </w:ins>
      <w:ins w:author="Sjoerds, Z." w:date="2021-07-16T09:36:00Z" w:id="212">
        <w:r w:rsidRPr="58E48305" w:rsidR="645A85AD">
          <w:rPr>
            <w:rFonts w:ascii="Arial" w:hAnsi="Arial" w:cs="Arial"/>
            <w:lang w:val="en-US"/>
          </w:rPr>
          <w:t>these measurements</w:t>
        </w:r>
      </w:ins>
      <w:r w:rsidRPr="58E48305" w:rsidR="009C37B8">
        <w:rPr>
          <w:rFonts w:ascii="Arial" w:hAnsi="Arial" w:cs="Arial"/>
          <w:lang w:val="en-US"/>
        </w:rPr>
        <w:t xml:space="preserve"> is introduced by different</w:t>
      </w:r>
      <w:r w:rsidRPr="58E48305" w:rsidR="00686512">
        <w:rPr>
          <w:rFonts w:ascii="Arial" w:hAnsi="Arial" w:cs="Arial"/>
          <w:lang w:val="en-US"/>
        </w:rPr>
        <w:t xml:space="preserve"> type</w:t>
      </w:r>
      <w:r w:rsidRPr="58E48305" w:rsidR="009C37B8">
        <w:rPr>
          <w:rFonts w:ascii="Arial" w:hAnsi="Arial" w:cs="Arial"/>
          <w:lang w:val="en-US"/>
        </w:rPr>
        <w:t xml:space="preserve">s </w:t>
      </w:r>
      <w:del w:author="Lennart Lüttgau" w:date="2021-07-06T11:48:00Z" w:id="213">
        <w:r w:rsidRPr="58E48305" w:rsidDel="009C37B8">
          <w:rPr>
            <w:rFonts w:ascii="Arial" w:hAnsi="Arial" w:cs="Arial"/>
            <w:lang w:val="en-US"/>
          </w:rPr>
          <w:delText xml:space="preserve"> </w:delText>
        </w:r>
        <w:r w:rsidRPr="58E48305" w:rsidDel="00686512">
          <w:rPr>
            <w:rFonts w:ascii="Arial" w:hAnsi="Arial" w:cs="Arial"/>
            <w:lang w:val="en-US"/>
          </w:rPr>
          <w:delText xml:space="preserve"> </w:delText>
        </w:r>
      </w:del>
      <w:r w:rsidRPr="58E48305" w:rsidR="006E0891">
        <w:rPr>
          <w:rFonts w:ascii="Arial" w:hAnsi="Arial" w:cs="Arial"/>
          <w:lang w:val="en-US"/>
        </w:rPr>
        <w:t xml:space="preserve">of </w:t>
      </w:r>
      <w:r w:rsidRPr="58E48305" w:rsidR="00AD6E2B">
        <w:rPr>
          <w:rFonts w:ascii="Arial" w:hAnsi="Arial" w:cs="Arial"/>
          <w:lang w:val="en-US"/>
        </w:rPr>
        <w:t xml:space="preserve">standardized </w:t>
      </w:r>
      <w:r w:rsidRPr="58E48305" w:rsidR="006E0891">
        <w:rPr>
          <w:rFonts w:ascii="Arial" w:hAnsi="Arial" w:cs="Arial"/>
          <w:lang w:val="en-US"/>
        </w:rPr>
        <w:t>stressors</w:t>
      </w:r>
      <w:r w:rsidRPr="58E48305" w:rsidR="00AD6E2B">
        <w:rPr>
          <w:rFonts w:ascii="Arial" w:hAnsi="Arial" w:cs="Arial"/>
          <w:lang w:val="en-US"/>
        </w:rPr>
        <w:t>, which are commonly used in behavioral experiments. They can be p</w:t>
      </w:r>
      <w:r w:rsidRPr="58E48305" w:rsidR="00686512">
        <w:rPr>
          <w:rFonts w:ascii="Arial" w:hAnsi="Arial" w:cs="Arial"/>
          <w:lang w:val="en-US"/>
        </w:rPr>
        <w:t>hysiological as in the Cold Pressor Task</w:t>
      </w:r>
      <w:r w:rsidRPr="58E48305" w:rsidR="00AD6E2B">
        <w:rPr>
          <w:rFonts w:ascii="Arial" w:hAnsi="Arial" w:cs="Arial"/>
          <w:lang w:val="en-US"/>
        </w:rPr>
        <w:t xml:space="preserve">, </w:t>
      </w:r>
      <w:r w:rsidRPr="58E48305" w:rsidR="00686512">
        <w:rPr>
          <w:rFonts w:ascii="Arial" w:hAnsi="Arial" w:cs="Arial"/>
          <w:lang w:val="en-US"/>
        </w:rPr>
        <w:t>psychosocial as in the Trier Social Stress Test (TSST)</w:t>
      </w:r>
      <w:r w:rsidRPr="58E48305" w:rsidR="00AD6E2B">
        <w:rPr>
          <w:rFonts w:ascii="Arial" w:hAnsi="Arial" w:cs="Arial"/>
          <w:lang w:val="en-US"/>
        </w:rPr>
        <w:t xml:space="preserve"> or both as in the Socially Evaluated Cold Pressor Test</w:t>
      </w:r>
      <w:r w:rsidRPr="58E48305" w:rsidR="00686512">
        <w:rPr>
          <w:rFonts w:ascii="Arial" w:hAnsi="Arial" w:cs="Arial"/>
          <w:lang w:val="en-US"/>
        </w:rPr>
        <w:t xml:space="preserve"> </w:t>
      </w:r>
      <w:del w:author="Sjoerds, Z." w:date="2021-07-16T09:36:00Z" w:id="214">
        <w:r w:rsidRPr="58E48305" w:rsidDel="003040FF">
          <w:rPr>
            <w:rFonts w:ascii="Arial" w:hAnsi="Arial" w:cs="Arial"/>
            <w:lang w:val="en-US"/>
          </w:rPr>
          <w:delText xml:space="preserve"> </w:delText>
        </w:r>
      </w:del>
      <w:r w:rsidRPr="58E48305">
        <w:rPr>
          <w:rFonts w:ascii="Arial" w:hAnsi="Arial" w:cs="Arial"/>
          <w:lang w:val="en-US"/>
        </w:rPr>
        <w:fldChar w:fldCharType="begin" w:fldLock="1"/>
      </w:r>
      <w:r w:rsidRPr="58E48305">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58E48305">
        <w:rPr>
          <w:rFonts w:ascii="Arial" w:hAnsi="Arial" w:cs="Arial"/>
          <w:lang w:val="en-US"/>
        </w:rPr>
        <w:fldChar w:fldCharType="separate"/>
      </w:r>
      <w:r w:rsidRPr="58E48305" w:rsidR="005213EF">
        <w:rPr>
          <w:rFonts w:ascii="Arial" w:hAnsi="Arial" w:cs="Arial"/>
          <w:noProof/>
          <w:lang w:val="en-US"/>
        </w:rPr>
        <w:t>(Starcke and Brand, 2016)</w:t>
      </w:r>
      <w:r w:rsidRPr="58E48305">
        <w:rPr>
          <w:rFonts w:ascii="Arial" w:hAnsi="Arial" w:cs="Arial"/>
          <w:lang w:val="en-US"/>
        </w:rPr>
        <w:fldChar w:fldCharType="end"/>
      </w:r>
      <w:r w:rsidRPr="58E48305" w:rsidR="00686512">
        <w:rPr>
          <w:rFonts w:ascii="Arial" w:hAnsi="Arial" w:cs="Arial"/>
          <w:lang w:val="en-US"/>
        </w:rPr>
        <w:t>.</w:t>
      </w:r>
      <w:r w:rsidRPr="58E48305" w:rsidR="00DB4F9C">
        <w:rPr>
          <w:rFonts w:ascii="Arial" w:hAnsi="Arial" w:cs="Arial"/>
          <w:lang w:val="en-US"/>
        </w:rPr>
        <w:t xml:space="preserve"> </w:t>
      </w:r>
      <w:r w:rsidRPr="58E48305" w:rsidR="00A032A5">
        <w:rPr>
          <w:rFonts w:ascii="Arial" w:hAnsi="Arial" w:cs="Arial"/>
          <w:lang w:val="en-US"/>
        </w:rPr>
        <w:t>The</w:t>
      </w:r>
      <w:r w:rsidRPr="58E48305" w:rsidR="00DB4F9C">
        <w:rPr>
          <w:rFonts w:ascii="Arial" w:hAnsi="Arial" w:cs="Arial"/>
          <w:lang w:val="en-US"/>
        </w:rPr>
        <w:t xml:space="preserve"> physiological paradigms lead to more immediate stress</w:t>
      </w:r>
      <w:r w:rsidRPr="58E48305" w:rsidR="00A032A5">
        <w:rPr>
          <w:rFonts w:ascii="Arial" w:hAnsi="Arial" w:cs="Arial"/>
          <w:lang w:val="en-US"/>
        </w:rPr>
        <w:t xml:space="preserve"> during learning, whereas the psychosocial paradigms release their full physiological effect 10-20 mins after stress induction. </w:t>
      </w:r>
      <w:commentRangeEnd w:id="210"/>
      <w:r>
        <w:commentReference w:id="210"/>
      </w:r>
    </w:p>
    <w:p w:rsidRPr="00CB4EE8" w:rsidR="00CB4EE8" w:rsidP="006F1403" w:rsidRDefault="005213EF" w14:paraId="4AA5FE75" w14:textId="76598518">
      <w:pPr>
        <w:spacing w:line="480" w:lineRule="auto"/>
        <w:jc w:val="both"/>
        <w:rPr>
          <w:rFonts w:ascii="Arial" w:hAnsi="Arial" w:cs="Arial"/>
          <w:b/>
          <w:bCs/>
          <w:lang w:val="en-US"/>
        </w:rPr>
      </w:pPr>
      <w:commentRangeStart w:id="215"/>
      <w:r>
        <w:rPr>
          <w:rFonts w:ascii="Arial" w:hAnsi="Arial" w:cs="Arial"/>
          <w:b/>
          <w:bCs/>
          <w:lang w:val="en-US"/>
        </w:rPr>
        <w:t xml:space="preserve">1.3 </w:t>
      </w:r>
      <w:r w:rsidRPr="00F71203" w:rsidR="00CB4EE8">
        <w:rPr>
          <w:rFonts w:ascii="Arial" w:hAnsi="Arial" w:cs="Arial"/>
          <w:b/>
          <w:bCs/>
          <w:lang w:val="en-US"/>
        </w:rPr>
        <w:t>Stress and learning</w:t>
      </w:r>
      <w:r w:rsidR="00CB4EE8">
        <w:rPr>
          <w:rFonts w:ascii="Arial" w:hAnsi="Arial" w:cs="Arial"/>
          <w:b/>
          <w:bCs/>
          <w:lang w:val="en-US"/>
        </w:rPr>
        <w:t xml:space="preserve"> (computational)</w:t>
      </w:r>
      <w:commentRangeEnd w:id="215"/>
      <w:r w:rsidR="007E0A95">
        <w:rPr>
          <w:rStyle w:val="CommentReference"/>
        </w:rPr>
        <w:commentReference w:id="215"/>
      </w:r>
    </w:p>
    <w:p w:rsidR="008A5695" w:rsidP="006F1403" w:rsidRDefault="00BB7C24" w14:paraId="7499434A" w14:textId="79612310">
      <w:pPr>
        <w:spacing w:line="480" w:lineRule="auto"/>
        <w:jc w:val="both"/>
        <w:rPr>
          <w:rFonts w:ascii="Arial" w:hAnsi="Arial" w:cs="Arial"/>
          <w:lang w:val="en-US"/>
        </w:rPr>
      </w:pPr>
      <w:r w:rsidRPr="728432B7">
        <w:rPr>
          <w:rFonts w:ascii="Arial" w:hAnsi="Arial" w:cs="Arial"/>
          <w:lang w:val="en-US"/>
        </w:rPr>
        <w:t>In the last decade</w:t>
      </w:r>
      <w:r w:rsidRPr="728432B7" w:rsidR="008764F6">
        <w:rPr>
          <w:rFonts w:ascii="Arial" w:hAnsi="Arial" w:cs="Arial"/>
          <w:lang w:val="en-US"/>
        </w:rPr>
        <w:t xml:space="preserve"> computational approaches</w:t>
      </w:r>
      <w:r w:rsidRPr="728432B7" w:rsidR="009C37B8">
        <w:rPr>
          <w:rFonts w:ascii="Arial" w:hAnsi="Arial" w:cs="Arial"/>
          <w:lang w:val="en-US"/>
        </w:rPr>
        <w:t xml:space="preserve"> combined with cognitive neuroscience </w:t>
      </w:r>
      <w:ins w:author="Sjoerds, Z." w:date="2021-07-16T09:37:00Z" w:id="216">
        <w:r w:rsidRPr="728432B7" w:rsidR="0A37B84F">
          <w:rPr>
            <w:rFonts w:ascii="Arial" w:hAnsi="Arial" w:cs="Arial"/>
            <w:lang w:val="en-US"/>
          </w:rPr>
          <w:t xml:space="preserve">to study cognitive control and decision-making </w:t>
        </w:r>
      </w:ins>
      <w:r w:rsidRPr="728432B7" w:rsidR="008764F6">
        <w:rPr>
          <w:rFonts w:ascii="Arial" w:hAnsi="Arial" w:cs="Arial"/>
          <w:lang w:val="en-US"/>
        </w:rPr>
        <w:t xml:space="preserve">gained traction in clinical application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et al., 2016; Maia and Frank, 2011)","plainTextFormattedCitation":"(Huys et al., 2016; Maia and Frank, 2011)","previouslyFormattedCitation":"(Huys et al., 2016; Maia and Frank, 2011)"},"properties":{"noteIndex":0},"schema":"https://github.com/citation-style-language/schema/raw/master/csl-citation.json"}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(Huys et al., 2016; Maia and Frank, 2011)</w:t>
      </w:r>
      <w:r w:rsidRPr="728432B7">
        <w:rPr>
          <w:rFonts w:ascii="Arial" w:hAnsi="Arial" w:cs="Arial"/>
          <w:lang w:val="en-US"/>
        </w:rPr>
        <w:fldChar w:fldCharType="end"/>
      </w:r>
      <w:r w:rsidRPr="728432B7" w:rsidR="008764F6">
        <w:rPr>
          <w:rFonts w:ascii="Arial" w:hAnsi="Arial" w:cs="Arial"/>
          <w:lang w:val="en-US"/>
        </w:rPr>
        <w:t xml:space="preserve">. </w:t>
      </w:r>
      <w:r w:rsidRPr="728432B7" w:rsidR="00686512">
        <w:rPr>
          <w:rFonts w:ascii="Arial" w:hAnsi="Arial" w:cs="Arial"/>
          <w:lang w:val="en-US"/>
        </w:rPr>
        <w:t>A useful dichotomy</w:t>
      </w:r>
      <w:r w:rsidRPr="728432B7" w:rsidR="00AD6E2B">
        <w:rPr>
          <w:rFonts w:ascii="Arial" w:hAnsi="Arial" w:cs="Arial"/>
          <w:lang w:val="en-US"/>
        </w:rPr>
        <w:t xml:space="preserve"> in differentiating decision-making is habitual versus goal-directed behavior</w:t>
      </w:r>
      <w:r w:rsidRPr="728432B7" w:rsidR="008B1C4B">
        <w:rPr>
          <w:rFonts w:ascii="Arial" w:hAnsi="Arial" w:cs="Arial"/>
          <w:lang w:val="en-US"/>
        </w:rPr>
        <w:t xml:space="preserve"> </w:t>
      </w:r>
      <w:r w:rsidRPr="728432B7" w:rsidR="00AD6E2B">
        <w:rPr>
          <w:rFonts w:ascii="Arial" w:hAnsi="Arial" w:cs="Arial"/>
          <w:lang w:val="en-US"/>
        </w:rPr>
        <w:t>and its</w:t>
      </w:r>
      <w:r w:rsidRPr="728432B7" w:rsidR="008B1C4B">
        <w:rPr>
          <w:rFonts w:ascii="Arial" w:hAnsi="Arial" w:cs="Arial"/>
          <w:lang w:val="en-US"/>
        </w:rPr>
        <w:t xml:space="preserve"> respective neural correlates</w:t>
      </w:r>
      <w:r w:rsidRPr="728432B7" w:rsidR="00686512">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{"citationItems":[{"id":"ITEM-1","itemData":{"DOI":"10.1038/npp.2009.131","ISSN":"0893133X","PMID":"19776734","abstract":"Recent behavioral studies in both humans and rodents have found evidence that performance in decision-making tasks depends on two different learning processes; one encoding the relationship between actions and their consequences and a second involving the formation of stimulus-response associations. These learning processes are thought to govern goal-directed and habitual actions, respectively, and have been found to depend on homologous corticostriatal networks in these species. Thus, recent research using comparable behavioral tasks in both humans and rats has implicated homologous regions of cortex (medial prefrontal cortex/medial orbital cortex in humans and prelimbic cortex in rats) and of dorsal striatum (anterior caudate in humans and dorsomedial striatum in rats) in goal-directed action and in the control of habitual actions (posterior lateral putamen in humans and dorsolateral striatum in rats). These learning processes have been argued to be antagonistic or competing because their control over performance appears to be all or none. Nevertheless, evidence has started to accumulate suggesting that they may at times compete and at others cooperate in the selection and subsequent evaluation of actions necessary for normal choice performance. It appears likely that cooperation or competition between these sources of action control depends not only on local interactions in dorsal striatum but also on the cortico-basal ganglia network within which the striatum is embedded and that mediates the integration of learning with basic motivational and emotional processes. The neural basis of the integration of learning and motivation in choice and decision-making is still controversial and we review some recent hypotheses relating to this issue. © 2010 Nature Publishing Group All rights reserved.","author":[{"dropping-particle":"","family":"Balleine","given":"Bernard W.","non-dropping-particle":"","parse-names":false,"suffix":""},{"dropping-particle":"","family":"O'Doherty","given":"John P.","non-dropping-particle":"","parse-names":false,"suffix":""}],"container-title":"Neuropsychopharmacology","id":"ITEM-1","issue":"1","issued":{"date-parts":[["2010"]]},"page":"48-69","title":"Human and rodent homologies in action control: Corticostriatal determinants of goal-directed and habitual action","type":"article-journal","volume":"35"},"uris":["http://www.mendeley.com/documents/?uuid=82aba8a3-f9e0-420d-8a04-b4826aa1f38e"]}],"mendeley":{"formattedCitation":"(Balleine and O’Doherty, 2010)","plainTextFormattedCitation":"(Balleine and O’Doherty, 2010)","previouslyFormattedCitation":"(Balleine and O’Doherty, 2010)"},"properties":{"noteIndex":0},"schema":"https://github.com/citation-style-language/schema/raw/master/csl-citation.json"}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(Balleine and O’Doherty, 2010)</w:t>
      </w:r>
      <w:r w:rsidRPr="728432B7">
        <w:rPr>
          <w:rFonts w:ascii="Arial" w:hAnsi="Arial" w:cs="Arial"/>
          <w:lang w:val="en-US"/>
        </w:rPr>
        <w:fldChar w:fldCharType="end"/>
      </w:r>
      <w:r w:rsidRPr="728432B7" w:rsidR="00686512">
        <w:rPr>
          <w:rFonts w:ascii="Arial" w:hAnsi="Arial" w:cs="Arial"/>
          <w:lang w:val="en-US"/>
        </w:rPr>
        <w:t xml:space="preserve">. </w:t>
      </w:r>
      <w:r w:rsidRPr="728432B7" w:rsidR="00C475DC">
        <w:rPr>
          <w:rFonts w:ascii="Arial" w:hAnsi="Arial" w:cs="Arial"/>
          <w:lang w:val="en-US"/>
        </w:rPr>
        <w:t>Both types of learning find their computational equivalent in reinforcement learning (RL)</w:t>
      </w:r>
      <w:r w:rsidRPr="728432B7" w:rsidR="00CF0F96">
        <w:rPr>
          <w:rFonts w:ascii="Arial" w:hAnsi="Arial" w:cs="Arial"/>
          <w:lang w:val="en-US"/>
        </w:rPr>
        <w:t xml:space="preserve"> model</w:t>
      </w:r>
      <w:ins w:author="Sjoerds, Z." w:date="2021-07-16T09:37:00Z" w:id="217">
        <w:r w:rsidRPr="728432B7" w:rsidR="486DD4D6">
          <w:rPr>
            <w:rFonts w:ascii="Arial" w:hAnsi="Arial" w:cs="Arial"/>
            <w:lang w:val="en-US"/>
          </w:rPr>
          <w:t>s</w:t>
        </w:r>
      </w:ins>
      <w:r w:rsidRPr="728432B7" w:rsidR="00C475DC">
        <w:rPr>
          <w:rFonts w:ascii="Arial" w:hAnsi="Arial" w:cs="Arial"/>
          <w:lang w:val="en-US"/>
        </w:rPr>
        <w:t>.</w:t>
      </w:r>
      <w:r w:rsidRPr="728432B7" w:rsidR="00CF0F96">
        <w:rPr>
          <w:rFonts w:ascii="Arial" w:hAnsi="Arial" w:cs="Arial"/>
          <w:lang w:val="en-US"/>
        </w:rPr>
        <w:t xml:space="preserve"> </w:t>
      </w:r>
      <w:commentRangeStart w:id="218"/>
      <w:r w:rsidRPr="728432B7" w:rsidR="00CF0F96">
        <w:rPr>
          <w:rFonts w:ascii="Arial" w:hAnsi="Arial" w:cs="Arial"/>
          <w:lang w:val="en-US"/>
        </w:rPr>
        <w:t xml:space="preserve">Generally, learning results from so-called reward prediction errors (RPE), </w:t>
      </w:r>
      <w:commentRangeEnd w:id="218"/>
      <w:r>
        <w:commentReference w:id="218"/>
      </w:r>
      <w:r w:rsidRPr="728432B7" w:rsidR="00CF0F96">
        <w:rPr>
          <w:rFonts w:ascii="Arial" w:hAnsi="Arial" w:cs="Arial"/>
          <w:lang w:val="en-US"/>
        </w:rPr>
        <w:t>signa</w:t>
      </w:r>
      <w:del w:author="Lennart Lüttgau" w:date="2021-07-06T11:50:00Z" w:id="219">
        <w:r w:rsidRPr="728432B7" w:rsidDel="00BB7C24">
          <w:rPr>
            <w:rFonts w:ascii="Arial" w:hAnsi="Arial" w:cs="Arial"/>
            <w:lang w:val="en-US"/>
          </w:rPr>
          <w:delText>l</w:delText>
        </w:r>
      </w:del>
      <w:r w:rsidRPr="728432B7" w:rsidR="00CF0F96">
        <w:rPr>
          <w:rFonts w:ascii="Arial" w:hAnsi="Arial" w:cs="Arial"/>
          <w:lang w:val="en-US"/>
        </w:rPr>
        <w:t>ling the difference between an observed and expected reward. RPE</w:t>
      </w:r>
      <w:ins w:author="Lennart Lüttgau" w:date="2021-07-06T11:53:00Z" w:id="220">
        <w:r w:rsidRPr="728432B7" w:rsidR="0075475E">
          <w:rPr>
            <w:rFonts w:ascii="Arial" w:hAnsi="Arial" w:cs="Arial"/>
            <w:lang w:val="en-US"/>
          </w:rPr>
          <w:t>s</w:t>
        </w:r>
      </w:ins>
      <w:r w:rsidRPr="728432B7" w:rsidR="00CF0F96">
        <w:rPr>
          <w:rFonts w:ascii="Arial" w:hAnsi="Arial" w:cs="Arial"/>
          <w:lang w:val="en-US"/>
        </w:rPr>
        <w:t xml:space="preserve"> are used to update choice values of </w:t>
      </w:r>
      <w:del w:author="Lennart Lüttgau" w:date="2021-07-06T11:54:00Z" w:id="221">
        <w:r w:rsidRPr="728432B7" w:rsidDel="00BB7C24">
          <w:rPr>
            <w:rFonts w:ascii="Arial" w:hAnsi="Arial" w:cs="Arial"/>
            <w:lang w:val="en-US"/>
          </w:rPr>
          <w:delText xml:space="preserve">available </w:delText>
        </w:r>
      </w:del>
      <w:r w:rsidRPr="728432B7" w:rsidR="00CF0F96">
        <w:rPr>
          <w:rFonts w:ascii="Arial" w:hAnsi="Arial" w:cs="Arial"/>
          <w:lang w:val="en-US"/>
        </w:rPr>
        <w:t>choice options</w:t>
      </w:r>
      <w:r w:rsidRPr="728432B7" w:rsidR="00DB4F9C">
        <w:rPr>
          <w:rFonts w:ascii="Arial" w:hAnsi="Arial" w:cs="Arial"/>
          <w:lang w:val="en-US"/>
        </w:rPr>
        <w:t xml:space="preserve"> in order to maximi</w:t>
      </w:r>
      <w:ins w:author="Lennart Lüttgau" w:date="2021-07-06T11:54:00Z" w:id="222">
        <w:r w:rsidRPr="728432B7" w:rsidR="0075475E">
          <w:rPr>
            <w:rFonts w:ascii="Arial" w:hAnsi="Arial" w:cs="Arial"/>
            <w:lang w:val="en-US"/>
          </w:rPr>
          <w:t>z</w:t>
        </w:r>
      </w:ins>
      <w:del w:author="Lennart Lüttgau" w:date="2021-07-06T11:54:00Z" w:id="223">
        <w:r w:rsidRPr="728432B7" w:rsidDel="00BB7C24">
          <w:rPr>
            <w:rFonts w:ascii="Arial" w:hAnsi="Arial" w:cs="Arial"/>
            <w:lang w:val="en-US"/>
          </w:rPr>
          <w:delText>s</w:delText>
        </w:r>
      </w:del>
      <w:r w:rsidRPr="728432B7" w:rsidR="00DB4F9C">
        <w:rPr>
          <w:rFonts w:ascii="Arial" w:hAnsi="Arial" w:cs="Arial"/>
          <w:lang w:val="en-US"/>
        </w:rPr>
        <w:t>e rewards</w:t>
      </w:r>
      <w:r w:rsidRPr="728432B7" w:rsidR="00CF0F96">
        <w:rPr>
          <w:rFonts w:ascii="Arial" w:hAnsi="Arial" w:cs="Arial"/>
          <w:lang w:val="en-US"/>
        </w:rPr>
        <w:t>.</w:t>
      </w:r>
      <w:r w:rsidRPr="728432B7" w:rsidR="00C475DC">
        <w:rPr>
          <w:rFonts w:ascii="Arial" w:hAnsi="Arial" w:cs="Arial"/>
          <w:lang w:val="en-US"/>
        </w:rPr>
        <w:t xml:space="preserve"> </w:t>
      </w:r>
      <w:r w:rsidRPr="728432B7" w:rsidR="008B1C4B">
        <w:rPr>
          <w:rFonts w:ascii="Arial" w:hAnsi="Arial" w:cs="Arial"/>
          <w:lang w:val="en-US"/>
        </w:rPr>
        <w:t xml:space="preserve">When behaving </w:t>
      </w:r>
      <w:commentRangeStart w:id="224"/>
      <w:commentRangeStart w:id="225"/>
      <w:r w:rsidRPr="728432B7" w:rsidR="008B1C4B">
        <w:rPr>
          <w:rFonts w:ascii="Arial" w:hAnsi="Arial" w:cs="Arial"/>
          <w:lang w:val="en-US"/>
        </w:rPr>
        <w:t>habitually</w:t>
      </w:r>
      <w:r w:rsidRPr="728432B7" w:rsidR="00CF0F96">
        <w:rPr>
          <w:rFonts w:ascii="Arial" w:hAnsi="Arial" w:cs="Arial"/>
          <w:lang w:val="en-US"/>
        </w:rPr>
        <w:t xml:space="preserve"> or model-free</w:t>
      </w:r>
      <w:commentRangeEnd w:id="224"/>
      <w:r>
        <w:commentReference w:id="224"/>
      </w:r>
      <w:commentRangeEnd w:id="225"/>
      <w:r>
        <w:commentReference w:id="225"/>
      </w:r>
      <w:r w:rsidRPr="728432B7" w:rsidR="008B1C4B">
        <w:rPr>
          <w:rFonts w:ascii="Arial" w:hAnsi="Arial" w:cs="Arial"/>
          <w:lang w:val="en-US"/>
        </w:rPr>
        <w:t xml:space="preserve">, a learner is </w:t>
      </w:r>
      <w:r w:rsidRPr="728432B7" w:rsidR="00CF0F96">
        <w:rPr>
          <w:rFonts w:ascii="Arial" w:hAnsi="Arial" w:cs="Arial"/>
          <w:lang w:val="en-US"/>
        </w:rPr>
        <w:t xml:space="preserve">guided by model-free RPE in seeking </w:t>
      </w:r>
      <w:r w:rsidRPr="728432B7" w:rsidR="008B1C4B">
        <w:rPr>
          <w:rFonts w:ascii="Arial" w:hAnsi="Arial" w:cs="Arial"/>
          <w:lang w:val="en-US"/>
        </w:rPr>
        <w:t>rewards</w:t>
      </w:r>
      <w:r w:rsidRPr="728432B7" w:rsidR="00CF0F96">
        <w:rPr>
          <w:rFonts w:ascii="Arial" w:hAnsi="Arial" w:cs="Arial"/>
          <w:lang w:val="en-US"/>
        </w:rPr>
        <w:t xml:space="preserve"> without taking the environmental structure into account. The</w:t>
      </w:r>
      <w:r w:rsidRPr="728432B7" w:rsidR="00346CB7">
        <w:rPr>
          <w:rFonts w:ascii="Arial" w:hAnsi="Arial" w:cs="Arial"/>
          <w:lang w:val="en-US"/>
        </w:rPr>
        <w:t xml:space="preserve"> respective</w:t>
      </w:r>
      <w:r w:rsidRPr="728432B7" w:rsidR="00CF0F96">
        <w:rPr>
          <w:rFonts w:ascii="Arial" w:hAnsi="Arial" w:cs="Arial"/>
          <w:lang w:val="en-US"/>
        </w:rPr>
        <w:t xml:space="preserve"> neural signature is found in the ventral striatum. </w:t>
      </w:r>
      <w:r w:rsidRPr="728432B7" w:rsidR="008B1C4B">
        <w:rPr>
          <w:rFonts w:ascii="Arial" w:hAnsi="Arial" w:cs="Arial"/>
          <w:lang w:val="en-US"/>
        </w:rPr>
        <w:t xml:space="preserve">Goal-directed behavior on the other hand is also called </w:t>
      </w:r>
      <w:r w:rsidRPr="728432B7" w:rsidR="008A5695">
        <w:rPr>
          <w:rFonts w:ascii="Arial" w:hAnsi="Arial" w:cs="Arial"/>
          <w:lang w:val="en-US"/>
        </w:rPr>
        <w:t xml:space="preserve">model-based </w:t>
      </w:r>
      <w:r w:rsidRPr="728432B7" w:rsidR="008B1C4B">
        <w:rPr>
          <w:rFonts w:ascii="Arial" w:hAnsi="Arial" w:cs="Arial"/>
          <w:lang w:val="en-US"/>
        </w:rPr>
        <w:t xml:space="preserve">because </w:t>
      </w:r>
      <w:r w:rsidRPr="728432B7" w:rsidR="00CF0F96">
        <w:rPr>
          <w:rFonts w:ascii="Arial" w:hAnsi="Arial" w:cs="Arial"/>
          <w:lang w:val="en-US"/>
        </w:rPr>
        <w:t>a model of the environment is</w:t>
      </w:r>
      <w:r w:rsidRPr="728432B7" w:rsidR="008A5695">
        <w:rPr>
          <w:rFonts w:ascii="Arial" w:hAnsi="Arial" w:cs="Arial"/>
          <w:lang w:val="en-US"/>
        </w:rPr>
        <w:t xml:space="preserve"> </w:t>
      </w:r>
      <w:r w:rsidRPr="728432B7" w:rsidR="008B1C4B">
        <w:rPr>
          <w:rFonts w:ascii="Arial" w:hAnsi="Arial" w:cs="Arial"/>
          <w:lang w:val="en-US"/>
        </w:rPr>
        <w:t>necessary</w:t>
      </w:r>
      <w:r w:rsidRPr="728432B7" w:rsidR="008A5695">
        <w:rPr>
          <w:rFonts w:ascii="Arial" w:hAnsi="Arial" w:cs="Arial"/>
          <w:lang w:val="en-US"/>
        </w:rPr>
        <w:t>.</w:t>
      </w:r>
      <w:r w:rsidRPr="728432B7" w:rsidR="00CF0F96">
        <w:rPr>
          <w:rFonts w:ascii="Arial" w:hAnsi="Arial" w:cs="Arial"/>
          <w:lang w:val="en-US"/>
        </w:rPr>
        <w:t xml:space="preserve"> A model-based </w:t>
      </w:r>
      <w:commentRangeStart w:id="226"/>
      <w:r w:rsidRPr="728432B7" w:rsidR="00CF0F96">
        <w:rPr>
          <w:rFonts w:ascii="Arial" w:hAnsi="Arial" w:cs="Arial"/>
          <w:lang w:val="en-US"/>
        </w:rPr>
        <w:t>RPE</w:t>
      </w:r>
      <w:commentRangeEnd w:id="226"/>
      <w:r>
        <w:commentReference w:id="226"/>
      </w:r>
      <w:r w:rsidRPr="728432B7" w:rsidR="00CF0F96">
        <w:rPr>
          <w:rFonts w:ascii="Arial" w:hAnsi="Arial" w:cs="Arial"/>
          <w:lang w:val="en-US"/>
        </w:rPr>
        <w:t xml:space="preserve"> incorporates knowledge about higher-order task structure, such as </w:t>
      </w:r>
      <w:r w:rsidRPr="728432B7" w:rsidR="000A670C">
        <w:rPr>
          <w:rFonts w:ascii="Arial" w:hAnsi="Arial" w:cs="Arial"/>
          <w:lang w:val="en-US"/>
        </w:rPr>
        <w:t>interdependent choice options.</w:t>
      </w:r>
      <w:r w:rsidRPr="728432B7" w:rsidR="00CF0F96">
        <w:rPr>
          <w:rFonts w:ascii="Arial" w:hAnsi="Arial" w:cs="Arial"/>
          <w:lang w:val="en-US"/>
        </w:rPr>
        <w:t xml:space="preserve"> On </w:t>
      </w:r>
      <w:r w:rsidRPr="728432B7" w:rsidR="000A670C">
        <w:rPr>
          <w:rFonts w:ascii="Arial" w:hAnsi="Arial" w:cs="Arial"/>
          <w:lang w:val="en-US"/>
        </w:rPr>
        <w:t>the</w:t>
      </w:r>
      <w:r w:rsidRPr="728432B7" w:rsidR="00CF0F96">
        <w:rPr>
          <w:rFonts w:ascii="Arial" w:hAnsi="Arial" w:cs="Arial"/>
          <w:lang w:val="en-US"/>
        </w:rPr>
        <w:t xml:space="preserve"> neural level, the medial prefrontal cortex (</w:t>
      </w:r>
      <w:proofErr w:type="spellStart"/>
      <w:r w:rsidRPr="728432B7" w:rsidR="00CF0F96">
        <w:rPr>
          <w:rFonts w:ascii="Arial" w:hAnsi="Arial" w:cs="Arial"/>
          <w:lang w:val="en-US"/>
        </w:rPr>
        <w:t>mPFC</w:t>
      </w:r>
      <w:proofErr w:type="spellEnd"/>
      <w:r w:rsidRPr="728432B7" w:rsidR="00CF0F96">
        <w:rPr>
          <w:rFonts w:ascii="Arial" w:hAnsi="Arial" w:cs="Arial"/>
          <w:lang w:val="en-US"/>
        </w:rPr>
        <w:t>) is a key network for model-based learning.</w:t>
      </w:r>
      <w:r w:rsidRPr="728432B7" w:rsidR="008A5695">
        <w:rPr>
          <w:rFonts w:ascii="Arial" w:hAnsi="Arial" w:cs="Arial"/>
          <w:lang w:val="en-US"/>
        </w:rPr>
        <w:t xml:space="preserve"> </w:t>
      </w:r>
      <w:r w:rsidRPr="728432B7" w:rsidR="00346CB7">
        <w:rPr>
          <w:rFonts w:ascii="Arial" w:hAnsi="Arial" w:cs="Arial"/>
          <w:lang w:val="en-US"/>
        </w:rPr>
        <w:t>In general, l</w:t>
      </w:r>
      <w:r w:rsidRPr="728432B7" w:rsidR="008A5695">
        <w:rPr>
          <w:rFonts w:ascii="Arial" w:hAnsi="Arial" w:cs="Arial"/>
          <w:lang w:val="en-US"/>
        </w:rPr>
        <w:t>earners</w:t>
      </w:r>
      <w:r w:rsidRPr="728432B7" w:rsidR="000C264E">
        <w:rPr>
          <w:rFonts w:ascii="Arial" w:hAnsi="Arial" w:cs="Arial"/>
          <w:lang w:val="en-US"/>
        </w:rPr>
        <w:t xml:space="preserve"> presumably</w:t>
      </w:r>
      <w:r w:rsidRPr="728432B7" w:rsidR="008A5695">
        <w:rPr>
          <w:rFonts w:ascii="Arial" w:hAnsi="Arial" w:cs="Arial"/>
          <w:lang w:val="en-US"/>
        </w:rPr>
        <w:t xml:space="preserve"> use a mixture of both types for learning </w:t>
      </w:r>
      <w:r w:rsidRPr="728432B7" w:rsidR="000C264E">
        <w:rPr>
          <w:rFonts w:ascii="Arial" w:hAnsi="Arial" w:cs="Arial"/>
          <w:lang w:val="en-US"/>
        </w:rPr>
        <w:t xml:space="preserve">depending on </w:t>
      </w:r>
      <w:r w:rsidRPr="728432B7" w:rsidR="008B1C4B">
        <w:rPr>
          <w:rFonts w:ascii="Arial" w:hAnsi="Arial" w:cs="Arial"/>
          <w:lang w:val="en-US"/>
        </w:rPr>
        <w:t>their cognitive resources</w:t>
      </w:r>
      <w:r w:rsidRPr="728432B7" w:rsidR="00AD6E2B">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(Dolan and Dayan, 2013)</w:t>
      </w:r>
      <w:r w:rsidRPr="728432B7">
        <w:rPr>
          <w:rFonts w:ascii="Arial" w:hAnsi="Arial" w:cs="Arial"/>
          <w:lang w:val="en-US"/>
        </w:rPr>
        <w:fldChar w:fldCharType="end"/>
      </w:r>
      <w:r w:rsidRPr="728432B7" w:rsidR="008B1C4B">
        <w:rPr>
          <w:rFonts w:ascii="Arial" w:hAnsi="Arial" w:cs="Arial"/>
          <w:lang w:val="en-US"/>
        </w:rPr>
        <w:t>. As stress is a key</w:t>
      </w:r>
      <w:r w:rsidRPr="728432B7" w:rsidR="00AD6E2B">
        <w:rPr>
          <w:rFonts w:ascii="Arial" w:hAnsi="Arial" w:cs="Arial"/>
          <w:lang w:val="en-US"/>
        </w:rPr>
        <w:t xml:space="preserve"> factor impacting cognitive resources, </w:t>
      </w:r>
      <w:r w:rsidRPr="728432B7" w:rsidR="008A5695">
        <w:rPr>
          <w:rFonts w:ascii="Arial" w:hAnsi="Arial" w:cs="Arial"/>
          <w:lang w:val="en-US"/>
        </w:rPr>
        <w:t xml:space="preserve">both </w:t>
      </w:r>
      <w:r w:rsidRPr="728432B7" w:rsidR="00AD6E2B">
        <w:rPr>
          <w:rFonts w:ascii="Arial" w:hAnsi="Arial" w:cs="Arial"/>
          <w:lang w:val="en-US"/>
        </w:rPr>
        <w:t xml:space="preserve">processes </w:t>
      </w:r>
      <w:r w:rsidRPr="728432B7" w:rsidR="00C475DC">
        <w:rPr>
          <w:rFonts w:ascii="Arial" w:hAnsi="Arial" w:cs="Arial"/>
          <w:lang w:val="en-US"/>
        </w:rPr>
        <w:t>should be</w:t>
      </w:r>
      <w:r w:rsidRPr="728432B7" w:rsidR="00AD6E2B">
        <w:rPr>
          <w:rFonts w:ascii="Arial" w:hAnsi="Arial" w:cs="Arial"/>
          <w:lang w:val="en-US"/>
        </w:rPr>
        <w:t xml:space="preserve"> </w:t>
      </w:r>
      <w:commentRangeStart w:id="227"/>
      <w:r w:rsidRPr="728432B7" w:rsidR="00AD6E2B">
        <w:rPr>
          <w:rFonts w:ascii="Arial" w:hAnsi="Arial" w:cs="Arial"/>
          <w:lang w:val="en-US"/>
        </w:rPr>
        <w:t>prone</w:t>
      </w:r>
      <w:r w:rsidRPr="728432B7" w:rsidR="008A5695">
        <w:rPr>
          <w:rFonts w:ascii="Arial" w:hAnsi="Arial" w:cs="Arial"/>
          <w:lang w:val="en-US"/>
        </w:rPr>
        <w:t xml:space="preserve"> to interruption by stress</w:t>
      </w:r>
      <w:commentRangeEnd w:id="227"/>
      <w:r>
        <w:commentReference w:id="227"/>
      </w:r>
      <w:r w:rsidRPr="728432B7" w:rsidR="00C475DC">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(Schwabe and Wolf, 2011, 2009)</w:t>
      </w:r>
      <w:r w:rsidRPr="728432B7">
        <w:rPr>
          <w:rFonts w:ascii="Arial" w:hAnsi="Arial" w:cs="Arial"/>
          <w:lang w:val="en-US"/>
        </w:rPr>
        <w:fldChar w:fldCharType="end"/>
      </w:r>
      <w:r w:rsidRPr="728432B7" w:rsidR="00C475DC">
        <w:rPr>
          <w:rFonts w:ascii="Arial" w:hAnsi="Arial" w:cs="Arial"/>
          <w:lang w:val="en-US"/>
        </w:rPr>
        <w:t>. Experimental attempts to disentangle model-free and model-based learning show that stress affects both types of learning in</w:t>
      </w:r>
      <w:r w:rsidRPr="728432B7" w:rsidR="008A5695">
        <w:rPr>
          <w:rFonts w:ascii="Arial" w:hAnsi="Arial" w:cs="Arial"/>
          <w:lang w:val="en-US"/>
        </w:rPr>
        <w:t xml:space="preserve"> different ways</w:t>
      </w:r>
      <w:r w:rsidRPr="728432B7" w:rsidR="00C475DC">
        <w:rPr>
          <w:rFonts w:ascii="Arial" w:hAnsi="Arial" w:cs="Arial"/>
          <w:lang w:val="en-US"/>
        </w:rPr>
        <w:t xml:space="preserve"> </w:t>
      </w:r>
      <w:r w:rsidRPr="728432B7" w:rsidR="008A5695">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-1","issue":"January","issued":{"date-parts":[["2021"]]},"page":"117747","publisher":"Elsevier Inc.","title":"NeuroImage Stress reduces both model-based and model-free neural computations during flexible learning","type":"article-journal","volume":"229"},"uris":["http://www.mendeley.com/documents/?uuid=2117bea0-5171-4e23-8788-240cbc740a08"]},{"id":"ITEM-2","itemData":{"DOI":"10.1073/pnas.1312011110","ISSN":"00278424","abstract":"Accounts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stress","type":"article-journal","volume":"110"},"uris":["http://www.mendeley.com/documents/?uuid=d1e14168-8246-32c2-85ac-7e61ae7e3238"]}],"mendeley":{"formattedCitation":"(Cremer et al., 2021; Otto et al., 2013)","plainTextFormattedCitation":"(Cremer et al., 2021; Otto et al., 2013)","previouslyFormattedCitation":"(Cremer et al., 2021; Otto et al., 2013)"},"properties":{"noteIndex":0},"schema":"https://github.com/citation-style-language/schema/raw/master/csl-citation.json"}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(Cremer et al., 2021; Otto et al., 2013)</w:t>
      </w:r>
      <w:r w:rsidRPr="728432B7">
        <w:rPr>
          <w:rFonts w:ascii="Arial" w:hAnsi="Arial" w:cs="Arial"/>
          <w:lang w:val="en-US"/>
        </w:rPr>
        <w:fldChar w:fldCharType="end"/>
      </w:r>
      <w:r w:rsidRPr="728432B7" w:rsidR="008A5695">
        <w:rPr>
          <w:rFonts w:ascii="Arial" w:hAnsi="Arial" w:cs="Arial"/>
          <w:lang w:val="en-US"/>
        </w:rPr>
        <w:t>.</w:t>
      </w:r>
    </w:p>
    <w:p w:rsidRPr="008545C4" w:rsidR="008545C4" w:rsidP="006F1403" w:rsidRDefault="005213EF" w14:paraId="68F82E6B" w14:textId="6C4325B5">
      <w:pPr>
        <w:spacing w:line="480" w:lineRule="auto"/>
        <w:jc w:val="both"/>
        <w:rPr>
          <w:rFonts w:ascii="Arial" w:hAnsi="Arial" w:cs="Arial"/>
          <w:b/>
          <w:bCs/>
          <w:lang w:val="en-US"/>
        </w:rPr>
      </w:pPr>
      <w:commentRangeStart w:id="228"/>
      <w:commentRangeStart w:id="229"/>
      <w:r w:rsidRPr="728432B7">
        <w:rPr>
          <w:rFonts w:ascii="Arial" w:hAnsi="Arial" w:cs="Arial"/>
          <w:b/>
          <w:bCs/>
          <w:lang w:val="en-US"/>
        </w:rPr>
        <w:t xml:space="preserve">1.4 </w:t>
      </w:r>
      <w:r w:rsidRPr="728432B7" w:rsidR="008545C4">
        <w:rPr>
          <w:rFonts w:ascii="Arial" w:hAnsi="Arial" w:cs="Arial"/>
          <w:b/>
          <w:bCs/>
          <w:lang w:val="en-US"/>
        </w:rPr>
        <w:t>Probabilistic reversal learnin</w:t>
      </w:r>
      <w:r w:rsidRPr="728432B7" w:rsidR="008A5695">
        <w:rPr>
          <w:rFonts w:ascii="Arial" w:hAnsi="Arial" w:cs="Arial"/>
          <w:b/>
          <w:bCs/>
          <w:lang w:val="en-US"/>
        </w:rPr>
        <w:t>g</w:t>
      </w:r>
      <w:commentRangeEnd w:id="228"/>
      <w:r>
        <w:commentReference w:id="228"/>
      </w:r>
      <w:commentRangeEnd w:id="229"/>
      <w:r>
        <w:commentReference w:id="229"/>
      </w:r>
    </w:p>
    <w:p w:rsidR="00F71203" w:rsidP="006F1403" w:rsidRDefault="00AD6E2B" w14:paraId="36F045D8" w14:textId="5E20A5DC">
      <w:pPr>
        <w:spacing w:line="480" w:lineRule="auto"/>
        <w:jc w:val="both"/>
        <w:rPr>
          <w:rFonts w:ascii="Arial" w:hAnsi="Arial" w:cs="Arial"/>
          <w:lang w:val="en-US"/>
        </w:rPr>
      </w:pPr>
      <w:r w:rsidRPr="728432B7">
        <w:rPr>
          <w:rFonts w:ascii="Arial" w:hAnsi="Arial" w:cs="Arial"/>
          <w:lang w:val="en-US"/>
        </w:rPr>
        <w:t>Probabilistic</w:t>
      </w:r>
      <w:r w:rsidRPr="728432B7" w:rsidR="00FA7B17">
        <w:rPr>
          <w:rFonts w:ascii="Arial" w:hAnsi="Arial" w:cs="Arial"/>
          <w:lang w:val="en-US"/>
        </w:rPr>
        <w:t xml:space="preserve"> reversal learning </w:t>
      </w:r>
      <w:r w:rsidRPr="728432B7" w:rsidR="00EB3791">
        <w:rPr>
          <w:rFonts w:ascii="Arial" w:hAnsi="Arial" w:cs="Arial"/>
          <w:lang w:val="en-US"/>
        </w:rPr>
        <w:t>is</w:t>
      </w:r>
      <w:r w:rsidRPr="728432B7">
        <w:rPr>
          <w:rFonts w:ascii="Arial" w:hAnsi="Arial" w:cs="Arial"/>
          <w:lang w:val="en-US"/>
        </w:rPr>
        <w:t xml:space="preserve"> </w:t>
      </w:r>
      <w:r w:rsidRPr="728432B7" w:rsidR="00346CB7">
        <w:rPr>
          <w:rFonts w:ascii="Arial" w:hAnsi="Arial" w:cs="Arial"/>
          <w:lang w:val="en-US"/>
        </w:rPr>
        <w:t xml:space="preserve">a central concept </w:t>
      </w:r>
      <w:r w:rsidRPr="728432B7" w:rsidR="00DE7E87">
        <w:rPr>
          <w:rFonts w:ascii="Arial" w:hAnsi="Arial" w:cs="Arial"/>
          <w:lang w:val="en-US"/>
        </w:rPr>
        <w:t>in the realm of</w:t>
      </w:r>
      <w:r w:rsidRPr="728432B7" w:rsidR="00C475DC">
        <w:rPr>
          <w:rFonts w:ascii="Arial" w:hAnsi="Arial" w:cs="Arial"/>
          <w:lang w:val="en-US"/>
        </w:rPr>
        <w:t xml:space="preserve"> reward-related decision-making</w:t>
      </w:r>
      <w:r w:rsidRPr="728432B7" w:rsidR="00346CB7">
        <w:rPr>
          <w:rFonts w:ascii="Arial" w:hAnsi="Arial" w:cs="Arial"/>
          <w:lang w:val="en-US"/>
        </w:rPr>
        <w:t xml:space="preserve"> because it operationalizes cognitive flexibility in a volatile environment</w:t>
      </w:r>
      <w:r w:rsidRPr="728432B7" w:rsidR="008F1CDF">
        <w:rPr>
          <w:rFonts w:ascii="Arial" w:hAnsi="Arial" w:cs="Arial"/>
          <w:lang w:val="en-US"/>
        </w:rPr>
        <w:t xml:space="preserve">. </w:t>
      </w:r>
      <w:r w:rsidRPr="728432B7" w:rsidR="00E71723">
        <w:rPr>
          <w:rFonts w:ascii="Arial" w:hAnsi="Arial" w:cs="Arial"/>
          <w:lang w:val="en-US"/>
        </w:rPr>
        <w:t>Successful performance in this task is</w:t>
      </w:r>
      <w:r w:rsidRPr="728432B7" w:rsidR="00C475DC">
        <w:rPr>
          <w:rFonts w:ascii="Arial" w:hAnsi="Arial" w:cs="Arial"/>
          <w:lang w:val="en-US"/>
        </w:rPr>
        <w:t xml:space="preserve"> </w:t>
      </w:r>
      <w:commentRangeStart w:id="230"/>
      <w:commentRangeStart w:id="231"/>
      <w:r w:rsidRPr="728432B7">
        <w:rPr>
          <w:rFonts w:ascii="Arial" w:hAnsi="Arial" w:cs="Arial"/>
          <w:lang w:val="en-US"/>
        </w:rPr>
        <w:t>subsumed under model-based learning</w:t>
      </w:r>
      <w:commentRangeEnd w:id="230"/>
      <w:r>
        <w:commentReference w:id="230"/>
      </w:r>
      <w:commentRangeEnd w:id="231"/>
      <w:r>
        <w:commentReference w:id="231"/>
      </w:r>
      <w:r w:rsidRPr="728432B7" w:rsidR="00FA7B17">
        <w:rPr>
          <w:rFonts w:ascii="Arial" w:hAnsi="Arial" w:cs="Arial"/>
          <w:lang w:val="en-US"/>
        </w:rPr>
        <w:t xml:space="preserve">. </w:t>
      </w:r>
      <w:r w:rsidRPr="728432B7" w:rsidR="00EB3791">
        <w:rPr>
          <w:rFonts w:ascii="Arial" w:hAnsi="Arial" w:cs="Arial"/>
          <w:lang w:val="en-US"/>
        </w:rPr>
        <w:t>Paradigm</w:t>
      </w:r>
      <w:r w:rsidRPr="728432B7" w:rsidR="00E71723">
        <w:rPr>
          <w:rFonts w:ascii="Arial" w:hAnsi="Arial" w:cs="Arial"/>
          <w:lang w:val="en-US"/>
        </w:rPr>
        <w:t>s</w:t>
      </w:r>
      <w:r w:rsidRPr="728432B7" w:rsidR="00EB3791">
        <w:rPr>
          <w:rFonts w:ascii="Arial" w:hAnsi="Arial" w:cs="Arial"/>
          <w:lang w:val="en-US"/>
        </w:rPr>
        <w:t xml:space="preserve"> tapping at this type of learning</w:t>
      </w:r>
      <w:r w:rsidRPr="728432B7" w:rsidR="008545C4">
        <w:rPr>
          <w:rFonts w:ascii="Arial" w:hAnsi="Arial" w:cs="Arial"/>
          <w:lang w:val="en-US"/>
        </w:rPr>
        <w:t xml:space="preserve"> require participants to choose between two stimuli with </w:t>
      </w:r>
      <w:commentRangeStart w:id="232"/>
      <w:r w:rsidRPr="728432B7" w:rsidR="008545C4">
        <w:rPr>
          <w:rFonts w:ascii="Arial" w:hAnsi="Arial" w:cs="Arial"/>
          <w:lang w:val="en-US"/>
        </w:rPr>
        <w:t>anti-correlated</w:t>
      </w:r>
      <w:commentRangeEnd w:id="232"/>
      <w:r>
        <w:commentReference w:id="232"/>
      </w:r>
      <w:r w:rsidRPr="728432B7" w:rsidR="008545C4">
        <w:rPr>
          <w:rFonts w:ascii="Arial" w:hAnsi="Arial" w:cs="Arial"/>
          <w:lang w:val="en-US"/>
        </w:rPr>
        <w:t xml:space="preserve"> reward contingencies</w:t>
      </w:r>
      <w:r w:rsidRPr="728432B7" w:rsidR="00EB3791">
        <w:rPr>
          <w:rFonts w:ascii="Arial" w:hAnsi="Arial" w:cs="Arial"/>
          <w:lang w:val="en-US"/>
        </w:rPr>
        <w:t>. Contingencies</w:t>
      </w:r>
      <w:r w:rsidRPr="728432B7" w:rsidR="008545C4">
        <w:rPr>
          <w:rFonts w:ascii="Arial" w:hAnsi="Arial" w:cs="Arial"/>
          <w:lang w:val="en-US"/>
        </w:rPr>
        <w:t xml:space="preserve"> are reversed several times throughout the task</w:t>
      </w:r>
      <w:r w:rsidRPr="728432B7" w:rsidR="00EB3791">
        <w:rPr>
          <w:rFonts w:ascii="Arial" w:hAnsi="Arial" w:cs="Arial"/>
          <w:lang w:val="en-US"/>
        </w:rPr>
        <w:t xml:space="preserve"> unannounced and therefore </w:t>
      </w:r>
      <w:r w:rsidRPr="728432B7" w:rsidR="008545C4">
        <w:rPr>
          <w:rFonts w:ascii="Arial" w:hAnsi="Arial" w:cs="Arial"/>
          <w:lang w:val="en-US"/>
        </w:rPr>
        <w:t xml:space="preserve">require flexible adaptation to a volatile environment. </w:t>
      </w:r>
      <w:commentRangeStart w:id="233"/>
      <w:r w:rsidRPr="728432B7" w:rsidR="00D07688">
        <w:rPr>
          <w:rFonts w:ascii="Arial" w:hAnsi="Arial" w:cs="Arial"/>
          <w:lang w:val="en-US"/>
        </w:rPr>
        <w:t>Optimal</w:t>
      </w:r>
      <w:r w:rsidRPr="728432B7" w:rsidR="0081331D">
        <w:rPr>
          <w:rFonts w:ascii="Arial" w:hAnsi="Arial" w:cs="Arial"/>
          <w:lang w:val="en-US"/>
        </w:rPr>
        <w:t xml:space="preserve"> learning necessitates that the anti-correlated task </w:t>
      </w:r>
      <w:r w:rsidRPr="728432B7" w:rsidR="008545C4">
        <w:rPr>
          <w:rFonts w:ascii="Arial" w:hAnsi="Arial" w:cs="Arial"/>
          <w:lang w:val="en-US"/>
        </w:rPr>
        <w:t>structure is understood and taken into consideration</w:t>
      </w:r>
      <w:r w:rsidRPr="728432B7" w:rsidR="000A670C">
        <w:rPr>
          <w:rFonts w:ascii="Arial" w:hAnsi="Arial" w:cs="Arial"/>
          <w:lang w:val="en-US"/>
        </w:rPr>
        <w:t xml:space="preserve">. </w:t>
      </w:r>
      <w:commentRangeEnd w:id="233"/>
      <w:r>
        <w:commentReference w:id="233"/>
      </w:r>
      <w:commentRangeStart w:id="234"/>
      <w:r w:rsidRPr="728432B7" w:rsidR="00D07688">
        <w:rPr>
          <w:rFonts w:ascii="Arial" w:hAnsi="Arial" w:cs="Arial"/>
          <w:lang w:val="en-US"/>
        </w:rPr>
        <w:t xml:space="preserve">In this case probabilistic losses should still lead to stay-behavior and probabilistic wins should lead to switch-behavior. </w:t>
      </w:r>
      <w:commentRangeEnd w:id="234"/>
      <w:r>
        <w:commentReference w:id="234"/>
      </w:r>
      <w:del w:author="Lennart Lüttgau" w:date="2021-07-06T12:12:00Z" w:id="235">
        <w:r w:rsidRPr="728432B7" w:rsidDel="00D07688">
          <w:rPr>
            <w:rFonts w:ascii="Arial" w:hAnsi="Arial" w:cs="Arial"/>
            <w:lang w:val="en-US"/>
          </w:rPr>
          <w:delText>The task enable</w:delText>
        </w:r>
        <w:r w:rsidRPr="728432B7" w:rsidDel="00CC2AAB">
          <w:rPr>
            <w:rFonts w:ascii="Arial" w:hAnsi="Arial" w:cs="Arial"/>
            <w:lang w:val="en-US"/>
          </w:rPr>
          <w:delText>s analysis of correct performance, adaptive win-stay and lose-switch behavior and</w:delText>
        </w:r>
        <w:r w:rsidRPr="728432B7" w:rsidDel="00D07688">
          <w:rPr>
            <w:rFonts w:ascii="Arial" w:hAnsi="Arial" w:cs="Arial"/>
            <w:lang w:val="en-US"/>
          </w:rPr>
          <w:delText xml:space="preserve"> computational modeling</w:delText>
        </w:r>
        <w:r w:rsidRPr="728432B7" w:rsidDel="00CC2AAB">
          <w:rPr>
            <w:rFonts w:ascii="Arial" w:hAnsi="Arial" w:cs="Arial"/>
            <w:lang w:val="en-US"/>
          </w:rPr>
          <w:delText xml:space="preserve"> of the RPE. </w:delText>
        </w:r>
      </w:del>
      <w:r w:rsidRPr="728432B7" w:rsidR="00CC2AAB">
        <w:rPr>
          <w:rFonts w:ascii="Arial" w:hAnsi="Arial" w:cs="Arial"/>
          <w:lang w:val="en-US"/>
        </w:rPr>
        <w:t xml:space="preserve">Meta-analytically, </w:t>
      </w:r>
      <w:r w:rsidRPr="728432B7" w:rsidR="000A670C">
        <w:rPr>
          <w:rFonts w:ascii="Arial" w:hAnsi="Arial" w:cs="Arial"/>
          <w:lang w:val="en-US"/>
        </w:rPr>
        <w:t xml:space="preserve">neural correlates </w:t>
      </w:r>
      <w:r w:rsidRPr="728432B7" w:rsidR="00CC2AAB">
        <w:rPr>
          <w:rFonts w:ascii="Arial" w:hAnsi="Arial" w:cs="Arial"/>
          <w:lang w:val="en-US"/>
        </w:rPr>
        <w:t xml:space="preserve">of reversal learning could be expected to be represented in two major neural networks: </w:t>
      </w:r>
      <w:del w:author="Sjoerds, Z." w:date="2021-07-19T06:59:00Z" w:id="236">
        <w:r w:rsidRPr="728432B7" w:rsidDel="00CC2AAB">
          <w:rPr>
            <w:rFonts w:ascii="Arial" w:hAnsi="Arial" w:cs="Arial"/>
            <w:lang w:val="en-US"/>
          </w:rPr>
          <w:delText>W</w:delText>
        </w:r>
      </w:del>
      <w:ins w:author="Sjoerds, Z." w:date="2021-07-19T06:59:00Z" w:id="237">
        <w:r w:rsidRPr="728432B7" w:rsidR="10C5892C">
          <w:rPr>
            <w:rFonts w:ascii="Arial" w:hAnsi="Arial" w:cs="Arial"/>
            <w:lang w:val="en-US"/>
          </w:rPr>
          <w:t>w</w:t>
        </w:r>
      </w:ins>
      <w:r w:rsidRPr="728432B7" w:rsidR="00CC2AAB">
        <w:rPr>
          <w:rFonts w:ascii="Arial" w:hAnsi="Arial" w:cs="Arial"/>
          <w:lang w:val="en-US"/>
        </w:rPr>
        <w:t>hereas the RPE is typically encoded in human reward circuitry, such as the</w:t>
      </w:r>
      <w:r w:rsidRPr="728432B7" w:rsidR="00DE7E87">
        <w:rPr>
          <w:rFonts w:ascii="Arial" w:hAnsi="Arial" w:cs="Arial"/>
          <w:lang w:val="en-US"/>
        </w:rPr>
        <w:t xml:space="preserve"> ventral striatum and the ventromedial prefrontal cortex (</w:t>
      </w:r>
      <w:proofErr w:type="spellStart"/>
      <w:r w:rsidRPr="728432B7" w:rsidR="00DE7E87">
        <w:rPr>
          <w:rFonts w:ascii="Arial" w:hAnsi="Arial" w:cs="Arial"/>
          <w:lang w:val="en-US"/>
        </w:rPr>
        <w:t>vmPFC</w:t>
      </w:r>
      <w:proofErr w:type="spellEnd"/>
      <w:r w:rsidRPr="728432B7" w:rsidR="00DE7E87">
        <w:rPr>
          <w:rFonts w:ascii="Arial" w:hAnsi="Arial" w:cs="Arial"/>
          <w:lang w:val="en-US"/>
        </w:rPr>
        <w:t>)</w:t>
      </w:r>
      <w:r w:rsidRPr="728432B7" w:rsidR="00CC2AAB">
        <w:rPr>
          <w:rFonts w:ascii="Arial" w:hAnsi="Arial" w:cs="Arial"/>
          <w:lang w:val="en-US"/>
        </w:rPr>
        <w:t xml:space="preserve">, </w:t>
      </w:r>
      <w:commentRangeStart w:id="238"/>
      <w:commentRangeStart w:id="239"/>
      <w:r w:rsidRPr="728432B7" w:rsidR="00CC2AAB">
        <w:rPr>
          <w:rFonts w:ascii="Arial" w:hAnsi="Arial" w:cs="Arial"/>
          <w:lang w:val="en-US"/>
        </w:rPr>
        <w:t xml:space="preserve">surprise is usually represented in the anterior cingulate cortex, anterior insula and dorsal striatum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Pr="728432B7">
        <w:rPr>
          <w:rFonts w:ascii="Arial" w:hAnsi="Arial" w:cs="Arial"/>
          <w:lang w:val="en-US"/>
        </w:rPr>
        <w:fldChar w:fldCharType="separate"/>
      </w:r>
      <w:r w:rsidRPr="728432B7" w:rsidR="00CC2AAB">
        <w:rPr>
          <w:rFonts w:ascii="Arial" w:hAnsi="Arial" w:cs="Arial"/>
          <w:noProof/>
          <w:lang w:val="en-US"/>
        </w:rPr>
        <w:t>(Fouragnan et al., 2018)</w:t>
      </w:r>
      <w:r w:rsidRPr="728432B7">
        <w:rPr>
          <w:rFonts w:ascii="Arial" w:hAnsi="Arial" w:cs="Arial"/>
          <w:lang w:val="en-US"/>
        </w:rPr>
        <w:fldChar w:fldCharType="end"/>
      </w:r>
      <w:r w:rsidRPr="728432B7" w:rsidR="00CC2AAB">
        <w:rPr>
          <w:rFonts w:ascii="Arial" w:hAnsi="Arial" w:cs="Arial"/>
          <w:lang w:val="en-US"/>
        </w:rPr>
        <w:t>.</w:t>
      </w:r>
      <w:commentRangeEnd w:id="238"/>
      <w:r>
        <w:commentReference w:id="238"/>
      </w:r>
      <w:commentRangeEnd w:id="239"/>
      <w:r>
        <w:commentReference w:id="239"/>
      </w:r>
    </w:p>
    <w:p w:rsidR="00F71203" w:rsidP="006F1403" w:rsidRDefault="005213EF" w14:paraId="15632F6C" w14:textId="114951CE">
      <w:pPr>
        <w:spacing w:line="480" w:lineRule="auto"/>
        <w:jc w:val="both"/>
        <w:rPr>
          <w:rFonts w:ascii="Arial" w:hAnsi="Arial" w:cs="Arial"/>
          <w:lang w:val="en-US"/>
        </w:rPr>
      </w:pPr>
      <w:r w:rsidRPr="728432B7">
        <w:rPr>
          <w:rFonts w:ascii="Arial" w:hAnsi="Arial" w:cs="Arial"/>
          <w:b/>
          <w:bCs/>
          <w:lang w:val="en-US"/>
        </w:rPr>
        <w:t>1.5</w:t>
      </w:r>
      <w:commentRangeStart w:id="240"/>
      <w:r w:rsidRPr="728432B7">
        <w:rPr>
          <w:rFonts w:ascii="Arial" w:hAnsi="Arial" w:cs="Arial"/>
          <w:b/>
          <w:bCs/>
          <w:lang w:val="en-US"/>
        </w:rPr>
        <w:t xml:space="preserve"> </w:t>
      </w:r>
      <w:r w:rsidRPr="728432B7" w:rsidR="00F71203">
        <w:rPr>
          <w:rFonts w:ascii="Arial" w:hAnsi="Arial" w:cs="Arial"/>
          <w:b/>
          <w:bCs/>
          <w:lang w:val="en-US"/>
        </w:rPr>
        <w:t>Limitations of previous studies</w:t>
      </w:r>
      <w:commentRangeEnd w:id="240"/>
      <w:r>
        <w:commentReference w:id="240"/>
      </w:r>
    </w:p>
    <w:p w:rsidR="003040FF" w:rsidP="006F1403" w:rsidRDefault="00536DE8" w14:paraId="22B0F256" w14:textId="6977CD26">
      <w:pPr>
        <w:spacing w:line="480" w:lineRule="auto"/>
        <w:jc w:val="both"/>
        <w:rPr>
          <w:rFonts w:ascii="Arial" w:hAnsi="Arial" w:cs="Arial"/>
          <w:lang w:val="en-US"/>
        </w:rPr>
      </w:pPr>
      <w:del w:author="Lennart Lüttgau" w:date="2021-07-06T12:13:00Z" w:id="241">
        <w:r w:rsidRPr="728432B7" w:rsidDel="00536DE8">
          <w:rPr>
            <w:rFonts w:ascii="Arial" w:hAnsi="Arial" w:cs="Arial"/>
            <w:lang w:val="en-US"/>
          </w:rPr>
          <w:delText>However</w:delText>
        </w:r>
      </w:del>
      <w:ins w:author="Lennart Lüttgau" w:date="2021-07-06T12:13:00Z" w:id="242">
        <w:r w:rsidRPr="728432B7" w:rsidR="002952D9">
          <w:rPr>
            <w:rFonts w:ascii="Arial" w:hAnsi="Arial" w:cs="Arial"/>
            <w:lang w:val="en-US"/>
          </w:rPr>
          <w:t xml:space="preserve">Since most previous studies on stress </w:t>
        </w:r>
      </w:ins>
      <w:ins w:author="Lennart Lüttgau" w:date="2021-07-06T12:16:00Z" w:id="243">
        <w:r w:rsidRPr="728432B7" w:rsidR="002952D9">
          <w:rPr>
            <w:rFonts w:ascii="Arial" w:hAnsi="Arial" w:cs="Arial"/>
            <w:lang w:val="en-US"/>
          </w:rPr>
          <w:t xml:space="preserve">effects on decision-making </w:t>
        </w:r>
      </w:ins>
      <w:ins w:author="Lennart Lüttgau" w:date="2021-07-06T12:13:00Z" w:id="244">
        <w:r w:rsidRPr="728432B7" w:rsidR="002952D9">
          <w:rPr>
            <w:rFonts w:ascii="Arial" w:hAnsi="Arial" w:cs="Arial"/>
            <w:lang w:val="en-US"/>
          </w:rPr>
          <w:t>have</w:t>
        </w:r>
      </w:ins>
      <w:ins w:author="Lennart Lüttgau" w:date="2021-07-06T12:14:00Z" w:id="245">
        <w:r w:rsidRPr="728432B7" w:rsidR="002952D9">
          <w:rPr>
            <w:rFonts w:ascii="Arial" w:hAnsi="Arial" w:cs="Arial"/>
            <w:lang w:val="en-US"/>
          </w:rPr>
          <w:t xml:space="preserve"> employed between-subject designs – but </w:t>
        </w:r>
      </w:ins>
      <w:ins w:author="Lennart Lüttgau" w:date="2021-07-06T12:15:00Z" w:id="246">
        <w:r w:rsidRPr="728432B7" w:rsidR="002952D9">
          <w:rPr>
            <w:rFonts w:ascii="Arial" w:hAnsi="Arial" w:cs="Arial"/>
            <w:lang w:val="en-US"/>
          </w:rPr>
          <w:t>subjects vary drastically</w:t>
        </w:r>
      </w:ins>
      <w:ins w:author="Lennart Lüttgau" w:date="2021-07-06T12:14:00Z" w:id="247">
        <w:r w:rsidRPr="728432B7" w:rsidR="002952D9">
          <w:rPr>
            <w:rFonts w:ascii="Arial" w:hAnsi="Arial" w:cs="Arial"/>
            <w:lang w:val="en-US"/>
          </w:rPr>
          <w:t xml:space="preserve"> in both</w:t>
        </w:r>
      </w:ins>
      <w:ins w:author="Lennart Lüttgau" w:date="2021-07-06T12:15:00Z" w:id="248">
        <w:r w:rsidRPr="728432B7" w:rsidR="002952D9">
          <w:rPr>
            <w:rFonts w:ascii="Arial" w:hAnsi="Arial" w:cs="Arial"/>
            <w:lang w:val="en-US"/>
          </w:rPr>
          <w:t xml:space="preserve"> individual</w:t>
        </w:r>
      </w:ins>
      <w:ins w:author="Lennart Lüttgau" w:date="2021-07-06T12:14:00Z" w:id="249">
        <w:r w:rsidRPr="728432B7" w:rsidR="002952D9">
          <w:rPr>
            <w:rFonts w:ascii="Arial" w:hAnsi="Arial" w:cs="Arial"/>
            <w:lang w:val="en-US"/>
          </w:rPr>
          <w:t xml:space="preserve"> stress responses, choice behavio</w:t>
        </w:r>
      </w:ins>
      <w:ins w:author="Lennart Lüttgau" w:date="2021-07-06T12:15:00Z" w:id="250">
        <w:r w:rsidRPr="728432B7" w:rsidR="002952D9">
          <w:rPr>
            <w:rFonts w:ascii="Arial" w:hAnsi="Arial" w:cs="Arial"/>
            <w:lang w:val="en-US"/>
          </w:rPr>
          <w:t>r and how stress affects pe</w:t>
        </w:r>
      </w:ins>
      <w:ins w:author="Lennart Lüttgau" w:date="2021-07-06T12:16:00Z" w:id="251">
        <w:r w:rsidRPr="728432B7" w:rsidR="002952D9">
          <w:rPr>
            <w:rFonts w:ascii="Arial" w:hAnsi="Arial" w:cs="Arial"/>
            <w:lang w:val="en-US"/>
          </w:rPr>
          <w:t>rformance</w:t>
        </w:r>
      </w:ins>
      <w:ins w:author="Lennart Lüttgau" w:date="2021-07-06T12:15:00Z" w:id="252">
        <w:r w:rsidRPr="728432B7" w:rsidR="002952D9">
          <w:rPr>
            <w:rFonts w:ascii="Arial" w:hAnsi="Arial" w:cs="Arial"/>
            <w:lang w:val="en-US"/>
          </w:rPr>
          <w:t xml:space="preserve"> – </w:t>
        </w:r>
      </w:ins>
      <w:del w:author="Lennart Lüttgau" w:date="2021-07-06T12:13:00Z" w:id="253">
        <w:r w:rsidRPr="728432B7" w:rsidDel="00536DE8">
          <w:rPr>
            <w:rFonts w:ascii="Arial" w:hAnsi="Arial" w:cs="Arial"/>
            <w:lang w:val="en-US"/>
          </w:rPr>
          <w:delText>,</w:delText>
        </w:r>
      </w:del>
      <w:del w:author="Lennart Lüttgau" w:date="2021-07-06T12:14:00Z" w:id="254">
        <w:r w:rsidRPr="728432B7" w:rsidDel="000A670C">
          <w:rPr>
            <w:rFonts w:ascii="Arial" w:hAnsi="Arial" w:cs="Arial"/>
            <w:lang w:val="en-US"/>
          </w:rPr>
          <w:delText xml:space="preserve"> </w:delText>
        </w:r>
      </w:del>
      <w:r w:rsidRPr="728432B7" w:rsidR="00DE7E87">
        <w:rPr>
          <w:rFonts w:ascii="Arial" w:hAnsi="Arial" w:cs="Arial"/>
          <w:lang w:val="en-US"/>
        </w:rPr>
        <w:t xml:space="preserve">it </w:t>
      </w:r>
      <w:del w:author="Lennart Lüttgau" w:date="2021-07-06T12:16:00Z" w:id="255">
        <w:r w:rsidRPr="728432B7" w:rsidDel="00DE7E87">
          <w:rPr>
            <w:rFonts w:ascii="Arial" w:hAnsi="Arial" w:cs="Arial"/>
            <w:lang w:val="en-US"/>
          </w:rPr>
          <w:delText xml:space="preserve">is less </w:delText>
        </w:r>
      </w:del>
      <w:ins w:author="Sjoerds, Z." w:date="2021-07-19T07:03:00Z" w:id="256">
        <w:r w:rsidRPr="728432B7" w:rsidR="389052F8">
          <w:rPr>
            <w:rFonts w:ascii="Arial" w:hAnsi="Arial" w:cs="Arial"/>
            <w:lang w:val="en-US"/>
          </w:rPr>
          <w:t xml:space="preserve">is </w:t>
        </w:r>
      </w:ins>
      <w:ins w:author="Lennart Lüttgau" w:date="2021-07-06T12:16:00Z" w:id="257">
        <w:r w:rsidRPr="728432B7" w:rsidR="002952D9">
          <w:rPr>
            <w:rFonts w:ascii="Arial" w:hAnsi="Arial" w:cs="Arial"/>
            <w:lang w:val="en-US"/>
          </w:rPr>
          <w:t xml:space="preserve">not </w:t>
        </w:r>
      </w:ins>
      <w:r w:rsidRPr="728432B7" w:rsidR="00DE7E87">
        <w:rPr>
          <w:rFonts w:ascii="Arial" w:hAnsi="Arial" w:cs="Arial"/>
          <w:lang w:val="en-US"/>
        </w:rPr>
        <w:t>clear how stress affects the</w:t>
      </w:r>
      <w:r w:rsidRPr="728432B7" w:rsidR="000A670C">
        <w:rPr>
          <w:rFonts w:ascii="Arial" w:hAnsi="Arial" w:cs="Arial"/>
          <w:lang w:val="en-US"/>
        </w:rPr>
        <w:t xml:space="preserve"> </w:t>
      </w:r>
      <w:r w:rsidRPr="728432B7" w:rsidR="00F472EE">
        <w:rPr>
          <w:rFonts w:ascii="Arial" w:hAnsi="Arial" w:cs="Arial"/>
          <w:lang w:val="en-US"/>
        </w:rPr>
        <w:t>neural</w:t>
      </w:r>
      <w:r w:rsidRPr="728432B7" w:rsidR="000A670C">
        <w:rPr>
          <w:rFonts w:ascii="Arial" w:hAnsi="Arial" w:cs="Arial"/>
          <w:lang w:val="en-US"/>
        </w:rPr>
        <w:t xml:space="preserve"> correlates of probabilistic reversal learning</w:t>
      </w:r>
      <w:del w:author="Lennart Lüttgau" w:date="2021-07-06T12:16:00Z" w:id="258">
        <w:r w:rsidRPr="728432B7" w:rsidDel="00DE7E87">
          <w:rPr>
            <w:rFonts w:ascii="Arial" w:hAnsi="Arial" w:cs="Arial"/>
            <w:lang w:val="en-US"/>
          </w:rPr>
          <w:delText xml:space="preserve"> and</w:delText>
        </w:r>
        <w:r w:rsidRPr="728432B7" w:rsidDel="00B509BC">
          <w:rPr>
            <w:rFonts w:ascii="Arial" w:hAnsi="Arial" w:cs="Arial"/>
            <w:lang w:val="en-US"/>
          </w:rPr>
          <w:delText xml:space="preserve"> p</w:delText>
        </w:r>
        <w:r w:rsidRPr="728432B7" w:rsidDel="003040FF">
          <w:rPr>
            <w:rFonts w:ascii="Arial" w:hAnsi="Arial" w:cs="Arial"/>
            <w:lang w:val="en-US"/>
          </w:rPr>
          <w:delText>revious studies rely on between-subject designs</w:delText>
        </w:r>
      </w:del>
      <w:r w:rsidRPr="728432B7" w:rsidR="00861B3F">
        <w:rPr>
          <w:rFonts w:ascii="Arial" w:hAnsi="Arial" w:cs="Arial"/>
          <w:lang w:val="en-US"/>
        </w:rPr>
        <w:t xml:space="preserve">. </w:t>
      </w:r>
      <w:r w:rsidRPr="728432B7" w:rsidR="000A670C">
        <w:rPr>
          <w:rFonts w:ascii="Arial" w:hAnsi="Arial" w:cs="Arial"/>
          <w:lang w:val="en-US"/>
        </w:rPr>
        <w:t>The few studies using w</w:t>
      </w:r>
      <w:r w:rsidRPr="728432B7" w:rsidR="000A75AF">
        <w:rPr>
          <w:rFonts w:ascii="Arial" w:hAnsi="Arial" w:cs="Arial"/>
          <w:lang w:val="en-US"/>
        </w:rPr>
        <w:t>ithin-subject designs</w:t>
      </w:r>
      <w:r w:rsidRPr="728432B7" w:rsidR="000A670C">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2015)"},"properties":{"noteIndex":0},"schema":"https://github.com/citation-style-language/schema/raw/master/csl-citation.json"}</w:instrText>
      </w:r>
      <w:r w:rsidRPr="728432B7">
        <w:rPr>
          <w:rFonts w:ascii="Arial" w:hAnsi="Arial" w:cs="Arial"/>
          <w:lang w:val="en-US"/>
        </w:rPr>
        <w:fldChar w:fldCharType="separate"/>
      </w:r>
      <w:r w:rsidRPr="728432B7" w:rsidR="000A670C">
        <w:rPr>
          <w:rFonts w:ascii="Arial" w:hAnsi="Arial" w:cs="Arial"/>
          <w:noProof/>
          <w:lang w:val="en-US"/>
        </w:rPr>
        <w:t>(Radenbach et al., 2015)</w:t>
      </w:r>
      <w:r w:rsidRPr="728432B7">
        <w:rPr>
          <w:rFonts w:ascii="Arial" w:hAnsi="Arial" w:cs="Arial"/>
          <w:lang w:val="en-US"/>
        </w:rPr>
        <w:fldChar w:fldCharType="end"/>
      </w:r>
      <w:r w:rsidRPr="728432B7" w:rsidR="00E4715D">
        <w:rPr>
          <w:rFonts w:ascii="Arial" w:hAnsi="Arial" w:cs="Arial"/>
          <w:lang w:val="en-US"/>
        </w:rPr>
        <w:t xml:space="preserve"> to investigate learning,</w:t>
      </w:r>
      <w:r w:rsidRPr="728432B7" w:rsidR="000A670C">
        <w:rPr>
          <w:rFonts w:ascii="Arial" w:hAnsi="Arial" w:cs="Arial"/>
          <w:lang w:val="en-US"/>
        </w:rPr>
        <w:t xml:space="preserve"> are </w:t>
      </w:r>
      <w:r w:rsidRPr="728432B7" w:rsidR="00F472EE">
        <w:rPr>
          <w:rFonts w:ascii="Arial" w:hAnsi="Arial" w:cs="Arial"/>
          <w:lang w:val="en-US"/>
        </w:rPr>
        <w:t>either purely behavioral or employ electroencephalograph</w:t>
      </w:r>
      <w:ins w:author="Sjoerds, Z." w:date="2021-07-19T07:03:00Z" w:id="259">
        <w:r w:rsidRPr="728432B7" w:rsidR="5788DEA8">
          <w:rPr>
            <w:rFonts w:ascii="Arial" w:hAnsi="Arial" w:cs="Arial"/>
            <w:lang w:val="en-US"/>
          </w:rPr>
          <w:t>y</w:t>
        </w:r>
      </w:ins>
      <w:r w:rsidRPr="728432B7" w:rsidR="00F472EE">
        <w:rPr>
          <w:rFonts w:ascii="Arial" w:hAnsi="Arial" w:cs="Arial"/>
          <w:lang w:val="en-US"/>
        </w:rPr>
        <w:t xml:space="preserve"> </w:t>
      </w:r>
      <w:r w:rsidRPr="728432B7" w:rsidR="00861B3F">
        <w:rPr>
          <w:rFonts w:ascii="Arial" w:hAnsi="Arial" w:cs="Arial"/>
          <w:lang w:val="en-US"/>
        </w:rPr>
        <w:t>lacking</w:t>
      </w:r>
      <w:r w:rsidRPr="728432B7" w:rsidR="00F472EE">
        <w:rPr>
          <w:rFonts w:ascii="Arial" w:hAnsi="Arial" w:cs="Arial"/>
          <w:lang w:val="en-US"/>
        </w:rPr>
        <w:t xml:space="preserve"> the possibility of precise</w:t>
      </w:r>
      <w:ins w:author="Lennart Lüttgau" w:date="2021-07-06T12:17:00Z" w:id="260">
        <w:r w:rsidRPr="728432B7" w:rsidR="002952D9">
          <w:rPr>
            <w:rFonts w:ascii="Arial" w:hAnsi="Arial" w:cs="Arial"/>
            <w:lang w:val="en-US"/>
          </w:rPr>
          <w:t xml:space="preserve"> spatial signal</w:t>
        </w:r>
      </w:ins>
      <w:r w:rsidRPr="728432B7" w:rsidR="00F472EE">
        <w:rPr>
          <w:rFonts w:ascii="Arial" w:hAnsi="Arial" w:cs="Arial"/>
          <w:lang w:val="en-US"/>
        </w:rPr>
        <w:t xml:space="preserve"> localization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(Cavanagh et al., 2011)</w:t>
      </w:r>
      <w:r w:rsidRPr="728432B7">
        <w:rPr>
          <w:rFonts w:ascii="Arial" w:hAnsi="Arial" w:cs="Arial"/>
          <w:lang w:val="en-US"/>
        </w:rPr>
        <w:fldChar w:fldCharType="end"/>
      </w:r>
      <w:ins w:author="Lennart Lüttgau" w:date="2021-07-06T12:17:00Z" w:id="261">
        <w:r w:rsidRPr="728432B7" w:rsidR="002952D9">
          <w:rPr>
            <w:rFonts w:ascii="Arial" w:hAnsi="Arial" w:cs="Arial"/>
            <w:lang w:val="en-US"/>
          </w:rPr>
          <w:t xml:space="preserve"> and anatomical specificity with respect to the neural representation of </w:t>
        </w:r>
      </w:ins>
      <w:ins w:author="Lennart Lüttgau" w:date="2021-07-06T12:18:00Z" w:id="262">
        <w:r w:rsidRPr="728432B7" w:rsidR="002952D9">
          <w:rPr>
            <w:rFonts w:ascii="Arial" w:hAnsi="Arial" w:cs="Arial"/>
            <w:lang w:val="en-US"/>
          </w:rPr>
          <w:t>RPE signals</w:t>
        </w:r>
      </w:ins>
      <w:r w:rsidRPr="728432B7" w:rsidR="000A670C">
        <w:rPr>
          <w:rFonts w:ascii="Arial" w:hAnsi="Arial" w:cs="Arial"/>
          <w:lang w:val="en-US"/>
        </w:rPr>
        <w:t>.</w:t>
      </w:r>
      <w:r w:rsidRPr="728432B7" w:rsidR="000A75AF">
        <w:rPr>
          <w:rFonts w:ascii="Arial" w:hAnsi="Arial" w:cs="Arial"/>
          <w:lang w:val="en-US"/>
        </w:rPr>
        <w:t xml:space="preserve"> </w:t>
      </w:r>
      <w:r w:rsidRPr="728432B7" w:rsidR="008E01B8">
        <w:rPr>
          <w:rFonts w:ascii="Arial" w:hAnsi="Arial" w:cs="Arial"/>
          <w:lang w:val="en-US"/>
        </w:rPr>
        <w:t>Additionally,</w:t>
      </w:r>
      <w:r w:rsidRPr="728432B7" w:rsidR="00E4715D">
        <w:rPr>
          <w:rFonts w:ascii="Arial" w:hAnsi="Arial" w:cs="Arial"/>
          <w:lang w:val="en-US"/>
        </w:rPr>
        <w:t xml:space="preserve"> few studies in the realm of cognitive flexibility use computational modeling to </w:t>
      </w:r>
      <w:r w:rsidRPr="728432B7" w:rsidR="00BB7C24">
        <w:rPr>
          <w:rFonts w:ascii="Arial" w:hAnsi="Arial" w:cs="Arial"/>
          <w:lang w:val="en-US"/>
        </w:rPr>
        <w:t>elucidate underlying cognitive mechanisms.</w:t>
      </w:r>
      <w:r w:rsidRPr="728432B7" w:rsidR="00E4715D">
        <w:rPr>
          <w:rFonts w:ascii="Arial" w:hAnsi="Arial" w:cs="Arial"/>
          <w:lang w:val="en-US"/>
        </w:rPr>
        <w:t xml:space="preserve"> </w:t>
      </w:r>
      <w:r w:rsidRPr="728432B7" w:rsidR="00BB7C24">
        <w:rPr>
          <w:rFonts w:ascii="Arial" w:hAnsi="Arial" w:cs="Arial"/>
          <w:lang w:val="en-US"/>
        </w:rPr>
        <w:t>A</w:t>
      </w:r>
      <w:r w:rsidRPr="728432B7" w:rsidR="008E01B8">
        <w:rPr>
          <w:rFonts w:ascii="Arial" w:hAnsi="Arial" w:cs="Arial"/>
          <w:lang w:val="en-US"/>
        </w:rPr>
        <w:t xml:space="preserve">pplying a state-of-the-art hierarchical Bayesian modeling approach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(Piray et al., 2019)</w:t>
      </w:r>
      <w:r w:rsidRPr="728432B7">
        <w:rPr>
          <w:rFonts w:ascii="Arial" w:hAnsi="Arial" w:cs="Arial"/>
          <w:lang w:val="en-US"/>
        </w:rPr>
        <w:fldChar w:fldCharType="end"/>
      </w:r>
      <w:r w:rsidRPr="728432B7" w:rsidR="008E01B8">
        <w:rPr>
          <w:rFonts w:ascii="Arial" w:hAnsi="Arial" w:cs="Arial"/>
          <w:lang w:val="en-US"/>
        </w:rPr>
        <w:t xml:space="preserve">, </w:t>
      </w:r>
      <w:r w:rsidRPr="728432B7" w:rsidR="00B509BC">
        <w:rPr>
          <w:rFonts w:ascii="Arial" w:hAnsi="Arial" w:cs="Arial"/>
          <w:lang w:val="en-US"/>
        </w:rPr>
        <w:t>allowed us to</w:t>
      </w:r>
      <w:r w:rsidRPr="728432B7" w:rsidR="008E01B8">
        <w:rPr>
          <w:rFonts w:ascii="Arial" w:hAnsi="Arial" w:cs="Arial"/>
          <w:lang w:val="en-US"/>
        </w:rPr>
        <w:t xml:space="preserve"> </w:t>
      </w:r>
      <w:r w:rsidRPr="728432B7" w:rsidR="00CC2AAB">
        <w:rPr>
          <w:rFonts w:ascii="Arial" w:hAnsi="Arial" w:cs="Arial"/>
          <w:lang w:val="en-US"/>
        </w:rPr>
        <w:t xml:space="preserve">model the </w:t>
      </w:r>
      <w:r w:rsidRPr="728432B7" w:rsidR="00CA76AD">
        <w:rPr>
          <w:rFonts w:ascii="Arial" w:hAnsi="Arial" w:cs="Arial"/>
          <w:lang w:val="en-US"/>
        </w:rPr>
        <w:t>impact of stress</w:t>
      </w:r>
      <w:r w:rsidRPr="728432B7" w:rsidR="00E4715D">
        <w:rPr>
          <w:rFonts w:ascii="Arial" w:hAnsi="Arial" w:cs="Arial"/>
          <w:lang w:val="en-US"/>
        </w:rPr>
        <w:t xml:space="preserve">. </w:t>
      </w:r>
      <w:commentRangeStart w:id="263"/>
      <w:r w:rsidRPr="728432B7" w:rsidR="00E4715D">
        <w:rPr>
          <w:rFonts w:ascii="Arial" w:hAnsi="Arial" w:cs="Arial"/>
          <w:lang w:val="en-US"/>
        </w:rPr>
        <w:t>To our best of knowledge probabilistic reversal learning has not been investigated after a psychosocial stress intervention in a within-subject design before.</w:t>
      </w:r>
      <w:commentRangeEnd w:id="263"/>
      <w:r>
        <w:commentReference w:id="263"/>
      </w:r>
    </w:p>
    <w:p w:rsidR="0082088E" w:rsidP="006F1403" w:rsidRDefault="0082088E" w14:paraId="253F3C00" w14:textId="77777777">
      <w:pPr>
        <w:spacing w:line="480" w:lineRule="auto"/>
        <w:jc w:val="both"/>
        <w:rPr>
          <w:rFonts w:ascii="Arial" w:hAnsi="Arial" w:cs="Arial"/>
          <w:lang w:val="en-US"/>
        </w:rPr>
      </w:pPr>
    </w:p>
    <w:p w:rsidR="00F53C65" w:rsidP="006F1403" w:rsidRDefault="00C15099" w14:paraId="63C50C2D" w14:textId="21B147A3">
      <w:pPr>
        <w:spacing w:line="480" w:lineRule="auto"/>
        <w:jc w:val="both"/>
        <w:rPr>
          <w:rFonts w:ascii="Arial" w:hAnsi="Arial" w:cs="Arial"/>
          <w:lang w:val="en-US"/>
        </w:rPr>
      </w:pPr>
      <w:r>
        <w:rPr>
          <w:rFonts w:ascii="Arial" w:hAnsi="Arial" w:cs="Arial"/>
          <w:lang w:val="en-US"/>
        </w:rPr>
        <w:br w:type="page"/>
      </w:r>
    </w:p>
    <w:p w:rsidRPr="00477D74" w:rsidR="00481B47" w:rsidP="006F1403" w:rsidRDefault="005213EF" w14:paraId="68B70CEA" w14:textId="5AD2E6AC">
      <w:pPr>
        <w:spacing w:line="480" w:lineRule="auto"/>
        <w:jc w:val="both"/>
        <w:rPr>
          <w:rFonts w:ascii="Arial" w:hAnsi="Arial" w:cs="Arial"/>
          <w:b/>
          <w:bCs/>
          <w:sz w:val="24"/>
          <w:szCs w:val="24"/>
          <w:lang w:val="en-US"/>
        </w:rPr>
      </w:pPr>
      <w:r>
        <w:rPr>
          <w:rFonts w:ascii="Arial" w:hAnsi="Arial" w:cs="Arial"/>
          <w:b/>
          <w:bCs/>
          <w:sz w:val="24"/>
          <w:szCs w:val="24"/>
          <w:u w:val="single"/>
          <w:lang w:val="en-US"/>
        </w:rPr>
        <w:t xml:space="preserve">2. </w:t>
      </w:r>
      <w:r w:rsidRPr="00477D74" w:rsidR="00477D74">
        <w:rPr>
          <w:rFonts w:ascii="Arial" w:hAnsi="Arial" w:cs="Arial"/>
          <w:b/>
          <w:bCs/>
          <w:sz w:val="24"/>
          <w:szCs w:val="24"/>
          <w:u w:val="single"/>
          <w:lang w:val="en-US"/>
        </w:rPr>
        <w:t>Methods</w:t>
      </w:r>
      <w:r w:rsidR="00477D74">
        <w:rPr>
          <w:rFonts w:ascii="Arial" w:hAnsi="Arial" w:cs="Arial"/>
          <w:b/>
          <w:bCs/>
          <w:sz w:val="24"/>
          <w:szCs w:val="24"/>
          <w:lang w:val="en-US"/>
        </w:rPr>
        <w:t xml:space="preserve"> </w:t>
      </w:r>
      <w:r w:rsidRPr="00477D74" w:rsidR="00477D74">
        <w:rPr>
          <w:rFonts w:ascii="Arial" w:hAnsi="Arial" w:cs="Arial"/>
          <w:lang w:val="en-US"/>
        </w:rPr>
        <w:t>(1</w:t>
      </w:r>
      <w:r w:rsidR="00FE45A0">
        <w:rPr>
          <w:rFonts w:ascii="Arial" w:hAnsi="Arial" w:cs="Arial"/>
          <w:lang w:val="en-US"/>
        </w:rPr>
        <w:t>642</w:t>
      </w:r>
      <w:r w:rsidRPr="00477D74" w:rsidR="00477D74">
        <w:rPr>
          <w:rFonts w:ascii="Arial" w:hAnsi="Arial" w:cs="Arial"/>
          <w:lang w:val="en-US"/>
        </w:rPr>
        <w:t xml:space="preserve"> words)</w:t>
      </w:r>
    </w:p>
    <w:p w:rsidRPr="008C2748" w:rsidR="008C2748" w:rsidP="006F1403" w:rsidRDefault="005213EF" w14:paraId="6D398968" w14:textId="3904862A">
      <w:pPr>
        <w:spacing w:line="480" w:lineRule="auto"/>
        <w:jc w:val="both"/>
        <w:rPr>
          <w:rFonts w:ascii="Arial" w:hAnsi="Arial" w:cs="Arial"/>
          <w:u w:val="single"/>
          <w:lang w:val="en-US"/>
        </w:rPr>
      </w:pPr>
      <w:r>
        <w:rPr>
          <w:rFonts w:ascii="Arial" w:hAnsi="Arial" w:cs="Arial"/>
          <w:u w:val="single"/>
          <w:lang w:val="en-US"/>
        </w:rPr>
        <w:t xml:space="preserve">2.1. </w:t>
      </w:r>
      <w:r w:rsidRPr="008C2748" w:rsidR="008C2748">
        <w:rPr>
          <w:rFonts w:ascii="Arial" w:hAnsi="Arial" w:cs="Arial"/>
          <w:u w:val="single"/>
          <w:lang w:val="en-US"/>
        </w:rPr>
        <w:t>Study Design:</w:t>
      </w:r>
    </w:p>
    <w:p w:rsidR="008C2748" w:rsidP="006F1403" w:rsidRDefault="00633842" w14:paraId="53593A64" w14:textId="7D919594">
      <w:pPr>
        <w:spacing w:line="480" w:lineRule="auto"/>
        <w:jc w:val="both"/>
        <w:rPr>
          <w:rFonts w:ascii="Arial" w:hAnsi="Arial" w:cs="Arial"/>
          <w:lang w:val="en-US"/>
        </w:rPr>
      </w:pPr>
      <w:r w:rsidRPr="728432B7">
        <w:rPr>
          <w:rFonts w:ascii="Arial" w:hAnsi="Arial" w:cs="Arial"/>
          <w:lang w:val="en-US"/>
        </w:rPr>
        <w:t xml:space="preserve">Employing a within-subject design, </w:t>
      </w:r>
      <w:ins w:author="Sjoerds, Z." w:date="2021-07-19T07:08:00Z" w:id="264">
        <w:r w:rsidRPr="728432B7" w:rsidR="66765173">
          <w:rPr>
            <w:rFonts w:ascii="Arial" w:hAnsi="Arial" w:cs="Arial"/>
            <w:lang w:val="en-US"/>
          </w:rPr>
          <w:t xml:space="preserve">36 </w:t>
        </w:r>
        <w:r w:rsidRPr="728432B7" w:rsidR="438F9033">
          <w:rPr>
            <w:rFonts w:ascii="Arial" w:hAnsi="Arial" w:cs="Arial"/>
            <w:lang w:val="en-US"/>
          </w:rPr>
          <w:t xml:space="preserve">healthy adult </w:t>
        </w:r>
      </w:ins>
      <w:r w:rsidRPr="728432B7">
        <w:rPr>
          <w:rFonts w:ascii="Arial" w:hAnsi="Arial" w:cs="Arial"/>
          <w:lang w:val="en-US"/>
        </w:rPr>
        <w:t xml:space="preserve">participants </w:t>
      </w:r>
      <w:ins w:author="Lennart Lüttgau" w:date="2021-07-06T13:29:00Z" w:id="265">
        <w:r w:rsidRPr="728432B7" w:rsidR="00E5198F">
          <w:rPr>
            <w:rFonts w:ascii="Arial" w:hAnsi="Arial" w:cs="Arial"/>
            <w:lang w:val="en-US"/>
          </w:rPr>
          <w:t>(</w:t>
        </w:r>
        <w:del w:author="Sjoerds, Z." w:date="2021-07-19T07:08:00Z" w:id="266">
          <w:r w:rsidRPr="728432B7" w:rsidDel="00E5198F">
            <w:rPr>
              <w:rFonts w:ascii="Arial" w:hAnsi="Arial" w:cs="Arial"/>
              <w:lang w:val="en-US"/>
            </w:rPr>
            <w:delText>n=</w:delText>
          </w:r>
        </w:del>
      </w:ins>
      <w:ins w:author="Lennart Lüttgau" w:date="2021-07-06T13:39:00Z" w:id="267">
        <w:del w:author="Sjoerds, Z." w:date="2021-07-19T07:08:00Z" w:id="268">
          <w:r w:rsidRPr="728432B7" w:rsidDel="00896EF7">
            <w:rPr>
              <w:rFonts w:ascii="Arial" w:hAnsi="Arial" w:cs="Arial"/>
              <w:lang w:val="en-US"/>
            </w:rPr>
            <w:delText>3</w:delText>
          </w:r>
          <w:r w:rsidRPr="728432B7" w:rsidDel="00F122A7">
            <w:rPr>
              <w:rFonts w:ascii="Arial" w:hAnsi="Arial" w:cs="Arial"/>
              <w:lang w:val="en-US"/>
            </w:rPr>
            <w:delText>6</w:delText>
          </w:r>
          <w:r w:rsidRPr="728432B7" w:rsidDel="00896EF7">
            <w:rPr>
              <w:rFonts w:ascii="Arial" w:hAnsi="Arial" w:cs="Arial"/>
              <w:lang w:val="en-US"/>
            </w:rPr>
            <w:delText xml:space="preserve">, </w:delText>
          </w:r>
        </w:del>
        <w:r w:rsidRPr="728432B7" w:rsidR="00896EF7">
          <w:rPr>
            <w:rFonts w:ascii="Arial" w:hAnsi="Arial" w:cs="Arial"/>
            <w:lang w:val="en-US"/>
          </w:rPr>
          <w:t xml:space="preserve">n=28 in the final </w:t>
        </w:r>
      </w:ins>
      <w:ins w:author="Sjoerds, Z." w:date="2021-07-19T07:08:00Z" w:id="269">
        <w:r w:rsidRPr="728432B7" w:rsidR="4A2E066E">
          <w:rPr>
            <w:rFonts w:ascii="Arial" w:hAnsi="Arial" w:cs="Arial"/>
            <w:lang w:val="en-US"/>
          </w:rPr>
          <w:t xml:space="preserve">analyzed </w:t>
        </w:r>
      </w:ins>
      <w:ins w:author="Lennart Lüttgau" w:date="2021-07-06T13:39:00Z" w:id="270">
        <w:r w:rsidRPr="728432B7" w:rsidR="00896EF7">
          <w:rPr>
            <w:rFonts w:ascii="Arial" w:hAnsi="Arial" w:cs="Arial"/>
            <w:lang w:val="en-US"/>
          </w:rPr>
          <w:t>sample</w:t>
        </w:r>
      </w:ins>
      <w:ins w:author="Lennart Lüttgau" w:date="2021-07-06T13:29:00Z" w:id="271">
        <w:r w:rsidRPr="728432B7" w:rsidR="00E5198F">
          <w:rPr>
            <w:rFonts w:ascii="Arial" w:hAnsi="Arial" w:cs="Arial"/>
            <w:lang w:val="en-US"/>
          </w:rPr>
          <w:t xml:space="preserve">) </w:t>
        </w:r>
      </w:ins>
      <w:r w:rsidRPr="728432B7">
        <w:rPr>
          <w:rFonts w:ascii="Arial" w:hAnsi="Arial" w:cs="Arial"/>
          <w:lang w:val="en-US"/>
        </w:rPr>
        <w:t>performed a probabilistic</w:t>
      </w:r>
      <w:r w:rsidRPr="728432B7" w:rsidR="008C2748">
        <w:rPr>
          <w:rFonts w:ascii="Arial" w:hAnsi="Arial" w:cs="Arial"/>
          <w:lang w:val="en-US"/>
        </w:rPr>
        <w:t xml:space="preserve"> reversal learning task </w:t>
      </w:r>
      <w:r w:rsidRPr="728432B7">
        <w:rPr>
          <w:rFonts w:ascii="Arial" w:hAnsi="Arial" w:cs="Arial"/>
          <w:lang w:val="en-US"/>
        </w:rPr>
        <w:t xml:space="preserve">during fMRI </w:t>
      </w:r>
      <w:r w:rsidRPr="728432B7" w:rsidR="008C2748">
        <w:rPr>
          <w:rFonts w:ascii="Arial" w:hAnsi="Arial" w:cs="Arial"/>
          <w:lang w:val="en-US"/>
        </w:rPr>
        <w:t xml:space="preserve">in two separate sessions seven days apart. </w:t>
      </w:r>
      <w:commentRangeStart w:id="272"/>
      <w:commentRangeStart w:id="273"/>
      <w:commentRangeStart w:id="274"/>
      <w:r w:rsidRPr="728432B7">
        <w:rPr>
          <w:rFonts w:ascii="Arial" w:hAnsi="Arial" w:cs="Arial"/>
          <w:lang w:val="en-US"/>
        </w:rPr>
        <w:t>During</w:t>
      </w:r>
      <w:commentRangeEnd w:id="272"/>
      <w:r>
        <w:commentReference w:id="272"/>
      </w:r>
      <w:commentRangeEnd w:id="273"/>
      <w:r>
        <w:commentReference w:id="273"/>
      </w:r>
      <w:commentRangeEnd w:id="274"/>
      <w:r w:rsidR="00F12B24">
        <w:rPr>
          <w:rStyle w:val="CommentReference"/>
        </w:rPr>
        <w:commentReference w:id="274"/>
      </w:r>
      <w:r w:rsidRPr="728432B7">
        <w:rPr>
          <w:rFonts w:ascii="Arial" w:hAnsi="Arial" w:cs="Arial"/>
          <w:lang w:val="en-US"/>
        </w:rPr>
        <w:t xml:space="preserve"> the stress condition</w:t>
      </w:r>
      <w:r w:rsidRPr="728432B7" w:rsidR="00F53C65">
        <w:rPr>
          <w:rFonts w:ascii="Arial" w:hAnsi="Arial" w:cs="Arial"/>
          <w:lang w:val="en-US"/>
        </w:rPr>
        <w:t xml:space="preserve"> participants were exposed to a mock interview and calculus in front of a </w:t>
      </w:r>
      <w:commentRangeStart w:id="275"/>
      <w:r w:rsidRPr="728432B7" w:rsidR="00F53C65">
        <w:rPr>
          <w:rFonts w:ascii="Arial" w:hAnsi="Arial" w:cs="Arial"/>
          <w:lang w:val="en-US"/>
        </w:rPr>
        <w:t xml:space="preserve">socially </w:t>
      </w:r>
      <w:commentRangeEnd w:id="275"/>
      <w:r>
        <w:commentReference w:id="275"/>
      </w:r>
      <w:r w:rsidRPr="728432B7" w:rsidR="00F53C65">
        <w:rPr>
          <w:rFonts w:ascii="Arial" w:hAnsi="Arial" w:cs="Arial"/>
          <w:lang w:val="en-US"/>
        </w:rPr>
        <w:t>unresponsive committee in white lab coats</w:t>
      </w:r>
      <w:r w:rsidRPr="728432B7" w:rsidR="00C820B3">
        <w:rPr>
          <w:rFonts w:ascii="Arial" w:hAnsi="Arial" w:cs="Arial"/>
          <w:lang w:val="en-US"/>
        </w:rPr>
        <w:t>, following the standard</w:t>
      </w:r>
      <w:ins w:author="Lennart Lüttgau" w:date="2021-07-06T13:28:00Z" w:id="276">
        <w:r w:rsidRPr="728432B7" w:rsidR="00E5198F">
          <w:rPr>
            <w:rFonts w:ascii="Arial" w:hAnsi="Arial" w:cs="Arial"/>
            <w:lang w:val="en-US"/>
          </w:rPr>
          <w:t>iz</w:t>
        </w:r>
      </w:ins>
      <w:ins w:author="Lennart Lüttgau" w:date="2021-07-06T13:29:00Z" w:id="277">
        <w:r w:rsidRPr="728432B7" w:rsidR="00E5198F">
          <w:rPr>
            <w:rFonts w:ascii="Arial" w:hAnsi="Arial" w:cs="Arial"/>
            <w:lang w:val="en-US"/>
          </w:rPr>
          <w:t xml:space="preserve">ed </w:t>
        </w:r>
      </w:ins>
      <w:del w:author="Lennart Lüttgau" w:date="2021-07-06T13:28:00Z" w:id="278">
        <w:r w:rsidRPr="728432B7" w:rsidDel="00C820B3">
          <w:rPr>
            <w:rFonts w:ascii="Arial" w:hAnsi="Arial" w:cs="Arial"/>
            <w:lang w:val="en-US"/>
          </w:rPr>
          <w:delText xml:space="preserve"> </w:delText>
        </w:r>
      </w:del>
      <w:r w:rsidRPr="728432B7" w:rsidR="00C820B3">
        <w:rPr>
          <w:rFonts w:ascii="Arial" w:hAnsi="Arial" w:cs="Arial"/>
          <w:lang w:val="en-US"/>
        </w:rPr>
        <w:t>Trier Social Stress Test (TSST) protocol</w:t>
      </w:r>
      <w:r w:rsidRPr="728432B7" w:rsidR="006D3934">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1993)"},"properties":{"noteIndex":0},"schema":"https://github.com/citation-style-language/schema/raw/master/csl-citation.json"}</w:instrText>
      </w:r>
      <w:r w:rsidRPr="728432B7">
        <w:rPr>
          <w:rFonts w:ascii="Arial" w:hAnsi="Arial" w:cs="Arial"/>
          <w:lang w:val="en-US"/>
        </w:rPr>
        <w:fldChar w:fldCharType="separate"/>
      </w:r>
      <w:r w:rsidRPr="728432B7" w:rsidR="006D3934">
        <w:rPr>
          <w:rFonts w:ascii="Arial" w:hAnsi="Arial" w:cs="Arial"/>
          <w:noProof/>
          <w:lang w:val="en-US"/>
        </w:rPr>
        <w:t>(Kirschbaum et al., 1993)</w:t>
      </w:r>
      <w:r w:rsidRPr="728432B7">
        <w:rPr>
          <w:rFonts w:ascii="Arial" w:hAnsi="Arial" w:cs="Arial"/>
          <w:lang w:val="en-US"/>
        </w:rPr>
        <w:fldChar w:fldCharType="end"/>
      </w:r>
      <w:r w:rsidRPr="728432B7" w:rsidR="00F53C65">
        <w:rPr>
          <w:rFonts w:ascii="Arial" w:hAnsi="Arial" w:cs="Arial"/>
          <w:lang w:val="en-US"/>
        </w:rPr>
        <w:t xml:space="preserve">. During the control condition participants read a neutral text </w:t>
      </w:r>
      <w:r w:rsidRPr="728432B7" w:rsidR="009329B4">
        <w:rPr>
          <w:rFonts w:ascii="Arial" w:hAnsi="Arial" w:cs="Arial"/>
          <w:lang w:val="en-US"/>
        </w:rPr>
        <w:t>without presence of the committee.</w:t>
      </w:r>
      <w:r w:rsidRPr="728432B7" w:rsidR="00342C37">
        <w:rPr>
          <w:rFonts w:ascii="Arial" w:hAnsi="Arial" w:cs="Arial"/>
          <w:lang w:val="en-US"/>
        </w:rPr>
        <w:t xml:space="preserve"> Session type</w:t>
      </w:r>
      <w:r w:rsidRPr="728432B7" w:rsidR="00C820B3">
        <w:rPr>
          <w:rFonts w:ascii="Arial" w:hAnsi="Arial" w:cs="Arial"/>
          <w:lang w:val="en-US"/>
        </w:rPr>
        <w:t xml:space="preserve"> (stress vs. control)</w:t>
      </w:r>
      <w:r w:rsidRPr="728432B7" w:rsidR="00342C37">
        <w:rPr>
          <w:rFonts w:ascii="Arial" w:hAnsi="Arial" w:cs="Arial"/>
          <w:lang w:val="en-US"/>
        </w:rPr>
        <w:t xml:space="preserve"> was counter-balanced across participants. </w:t>
      </w:r>
      <w:r w:rsidRPr="728432B7" w:rsidR="00C820B3">
        <w:rPr>
          <w:rFonts w:ascii="Arial" w:hAnsi="Arial" w:cs="Arial"/>
          <w:lang w:val="en-US"/>
        </w:rPr>
        <w:t>In order to prevent confounding effects of circadian rhythm on cortisol levels both experimental sessions were scheduled at exactly the same time of the day</w:t>
      </w:r>
      <w:commentRangeStart w:id="279"/>
      <w:r w:rsidRPr="728432B7" w:rsidR="00C820B3">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Pr="728432B7">
        <w:rPr>
          <w:rFonts w:ascii="Arial" w:hAnsi="Arial" w:cs="Arial"/>
          <w:lang w:val="en-US"/>
        </w:rPr>
        <w:fldChar w:fldCharType="separate"/>
      </w:r>
      <w:commentRangeEnd w:id="279"/>
      <w:r>
        <w:commentReference w:id="279"/>
      </w:r>
      <w:r w:rsidRPr="728432B7" w:rsidR="005213EF">
        <w:rPr>
          <w:rFonts w:ascii="Arial" w:hAnsi="Arial" w:cs="Arial"/>
          <w:noProof/>
          <w:lang w:val="en-US"/>
        </w:rPr>
        <w:t>(Kudielka et al., 2004)</w:t>
      </w:r>
      <w:r w:rsidRPr="728432B7">
        <w:rPr>
          <w:rFonts w:ascii="Arial" w:hAnsi="Arial" w:cs="Arial"/>
          <w:lang w:val="en-US"/>
        </w:rPr>
        <w:fldChar w:fldCharType="end"/>
      </w:r>
      <w:r w:rsidRPr="728432B7" w:rsidR="00C820B3">
        <w:rPr>
          <w:rFonts w:ascii="Arial" w:hAnsi="Arial" w:cs="Arial"/>
          <w:lang w:val="en-US"/>
        </w:rPr>
        <w:t xml:space="preserve">. </w:t>
      </w:r>
      <w:r w:rsidRPr="728432B7" w:rsidR="00342C37">
        <w:rPr>
          <w:rFonts w:ascii="Arial" w:hAnsi="Arial" w:cs="Arial"/>
          <w:lang w:val="en-US"/>
        </w:rPr>
        <w:t>Acute stress response was assessed at physiological (cortisol and α-amylase</w:t>
      </w:r>
      <w:commentRangeStart w:id="280"/>
      <w:r w:rsidRPr="728432B7" w:rsidR="00342C37">
        <w:rPr>
          <w:rFonts w:ascii="Arial" w:hAnsi="Arial" w:cs="Arial"/>
          <w:lang w:val="en-US"/>
        </w:rPr>
        <w:t>)</w:t>
      </w:r>
      <w:commentRangeEnd w:id="280"/>
      <w:r>
        <w:commentReference w:id="280"/>
      </w:r>
      <w:r w:rsidRPr="728432B7" w:rsidR="00342C37">
        <w:rPr>
          <w:rFonts w:ascii="Arial" w:hAnsi="Arial" w:cs="Arial"/>
          <w:lang w:val="en-US"/>
        </w:rPr>
        <w:t xml:space="preserve"> and subjective (self-report </w:t>
      </w:r>
      <w:commentRangeStart w:id="281"/>
      <w:del w:author="Sjoerds, Z." w:date="2021-07-19T07:12:00Z" w:id="282">
        <w:r w:rsidRPr="728432B7" w:rsidDel="00342C37">
          <w:rPr>
            <w:rFonts w:ascii="Arial" w:hAnsi="Arial" w:cs="Arial"/>
            <w:lang w:val="en-US"/>
          </w:rPr>
          <w:delText>VAS scales</w:delText>
        </w:r>
      </w:del>
      <w:commentRangeEnd w:id="281"/>
      <w:r>
        <w:commentReference w:id="281"/>
      </w:r>
      <w:r w:rsidRPr="728432B7" w:rsidR="00342C37">
        <w:rPr>
          <w:rFonts w:ascii="Arial" w:hAnsi="Arial" w:cs="Arial"/>
          <w:lang w:val="en-US"/>
        </w:rPr>
        <w:t>) level at six timepoints throughout the session (see Figure</w:t>
      </w:r>
      <w:r w:rsidRPr="728432B7" w:rsidR="00337630">
        <w:rPr>
          <w:rFonts w:ascii="Arial" w:hAnsi="Arial" w:cs="Arial"/>
          <w:lang w:val="en-US"/>
        </w:rPr>
        <w:t xml:space="preserve"> 3</w:t>
      </w:r>
      <w:r w:rsidRPr="728432B7" w:rsidR="00342C37">
        <w:rPr>
          <w:rFonts w:ascii="Arial" w:hAnsi="Arial" w:cs="Arial"/>
          <w:lang w:val="en-US"/>
        </w:rPr>
        <w:t>).</w:t>
      </w:r>
    </w:p>
    <w:p w:rsidR="008F2DA7" w:rsidP="006F1403" w:rsidRDefault="0083513D" w14:paraId="14249D3E" w14:textId="03CB74B1">
      <w:pPr>
        <w:spacing w:line="480" w:lineRule="auto"/>
        <w:jc w:val="both"/>
        <w:rPr>
          <w:rFonts w:ascii="Arial" w:hAnsi="Arial" w:cs="Arial"/>
          <w:lang w:val="en-US"/>
        </w:rPr>
      </w:pPr>
      <w:commentRangeStart w:id="283"/>
      <w:commentRangeStart w:id="284"/>
      <w:r>
        <w:rPr>
          <w:noProof/>
        </w:rPr>
        <w:drawing>
          <wp:inline distT="0" distB="0" distL="0" distR="0" wp14:anchorId="2F4856E2" wp14:editId="5436D563">
            <wp:extent cx="5760720" cy="518159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0720" cy="5181598"/>
                    </a:xfrm>
                    <a:prstGeom prst="rect">
                      <a:avLst/>
                    </a:prstGeom>
                  </pic:spPr>
                </pic:pic>
              </a:graphicData>
            </a:graphic>
          </wp:inline>
        </w:drawing>
      </w:r>
      <w:commentRangeEnd w:id="283"/>
      <w:r>
        <w:commentReference w:id="283"/>
      </w:r>
      <w:commentRangeEnd w:id="284"/>
      <w:r>
        <w:commentReference w:id="284"/>
      </w:r>
    </w:p>
    <w:p w:rsidRPr="008C2748" w:rsidR="008F2DA7" w:rsidP="006F1403" w:rsidRDefault="008F2DA7" w14:paraId="67C9BA8F" w14:textId="3A591A6D">
      <w:pPr>
        <w:spacing w:line="480" w:lineRule="auto"/>
        <w:jc w:val="both"/>
        <w:rPr>
          <w:rFonts w:ascii="Arial" w:hAnsi="Arial" w:cs="Arial"/>
          <w:lang w:val="en-US"/>
        </w:rPr>
      </w:pPr>
      <w:r>
        <w:rPr>
          <w:rFonts w:ascii="Arial" w:hAnsi="Arial" w:cs="Arial"/>
          <w:lang w:val="en-US"/>
        </w:rPr>
        <w:t>Figure 1 Study design</w:t>
      </w:r>
      <w:r w:rsidR="002757AE">
        <w:rPr>
          <w:rFonts w:ascii="Arial" w:hAnsi="Arial" w:cs="Arial"/>
          <w:lang w:val="en-US"/>
        </w:rPr>
        <w:t xml:space="preserve"> (A) and task design (B)</w:t>
      </w:r>
    </w:p>
    <w:p w:rsidRPr="008C2748" w:rsidR="008C2748" w:rsidP="006F1403" w:rsidRDefault="005213EF" w14:paraId="2121DF7A" w14:textId="4D30B03D">
      <w:pPr>
        <w:spacing w:line="480" w:lineRule="auto"/>
        <w:jc w:val="both"/>
        <w:rPr>
          <w:rFonts w:ascii="Arial" w:hAnsi="Arial" w:cs="Arial"/>
          <w:u w:val="single"/>
          <w:lang w:val="en-US"/>
        </w:rPr>
      </w:pPr>
      <w:r>
        <w:rPr>
          <w:rFonts w:ascii="Arial" w:hAnsi="Arial" w:cs="Arial"/>
          <w:u w:val="single"/>
          <w:lang w:val="en-US"/>
        </w:rPr>
        <w:t xml:space="preserve">2.2. </w:t>
      </w:r>
      <w:r w:rsidRPr="008C2748" w:rsidR="008C2748">
        <w:rPr>
          <w:rFonts w:ascii="Arial" w:hAnsi="Arial" w:cs="Arial"/>
          <w:u w:val="single"/>
          <w:lang w:val="en-US"/>
        </w:rPr>
        <w:t>Physiological stress response:</w:t>
      </w:r>
    </w:p>
    <w:p w:rsidRPr="008C2748" w:rsidR="008C2748" w:rsidP="006F1403" w:rsidRDefault="00021DCA" w14:paraId="2B871A4C" w14:textId="39F7B080">
      <w:pPr>
        <w:spacing w:line="480" w:lineRule="auto"/>
        <w:jc w:val="both"/>
        <w:rPr>
          <w:rFonts w:ascii="Arial" w:hAnsi="Arial" w:cs="Arial"/>
          <w:lang w:val="en-US"/>
        </w:rPr>
      </w:pPr>
      <w:r w:rsidRPr="728432B7">
        <w:rPr>
          <w:rFonts w:ascii="Arial" w:hAnsi="Arial" w:cs="Arial"/>
          <w:lang w:val="en-US"/>
        </w:rPr>
        <w:t>We assessed physiological stress response via salivary cortisol</w:t>
      </w:r>
      <w:r w:rsidRPr="728432B7" w:rsidR="00E25E7A">
        <w:rPr>
          <w:rFonts w:ascii="Arial" w:hAnsi="Arial" w:cs="Arial"/>
          <w:lang w:val="en-US"/>
        </w:rPr>
        <w:t>, which were assessed six times throughout the experiment at the following time points</w:t>
      </w:r>
      <w:r w:rsidRPr="728432B7" w:rsidR="00C4173C">
        <w:rPr>
          <w:rFonts w:ascii="Arial" w:hAnsi="Arial" w:cs="Arial"/>
          <w:lang w:val="en-US"/>
        </w:rPr>
        <w:t xml:space="preserve"> relative to the start of intervention (stress or control): </w:t>
      </w:r>
      <w:commentRangeStart w:id="285"/>
      <w:r w:rsidRPr="728432B7" w:rsidR="00C4173C">
        <w:rPr>
          <w:rFonts w:ascii="Arial" w:hAnsi="Arial" w:cs="Arial"/>
          <w:lang w:val="en-US"/>
        </w:rPr>
        <w:t>t1: -30 minutes; t2: -2 minutes; t3: +10 minutes; t4: +15 minutes; t5: +30 minutes; t6: +45 minutes.</w:t>
      </w:r>
      <w:commentRangeEnd w:id="285"/>
      <w:r>
        <w:commentReference w:id="285"/>
      </w:r>
      <w:r w:rsidRPr="728432B7" w:rsidR="00C4173C">
        <w:rPr>
          <w:rFonts w:ascii="Arial" w:hAnsi="Arial" w:cs="Arial"/>
          <w:lang w:val="en-US"/>
        </w:rPr>
        <w:t xml:space="preserve"> </w:t>
      </w:r>
      <w:r w:rsidRPr="728432B7">
        <w:rPr>
          <w:rFonts w:ascii="Arial" w:hAnsi="Arial" w:cs="Arial"/>
          <w:lang w:val="en-US"/>
        </w:rPr>
        <w:t xml:space="preserve">For collection and extraction of saliva we used </w:t>
      </w:r>
      <w:proofErr w:type="spellStart"/>
      <w:r w:rsidRPr="728432B7" w:rsidR="008C2748">
        <w:rPr>
          <w:rFonts w:ascii="Arial" w:hAnsi="Arial" w:cs="Arial"/>
          <w:lang w:val="en-US"/>
        </w:rPr>
        <w:t>Salivette</w:t>
      </w:r>
      <w:proofErr w:type="spellEnd"/>
      <w:r w:rsidRPr="728432B7" w:rsidR="008C2748">
        <w:rPr>
          <w:rFonts w:ascii="Arial" w:hAnsi="Arial" w:cs="Arial"/>
          <w:lang w:val="en-US"/>
        </w:rPr>
        <w:t xml:space="preserve"> saliva sampling tubes (</w:t>
      </w:r>
      <w:proofErr w:type="spellStart"/>
      <w:r w:rsidRPr="728432B7" w:rsidR="008C2748">
        <w:rPr>
          <w:rFonts w:ascii="Arial" w:hAnsi="Arial" w:cs="Arial"/>
          <w:lang w:val="en-US"/>
        </w:rPr>
        <w:t>SalivetteCortisol</w:t>
      </w:r>
      <w:proofErr w:type="spellEnd"/>
      <w:r w:rsidRPr="728432B7" w:rsidR="008C2748">
        <w:rPr>
          <w:rFonts w:ascii="Arial" w:hAnsi="Arial" w:cs="Arial"/>
          <w:lang w:val="en-US"/>
        </w:rPr>
        <w:t xml:space="preserve">®, </w:t>
      </w:r>
      <w:proofErr w:type="spellStart"/>
      <w:r w:rsidRPr="728432B7" w:rsidR="008C2748">
        <w:rPr>
          <w:rFonts w:ascii="Arial" w:hAnsi="Arial" w:cs="Arial"/>
          <w:lang w:val="en-US"/>
        </w:rPr>
        <w:t>Sarstedt</w:t>
      </w:r>
      <w:proofErr w:type="spellEnd"/>
      <w:r w:rsidRPr="728432B7" w:rsidR="008C2748">
        <w:rPr>
          <w:rFonts w:ascii="Arial" w:hAnsi="Arial" w:cs="Arial"/>
          <w:lang w:val="en-US"/>
        </w:rPr>
        <w:t xml:space="preserve">, </w:t>
      </w:r>
      <w:proofErr w:type="spellStart"/>
      <w:r w:rsidRPr="728432B7" w:rsidR="008C2748">
        <w:rPr>
          <w:rFonts w:ascii="Arial" w:hAnsi="Arial" w:cs="Arial"/>
          <w:lang w:val="en-US"/>
        </w:rPr>
        <w:t>Nuembrecht</w:t>
      </w:r>
      <w:proofErr w:type="spellEnd"/>
      <w:r w:rsidRPr="728432B7" w:rsidR="008C2748">
        <w:rPr>
          <w:rFonts w:ascii="Arial" w:hAnsi="Arial" w:cs="Arial"/>
          <w:lang w:val="en-US"/>
        </w:rPr>
        <w:t>, Germany)</w:t>
      </w:r>
      <w:r w:rsidRPr="728432B7">
        <w:rPr>
          <w:rFonts w:ascii="Arial" w:hAnsi="Arial" w:cs="Arial"/>
          <w:lang w:val="en-US"/>
        </w:rPr>
        <w:t xml:space="preserve"> </w:t>
      </w:r>
      <w:r w:rsidRPr="728432B7" w:rsidR="008C2748">
        <w:rPr>
          <w:rFonts w:ascii="Arial" w:hAnsi="Arial" w:cs="Arial"/>
          <w:lang w:val="en-US"/>
        </w:rPr>
        <w:t>(see Supplement).</w:t>
      </w:r>
      <w:r w:rsidRPr="728432B7" w:rsidR="000238B2">
        <w:rPr>
          <w:rFonts w:ascii="Arial" w:hAnsi="Arial" w:cs="Arial"/>
          <w:lang w:val="en-US"/>
        </w:rPr>
        <w:t xml:space="preserve"> Individual cortisol reactivity was determined by </w:t>
      </w:r>
      <w:commentRangeStart w:id="286"/>
      <w:r w:rsidRPr="728432B7" w:rsidR="000238B2">
        <w:rPr>
          <w:rFonts w:ascii="Arial" w:hAnsi="Arial" w:cs="Arial"/>
          <w:lang w:val="en-US"/>
        </w:rPr>
        <w:t>calculating the area under the curve with respect to ground</w:t>
      </w:r>
      <w:commentRangeEnd w:id="286"/>
      <w:r>
        <w:commentReference w:id="286"/>
      </w:r>
      <w:r w:rsidRPr="728432B7" w:rsidR="000238B2">
        <w:rPr>
          <w:rFonts w:ascii="Arial" w:hAnsi="Arial" w:cs="Arial"/>
          <w:lang w:val="en-US"/>
        </w:rPr>
        <w:t xml:space="preserve">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-stress and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-control, according to </w:t>
      </w:r>
      <w:proofErr w:type="spellStart"/>
      <w:r w:rsidRPr="728432B7" w:rsidR="000238B2">
        <w:rPr>
          <w:rFonts w:ascii="Arial" w:hAnsi="Arial" w:cs="Arial"/>
          <w:lang w:val="en-US"/>
        </w:rPr>
        <w:t>Pruessner</w:t>
      </w:r>
      <w:proofErr w:type="spellEnd"/>
      <w:r w:rsidRPr="728432B7" w:rsidR="000238B2">
        <w:rPr>
          <w:rFonts w:ascii="Arial" w:hAnsi="Arial" w:cs="Arial"/>
          <w:lang w:val="en-US"/>
        </w:rPr>
        <w:t xml:space="preserve"> et al., 2003) separately for both conditions and subtracting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-control from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-stress. The AUC was calculated based on </w:t>
      </w:r>
      <w:commentRangeStart w:id="287"/>
      <w:commentRangeStart w:id="288"/>
      <w:r w:rsidRPr="728432B7" w:rsidR="000238B2">
        <w:rPr>
          <w:rFonts w:ascii="Arial" w:hAnsi="Arial" w:cs="Arial"/>
          <w:lang w:val="en-US"/>
        </w:rPr>
        <w:t xml:space="preserve">individualized </w:t>
      </w:r>
      <w:del w:author="Lennart Lüttgau" w:date="2021-07-06T13:33:00Z" w:id="289">
        <w:r w:rsidRPr="728432B7" w:rsidDel="000238B2">
          <w:rPr>
            <w:rFonts w:ascii="Arial" w:hAnsi="Arial" w:cs="Arial"/>
            <w:lang w:val="en-US"/>
          </w:rPr>
          <w:delText>subjectwise</w:delText>
        </w:r>
      </w:del>
      <w:ins w:author="Lennart Lüttgau" w:date="2021-07-06T13:33:00Z" w:id="290">
        <w:r w:rsidRPr="728432B7" w:rsidR="00CB0A0F">
          <w:rPr>
            <w:rFonts w:ascii="Arial" w:hAnsi="Arial" w:cs="Arial"/>
            <w:lang w:val="en-US"/>
          </w:rPr>
          <w:t>subject wise</w:t>
        </w:r>
      </w:ins>
      <w:r w:rsidRPr="728432B7" w:rsidR="000238B2">
        <w:rPr>
          <w:rFonts w:ascii="Arial" w:hAnsi="Arial" w:cs="Arial"/>
          <w:lang w:val="en-US"/>
        </w:rPr>
        <w:t xml:space="preserve"> time points,</w:t>
      </w:r>
      <w:commentRangeEnd w:id="287"/>
      <w:r>
        <w:commentReference w:id="287"/>
      </w:r>
      <w:commentRangeEnd w:id="288"/>
      <w:r>
        <w:commentReference w:id="288"/>
      </w:r>
      <w:r w:rsidRPr="728432B7" w:rsidR="000238B2">
        <w:rPr>
          <w:rFonts w:ascii="Arial" w:hAnsi="Arial" w:cs="Arial"/>
          <w:lang w:val="en-US"/>
        </w:rPr>
        <w:t xml:space="preserve"> taking into account slight dispersion in the testing protocol.</w:t>
      </w:r>
      <w:r w:rsidRPr="728432B7" w:rsidR="008C2748">
        <w:rPr>
          <w:rFonts w:ascii="Arial" w:hAnsi="Arial" w:cs="Arial"/>
          <w:lang w:val="en-US"/>
        </w:rPr>
        <w:t xml:space="preserve"> </w:t>
      </w:r>
      <w:commentRangeStart w:id="291"/>
      <w:commentRangeStart w:id="292"/>
      <w:commentRangeStart w:id="293"/>
      <w:r w:rsidRPr="728432B7" w:rsidR="000238B2">
        <w:rPr>
          <w:rFonts w:ascii="Arial" w:hAnsi="Arial" w:cs="Arial"/>
          <w:lang w:val="en-US"/>
        </w:rPr>
        <w:t xml:space="preserve">We further applied a criterion </w:t>
      </w:r>
      <w:r w:rsidRPr="728432B7" w:rsidR="008C2748">
        <w:rPr>
          <w:rFonts w:ascii="Arial" w:hAnsi="Arial" w:cs="Arial"/>
          <w:lang w:val="en-US"/>
        </w:rPr>
        <w:t xml:space="preserve">of 1.5nmol per liter (nmol/l, Miller et al., 2013) </w:t>
      </w:r>
      <w:r w:rsidRPr="728432B7" w:rsidR="000238B2">
        <w:rPr>
          <w:rFonts w:ascii="Arial" w:hAnsi="Arial" w:cs="Arial"/>
          <w:lang w:val="en-US"/>
        </w:rPr>
        <w:t xml:space="preserve">from </w:t>
      </w:r>
      <w:r w:rsidRPr="728432B7" w:rsidR="008C2748">
        <w:rPr>
          <w:rFonts w:ascii="Arial" w:hAnsi="Arial" w:cs="Arial"/>
          <w:lang w:val="en-US"/>
        </w:rPr>
        <w:t>post-stress (</w:t>
      </w:r>
      <w:r w:rsidRPr="728432B7">
        <w:rPr>
          <w:rFonts w:ascii="Arial" w:hAnsi="Arial" w:cs="Arial"/>
          <w:lang w:val="en-US"/>
        </w:rPr>
        <w:t>T</w:t>
      </w:r>
      <w:r w:rsidRPr="728432B7" w:rsidR="00572426">
        <w:rPr>
          <w:rFonts w:ascii="Arial" w:hAnsi="Arial" w:cs="Arial"/>
          <w:lang w:val="en-US"/>
        </w:rPr>
        <w:t>3 through T6</w:t>
      </w:r>
      <w:r w:rsidRPr="728432B7" w:rsidR="008C2748">
        <w:rPr>
          <w:rFonts w:ascii="Arial" w:hAnsi="Arial" w:cs="Arial"/>
          <w:lang w:val="en-US"/>
        </w:rPr>
        <w:t>) above the pre-stress level (</w:t>
      </w:r>
      <w:r w:rsidRPr="728432B7">
        <w:rPr>
          <w:rFonts w:ascii="Arial" w:hAnsi="Arial" w:cs="Arial"/>
          <w:lang w:val="en-US"/>
        </w:rPr>
        <w:t>T</w:t>
      </w:r>
      <w:r w:rsidRPr="728432B7" w:rsidR="00F53C65">
        <w:rPr>
          <w:rFonts w:ascii="Arial" w:hAnsi="Arial" w:cs="Arial"/>
          <w:lang w:val="en-US"/>
        </w:rPr>
        <w:t>1/2</w:t>
      </w:r>
      <w:r w:rsidRPr="728432B7" w:rsidR="008C2748">
        <w:rPr>
          <w:rFonts w:ascii="Arial" w:hAnsi="Arial" w:cs="Arial"/>
          <w:lang w:val="en-US"/>
        </w:rPr>
        <w:t xml:space="preserve">) during the stress condition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{"citationItems":[{"id":"ITEM-1","itemData":{"DOI":"10.1016/j.psyneuen.2017.02.030","ISSN":"18733360","PMID":"28292684","abstract":"Background The Trier Social Stress Test (TSST) is one of the most widely used laboratory stress tests. Exposure to this psychosocial stressor has been shown to stimulate an acute cortisol stress response in the majority of healthy individuals, while deviations from the typical pattern, i.e., cortisol reactivity dysfunctions have been linked to an ever-increasing number of negative health outcomes. However, significant variability between labs exists in strength of observed cortisol responses in healthy individuals. This variability raises the question of how to distinguish across labs between cortisol stress response patterns that reflect health risk from those that are due to methodological differences. Thus, we propose a systematic review and meta-analysis that aims at quantifying the effects of methodological variation in study and TSST protocol elements on cortisol stress responses in healthy individuals. Methods Literature searches were conducted using standard databases for English language with key words including Trier Social Stress Test, TSST, Cortisol, and Laboratory Stressor among others. 186 studies met our inclusion criteria of healthy human participants without systemic immunological or endocrine dysfunction and provided sufficient information to compute a total of 237 sub-sample effect sizes. Results and discussion With regard to study protocol variations that may risk confounding baseline cortisol values and thus influence subsequent reactivity measures, meta-analytical examination revealed that acclimation periods pre-TSST below 30 or perhaps even 15 min may suffice, at least as long as no interfering activities, i.e., questionnaires, are taking place during that timeframe. Assessing the effects of TSST protocol variations on cortisol response strength, several observations are noteworthy. First, shortening speech preparation time did not change cortisol responses in any way, nor did including questionnaires during that period show an effect. As such, our findings suggest that speech preparation time is one TSST element that can be used to reduce the burden for participants as well as laboratory logistics. Secondly, having an all female panel and instructing panel members to show negative instead of neutral behavior towards the participants both were associated with considerably reduced cortisol stress response strengths. Thirdly, several variables of interest, such as content of the speech task or gender match between active panel memb…","author":[{"dropping-particle":"","family":"Goodman","given":"William K.","non-dropping-particle":"","parse-names":false,"suffix":""},{"dropping-particle":"","family":"Janson","given":"Johanna","non-dropping-particle":"","parse-names":false,"suffix":""},{"dropping-particle":"","family":"Wolf","given":"Jutta M.","non-dropping-particle":"","parse-names":false,"suffix":""}],"container-title":"Psychoneuroendocrinology","id":"ITEM-1","issued":{"date-parts":[["2017"]]},"page":"26-35","publisher":"Elsevier Ltd","title":"Meta-analytical assessment of the effects of protocol variations on cortisol responses to the Trier Social Stress Test","type":"article-journal","volume":"80"},"uris":["http://www.mendeley.com/documents/?uuid=4e30c2cf-97ec-4611-adae-6da17d590bc5"]}],"mendeley":{"formattedCitation":"(Goodman et al., 2017)","plainTextFormattedCitation":"(Goodman et al., 2017)","previouslyFormattedCitation":"(Goodman et al., 2017)"},"properties":{"noteIndex":0},"schema":"https://github.com/citation-style-language/schema/raw/master/csl-citation.json"}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(Goodman et al., 2017)</w:t>
      </w:r>
      <w:r w:rsidRPr="728432B7">
        <w:rPr>
          <w:rFonts w:ascii="Arial" w:hAnsi="Arial" w:cs="Arial"/>
          <w:lang w:val="en-US"/>
        </w:rPr>
        <w:fldChar w:fldCharType="end"/>
      </w:r>
      <w:r w:rsidRPr="728432B7" w:rsidR="00F53C65">
        <w:rPr>
          <w:rFonts w:ascii="Arial" w:hAnsi="Arial" w:cs="Arial"/>
          <w:lang w:val="en-US"/>
        </w:rPr>
        <w:t xml:space="preserve"> </w:t>
      </w:r>
      <w:r w:rsidRPr="728432B7" w:rsidR="000238B2">
        <w:rPr>
          <w:rFonts w:ascii="Arial" w:hAnsi="Arial" w:cs="Arial"/>
          <w:lang w:val="en-US"/>
        </w:rPr>
        <w:t>to define stress-responders vs. non-responders</w:t>
      </w:r>
      <w:r w:rsidRPr="728432B7" w:rsidR="008C2748">
        <w:rPr>
          <w:rFonts w:ascii="Arial" w:hAnsi="Arial" w:cs="Arial"/>
          <w:lang w:val="en-US"/>
        </w:rPr>
        <w:t xml:space="preserve">. </w:t>
      </w:r>
      <w:r w:rsidRPr="728432B7" w:rsidR="000238B2">
        <w:rPr>
          <w:rFonts w:ascii="Arial" w:hAnsi="Arial" w:cs="Arial"/>
          <w:lang w:val="en-US"/>
        </w:rPr>
        <w:t>Using this method three participants were classified as non-responders. However, excluding these participants did not change our behavioral findings and therefore they remained in the final sample.</w:t>
      </w:r>
      <w:commentRangeEnd w:id="291"/>
      <w:r>
        <w:commentReference w:id="291"/>
      </w:r>
      <w:commentRangeEnd w:id="292"/>
      <w:r>
        <w:commentReference w:id="292"/>
      </w:r>
      <w:commentRangeEnd w:id="293"/>
      <w:r w:rsidR="0025009B">
        <w:rPr>
          <w:rStyle w:val="CommentReference"/>
        </w:rPr>
        <w:commentReference w:id="293"/>
      </w:r>
    </w:p>
    <w:p w:rsidR="008C2748" w:rsidP="006F1403" w:rsidRDefault="005213EF" w14:paraId="79089A51" w14:textId="15D8A87D">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rsidRPr="008C2748" w:rsidR="00C4173C" w:rsidP="006F1403" w:rsidRDefault="00F221CF" w14:paraId="3FE114D1" w14:textId="7AE0B7CF">
      <w:pPr>
        <w:spacing w:line="480" w:lineRule="auto"/>
        <w:jc w:val="both"/>
        <w:rPr>
          <w:rFonts w:ascii="Arial" w:hAnsi="Arial" w:cs="Arial"/>
          <w:lang w:val="en-US"/>
        </w:rPr>
      </w:pPr>
      <w:r w:rsidRPr="728432B7">
        <w:rPr>
          <w:rFonts w:ascii="Arial" w:hAnsi="Arial" w:cs="Arial"/>
          <w:lang w:val="en-US"/>
        </w:rPr>
        <w:t>Three different visual analogue scales</w:t>
      </w:r>
      <w:r w:rsidRPr="728432B7" w:rsidR="000D2975">
        <w:rPr>
          <w:rFonts w:ascii="Arial" w:hAnsi="Arial" w:cs="Arial"/>
          <w:lang w:val="en-US"/>
        </w:rPr>
        <w:t xml:space="preserve"> (VAS)</w:t>
      </w:r>
      <w:r w:rsidRPr="728432B7">
        <w:rPr>
          <w:rFonts w:ascii="Arial" w:hAnsi="Arial" w:cs="Arial"/>
          <w:lang w:val="en-US"/>
        </w:rPr>
        <w:t xml:space="preserve"> ranging from </w:t>
      </w:r>
      <w:r w:rsidRPr="728432B7" w:rsidR="000D2975">
        <w:rPr>
          <w:rFonts w:ascii="Arial" w:hAnsi="Arial" w:cs="Arial"/>
          <w:lang w:val="en-US"/>
        </w:rPr>
        <w:t>0</w:t>
      </w:r>
      <w:r w:rsidRPr="728432B7">
        <w:rPr>
          <w:rFonts w:ascii="Arial" w:hAnsi="Arial" w:cs="Arial"/>
          <w:lang w:val="en-US"/>
        </w:rPr>
        <w:t xml:space="preserve"> to 100 were used to assess subjective </w:t>
      </w:r>
      <w:r w:rsidRPr="728432B7" w:rsidR="00267BCB">
        <w:rPr>
          <w:rFonts w:ascii="Arial" w:hAnsi="Arial" w:cs="Arial"/>
          <w:lang w:val="en-US"/>
        </w:rPr>
        <w:t xml:space="preserve">arousal, valence and </w:t>
      </w:r>
      <w:r w:rsidRPr="728432B7">
        <w:rPr>
          <w:rFonts w:ascii="Arial" w:hAnsi="Arial" w:cs="Arial"/>
          <w:lang w:val="en-US"/>
        </w:rPr>
        <w:t>stres</w:t>
      </w:r>
      <w:r w:rsidRPr="728432B7" w:rsidR="00267BCB">
        <w:rPr>
          <w:rFonts w:ascii="Arial" w:hAnsi="Arial" w:cs="Arial"/>
          <w:lang w:val="en-US"/>
        </w:rPr>
        <w:t>s</w:t>
      </w:r>
      <w:r w:rsidRPr="728432B7" w:rsidR="000D2975">
        <w:rPr>
          <w:rFonts w:ascii="Arial" w:hAnsi="Arial" w:cs="Arial"/>
          <w:lang w:val="en-US"/>
        </w:rPr>
        <w:t xml:space="preserve"> at all time points (T1-T6).</w:t>
      </w:r>
      <w:r w:rsidRPr="728432B7" w:rsidR="00267BCB">
        <w:rPr>
          <w:rFonts w:ascii="Arial" w:hAnsi="Arial" w:cs="Arial"/>
          <w:lang w:val="en-US"/>
        </w:rPr>
        <w:t xml:space="preserve"> </w:t>
      </w:r>
      <w:r w:rsidRPr="728432B7" w:rsidR="000D2975">
        <w:rPr>
          <w:rFonts w:ascii="Arial" w:hAnsi="Arial" w:cs="Arial"/>
          <w:lang w:val="en-US"/>
        </w:rPr>
        <w:t xml:space="preserve">Arousal was rated on the scale </w:t>
      </w:r>
      <w:commentRangeStart w:id="294"/>
      <w:commentRangeStart w:id="295"/>
      <w:r w:rsidRPr="728432B7" w:rsidR="000D2975">
        <w:rPr>
          <w:rFonts w:ascii="Arial" w:hAnsi="Arial" w:cs="Arial"/>
          <w:lang w:val="en-US"/>
        </w:rPr>
        <w:t>"Do you feel active or sleepy?"</w:t>
      </w:r>
      <w:commentRangeEnd w:id="294"/>
      <w:r>
        <w:commentReference w:id="294"/>
      </w:r>
      <w:commentRangeEnd w:id="295"/>
      <w:r w:rsidR="001942CC">
        <w:rPr>
          <w:rStyle w:val="CommentReference"/>
        </w:rPr>
        <w:commentReference w:id="295"/>
      </w:r>
      <w:r w:rsidRPr="728432B7" w:rsidR="000D2975">
        <w:rPr>
          <w:rFonts w:ascii="Arial" w:hAnsi="Arial" w:cs="Arial"/>
          <w:lang w:val="en-US"/>
        </w:rPr>
        <w:t xml:space="preserve"> from 0 (sleepy) to 100 (active), valence on the scale "Do you feel happy or unhappy?" from 0 (unhappy) to 100 (happy) and stress on the scale "Do you feel stressed or not stressed?" from 0 (not stressed) to 100 (</w:t>
      </w:r>
      <w:commentRangeStart w:id="296"/>
      <w:commentRangeStart w:id="297"/>
      <w:r w:rsidRPr="728432B7" w:rsidR="000D2975">
        <w:rPr>
          <w:rFonts w:ascii="Arial" w:hAnsi="Arial" w:cs="Arial"/>
          <w:lang w:val="en-US"/>
        </w:rPr>
        <w:t>stressed</w:t>
      </w:r>
      <w:commentRangeEnd w:id="296"/>
      <w:r>
        <w:commentReference w:id="296"/>
      </w:r>
      <w:commentRangeEnd w:id="297"/>
      <w:r w:rsidR="00F00F8C">
        <w:rPr>
          <w:rStyle w:val="CommentReference"/>
        </w:rPr>
        <w:commentReference w:id="297"/>
      </w:r>
      <w:r w:rsidRPr="728432B7" w:rsidR="000D2975">
        <w:rPr>
          <w:rFonts w:ascii="Arial" w:hAnsi="Arial" w:cs="Arial"/>
          <w:lang w:val="en-US"/>
        </w:rPr>
        <w:t xml:space="preserve">). </w:t>
      </w:r>
      <w:r w:rsidRPr="728432B7" w:rsidR="00633842">
        <w:rPr>
          <w:rFonts w:ascii="Arial" w:hAnsi="Arial" w:cs="Arial"/>
          <w:lang w:val="en-US"/>
        </w:rPr>
        <w:t xml:space="preserve"> </w:t>
      </w:r>
    </w:p>
    <w:p w:rsidRPr="008C2748" w:rsidR="008C2748" w:rsidP="006F1403" w:rsidRDefault="005213EF" w14:paraId="736A8FFF" w14:textId="368400D4">
      <w:pPr>
        <w:spacing w:line="480" w:lineRule="auto"/>
        <w:jc w:val="both"/>
        <w:rPr>
          <w:rFonts w:ascii="Arial" w:hAnsi="Arial" w:cs="Arial"/>
          <w:u w:val="single"/>
          <w:lang w:val="en-US"/>
        </w:rPr>
      </w:pPr>
      <w:r>
        <w:rPr>
          <w:rFonts w:ascii="Arial" w:hAnsi="Arial" w:cs="Arial"/>
          <w:u w:val="single"/>
          <w:lang w:val="en-US"/>
        </w:rPr>
        <w:t xml:space="preserve">2.4. </w:t>
      </w:r>
      <w:r w:rsidRPr="008C2748" w:rsidR="008C2748">
        <w:rPr>
          <w:rFonts w:ascii="Arial" w:hAnsi="Arial" w:cs="Arial"/>
          <w:u w:val="single"/>
          <w:lang w:val="en-US"/>
        </w:rPr>
        <w:t>Task Design</w:t>
      </w:r>
    </w:p>
    <w:p w:rsidR="008C2748" w:rsidP="006F1403" w:rsidRDefault="008C2748" w14:paraId="7DC8E297" w14:textId="4488273E">
      <w:pPr>
        <w:spacing w:line="480" w:lineRule="auto"/>
        <w:jc w:val="both"/>
        <w:rPr>
          <w:rFonts w:ascii="Arial" w:hAnsi="Arial" w:cs="Arial"/>
          <w:lang w:val="en-US"/>
        </w:rPr>
      </w:pPr>
      <w:r w:rsidRPr="728432B7">
        <w:rPr>
          <w:rFonts w:ascii="Arial" w:hAnsi="Arial" w:cs="Arial"/>
          <w:lang w:val="en-US"/>
        </w:rPr>
        <w:t>Participants performed a probabilistic reversal learning task, which included 160 trials and comprised around 1</w:t>
      </w:r>
      <w:r w:rsidRPr="728432B7" w:rsidR="00474BC5">
        <w:rPr>
          <w:rFonts w:ascii="Arial" w:hAnsi="Arial" w:cs="Arial"/>
          <w:lang w:val="en-US"/>
        </w:rPr>
        <w:t>5</w:t>
      </w:r>
      <w:r w:rsidRPr="728432B7">
        <w:rPr>
          <w:rFonts w:ascii="Arial" w:hAnsi="Arial" w:cs="Arial"/>
          <w:lang w:val="en-US"/>
        </w:rPr>
        <w:t xml:space="preserve"> minutes. The task was programmed in </w:t>
      </w:r>
      <w:commentRangeStart w:id="298"/>
      <w:commentRangeStart w:id="299"/>
      <w:proofErr w:type="spellStart"/>
      <w:r w:rsidRPr="728432B7">
        <w:rPr>
          <w:rFonts w:ascii="Arial" w:hAnsi="Arial" w:cs="Arial"/>
          <w:lang w:val="en-US"/>
        </w:rPr>
        <w:t>Matlab</w:t>
      </w:r>
      <w:commentRangeEnd w:id="298"/>
      <w:proofErr w:type="spellEnd"/>
      <w:r>
        <w:commentReference w:id="298"/>
      </w:r>
      <w:commentRangeEnd w:id="299"/>
      <w:r>
        <w:commentReference w:id="299"/>
      </w:r>
      <w:r w:rsidRPr="728432B7">
        <w:rPr>
          <w:rFonts w:ascii="Arial" w:hAnsi="Arial" w:cs="Arial"/>
          <w:lang w:val="en-US"/>
        </w:rPr>
        <w:t xml:space="preserve"> (The MathWorks, Natick, MA) with </w:t>
      </w:r>
      <w:commentRangeStart w:id="300"/>
      <w:proofErr w:type="spellStart"/>
      <w:r w:rsidRPr="728432B7">
        <w:rPr>
          <w:rFonts w:ascii="Arial" w:hAnsi="Arial" w:cs="Arial"/>
          <w:lang w:val="en-US"/>
        </w:rPr>
        <w:t>Psychtoolbox</w:t>
      </w:r>
      <w:commentRangeEnd w:id="300"/>
      <w:proofErr w:type="spellEnd"/>
      <w:r>
        <w:commentReference w:id="300"/>
      </w:r>
      <w:ins w:author="Schlagenhauf, Florian" w:date="2021-07-20T13:34:00Z" w:id="301">
        <w:r w:rsidR="005F4FDA">
          <w:rPr>
            <w:rFonts w:ascii="Arial" w:hAnsi="Arial" w:cs="Arial"/>
            <w:lang w:val="en-US"/>
          </w:rPr>
          <w:t xml:space="preserve"> (</w:t>
        </w:r>
        <w:r w:rsidR="00705773">
          <w:rPr>
            <w:rFonts w:ascii="Arial" w:hAnsi="Arial" w:cs="Arial"/>
            <w:lang w:val="en-US"/>
          </w:rPr>
          <w:t>Boehme</w:t>
        </w:r>
      </w:ins>
      <w:ins w:author="Schlagenhauf, Florian" w:date="2021-07-20T13:35:00Z" w:id="302">
        <w:r w:rsidR="00BD2D9F">
          <w:rPr>
            <w:rFonts w:ascii="Arial" w:hAnsi="Arial" w:cs="Arial"/>
            <w:lang w:val="en-US"/>
          </w:rPr>
          <w:t>, Reiter)</w:t>
        </w:r>
      </w:ins>
      <w:r w:rsidRPr="728432B7">
        <w:rPr>
          <w:rFonts w:ascii="Arial" w:hAnsi="Arial" w:cs="Arial"/>
          <w:lang w:val="en-US"/>
        </w:rPr>
        <w:t xml:space="preserve">. On every trial, participants had to decide between two cards, depicting a different geometric stimulus. The underlying reward structure was not explicitly instructed but could be </w:t>
      </w:r>
      <w:commentRangeStart w:id="303"/>
      <w:commentRangeStart w:id="304"/>
      <w:r w:rsidRPr="728432B7">
        <w:rPr>
          <w:rFonts w:ascii="Arial" w:hAnsi="Arial" w:cs="Arial"/>
          <w:lang w:val="en-US"/>
        </w:rPr>
        <w:t>inferred</w:t>
      </w:r>
      <w:commentRangeEnd w:id="303"/>
      <w:r>
        <w:commentReference w:id="303"/>
      </w:r>
      <w:commentRangeEnd w:id="304"/>
      <w:r w:rsidR="0062233F">
        <w:rPr>
          <w:rStyle w:val="CommentReference"/>
        </w:rPr>
        <w:commentReference w:id="304"/>
      </w:r>
      <w:r w:rsidRPr="728432B7">
        <w:rPr>
          <w:rFonts w:ascii="Arial" w:hAnsi="Arial" w:cs="Arial"/>
          <w:lang w:val="en-US"/>
        </w:rPr>
        <w:t>: reward probabilit</w:t>
      </w:r>
      <w:ins w:author="Lennart Lüttgau" w:date="2021-07-06T13:36:00Z" w:id="305">
        <w:r w:rsidRPr="728432B7" w:rsidR="00552D40">
          <w:rPr>
            <w:rFonts w:ascii="Arial" w:hAnsi="Arial" w:cs="Arial"/>
            <w:lang w:val="en-US"/>
          </w:rPr>
          <w:t>i</w:t>
        </w:r>
      </w:ins>
      <w:r w:rsidRPr="728432B7">
        <w:rPr>
          <w:rFonts w:ascii="Arial" w:hAnsi="Arial" w:cs="Arial"/>
          <w:lang w:val="en-US"/>
        </w:rPr>
        <w:t>es associated with the two choice options were anticorrelated (i.e.</w:t>
      </w:r>
      <w:r w:rsidRPr="728432B7" w:rsidR="00300F6D">
        <w:rPr>
          <w:rFonts w:ascii="Arial" w:hAnsi="Arial" w:cs="Arial"/>
          <w:lang w:val="en-US"/>
        </w:rPr>
        <w:t xml:space="preserve"> </w:t>
      </w:r>
      <w:r w:rsidRPr="728432B7">
        <w:rPr>
          <w:rFonts w:ascii="Arial" w:hAnsi="Arial" w:cs="Arial"/>
          <w:lang w:val="en-US"/>
        </w:rPr>
        <w:t xml:space="preserve">whenever card A was rewarded, card B was </w:t>
      </w:r>
      <w:ins w:author="Lennart Lüttgau" w:date="2021-07-06T13:37:00Z" w:id="306">
        <w:r w:rsidRPr="728432B7" w:rsidR="00475216">
          <w:rPr>
            <w:rFonts w:ascii="Arial" w:hAnsi="Arial" w:cs="Arial"/>
            <w:lang w:val="en-US"/>
          </w:rPr>
          <w:t xml:space="preserve">punished </w:t>
        </w:r>
      </w:ins>
      <w:del w:author="Lennart Lüttgau" w:date="2021-07-06T13:37:00Z" w:id="307">
        <w:r w:rsidRPr="728432B7" w:rsidDel="008C2748">
          <w:rPr>
            <w:rFonts w:ascii="Arial" w:hAnsi="Arial" w:cs="Arial"/>
            <w:lang w:val="en-US"/>
          </w:rPr>
          <w:delText xml:space="preserve">a loss </w:delText>
        </w:r>
      </w:del>
      <w:r w:rsidRPr="728432B7">
        <w:rPr>
          <w:rFonts w:ascii="Arial" w:hAnsi="Arial" w:cs="Arial"/>
          <w:lang w:val="en-US"/>
        </w:rPr>
        <w:t xml:space="preserve">and vice versa). Furthermore, </w:t>
      </w:r>
      <w:ins w:author="Sjoerds, Z." w:date="2021-07-19T07:31:00Z" w:id="308">
        <w:r w:rsidRPr="728432B7" w:rsidR="379F1A1C">
          <w:rPr>
            <w:rFonts w:ascii="Arial" w:hAnsi="Arial" w:cs="Arial"/>
            <w:lang w:val="en-US"/>
          </w:rPr>
          <w:t>p</w:t>
        </w:r>
      </w:ins>
      <w:del w:author="Sjoerds, Z." w:date="2021-07-19T07:31:00Z" w:id="309">
        <w:r w:rsidRPr="728432B7" w:rsidDel="008C2748">
          <w:rPr>
            <w:rFonts w:ascii="Arial" w:hAnsi="Arial" w:cs="Arial"/>
            <w:lang w:val="en-US"/>
          </w:rPr>
          <w:delText>P</w:delText>
        </w:r>
      </w:del>
      <w:r w:rsidRPr="728432B7">
        <w:rPr>
          <w:rFonts w:ascii="Arial" w:hAnsi="Arial" w:cs="Arial"/>
          <w:lang w:val="en-US"/>
        </w:rPr>
        <w:t>articipants were informed on the probabilistic nature of the task: the respective winning card was only rewarded in 80% of all trials. Right-side versus left-side location of the stimulus was randomized</w:t>
      </w:r>
      <w:ins w:author="Lennart Lüttgau" w:date="2021-07-06T13:37:00Z" w:id="310">
        <w:r w:rsidRPr="728432B7" w:rsidR="00460824">
          <w:rPr>
            <w:rFonts w:ascii="Arial" w:hAnsi="Arial" w:cs="Arial"/>
            <w:lang w:val="en-US"/>
          </w:rPr>
          <w:t xml:space="preserve"> on each trial</w:t>
        </w:r>
      </w:ins>
      <w:r w:rsidRPr="728432B7" w:rsidR="00474BC5">
        <w:rPr>
          <w:rFonts w:ascii="Arial" w:hAnsi="Arial" w:cs="Arial"/>
          <w:lang w:val="en-US"/>
        </w:rPr>
        <w:t xml:space="preserve">. After a fixed number of </w:t>
      </w:r>
      <w:commentRangeStart w:id="311"/>
      <w:commentRangeStart w:id="312"/>
      <w:r w:rsidRPr="728432B7" w:rsidR="00474BC5">
        <w:rPr>
          <w:rFonts w:ascii="Arial" w:hAnsi="Arial" w:cs="Arial"/>
          <w:lang w:val="en-US"/>
        </w:rPr>
        <w:t>trials</w:t>
      </w:r>
      <w:commentRangeEnd w:id="311"/>
      <w:r>
        <w:commentReference w:id="311"/>
      </w:r>
      <w:commentRangeEnd w:id="312"/>
      <w:r w:rsidR="0062233F">
        <w:rPr>
          <w:rStyle w:val="CommentReference"/>
        </w:rPr>
        <w:commentReference w:id="312"/>
      </w:r>
      <w:r w:rsidRPr="728432B7" w:rsidR="00474BC5">
        <w:rPr>
          <w:rFonts w:ascii="Arial" w:hAnsi="Arial" w:cs="Arial"/>
          <w:lang w:val="en-US"/>
        </w:rPr>
        <w:t xml:space="preserve">, contingencies reversed and these reversals repeated over the middle experimental phase (see Figure </w:t>
      </w:r>
      <w:r w:rsidRPr="728432B7" w:rsidR="008F2DA7">
        <w:rPr>
          <w:rFonts w:ascii="Arial" w:hAnsi="Arial" w:cs="Arial"/>
          <w:lang w:val="en-US"/>
        </w:rPr>
        <w:t>2</w:t>
      </w:r>
      <w:r w:rsidRPr="728432B7" w:rsidR="00474BC5">
        <w:rPr>
          <w:rFonts w:ascii="Arial" w:hAnsi="Arial" w:cs="Arial"/>
          <w:lang w:val="en-US"/>
        </w:rPr>
        <w:t xml:space="preserve">). Participants were instructed to win as much money as possible and </w:t>
      </w:r>
      <w:del w:author="Lennart Lüttgau" w:date="2021-07-06T13:38:00Z" w:id="313">
        <w:r w:rsidRPr="728432B7" w:rsidDel="00474BC5">
          <w:rPr>
            <w:rFonts w:ascii="Arial" w:hAnsi="Arial" w:cs="Arial"/>
            <w:lang w:val="en-US"/>
          </w:rPr>
          <w:delText>paid out</w:delText>
        </w:r>
      </w:del>
      <w:ins w:author="Lennart Lüttgau" w:date="2021-07-06T13:38:00Z" w:id="314">
        <w:r w:rsidRPr="728432B7" w:rsidR="009D5E52">
          <w:rPr>
            <w:rFonts w:ascii="Arial" w:hAnsi="Arial" w:cs="Arial"/>
            <w:lang w:val="en-US"/>
          </w:rPr>
          <w:t>received</w:t>
        </w:r>
      </w:ins>
      <w:r w:rsidRPr="728432B7" w:rsidR="00474BC5">
        <w:rPr>
          <w:rFonts w:ascii="Arial" w:hAnsi="Arial" w:cs="Arial"/>
          <w:lang w:val="en-US"/>
        </w:rPr>
        <w:t xml:space="preserve"> a monetary bonus at the end of the experiment.</w:t>
      </w:r>
      <w:r w:rsidRPr="728432B7" w:rsidR="003432D8">
        <w:rPr>
          <w:rFonts w:ascii="Arial" w:hAnsi="Arial" w:cs="Arial"/>
          <w:lang w:val="en-US"/>
        </w:rPr>
        <w:t xml:space="preserve"> Participants in both groups were matched on</w:t>
      </w:r>
      <w:r w:rsidRPr="728432B7" w:rsidR="00EB2710">
        <w:rPr>
          <w:lang w:val="en-US"/>
        </w:rPr>
        <w:t xml:space="preserve"> </w:t>
      </w:r>
      <w:r w:rsidRPr="728432B7" w:rsidR="00EB2710">
        <w:rPr>
          <w:rFonts w:ascii="Arial" w:hAnsi="Arial" w:cs="Arial"/>
          <w:lang w:val="en-US"/>
        </w:rPr>
        <w:t>differences in proportion of the number of informative and misleading events between the two sessions</w:t>
      </w:r>
      <w:r w:rsidRPr="728432B7" w:rsidR="003432D8">
        <w:rPr>
          <w:rFonts w:ascii="Arial" w:hAnsi="Arial" w:cs="Arial"/>
          <w:lang w:val="en-US"/>
        </w:rPr>
        <w:t xml:space="preserve"> because feedback was drawn probabilistically</w:t>
      </w:r>
      <w:r w:rsidRPr="728432B7" w:rsidR="00EB2710">
        <w:rPr>
          <w:rFonts w:ascii="Arial" w:hAnsi="Arial" w:cs="Arial"/>
          <w:lang w:val="en-US"/>
        </w:rPr>
        <w:t xml:space="preserve">. </w:t>
      </w:r>
      <w:del w:author="Lennart Lüttgau" w:date="2021-07-06T13:38:00Z" w:id="315">
        <w:r w:rsidRPr="728432B7" w:rsidDel="00EB2710">
          <w:rPr>
            <w:rFonts w:ascii="Arial" w:hAnsi="Arial" w:cs="Arial"/>
            <w:lang w:val="en-US"/>
          </w:rPr>
          <w:delText>Therefore</w:delText>
        </w:r>
      </w:del>
      <w:ins w:author="Lennart Lüttgau" w:date="2021-07-06T13:38:00Z" w:id="316">
        <w:r w:rsidRPr="728432B7" w:rsidR="00896EF7">
          <w:rPr>
            <w:rFonts w:ascii="Arial" w:hAnsi="Arial" w:cs="Arial"/>
            <w:lang w:val="en-US"/>
          </w:rPr>
          <w:t xml:space="preserve">Due to a </w:t>
        </w:r>
        <w:commentRangeStart w:id="317"/>
        <w:commentRangeStart w:id="318"/>
        <w:r w:rsidRPr="728432B7" w:rsidR="00896EF7">
          <w:rPr>
            <w:rFonts w:ascii="Arial" w:hAnsi="Arial" w:cs="Arial"/>
            <w:lang w:val="en-US"/>
          </w:rPr>
          <w:t>technical error</w:t>
        </w:r>
      </w:ins>
      <w:commentRangeEnd w:id="317"/>
      <w:r>
        <w:commentReference w:id="317"/>
      </w:r>
      <w:commentRangeEnd w:id="318"/>
      <w:r w:rsidR="006320A6">
        <w:rPr>
          <w:rStyle w:val="CommentReference"/>
        </w:rPr>
        <w:commentReference w:id="318"/>
      </w:r>
      <w:ins w:author="Lennart Lüttgau" w:date="2021-07-06T13:39:00Z" w:id="319">
        <w:r w:rsidRPr="728432B7" w:rsidR="00896EF7">
          <w:rPr>
            <w:rFonts w:ascii="Arial" w:hAnsi="Arial" w:cs="Arial"/>
            <w:lang w:val="en-US"/>
          </w:rPr>
          <w:t xml:space="preserve"> in the task script</w:t>
        </w:r>
      </w:ins>
      <w:r w:rsidRPr="728432B7" w:rsidR="00EB2710">
        <w:rPr>
          <w:rFonts w:ascii="Arial" w:hAnsi="Arial" w:cs="Arial"/>
          <w:lang w:val="en-US"/>
        </w:rPr>
        <w:t xml:space="preserve">, </w:t>
      </w:r>
      <w:del w:author="Lennart Lüttgau" w:date="2021-07-06T13:39:00Z" w:id="320">
        <w:r w:rsidRPr="728432B7" w:rsidDel="00EB2710">
          <w:rPr>
            <w:rFonts w:ascii="Arial" w:hAnsi="Arial" w:cs="Arial"/>
            <w:lang w:val="en-US"/>
          </w:rPr>
          <w:delText xml:space="preserve">another </w:delText>
        </w:r>
      </w:del>
      <w:r w:rsidRPr="728432B7" w:rsidR="00EB2710">
        <w:rPr>
          <w:rFonts w:ascii="Arial" w:hAnsi="Arial" w:cs="Arial"/>
          <w:lang w:val="en-US"/>
        </w:rPr>
        <w:t xml:space="preserve">8 participants </w:t>
      </w:r>
      <w:del w:author="Lennart Lüttgau" w:date="2021-07-06T13:38:00Z" w:id="321">
        <w:r w:rsidRPr="728432B7" w:rsidDel="00EB2710">
          <w:rPr>
            <w:rFonts w:ascii="Arial" w:hAnsi="Arial" w:cs="Arial"/>
            <w:lang w:val="en-US"/>
          </w:rPr>
          <w:delText xml:space="preserve">were </w:delText>
        </w:r>
      </w:del>
      <w:ins w:author="Lennart Lüttgau" w:date="2021-07-06T13:38:00Z" w:id="322">
        <w:r w:rsidRPr="728432B7" w:rsidR="00896EF7">
          <w:rPr>
            <w:rFonts w:ascii="Arial" w:hAnsi="Arial" w:cs="Arial"/>
            <w:lang w:val="en-US"/>
          </w:rPr>
          <w:t xml:space="preserve">had </w:t>
        </w:r>
      </w:ins>
      <w:del w:author="Lennart Lüttgau" w:date="2021-07-06T13:38:00Z" w:id="323">
        <w:r w:rsidRPr="728432B7" w:rsidDel="00EB2710">
          <w:rPr>
            <w:rFonts w:ascii="Arial" w:hAnsi="Arial" w:cs="Arial"/>
            <w:lang w:val="en-US"/>
          </w:rPr>
          <w:delText xml:space="preserve">not </w:delText>
        </w:r>
      </w:del>
      <w:ins w:author="Lennart Lüttgau" w:date="2021-07-06T13:38:00Z" w:id="324">
        <w:r w:rsidRPr="728432B7" w:rsidR="00896EF7">
          <w:rPr>
            <w:rFonts w:ascii="Arial" w:hAnsi="Arial" w:cs="Arial"/>
            <w:lang w:val="en-US"/>
          </w:rPr>
          <w:t xml:space="preserve">to be excluded </w:t>
        </w:r>
      </w:ins>
      <w:del w:author="Lennart Lüttgau" w:date="2021-07-06T13:38:00Z" w:id="325">
        <w:r w:rsidRPr="728432B7" w:rsidDel="00EB2710">
          <w:rPr>
            <w:rFonts w:ascii="Arial" w:hAnsi="Arial" w:cs="Arial"/>
            <w:lang w:val="en-US"/>
          </w:rPr>
          <w:delText>included in</w:delText>
        </w:r>
      </w:del>
      <w:ins w:author="Lennart Lüttgau" w:date="2021-07-06T13:38:00Z" w:id="326">
        <w:r w:rsidRPr="728432B7" w:rsidR="00896EF7">
          <w:rPr>
            <w:rFonts w:ascii="Arial" w:hAnsi="Arial" w:cs="Arial"/>
            <w:lang w:val="en-US"/>
          </w:rPr>
          <w:t>from</w:t>
        </w:r>
      </w:ins>
      <w:r w:rsidRPr="728432B7" w:rsidR="00EB2710">
        <w:rPr>
          <w:rFonts w:ascii="Arial" w:hAnsi="Arial" w:cs="Arial"/>
          <w:lang w:val="en-US"/>
        </w:rPr>
        <w:t xml:space="preserve"> the final sample</w:t>
      </w:r>
      <w:ins w:author="Lennart Lüttgau" w:date="2021-07-06T13:40:00Z" w:id="327">
        <w:r w:rsidRPr="728432B7" w:rsidR="005C0235">
          <w:rPr>
            <w:rFonts w:ascii="Arial" w:hAnsi="Arial" w:cs="Arial"/>
            <w:lang w:val="en-US"/>
          </w:rPr>
          <w:t>, leaving a total of 28 participants for final analyses</w:t>
        </w:r>
      </w:ins>
      <w:r w:rsidRPr="728432B7" w:rsidR="00EB2710">
        <w:rPr>
          <w:rFonts w:ascii="Arial" w:hAnsi="Arial" w:cs="Arial"/>
          <w:lang w:val="en-US"/>
        </w:rPr>
        <w:t>.</w:t>
      </w:r>
    </w:p>
    <w:p w:rsidR="008F2DA7" w:rsidP="006F1403" w:rsidRDefault="001447F3" w14:paraId="0BE89C25" w14:textId="152D991F">
      <w:pPr>
        <w:spacing w:line="480" w:lineRule="auto"/>
        <w:jc w:val="both"/>
        <w:rPr>
          <w:rFonts w:ascii="Arial" w:hAnsi="Arial" w:cs="Arial"/>
          <w:lang w:val="en-US"/>
        </w:rPr>
      </w:pPr>
      <w:r>
        <w:rPr>
          <w:noProof/>
        </w:rPr>
        <w:drawing>
          <wp:inline distT="0" distB="0" distL="0" distR="0" wp14:anchorId="11580604" wp14:editId="3EBC58A4">
            <wp:extent cx="5760720" cy="2907665"/>
            <wp:effectExtent l="0" t="0" r="508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17">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inline>
        </w:drawing>
      </w:r>
    </w:p>
    <w:p w:rsidRPr="008C2748" w:rsidR="008F2DA7" w:rsidP="006F1403" w:rsidRDefault="008F2DA7" w14:paraId="2D6DAC61" w14:textId="6CA1BCF8">
      <w:pPr>
        <w:spacing w:line="480" w:lineRule="auto"/>
        <w:jc w:val="both"/>
        <w:rPr>
          <w:rFonts w:ascii="Arial" w:hAnsi="Arial" w:cs="Arial"/>
          <w:lang w:val="en-US"/>
        </w:rPr>
      </w:pPr>
      <w:r w:rsidRPr="003C7740">
        <w:rPr>
          <w:rFonts w:ascii="Arial" w:hAnsi="Arial" w:cs="Arial"/>
          <w:lang w:val="en-US"/>
        </w:rPr>
        <w:t xml:space="preserve">Figure 2 </w:t>
      </w:r>
      <w:r w:rsidRPr="003C7740" w:rsidR="003C7740">
        <w:rPr>
          <w:rFonts w:ascii="Arial" w:hAnsi="Arial" w:cs="Arial"/>
          <w:lang w:val="en-US"/>
        </w:rPr>
        <w:t>Empirical choice behavior in both conditions with u</w:t>
      </w:r>
      <w:r w:rsidRPr="003C7740" w:rsidR="007871FE">
        <w:rPr>
          <w:rFonts w:ascii="Arial" w:hAnsi="Arial" w:cs="Arial"/>
          <w:lang w:val="en-US"/>
        </w:rPr>
        <w:t>nderlying</w:t>
      </w:r>
      <w:r w:rsidRPr="003C7740" w:rsidR="002757AE">
        <w:rPr>
          <w:rFonts w:ascii="Arial" w:hAnsi="Arial" w:cs="Arial"/>
          <w:lang w:val="en-US"/>
        </w:rPr>
        <w:t xml:space="preserve"> task structure</w:t>
      </w:r>
      <w:r w:rsidRPr="003C7740" w:rsidR="003C7740">
        <w:rPr>
          <w:rFonts w:ascii="Arial" w:hAnsi="Arial" w:cs="Arial"/>
          <w:lang w:val="en-US"/>
        </w:rPr>
        <w:t xml:space="preserve"> in </w:t>
      </w:r>
      <w:commentRangeStart w:id="328"/>
      <w:r w:rsidRPr="003C7740" w:rsidR="003C7740">
        <w:rPr>
          <w:rFonts w:ascii="Arial" w:hAnsi="Arial" w:cs="Arial"/>
          <w:lang w:val="en-US"/>
        </w:rPr>
        <w:t>grey</w:t>
      </w:r>
      <w:commentRangeEnd w:id="328"/>
      <w:r w:rsidR="00F15579">
        <w:rPr>
          <w:rStyle w:val="CommentReference"/>
        </w:rPr>
        <w:commentReference w:id="328"/>
      </w:r>
    </w:p>
    <w:p w:rsidR="00300F6D" w:rsidP="006F1403" w:rsidRDefault="005213EF" w14:paraId="572CB086" w14:textId="202DE047">
      <w:pPr>
        <w:spacing w:line="480" w:lineRule="auto"/>
        <w:jc w:val="both"/>
        <w:rPr>
          <w:rFonts w:ascii="Arial" w:hAnsi="Arial" w:cs="Arial"/>
          <w:u w:val="single"/>
          <w:lang w:val="en-US"/>
        </w:rPr>
      </w:pPr>
      <w:r>
        <w:rPr>
          <w:rFonts w:ascii="Arial" w:hAnsi="Arial" w:cs="Arial"/>
          <w:u w:val="single"/>
          <w:lang w:val="en-US"/>
        </w:rPr>
        <w:t xml:space="preserve">2.5. </w:t>
      </w:r>
      <w:r w:rsidRPr="008C2748" w:rsidR="008C2748">
        <w:rPr>
          <w:rFonts w:ascii="Arial" w:hAnsi="Arial" w:cs="Arial"/>
          <w:u w:val="single"/>
          <w:lang w:val="en-US"/>
        </w:rPr>
        <w:t>Analys</w:t>
      </w:r>
      <w:r w:rsidR="00300F6D">
        <w:rPr>
          <w:rFonts w:ascii="Arial" w:hAnsi="Arial" w:cs="Arial"/>
          <w:u w:val="single"/>
          <w:lang w:val="en-US"/>
        </w:rPr>
        <w:t>es</w:t>
      </w:r>
    </w:p>
    <w:p w:rsidR="000D2975" w:rsidP="006F1403" w:rsidRDefault="005213EF" w14:paraId="78E574E8" w14:textId="39B2F83E">
      <w:pPr>
        <w:spacing w:line="480" w:lineRule="auto"/>
        <w:jc w:val="both"/>
        <w:rPr>
          <w:rFonts w:ascii="Arial" w:hAnsi="Arial" w:cs="Arial"/>
          <w:i/>
          <w:iCs/>
          <w:lang w:val="en-US"/>
        </w:rPr>
      </w:pPr>
      <w:r>
        <w:rPr>
          <w:rFonts w:ascii="Arial" w:hAnsi="Arial" w:cs="Arial"/>
          <w:i/>
          <w:iCs/>
          <w:lang w:val="en-US"/>
        </w:rPr>
        <w:t xml:space="preserve">2.5.1. </w:t>
      </w:r>
      <w:r w:rsidR="000D2975">
        <w:rPr>
          <w:rFonts w:ascii="Arial" w:hAnsi="Arial" w:cs="Arial"/>
          <w:i/>
          <w:iCs/>
          <w:lang w:val="en-US"/>
        </w:rPr>
        <w:t>Stress response analyses</w:t>
      </w:r>
    </w:p>
    <w:p w:rsidRPr="002C6FE0" w:rsidR="000D2975" w:rsidP="006F1403" w:rsidRDefault="000D2975" w14:paraId="4BFE5865" w14:textId="2250F235">
      <w:pPr>
        <w:spacing w:line="480" w:lineRule="auto"/>
        <w:jc w:val="both"/>
        <w:rPr>
          <w:rFonts w:ascii="Arial" w:hAnsi="Arial" w:cs="Arial"/>
          <w:lang w:val="en-US"/>
        </w:rPr>
      </w:pPr>
      <w:r w:rsidRPr="728432B7">
        <w:rPr>
          <w:rFonts w:ascii="Arial" w:hAnsi="Arial" w:cs="Arial"/>
          <w:lang w:val="en-US"/>
        </w:rPr>
        <w:t>Cortisol</w:t>
      </w:r>
      <w:r w:rsidRPr="728432B7" w:rsidR="00227478">
        <w:rPr>
          <w:rFonts w:ascii="Arial" w:hAnsi="Arial" w:cs="Arial"/>
          <w:lang w:val="en-US"/>
        </w:rPr>
        <w:t xml:space="preserve"> </w:t>
      </w:r>
      <w:ins w:author="Lennart Lüttgau" w:date="2021-07-06T13:42:00Z" w:id="329">
        <w:r w:rsidRPr="728432B7" w:rsidR="00B12ED9">
          <w:rPr>
            <w:rFonts w:ascii="Arial" w:hAnsi="Arial" w:cs="Arial"/>
            <w:lang w:val="en-US"/>
          </w:rPr>
          <w:t xml:space="preserve">responses (AUC-g) </w:t>
        </w:r>
      </w:ins>
      <w:r w:rsidRPr="728432B7">
        <w:rPr>
          <w:rFonts w:ascii="Arial" w:hAnsi="Arial" w:cs="Arial"/>
          <w:lang w:val="en-US"/>
        </w:rPr>
        <w:t>and the three subjective VAS sc</w:t>
      </w:r>
      <w:r w:rsidRPr="728432B7" w:rsidR="0026642F">
        <w:rPr>
          <w:rFonts w:ascii="Arial" w:hAnsi="Arial" w:cs="Arial"/>
          <w:lang w:val="en-US"/>
        </w:rPr>
        <w:t>al</w:t>
      </w:r>
      <w:r w:rsidRPr="728432B7">
        <w:rPr>
          <w:rFonts w:ascii="Arial" w:hAnsi="Arial" w:cs="Arial"/>
          <w:lang w:val="en-US"/>
        </w:rPr>
        <w:t xml:space="preserve">es were </w:t>
      </w:r>
      <w:del w:author="Lennart Lüttgau" w:date="2021-07-06T13:43:00Z" w:id="330">
        <w:r w:rsidRPr="728432B7" w:rsidDel="00576032">
          <w:rPr>
            <w:rFonts w:ascii="Arial" w:hAnsi="Arial" w:cs="Arial"/>
            <w:lang w:val="en-US"/>
          </w:rPr>
          <w:delText>ass</w:delText>
        </w:r>
      </w:del>
      <w:del w:author="Lennart Lüttgau" w:date="2021-07-06T13:42:00Z" w:id="331">
        <w:r w:rsidRPr="728432B7" w:rsidDel="00576032">
          <w:rPr>
            <w:rFonts w:ascii="Arial" w:hAnsi="Arial" w:cs="Arial"/>
            <w:lang w:val="en-US"/>
          </w:rPr>
          <w:delText>s</w:delText>
        </w:r>
      </w:del>
      <w:del w:author="Lennart Lüttgau" w:date="2021-07-06T13:43:00Z" w:id="332">
        <w:r w:rsidRPr="728432B7" w:rsidDel="00576032">
          <w:rPr>
            <w:rFonts w:ascii="Arial" w:hAnsi="Arial" w:cs="Arial"/>
            <w:lang w:val="en-US"/>
          </w:rPr>
          <w:delText>essed</w:delText>
        </w:r>
      </w:del>
      <w:ins w:author="Lennart Lüttgau" w:date="2021-07-06T13:43:00Z" w:id="333">
        <w:r w:rsidRPr="728432B7" w:rsidR="00B12ED9">
          <w:rPr>
            <w:rFonts w:ascii="Arial" w:hAnsi="Arial" w:cs="Arial"/>
            <w:lang w:val="en-US"/>
          </w:rPr>
          <w:t>compared</w:t>
        </w:r>
      </w:ins>
      <w:r w:rsidRPr="728432B7" w:rsidR="00576032">
        <w:rPr>
          <w:rFonts w:ascii="Arial" w:hAnsi="Arial" w:cs="Arial"/>
          <w:lang w:val="en-US"/>
        </w:rPr>
        <w:t xml:space="preserve"> </w:t>
      </w:r>
      <w:ins w:author="Lennart Lüttgau" w:date="2021-07-06T13:43:00Z" w:id="334">
        <w:r w:rsidRPr="728432B7" w:rsidR="00B12ED9">
          <w:rPr>
            <w:rFonts w:ascii="Arial" w:hAnsi="Arial" w:cs="Arial"/>
            <w:lang w:val="en-US"/>
          </w:rPr>
          <w:t xml:space="preserve">across conditions (stress vs control) </w:t>
        </w:r>
      </w:ins>
      <w:commentRangeStart w:id="335"/>
      <w:commentRangeStart w:id="336"/>
      <w:r w:rsidRPr="728432B7" w:rsidR="00576032">
        <w:rPr>
          <w:rFonts w:ascii="Arial" w:hAnsi="Arial" w:cs="Arial"/>
          <w:lang w:val="en-US"/>
        </w:rPr>
        <w:t xml:space="preserve">using paired-samples </w:t>
      </w:r>
      <w:r w:rsidRPr="728432B7" w:rsidR="00576032">
        <w:rPr>
          <w:rFonts w:ascii="Arial" w:hAnsi="Arial" w:cs="Arial"/>
          <w:i/>
          <w:iCs/>
          <w:lang w:val="en-US"/>
        </w:rPr>
        <w:t>t</w:t>
      </w:r>
      <w:r w:rsidRPr="728432B7" w:rsidR="00576032">
        <w:rPr>
          <w:rFonts w:ascii="Arial" w:hAnsi="Arial" w:cs="Arial"/>
          <w:lang w:val="en-US"/>
        </w:rPr>
        <w:t>-tests</w:t>
      </w:r>
      <w:commentRangeEnd w:id="335"/>
      <w:r>
        <w:commentReference w:id="335"/>
      </w:r>
      <w:commentRangeEnd w:id="336"/>
      <w:r w:rsidR="00181BDF">
        <w:rPr>
          <w:rStyle w:val="CommentReference"/>
        </w:rPr>
        <w:commentReference w:id="336"/>
      </w:r>
      <w:r w:rsidRPr="728432B7" w:rsidR="00576032">
        <w:rPr>
          <w:rFonts w:ascii="Arial" w:hAnsi="Arial" w:cs="Arial"/>
          <w:lang w:val="en-US"/>
        </w:rPr>
        <w:t xml:space="preserve">. </w:t>
      </w:r>
    </w:p>
    <w:p w:rsidRPr="001F0BC0" w:rsidR="008E01B8" w:rsidP="006F1403" w:rsidRDefault="005213EF" w14:paraId="71BCF0BD" w14:textId="43B554AA">
      <w:pPr>
        <w:spacing w:line="480" w:lineRule="auto"/>
        <w:jc w:val="both"/>
        <w:rPr>
          <w:rFonts w:ascii="Arial" w:hAnsi="Arial" w:cs="Arial"/>
          <w:i/>
          <w:iCs/>
          <w:lang w:val="en-US"/>
        </w:rPr>
      </w:pPr>
      <w:r>
        <w:rPr>
          <w:rFonts w:ascii="Arial" w:hAnsi="Arial" w:cs="Arial"/>
          <w:i/>
          <w:iCs/>
          <w:lang w:val="en-US"/>
        </w:rPr>
        <w:t xml:space="preserve">2.5.2. </w:t>
      </w:r>
      <w:r w:rsidRPr="001F0BC0" w:rsidR="008E01B8">
        <w:rPr>
          <w:rFonts w:ascii="Arial" w:hAnsi="Arial" w:cs="Arial"/>
          <w:i/>
          <w:iCs/>
          <w:lang w:val="en-US"/>
        </w:rPr>
        <w:t>Behavioral data</w:t>
      </w:r>
    </w:p>
    <w:p w:rsidRPr="00447793" w:rsidR="008E01B8" w:rsidP="006F1403" w:rsidRDefault="008A3DD9" w14:paraId="2D8E5BFB" w14:textId="7DDFD132">
      <w:pPr>
        <w:spacing w:line="480" w:lineRule="auto"/>
        <w:jc w:val="both"/>
        <w:rPr>
          <w:rFonts w:ascii="Arial" w:hAnsi="Arial" w:cs="Arial"/>
          <w:lang w:val="en-US"/>
        </w:rPr>
      </w:pPr>
      <w:commentRangeStart w:id="337"/>
      <w:r w:rsidRPr="728432B7">
        <w:rPr>
          <w:rFonts w:ascii="Arial" w:hAnsi="Arial" w:cs="Arial"/>
          <w:lang w:val="en-US"/>
        </w:rPr>
        <w:t xml:space="preserve">Single-trial </w:t>
      </w:r>
      <w:ins w:author="Schlagenhauf, Florian" w:date="2021-07-20T13:43:00Z" w:id="338">
        <w:r w:rsidRPr="00D15B1E" w:rsidR="00D15B1E">
          <w:rPr>
            <w:rFonts w:ascii="Arial" w:hAnsi="Arial" w:cs="Arial"/>
            <w:lang w:val="en-US"/>
          </w:rPr>
          <w:t>multilevel linear model</w:t>
        </w:r>
        <w:r w:rsidR="00D15B1E">
          <w:rPr>
            <w:rFonts w:ascii="Arial" w:hAnsi="Arial" w:cs="Arial"/>
            <w:lang w:val="en-US"/>
          </w:rPr>
          <w:t xml:space="preserve"> </w:t>
        </w:r>
      </w:ins>
      <w:del w:author="Schlagenhauf, Florian" w:date="2021-07-20T13:43:00Z" w:id="339">
        <w:r w:rsidRPr="728432B7" w:rsidDel="00D15B1E" w:rsidR="000049FD">
          <w:rPr>
            <w:rFonts w:ascii="Arial" w:hAnsi="Arial" w:cs="Arial"/>
            <w:lang w:val="en-US"/>
          </w:rPr>
          <w:delText xml:space="preserve">mixed effects </w:delText>
        </w:r>
      </w:del>
      <w:ins w:author="Schlagenhauf, Florian" w:date="2021-07-20T13:43:00Z" w:id="340">
        <w:r w:rsidR="00D15B1E">
          <w:rPr>
            <w:rFonts w:ascii="Arial" w:hAnsi="Arial" w:cs="Arial"/>
            <w:lang w:val="en-US"/>
          </w:rPr>
          <w:t>(</w:t>
        </w:r>
      </w:ins>
      <w:r w:rsidRPr="728432B7" w:rsidR="000049FD">
        <w:rPr>
          <w:rFonts w:ascii="Arial" w:hAnsi="Arial" w:cs="Arial"/>
          <w:lang w:val="en-US"/>
        </w:rPr>
        <w:t>logistic regressions</w:t>
      </w:r>
      <w:ins w:author="Schlagenhauf, Florian" w:date="2021-07-20T13:43:00Z" w:id="341">
        <w:r w:rsidR="00D15B1E">
          <w:rPr>
            <w:rFonts w:ascii="Arial" w:hAnsi="Arial" w:cs="Arial"/>
            <w:lang w:val="en-US"/>
          </w:rPr>
          <w:t>)</w:t>
        </w:r>
      </w:ins>
      <w:r w:rsidRPr="728432B7" w:rsidR="000049FD">
        <w:rPr>
          <w:rFonts w:ascii="Arial" w:hAnsi="Arial" w:cs="Arial"/>
          <w:lang w:val="en-US"/>
        </w:rPr>
        <w:t xml:space="preserve"> </w:t>
      </w:r>
      <w:commentRangeEnd w:id="337"/>
      <w:r>
        <w:rPr>
          <w:rStyle w:val="CommentReference"/>
        </w:rPr>
        <w:commentReference w:id="337"/>
      </w:r>
      <w:r w:rsidRPr="728432B7" w:rsidR="00447793">
        <w:rPr>
          <w:rFonts w:ascii="Arial" w:hAnsi="Arial" w:cs="Arial"/>
          <w:lang w:val="en-US"/>
        </w:rPr>
        <w:t>were conducted using the lme4</w:t>
      </w:r>
      <w:r w:rsidRPr="728432B7">
        <w:rPr>
          <w:rFonts w:ascii="Arial" w:hAnsi="Arial" w:cs="Arial"/>
          <w:lang w:val="en-US"/>
        </w:rPr>
        <w:t xml:space="preserve"> </w:t>
      </w:r>
      <w:r w:rsidRPr="728432B7" w:rsidR="00447793">
        <w:rPr>
          <w:rFonts w:ascii="Arial" w:hAnsi="Arial" w:cs="Arial"/>
          <w:lang w:val="en-US"/>
        </w:rPr>
        <w:t>package</w:t>
      </w:r>
      <w:r w:rsidRPr="728432B7" w:rsidR="002C6FE0">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(Bates et al., 2015)</w:t>
      </w:r>
      <w:r w:rsidRPr="728432B7">
        <w:rPr>
          <w:rFonts w:ascii="Arial" w:hAnsi="Arial" w:cs="Arial"/>
          <w:lang w:val="en-US"/>
        </w:rPr>
        <w:fldChar w:fldCharType="end"/>
      </w:r>
      <w:r w:rsidRPr="728432B7" w:rsidR="00447793">
        <w:rPr>
          <w:rFonts w:ascii="Arial" w:hAnsi="Arial" w:cs="Arial"/>
          <w:lang w:val="en-US"/>
        </w:rPr>
        <w:t xml:space="preserve"> in R (</w:t>
      </w:r>
      <w:r w:rsidRPr="728432B7" w:rsidR="00F14195">
        <w:rPr>
          <w:rFonts w:ascii="Arial" w:hAnsi="Arial" w:cs="Arial"/>
          <w:lang w:val="en-US"/>
        </w:rPr>
        <w:t>Version 3.1.X).</w:t>
      </w:r>
      <w:r w:rsidRPr="728432B7" w:rsidR="00390FD7">
        <w:rPr>
          <w:rFonts w:ascii="Arial" w:hAnsi="Arial" w:cs="Arial"/>
          <w:lang w:val="en-US"/>
        </w:rPr>
        <w:t xml:space="preserve"> </w:t>
      </w:r>
      <w:del w:author="Lennart Lüttgau" w:date="2021-07-06T13:44:00Z" w:id="342">
        <w:r w:rsidRPr="728432B7" w:rsidDel="00390FD7">
          <w:rPr>
            <w:rFonts w:ascii="Arial" w:hAnsi="Arial" w:cs="Arial"/>
            <w:lang w:val="en-US"/>
          </w:rPr>
          <w:delText xml:space="preserve">Results </w:delText>
        </w:r>
      </w:del>
      <w:ins w:author="Lennart Lüttgau" w:date="2021-07-06T13:44:00Z" w:id="343">
        <w:r w:rsidRPr="728432B7" w:rsidR="00353457">
          <w:rPr>
            <w:rFonts w:ascii="Arial" w:hAnsi="Arial" w:cs="Arial"/>
            <w:lang w:val="en-US"/>
          </w:rPr>
          <w:t xml:space="preserve">Parameter estimates </w:t>
        </w:r>
      </w:ins>
      <w:r w:rsidRPr="728432B7" w:rsidR="00390FD7">
        <w:rPr>
          <w:rFonts w:ascii="Arial" w:hAnsi="Arial" w:cs="Arial"/>
          <w:lang w:val="en-US"/>
        </w:rPr>
        <w:t xml:space="preserve">were considered significant at </w:t>
      </w:r>
      <w:commentRangeStart w:id="344"/>
      <w:r w:rsidRPr="728432B7" w:rsidR="00390FD7">
        <w:rPr>
          <w:rFonts w:ascii="Arial" w:hAnsi="Arial" w:cs="Arial"/>
          <w:lang w:val="en-US"/>
        </w:rPr>
        <w:t>p≤.05</w:t>
      </w:r>
      <w:commentRangeEnd w:id="344"/>
      <w:r>
        <w:rPr>
          <w:rStyle w:val="CommentReference"/>
        </w:rPr>
        <w:commentReference w:id="344"/>
      </w:r>
      <w:r w:rsidRPr="728432B7" w:rsidR="00390FD7">
        <w:rPr>
          <w:rFonts w:ascii="Arial" w:hAnsi="Arial" w:cs="Arial"/>
          <w:lang w:val="en-US"/>
        </w:rPr>
        <w:t>.</w:t>
      </w:r>
      <w:r w:rsidRPr="728432B7" w:rsidR="00F14195">
        <w:rPr>
          <w:rFonts w:ascii="Arial" w:hAnsi="Arial" w:cs="Arial"/>
          <w:lang w:val="en-US"/>
        </w:rPr>
        <w:t xml:space="preserve"> </w:t>
      </w:r>
      <w:r w:rsidRPr="728432B7" w:rsidR="000049FD">
        <w:rPr>
          <w:rFonts w:ascii="Arial" w:hAnsi="Arial" w:cs="Arial"/>
          <w:lang w:val="en-US"/>
        </w:rPr>
        <w:t>We</w:t>
      </w:r>
      <w:r w:rsidRPr="728432B7" w:rsidR="00300F6D">
        <w:rPr>
          <w:rFonts w:ascii="Arial" w:hAnsi="Arial" w:cs="Arial"/>
          <w:lang w:val="en-US"/>
        </w:rPr>
        <w:t xml:space="preserve"> analyze</w:t>
      </w:r>
      <w:r w:rsidRPr="728432B7" w:rsidR="000049FD">
        <w:rPr>
          <w:rFonts w:ascii="Arial" w:hAnsi="Arial" w:cs="Arial"/>
          <w:lang w:val="en-US"/>
        </w:rPr>
        <w:t>d</w:t>
      </w:r>
      <w:r w:rsidRPr="728432B7" w:rsidR="00300F6D">
        <w:rPr>
          <w:rFonts w:ascii="Arial" w:hAnsi="Arial" w:cs="Arial"/>
          <w:lang w:val="en-US"/>
        </w:rPr>
        <w:t xml:space="preserve"> </w:t>
      </w:r>
      <w:ins w:author="Schlagenhauf, Florian" w:date="2021-07-20T13:43:00Z" w:id="345">
        <w:r w:rsidR="00D15B1E">
          <w:rPr>
            <w:rFonts w:ascii="Arial" w:hAnsi="Arial" w:cs="Arial"/>
            <w:lang w:val="en-US"/>
          </w:rPr>
          <w:t xml:space="preserve"> </w:t>
        </w:r>
      </w:ins>
      <w:r w:rsidRPr="728432B7" w:rsidR="00300F6D">
        <w:rPr>
          <w:rFonts w:ascii="Arial" w:hAnsi="Arial" w:cs="Arial"/>
          <w:lang w:val="en-US"/>
        </w:rPr>
        <w:t>trial-by-tr</w:t>
      </w:r>
      <w:del w:author="Lennart Lüttgau" w:date="2021-07-06T13:45:00Z" w:id="346">
        <w:r w:rsidRPr="728432B7" w:rsidDel="00300F6D">
          <w:rPr>
            <w:rFonts w:ascii="Arial" w:hAnsi="Arial" w:cs="Arial"/>
            <w:lang w:val="en-US"/>
          </w:rPr>
          <w:delText>a</w:delText>
        </w:r>
      </w:del>
      <w:r w:rsidRPr="728432B7" w:rsidR="00300F6D">
        <w:rPr>
          <w:rFonts w:ascii="Arial" w:hAnsi="Arial" w:cs="Arial"/>
          <w:lang w:val="en-US"/>
        </w:rPr>
        <w:t>i</w:t>
      </w:r>
      <w:ins w:author="Lennart Lüttgau" w:date="2021-07-06T13:45:00Z" w:id="347">
        <w:r w:rsidRPr="728432B7" w:rsidR="005936AA">
          <w:rPr>
            <w:rFonts w:ascii="Arial" w:hAnsi="Arial" w:cs="Arial"/>
            <w:lang w:val="en-US"/>
          </w:rPr>
          <w:t>al</w:t>
        </w:r>
      </w:ins>
      <w:del w:author="Lennart Lüttgau" w:date="2021-07-06T13:45:00Z" w:id="348">
        <w:r w:rsidRPr="728432B7" w:rsidDel="00300F6D">
          <w:rPr>
            <w:rFonts w:ascii="Arial" w:hAnsi="Arial" w:cs="Arial"/>
            <w:lang w:val="en-US"/>
          </w:rPr>
          <w:delText>l</w:delText>
        </w:r>
      </w:del>
      <w:r w:rsidRPr="728432B7" w:rsidR="00300F6D">
        <w:rPr>
          <w:rFonts w:ascii="Arial" w:hAnsi="Arial" w:cs="Arial"/>
          <w:lang w:val="en-US"/>
        </w:rPr>
        <w:t xml:space="preserve"> correct responses</w:t>
      </w:r>
      <w:ins w:author="Schlagenhauf, Florian" w:date="2021-07-20T13:45:00Z" w:id="349">
        <w:r w:rsidR="00C233E2">
          <w:rPr>
            <w:rFonts w:ascii="Arial" w:hAnsi="Arial" w:cs="Arial"/>
            <w:lang w:val="en-US"/>
          </w:rPr>
          <w:t xml:space="preserve"> (</w:t>
        </w:r>
        <w:r w:rsidR="00EF5B0E">
          <w:rPr>
            <w:rFonts w:ascii="Arial" w:hAnsi="Arial" w:cs="Arial"/>
            <w:lang w:val="en-US"/>
          </w:rPr>
          <w:t>chose better option)</w:t>
        </w:r>
      </w:ins>
      <w:r w:rsidRPr="728432B7" w:rsidR="00300F6D">
        <w:rPr>
          <w:rFonts w:ascii="Arial" w:hAnsi="Arial" w:cs="Arial"/>
          <w:lang w:val="en-US"/>
        </w:rPr>
        <w:t xml:space="preserve">, </w:t>
      </w:r>
      <w:commentRangeStart w:id="350"/>
      <w:commentRangeStart w:id="351"/>
      <w:r w:rsidRPr="728432B7" w:rsidR="00300F6D">
        <w:rPr>
          <w:rFonts w:ascii="Arial" w:hAnsi="Arial" w:cs="Arial"/>
          <w:lang w:val="en-US"/>
        </w:rPr>
        <w:t xml:space="preserve">win-stay </w:t>
      </w:r>
      <w:ins w:author="Schlagenhauf, Florian" w:date="2021-07-20T13:45:00Z" w:id="352">
        <w:r w:rsidR="00EF5B0E">
          <w:rPr>
            <w:rFonts w:ascii="Arial" w:hAnsi="Arial" w:cs="Arial"/>
            <w:lang w:val="en-US"/>
          </w:rPr>
          <w:t>(</w:t>
        </w:r>
        <w:r w:rsidR="00DD0EB0">
          <w:rPr>
            <w:rFonts w:ascii="Arial" w:hAnsi="Arial" w:cs="Arial"/>
            <w:lang w:val="en-US"/>
          </w:rPr>
          <w:t>select same stimulus after win</w:t>
        </w:r>
        <w:r w:rsidR="00EF5B0E">
          <w:rPr>
            <w:rFonts w:ascii="Arial" w:hAnsi="Arial" w:cs="Arial"/>
            <w:lang w:val="en-US"/>
          </w:rPr>
          <w:t xml:space="preserve">) </w:t>
        </w:r>
      </w:ins>
      <w:r w:rsidRPr="728432B7" w:rsidR="00300F6D">
        <w:rPr>
          <w:rFonts w:ascii="Arial" w:hAnsi="Arial" w:cs="Arial"/>
          <w:lang w:val="en-US"/>
        </w:rPr>
        <w:t xml:space="preserve">and lose-switch </w:t>
      </w:r>
      <w:ins w:author="Schlagenhauf, Florian" w:date="2021-07-20T13:45:00Z" w:id="353">
        <w:r w:rsidR="00DD0EB0">
          <w:rPr>
            <w:rFonts w:ascii="Arial" w:hAnsi="Arial" w:cs="Arial"/>
            <w:lang w:val="en-US"/>
          </w:rPr>
          <w:t xml:space="preserve">(switch stimulus after loss) </w:t>
        </w:r>
      </w:ins>
      <w:r w:rsidRPr="728432B7" w:rsidR="00300F6D">
        <w:rPr>
          <w:rFonts w:ascii="Arial" w:hAnsi="Arial" w:cs="Arial"/>
          <w:lang w:val="en-US"/>
        </w:rPr>
        <w:t>behavior</w:t>
      </w:r>
      <w:commentRangeEnd w:id="350"/>
      <w:r>
        <w:rPr>
          <w:rStyle w:val="CommentReference"/>
        </w:rPr>
        <w:commentReference w:id="350"/>
      </w:r>
      <w:commentRangeEnd w:id="351"/>
      <w:r w:rsidR="001514FB">
        <w:rPr>
          <w:rStyle w:val="CommentReference"/>
        </w:rPr>
        <w:commentReference w:id="351"/>
      </w:r>
      <w:r w:rsidRPr="728432B7" w:rsidR="00300F6D">
        <w:rPr>
          <w:rFonts w:ascii="Arial" w:hAnsi="Arial" w:cs="Arial"/>
          <w:lang w:val="en-US"/>
        </w:rPr>
        <w:t xml:space="preserve"> with </w:t>
      </w:r>
      <w:r w:rsidRPr="728432B7" w:rsidR="000049FD">
        <w:rPr>
          <w:rFonts w:ascii="Arial" w:hAnsi="Arial" w:cs="Arial"/>
          <w:lang w:val="en-US"/>
        </w:rPr>
        <w:t xml:space="preserve">factors </w:t>
      </w:r>
      <w:r w:rsidRPr="728432B7" w:rsidR="00300F6D">
        <w:rPr>
          <w:rFonts w:ascii="Arial" w:hAnsi="Arial" w:cs="Arial"/>
          <w:i/>
          <w:iCs/>
          <w:lang w:val="en-US"/>
        </w:rPr>
        <w:t>stress condition</w:t>
      </w:r>
      <w:r w:rsidRPr="728432B7" w:rsidR="00300F6D">
        <w:rPr>
          <w:rFonts w:ascii="Arial" w:hAnsi="Arial" w:cs="Arial"/>
          <w:lang w:val="en-US"/>
        </w:rPr>
        <w:t xml:space="preserve"> (CT vs. ST</w:t>
      </w:r>
      <w:r w:rsidRPr="728432B7" w:rsidR="00D76D32">
        <w:rPr>
          <w:rFonts w:ascii="Arial" w:hAnsi="Arial" w:cs="Arial"/>
          <w:lang w:val="en-US"/>
        </w:rPr>
        <w:t>, effect coding as -0.5 and 0.5</w:t>
      </w:r>
      <w:r w:rsidRPr="728432B7" w:rsidR="00300F6D">
        <w:rPr>
          <w:rFonts w:ascii="Arial" w:hAnsi="Arial" w:cs="Arial"/>
          <w:lang w:val="en-US"/>
        </w:rPr>
        <w:t xml:space="preserve">) and </w:t>
      </w:r>
      <w:r w:rsidRPr="728432B7" w:rsidR="00300F6D">
        <w:rPr>
          <w:rFonts w:ascii="Arial" w:hAnsi="Arial" w:cs="Arial"/>
          <w:i/>
          <w:iCs/>
          <w:lang w:val="en-US"/>
        </w:rPr>
        <w:t>experimental phase</w:t>
      </w:r>
      <w:r w:rsidRPr="728432B7" w:rsidR="00682EFA">
        <w:rPr>
          <w:rFonts w:ascii="Arial" w:hAnsi="Arial" w:cs="Arial"/>
          <w:lang w:val="en-US"/>
        </w:rPr>
        <w:t xml:space="preserve"> (pre, reversal, post)</w:t>
      </w:r>
      <w:r w:rsidRPr="728432B7" w:rsidR="00300F6D">
        <w:rPr>
          <w:rFonts w:ascii="Arial" w:hAnsi="Arial" w:cs="Arial"/>
          <w:lang w:val="en-US"/>
        </w:rPr>
        <w:t xml:space="preserve"> as fixed effects, allowing </w:t>
      </w:r>
      <w:commentRangeStart w:id="354"/>
      <w:commentRangeStart w:id="355"/>
      <w:r w:rsidRPr="728432B7" w:rsidR="00300F6D">
        <w:rPr>
          <w:rFonts w:ascii="Arial" w:hAnsi="Arial" w:cs="Arial"/>
          <w:lang w:val="en-US"/>
        </w:rPr>
        <w:t>for a</w:t>
      </w:r>
      <w:ins w:author="Lennart Lüttgau" w:date="2021-07-06T13:49:00Z" w:id="356">
        <w:r w:rsidRPr="728432B7" w:rsidR="005936AA">
          <w:rPr>
            <w:rFonts w:ascii="Arial" w:hAnsi="Arial" w:cs="Arial"/>
            <w:lang w:val="en-US"/>
          </w:rPr>
          <w:t>n</w:t>
        </w:r>
      </w:ins>
      <w:r w:rsidRPr="728432B7" w:rsidR="00300F6D">
        <w:rPr>
          <w:rFonts w:ascii="Arial" w:hAnsi="Arial" w:cs="Arial"/>
          <w:lang w:val="en-US"/>
        </w:rPr>
        <w:t xml:space="preserve"> </w:t>
      </w:r>
      <w:del w:author="Lennart Lüttgau" w:date="2021-07-06T13:49:00Z" w:id="357">
        <w:r w:rsidRPr="728432B7" w:rsidDel="00300F6D">
          <w:rPr>
            <w:rFonts w:ascii="Arial" w:hAnsi="Arial" w:cs="Arial"/>
            <w:lang w:val="en-US"/>
          </w:rPr>
          <w:delText xml:space="preserve">random </w:delText>
        </w:r>
      </w:del>
      <w:ins w:author="Lennart Lüttgau" w:date="2021-07-06T13:49:00Z" w:id="358">
        <w:r w:rsidRPr="728432B7" w:rsidR="005936AA">
          <w:rPr>
            <w:rFonts w:ascii="Arial" w:hAnsi="Arial" w:cs="Arial"/>
            <w:lang w:val="en-US"/>
          </w:rPr>
          <w:t xml:space="preserve">individually varying </w:t>
        </w:r>
      </w:ins>
      <w:del w:author="Lennart Lüttgau" w:date="2021-07-06T13:49:00Z" w:id="359">
        <w:r w:rsidRPr="728432B7" w:rsidDel="00300F6D">
          <w:rPr>
            <w:rFonts w:ascii="Arial" w:hAnsi="Arial" w:cs="Arial"/>
            <w:lang w:val="en-US"/>
          </w:rPr>
          <w:delText xml:space="preserve">subject </w:delText>
        </w:r>
      </w:del>
      <w:r w:rsidRPr="728432B7" w:rsidR="00300F6D">
        <w:rPr>
          <w:rFonts w:ascii="Arial" w:hAnsi="Arial" w:cs="Arial"/>
          <w:lang w:val="en-US"/>
        </w:rPr>
        <w:t>intercept</w:t>
      </w:r>
      <w:ins w:author="Lennart Lüttgau" w:date="2021-07-06T13:49:00Z" w:id="360">
        <w:r w:rsidRPr="728432B7" w:rsidR="005936AA">
          <w:rPr>
            <w:rFonts w:ascii="Arial" w:hAnsi="Arial" w:cs="Arial"/>
            <w:lang w:val="en-US"/>
          </w:rPr>
          <w:t xml:space="preserve"> per subject</w:t>
        </w:r>
      </w:ins>
      <w:r w:rsidRPr="728432B7" w:rsidR="00300F6D">
        <w:rPr>
          <w:rFonts w:ascii="Arial" w:hAnsi="Arial" w:cs="Arial"/>
          <w:lang w:val="en-US"/>
        </w:rPr>
        <w:t>.</w:t>
      </w:r>
      <w:r w:rsidRPr="728432B7" w:rsidR="00D76D32">
        <w:rPr>
          <w:rFonts w:ascii="Arial" w:hAnsi="Arial" w:cs="Arial"/>
          <w:lang w:val="en-US"/>
        </w:rPr>
        <w:t xml:space="preserve"> </w:t>
      </w:r>
      <w:commentRangeEnd w:id="354"/>
      <w:r>
        <w:rPr>
          <w:rStyle w:val="CommentReference"/>
        </w:rPr>
        <w:commentReference w:id="354"/>
      </w:r>
      <w:commentRangeEnd w:id="355"/>
      <w:r w:rsidR="00C970F7">
        <w:rPr>
          <w:rStyle w:val="CommentReference"/>
        </w:rPr>
        <w:commentReference w:id="355"/>
      </w:r>
      <w:r w:rsidRPr="728432B7" w:rsidR="000049FD">
        <w:rPr>
          <w:rFonts w:ascii="Arial" w:hAnsi="Arial" w:cs="Arial"/>
          <w:lang w:val="en-US"/>
        </w:rPr>
        <w:t xml:space="preserve">For the factor </w:t>
      </w:r>
      <w:r w:rsidRPr="728432B7" w:rsidR="000049FD">
        <w:rPr>
          <w:rFonts w:ascii="Arial" w:hAnsi="Arial" w:cs="Arial"/>
          <w:i/>
          <w:iCs/>
          <w:lang w:val="en-US"/>
        </w:rPr>
        <w:t>experimental phase</w:t>
      </w:r>
      <w:r w:rsidRPr="728432B7" w:rsidR="000049FD">
        <w:rPr>
          <w:rFonts w:ascii="Arial" w:hAnsi="Arial" w:cs="Arial"/>
          <w:lang w:val="en-US"/>
        </w:rPr>
        <w:t xml:space="preserve"> we specified a custom </w:t>
      </w:r>
      <w:r w:rsidRPr="728432B7" w:rsidR="00C11E92">
        <w:rPr>
          <w:rFonts w:ascii="Arial" w:hAnsi="Arial" w:cs="Arial"/>
          <w:lang w:val="en-US"/>
        </w:rPr>
        <w:t xml:space="preserve">centered </w:t>
      </w:r>
      <w:r w:rsidRPr="728432B7" w:rsidR="000049FD">
        <w:rPr>
          <w:rFonts w:ascii="Arial" w:hAnsi="Arial" w:cs="Arial"/>
          <w:lang w:val="en-US"/>
        </w:rPr>
        <w:t>contrast</w:t>
      </w:r>
      <w:r w:rsidRPr="728432B7" w:rsidR="00C11E92">
        <w:rPr>
          <w:rFonts w:ascii="Arial" w:hAnsi="Arial" w:cs="Arial"/>
          <w:lang w:val="en-US"/>
        </w:rPr>
        <w:t>, testing the null hypothesis of performance differences between first stable vs. reversal and late stable vs. reversal phase</w:t>
      </w:r>
      <w:r w:rsidRPr="728432B7" w:rsidR="000049FD">
        <w:rPr>
          <w:rFonts w:ascii="Arial" w:hAnsi="Arial" w:cs="Arial"/>
          <w:lang w:val="en-US"/>
        </w:rPr>
        <w:t xml:space="preserve"> using the</w:t>
      </w:r>
      <w:r w:rsidRPr="728432B7" w:rsidR="00447793">
        <w:rPr>
          <w:rFonts w:ascii="Arial" w:hAnsi="Arial" w:cs="Arial"/>
          <w:lang w:val="en-US"/>
        </w:rPr>
        <w:t xml:space="preserve"> </w:t>
      </w:r>
      <w:proofErr w:type="spellStart"/>
      <w:r w:rsidRPr="728432B7" w:rsidR="00447793">
        <w:rPr>
          <w:rFonts w:ascii="Arial" w:hAnsi="Arial" w:cs="Arial"/>
          <w:lang w:val="en-US"/>
        </w:rPr>
        <w:t>hypr</w:t>
      </w:r>
      <w:proofErr w:type="spellEnd"/>
      <w:r w:rsidRPr="728432B7" w:rsidR="00447793">
        <w:rPr>
          <w:rFonts w:ascii="Arial" w:hAnsi="Arial" w:cs="Arial"/>
          <w:lang w:val="en-US"/>
        </w:rPr>
        <w:t xml:space="preserve"> package</w:t>
      </w:r>
      <w:r w:rsidRPr="728432B7" w:rsidR="008F1CDF">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(Rabe et al., 2020)</w:t>
      </w:r>
      <w:r w:rsidRPr="728432B7">
        <w:rPr>
          <w:rFonts w:ascii="Arial" w:hAnsi="Arial" w:cs="Arial"/>
          <w:lang w:val="en-US"/>
        </w:rPr>
        <w:fldChar w:fldCharType="end"/>
      </w:r>
      <w:r w:rsidRPr="728432B7" w:rsidR="00447793">
        <w:rPr>
          <w:rFonts w:ascii="Arial" w:hAnsi="Arial" w:cs="Arial"/>
          <w:lang w:val="en-US"/>
        </w:rPr>
        <w:t>.</w:t>
      </w:r>
      <w:r w:rsidRPr="728432B7" w:rsidR="00F14195">
        <w:rPr>
          <w:rFonts w:ascii="Arial" w:hAnsi="Arial" w:cs="Arial"/>
          <w:lang w:val="en-US"/>
        </w:rPr>
        <w:t xml:space="preserve"> Main effects</w:t>
      </w:r>
      <w:r w:rsidRPr="728432B7" w:rsidR="00267BCB">
        <w:rPr>
          <w:rFonts w:ascii="Arial" w:hAnsi="Arial" w:cs="Arial"/>
          <w:lang w:val="en-US"/>
        </w:rPr>
        <w:t xml:space="preserve"> of condition and phase, as well as an </w:t>
      </w:r>
      <w:r w:rsidRPr="728432B7" w:rsidR="00F14195">
        <w:rPr>
          <w:rFonts w:ascii="Arial" w:hAnsi="Arial" w:cs="Arial"/>
          <w:lang w:val="en-US"/>
        </w:rPr>
        <w:t>interaction effect were added incrementally</w:t>
      </w:r>
      <w:r w:rsidRPr="728432B7" w:rsidR="00267BCB">
        <w:rPr>
          <w:rFonts w:ascii="Arial" w:hAnsi="Arial" w:cs="Arial"/>
          <w:lang w:val="en-US"/>
        </w:rPr>
        <w:t xml:space="preserve"> in two steps. </w:t>
      </w:r>
      <w:ins w:author="Lennart Lüttgau" w:date="2021-07-06T13:50:00Z" w:id="361">
        <w:r w:rsidRPr="728432B7" w:rsidR="005936AA">
          <w:rPr>
            <w:rFonts w:ascii="Arial" w:hAnsi="Arial" w:cs="Arial"/>
            <w:lang w:val="en-US"/>
          </w:rPr>
          <w:t>We used the Akaike information criterion (AIC) and Bayesian information criterion (BIC)</w:t>
        </w:r>
      </w:ins>
      <w:del w:author="Lennart Lüttgau" w:date="2021-07-06T13:50:00Z" w:id="362">
        <w:r w:rsidRPr="728432B7" w:rsidDel="00267BCB">
          <w:rPr>
            <w:rFonts w:ascii="Arial" w:hAnsi="Arial" w:cs="Arial"/>
            <w:lang w:val="en-US"/>
          </w:rPr>
          <w:delText xml:space="preserve">They </w:delText>
        </w:r>
      </w:del>
      <w:ins w:author="Lennart Lüttgau" w:date="2021-07-06T13:50:00Z" w:id="363">
        <w:r w:rsidRPr="728432B7" w:rsidR="005936AA">
          <w:rPr>
            <w:rFonts w:ascii="Arial" w:hAnsi="Arial" w:cs="Arial"/>
            <w:lang w:val="en-US"/>
          </w:rPr>
          <w:t xml:space="preserve"> to compare the models </w:t>
        </w:r>
      </w:ins>
      <w:del w:author="Lennart Lüttgau" w:date="2021-07-06T13:50:00Z" w:id="364">
        <w:r w:rsidRPr="728432B7" w:rsidDel="00267BCB">
          <w:rPr>
            <w:rFonts w:ascii="Arial" w:hAnsi="Arial" w:cs="Arial"/>
            <w:lang w:val="en-US"/>
          </w:rPr>
          <w:delText xml:space="preserve">were also </w:delText>
        </w:r>
        <w:r w:rsidRPr="728432B7" w:rsidDel="00F14195">
          <w:rPr>
            <w:rFonts w:ascii="Arial" w:hAnsi="Arial" w:cs="Arial"/>
            <w:lang w:val="en-US"/>
          </w:rPr>
          <w:delText xml:space="preserve">compared </w:delText>
        </w:r>
      </w:del>
      <w:r w:rsidRPr="728432B7" w:rsidR="00F14195">
        <w:rPr>
          <w:rFonts w:ascii="Arial" w:hAnsi="Arial" w:cs="Arial"/>
          <w:lang w:val="en-US"/>
        </w:rPr>
        <w:t xml:space="preserve">to </w:t>
      </w:r>
      <w:del w:author="Lennart Lüttgau" w:date="2021-07-06T13:49:00Z" w:id="365">
        <w:r w:rsidRPr="728432B7" w:rsidDel="00F14195">
          <w:rPr>
            <w:rFonts w:ascii="Arial" w:hAnsi="Arial" w:cs="Arial"/>
            <w:lang w:val="en-US"/>
          </w:rPr>
          <w:delText xml:space="preserve">the </w:delText>
        </w:r>
      </w:del>
      <w:ins w:author="Lennart Lüttgau" w:date="2021-07-06T13:49:00Z" w:id="366">
        <w:r w:rsidRPr="728432B7" w:rsidR="005936AA">
          <w:rPr>
            <w:rFonts w:ascii="Arial" w:hAnsi="Arial" w:cs="Arial"/>
            <w:lang w:val="en-US"/>
          </w:rPr>
          <w:t xml:space="preserve">a </w:t>
        </w:r>
      </w:ins>
      <w:r w:rsidRPr="728432B7" w:rsidR="00F14195">
        <w:rPr>
          <w:rFonts w:ascii="Arial" w:hAnsi="Arial" w:cs="Arial"/>
          <w:lang w:val="en-US"/>
        </w:rPr>
        <w:t xml:space="preserve">null model, which predicted outcome variables with </w:t>
      </w:r>
      <w:ins w:author="Lennart Lüttgau" w:date="2021-07-06T13:50:00Z" w:id="367">
        <w:r w:rsidRPr="728432B7" w:rsidR="005936AA">
          <w:rPr>
            <w:rFonts w:ascii="Arial" w:hAnsi="Arial" w:cs="Arial"/>
            <w:lang w:val="en-US"/>
          </w:rPr>
          <w:t xml:space="preserve">the individually varying intercept per subject </w:t>
        </w:r>
      </w:ins>
      <w:del w:author="Lennart Lüttgau" w:date="2021-07-06T13:50:00Z" w:id="368">
        <w:r w:rsidRPr="728432B7" w:rsidDel="00F14195">
          <w:rPr>
            <w:rFonts w:ascii="Arial" w:hAnsi="Arial" w:cs="Arial"/>
            <w:lang w:val="en-US"/>
          </w:rPr>
          <w:delText xml:space="preserve">the random subject intercept </w:delText>
        </w:r>
      </w:del>
      <w:r w:rsidRPr="728432B7" w:rsidR="00F14195">
        <w:rPr>
          <w:rFonts w:ascii="Arial" w:hAnsi="Arial" w:cs="Arial"/>
          <w:lang w:val="en-US"/>
        </w:rPr>
        <w:t>only</w:t>
      </w:r>
      <w:del w:author="Lennart Lüttgau" w:date="2021-07-06T13:51:00Z" w:id="369">
        <w:r w:rsidRPr="728432B7" w:rsidDel="00267BCB">
          <w:rPr>
            <w:rFonts w:ascii="Arial" w:hAnsi="Arial" w:cs="Arial"/>
            <w:lang w:val="en-US"/>
          </w:rPr>
          <w:delText>, using</w:delText>
        </w:r>
      </w:del>
      <w:del w:author="Lennart Lüttgau" w:date="2021-07-06T13:50:00Z" w:id="370">
        <w:r w:rsidRPr="728432B7" w:rsidDel="00267BCB">
          <w:rPr>
            <w:rFonts w:ascii="Arial" w:hAnsi="Arial" w:cs="Arial"/>
            <w:lang w:val="en-US"/>
          </w:rPr>
          <w:delText xml:space="preserve"> Aikaike information criterion (AIC) and Bayesian information criterion (BIC)</w:delText>
        </w:r>
      </w:del>
      <w:r w:rsidRPr="728432B7" w:rsidR="00267BCB">
        <w:rPr>
          <w:rFonts w:ascii="Arial" w:hAnsi="Arial" w:cs="Arial"/>
          <w:lang w:val="en-US"/>
        </w:rPr>
        <w:t xml:space="preserve">. For the </w:t>
      </w:r>
      <w:del w:author="Lennart Lüttgau" w:date="2021-07-06T13:51:00Z" w:id="371">
        <w:r w:rsidRPr="728432B7" w:rsidDel="00267BCB">
          <w:rPr>
            <w:rFonts w:ascii="Arial" w:hAnsi="Arial" w:cs="Arial"/>
            <w:lang w:val="en-US"/>
          </w:rPr>
          <w:delText xml:space="preserve">winning </w:delText>
        </w:r>
      </w:del>
      <w:ins w:author="Lennart Lüttgau" w:date="2021-07-06T13:51:00Z" w:id="372">
        <w:r w:rsidRPr="728432B7" w:rsidR="005936AA">
          <w:rPr>
            <w:rFonts w:ascii="Arial" w:hAnsi="Arial" w:cs="Arial"/>
            <w:lang w:val="en-US"/>
          </w:rPr>
          <w:t xml:space="preserve">best-fitting </w:t>
        </w:r>
      </w:ins>
      <w:r w:rsidRPr="728432B7" w:rsidR="00267BCB">
        <w:rPr>
          <w:rFonts w:ascii="Arial" w:hAnsi="Arial" w:cs="Arial"/>
          <w:lang w:val="en-US"/>
        </w:rPr>
        <w:t>model</w:t>
      </w:r>
      <w:ins w:author="Lennart Lüttgau" w:date="2021-07-06T13:51:00Z" w:id="373">
        <w:r w:rsidRPr="728432B7" w:rsidR="005936AA">
          <w:rPr>
            <w:rFonts w:ascii="Arial" w:hAnsi="Arial" w:cs="Arial"/>
            <w:lang w:val="en-US"/>
          </w:rPr>
          <w:t xml:space="preserve">, the parameter estimates </w:t>
        </w:r>
      </w:ins>
      <w:del w:author="Lennart Lüttgau" w:date="2021-07-06T13:51:00Z" w:id="374">
        <w:r w:rsidRPr="728432B7" w:rsidDel="00267BCB">
          <w:rPr>
            <w:rFonts w:ascii="Arial" w:hAnsi="Arial" w:cs="Arial"/>
            <w:lang w:val="en-US"/>
          </w:rPr>
          <w:delText xml:space="preserve"> O</w:delText>
        </w:r>
      </w:del>
      <w:ins w:author="Lennart Lüttgau" w:date="2021-07-06T13:51:00Z" w:id="375">
        <w:r w:rsidRPr="728432B7" w:rsidR="005936AA">
          <w:rPr>
            <w:rFonts w:ascii="Arial" w:hAnsi="Arial" w:cs="Arial"/>
            <w:lang w:val="en-US"/>
          </w:rPr>
          <w:t>o</w:t>
        </w:r>
      </w:ins>
      <w:r w:rsidRPr="728432B7" w:rsidR="00267BCB">
        <w:rPr>
          <w:rFonts w:ascii="Arial" w:hAnsi="Arial" w:cs="Arial"/>
          <w:lang w:val="en-US"/>
        </w:rPr>
        <w:t xml:space="preserve">dd's </w:t>
      </w:r>
      <w:ins w:author="Lennart Lüttgau" w:date="2021-07-06T13:51:00Z" w:id="376">
        <w:r w:rsidRPr="728432B7" w:rsidR="005936AA">
          <w:rPr>
            <w:rFonts w:ascii="Arial" w:hAnsi="Arial" w:cs="Arial"/>
            <w:lang w:val="en-US"/>
          </w:rPr>
          <w:t>r</w:t>
        </w:r>
      </w:ins>
      <w:del w:author="Lennart Lüttgau" w:date="2021-07-06T13:51:00Z" w:id="377">
        <w:r w:rsidRPr="728432B7" w:rsidDel="00267BCB">
          <w:rPr>
            <w:rFonts w:ascii="Arial" w:hAnsi="Arial" w:cs="Arial"/>
            <w:lang w:val="en-US"/>
          </w:rPr>
          <w:delText>R</w:delText>
        </w:r>
      </w:del>
      <w:r w:rsidRPr="728432B7" w:rsidR="00267BCB">
        <w:rPr>
          <w:rFonts w:ascii="Arial" w:hAnsi="Arial" w:cs="Arial"/>
          <w:lang w:val="en-US"/>
        </w:rPr>
        <w:t xml:space="preserve">atio </w:t>
      </w:r>
      <w:r w:rsidRPr="2DABBD6C" w:rsidR="00267BCB">
        <w:rPr>
          <w:rFonts w:ascii="Arial" w:hAnsi="Arial" w:cs="Arial"/>
          <w:lang w:val="en-US"/>
        </w:rPr>
        <w:t>w</w:t>
      </w:r>
      <w:ins w:author="Wieland, Lara" w:date="2021-07-20T11:51:00Z" w:id="378">
        <w:r w:rsidRPr="2DABBD6C" w:rsidR="1E74D6DB">
          <w:rPr>
            <w:rFonts w:ascii="Arial" w:hAnsi="Arial" w:cs="Arial"/>
            <w:lang w:val="en-US"/>
          </w:rPr>
          <w:t>ere</w:t>
        </w:r>
      </w:ins>
      <w:del w:author="Wieland, Lara" w:date="2021-07-20T11:51:00Z" w:id="379">
        <w:r w:rsidRPr="2DABBD6C" w:rsidDel="00267BCB">
          <w:rPr>
            <w:rFonts w:ascii="Arial" w:hAnsi="Arial" w:cs="Arial"/>
            <w:lang w:val="en-US"/>
          </w:rPr>
          <w:delText>as</w:delText>
        </w:r>
      </w:del>
      <w:r w:rsidRPr="728432B7" w:rsidR="00267BCB">
        <w:rPr>
          <w:rFonts w:ascii="Arial" w:hAnsi="Arial" w:cs="Arial"/>
          <w:lang w:val="en-US"/>
        </w:rPr>
        <w:t xml:space="preserve"> computed to assess effect size.</w:t>
      </w:r>
      <w:r w:rsidRPr="728432B7" w:rsidR="000049FD">
        <w:rPr>
          <w:rFonts w:ascii="Arial" w:hAnsi="Arial" w:cs="Arial"/>
          <w:lang w:val="en-US"/>
        </w:rPr>
        <w:t xml:space="preserve"> </w:t>
      </w:r>
      <w:ins w:author="Lennart Lüttgau" w:date="2021-07-06T13:51:00Z" w:id="380">
        <w:r w:rsidRPr="728432B7" w:rsidR="005936AA">
          <w:rPr>
            <w:rFonts w:ascii="Arial" w:hAnsi="Arial" w:cs="Arial"/>
            <w:lang w:val="en-US"/>
          </w:rPr>
          <w:t>Additionally, we performe</w:t>
        </w:r>
      </w:ins>
      <w:ins w:author="Lennart Lüttgau" w:date="2021-07-06T13:52:00Z" w:id="381">
        <w:r w:rsidRPr="728432B7" w:rsidR="005936AA">
          <w:rPr>
            <w:rFonts w:ascii="Arial" w:hAnsi="Arial" w:cs="Arial"/>
            <w:lang w:val="en-US"/>
          </w:rPr>
          <w:t xml:space="preserve">d </w:t>
        </w:r>
      </w:ins>
      <w:del w:author="Lennart Lüttgau" w:date="2021-07-06T13:52:00Z" w:id="382">
        <w:r w:rsidRPr="728432B7" w:rsidDel="000049FD">
          <w:rPr>
            <w:rFonts w:ascii="Arial" w:hAnsi="Arial" w:cs="Arial"/>
            <w:lang w:val="en-US"/>
          </w:rPr>
          <w:delText>T</w:delText>
        </w:r>
      </w:del>
      <w:ins w:author="Lennart Lüttgau" w:date="2021-07-06T13:52:00Z" w:id="383">
        <w:r w:rsidRPr="728432B7" w:rsidR="005936AA">
          <w:rPr>
            <w:rFonts w:ascii="Arial" w:hAnsi="Arial" w:cs="Arial"/>
            <w:lang w:val="en-US"/>
          </w:rPr>
          <w:t>t</w:t>
        </w:r>
      </w:ins>
      <w:r w:rsidRPr="728432B7" w:rsidR="000049FD">
        <w:rPr>
          <w:rFonts w:ascii="Arial" w:hAnsi="Arial" w:cs="Arial"/>
          <w:lang w:val="en-US"/>
        </w:rPr>
        <w:t xml:space="preserve">he same analysis </w:t>
      </w:r>
      <w:del w:author="Lennart Lüttgau" w:date="2021-07-06T13:52:00Z" w:id="384">
        <w:r w:rsidRPr="728432B7" w:rsidDel="000049FD">
          <w:rPr>
            <w:rFonts w:ascii="Arial" w:hAnsi="Arial" w:cs="Arial"/>
            <w:lang w:val="en-US"/>
          </w:rPr>
          <w:delText>was conducted with</w:delText>
        </w:r>
      </w:del>
      <w:ins w:author="Lennart Lüttgau" w:date="2021-07-06T13:52:00Z" w:id="385">
        <w:r w:rsidRPr="728432B7" w:rsidR="005936AA">
          <w:rPr>
            <w:rFonts w:ascii="Arial" w:hAnsi="Arial" w:cs="Arial"/>
            <w:lang w:val="en-US"/>
          </w:rPr>
          <w:t>using the</w:t>
        </w:r>
      </w:ins>
      <w:r w:rsidRPr="728432B7" w:rsidR="000049FD">
        <w:rPr>
          <w:rFonts w:ascii="Arial" w:hAnsi="Arial" w:cs="Arial"/>
          <w:lang w:val="en-US"/>
        </w:rPr>
        <w:t xml:space="preserve"> cortisol AUC</w:t>
      </w:r>
      <w:ins w:author="Lennart Lüttgau" w:date="2021-07-06T13:52:00Z" w:id="386">
        <w:r w:rsidRPr="728432B7" w:rsidR="005936AA">
          <w:rPr>
            <w:rFonts w:ascii="Arial" w:hAnsi="Arial" w:cs="Arial"/>
            <w:lang w:val="en-US"/>
          </w:rPr>
          <w:t xml:space="preserve">-g values </w:t>
        </w:r>
      </w:ins>
      <w:del w:author="Lennart Lüttgau" w:date="2021-07-06T13:52:00Z" w:id="387">
        <w:r w:rsidRPr="728432B7" w:rsidDel="000049FD">
          <w:rPr>
            <w:rFonts w:ascii="Arial" w:hAnsi="Arial" w:cs="Arial"/>
            <w:lang w:val="en-US"/>
          </w:rPr>
          <w:delText xml:space="preserve"> </w:delText>
        </w:r>
      </w:del>
      <w:r w:rsidRPr="728432B7" w:rsidR="000049FD">
        <w:rPr>
          <w:rFonts w:ascii="Arial" w:hAnsi="Arial" w:cs="Arial"/>
          <w:lang w:val="en-US"/>
        </w:rPr>
        <w:t xml:space="preserve">instead of </w:t>
      </w:r>
      <w:del w:author="Lennart Lüttgau" w:date="2021-07-06T13:52:00Z" w:id="388">
        <w:r w:rsidRPr="728432B7" w:rsidDel="000049FD">
          <w:rPr>
            <w:rFonts w:ascii="Arial" w:hAnsi="Arial" w:cs="Arial"/>
            <w:lang w:val="en-US"/>
          </w:rPr>
          <w:delText xml:space="preserve">stress </w:delText>
        </w:r>
      </w:del>
      <w:r w:rsidRPr="728432B7" w:rsidR="000049FD">
        <w:rPr>
          <w:rFonts w:ascii="Arial" w:hAnsi="Arial" w:cs="Arial"/>
          <w:lang w:val="en-US"/>
        </w:rPr>
        <w:t>condition</w:t>
      </w:r>
      <w:ins w:author="Lennart Lüttgau" w:date="2021-07-06T13:52:00Z" w:id="389">
        <w:r w:rsidRPr="728432B7" w:rsidR="005936AA">
          <w:rPr>
            <w:rFonts w:ascii="Arial" w:hAnsi="Arial" w:cs="Arial"/>
            <w:lang w:val="en-US"/>
          </w:rPr>
          <w:t xml:space="preserve"> labels as predictor</w:t>
        </w:r>
      </w:ins>
      <w:r w:rsidRPr="728432B7" w:rsidR="000049FD">
        <w:rPr>
          <w:rFonts w:ascii="Arial" w:hAnsi="Arial" w:cs="Arial"/>
          <w:lang w:val="en-US"/>
        </w:rPr>
        <w:t xml:space="preserve">. </w:t>
      </w:r>
      <w:r w:rsidRPr="728432B7" w:rsidR="008F2DA7">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rsidR="008E01B8" w:rsidP="006F1403" w:rsidRDefault="005213EF" w14:paraId="42292344" w14:textId="723DFB86">
      <w:pPr>
        <w:spacing w:line="480" w:lineRule="auto"/>
        <w:jc w:val="both"/>
        <w:rPr>
          <w:rFonts w:ascii="Arial" w:hAnsi="Arial" w:cs="Arial"/>
          <w:i/>
          <w:iCs/>
          <w:lang w:val="en-US"/>
        </w:rPr>
      </w:pPr>
      <w:r>
        <w:rPr>
          <w:rFonts w:ascii="Arial" w:hAnsi="Arial" w:cs="Arial"/>
          <w:i/>
          <w:iCs/>
          <w:lang w:val="en-US"/>
        </w:rPr>
        <w:t xml:space="preserve">2.5.3 </w:t>
      </w:r>
      <w:r w:rsidR="008E01B8">
        <w:rPr>
          <w:rFonts w:ascii="Arial" w:hAnsi="Arial" w:cs="Arial"/>
          <w:i/>
          <w:iCs/>
          <w:lang w:val="en-US"/>
        </w:rPr>
        <w:t>Computational mode</w:t>
      </w:r>
      <w:r w:rsidR="00274C79">
        <w:rPr>
          <w:rFonts w:ascii="Arial" w:hAnsi="Arial" w:cs="Arial"/>
          <w:i/>
          <w:iCs/>
          <w:lang w:val="en-US"/>
        </w:rPr>
        <w:t>ls</w:t>
      </w:r>
    </w:p>
    <w:p w:rsidR="006E5DB6" w:rsidP="006E5DB6" w:rsidRDefault="00E71723" w14:paraId="3A8BD7A1" w14:textId="5A759D65">
      <w:pPr>
        <w:spacing w:line="480" w:lineRule="auto"/>
        <w:jc w:val="both"/>
        <w:rPr>
          <w:rFonts w:ascii="Arial" w:hAnsi="Arial" w:cs="Arial" w:eastAsiaTheme="minorEastAsia"/>
          <w:lang w:val="en-US"/>
        </w:rPr>
      </w:pPr>
      <w:r>
        <w:rPr>
          <w:rFonts w:ascii="Arial" w:hAnsi="Arial" w:cs="Arial"/>
          <w:lang w:val="en-US"/>
        </w:rPr>
        <w:t>In order to describe</w:t>
      </w:r>
      <w:r w:rsidRPr="008E01B8" w:rsid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w:t>
      </w:r>
      <w:r w:rsidR="006E5DB6">
        <w:rPr>
          <w:rFonts w:ascii="Arial" w:hAnsi="Arial" w:cs="Arial"/>
          <w:lang w:val="en-US"/>
        </w:rPr>
        <w:t xml:space="preserve">our model space to the behavioral data of the control condition. </w:t>
      </w:r>
      <w:r w:rsidR="00705912">
        <w:rPr>
          <w:rFonts w:ascii="Arial" w:hAnsi="Arial" w:cs="Arial"/>
          <w:lang w:val="en-US"/>
        </w:rPr>
        <w:t xml:space="preserve">Then, the best fitting model from the control condition was used for modelling behavior under stress now with additional ‘stress weights’ on the free parameters. </w:t>
      </w:r>
      <w:r w:rsidR="006E5DB6">
        <w:rPr>
          <w:rFonts w:ascii="Arial" w:hAnsi="Arial" w:cs="Arial"/>
          <w:lang w:val="en-US"/>
        </w:rPr>
        <w:t xml:space="preserve">The model space comprised </w:t>
      </w:r>
      <w:r w:rsidR="006301FD">
        <w:rPr>
          <w:rFonts w:ascii="Arial" w:hAnsi="Arial" w:cs="Arial"/>
          <w:lang w:val="en-US"/>
        </w:rPr>
        <w:t>Rescorla-Wagner</w:t>
      </w:r>
      <w:r w:rsidR="006E5DB6">
        <w:rPr>
          <w:rFonts w:ascii="Arial" w:hAnsi="Arial" w:cs="Arial"/>
          <w:lang w:val="en-US"/>
        </w:rPr>
        <w:t xml:space="preserve"> (RW), </w:t>
      </w:r>
      <w:del w:author="Lennart Lüttgau" w:date="2021-07-06T13:54:00Z" w:id="390">
        <w:r w:rsidDel="00700BAE" w:rsidR="006301FD">
          <w:rPr>
            <w:rFonts w:ascii="Arial" w:hAnsi="Arial" w:cs="Arial"/>
            <w:lang w:val="en-US"/>
          </w:rPr>
          <w:delText xml:space="preserve"> </w:delText>
        </w:r>
      </w:del>
      <w:r w:rsidR="006301FD">
        <w:rPr>
          <w:rFonts w:ascii="Arial" w:hAnsi="Arial" w:cs="Arial"/>
          <w:lang w:val="en-US"/>
        </w:rPr>
        <w:t>Pearce-Hall</w:t>
      </w:r>
      <w:r>
        <w:rPr>
          <w:rFonts w:ascii="Arial" w:hAnsi="Arial" w:cs="Arial"/>
          <w:lang w:val="en-US"/>
        </w:rPr>
        <w:t xml:space="preserve"> </w:t>
      </w:r>
      <w:r w:rsidR="006E5DB6">
        <w:rPr>
          <w:rFonts w:ascii="Arial" w:hAnsi="Arial" w:cs="Arial"/>
          <w:lang w:val="en-US"/>
        </w:rPr>
        <w:t>(PH</w:t>
      </w:r>
      <w:r w:rsidR="00705912">
        <w:rPr>
          <w:rFonts w:ascii="Arial" w:hAnsi="Arial" w:cs="Arial"/>
          <w:lang w:val="en-US"/>
        </w:rPr>
        <w:t>; Diederen et al., 2016</w:t>
      </w:r>
      <w:r w:rsidR="006E5DB6">
        <w:rPr>
          <w:rFonts w:ascii="Arial" w:hAnsi="Arial" w:cs="Arial"/>
          <w:lang w:val="en-US"/>
        </w:rPr>
        <w:t>) models and a</w:t>
      </w:r>
      <w:ins w:author="Lennart Lüttgau" w:date="2021-07-06T13:54:00Z" w:id="391">
        <w:r w:rsidR="00700BAE">
          <w:rPr>
            <w:rFonts w:ascii="Arial" w:hAnsi="Arial" w:cs="Arial"/>
            <w:lang w:val="en-US"/>
          </w:rPr>
          <w:t xml:space="preserve"> null model</w:t>
        </w:r>
      </w:ins>
      <w:r w:rsidR="006E5DB6">
        <w:rPr>
          <w:rFonts w:ascii="Arial" w:hAnsi="Arial" w:cs="Arial"/>
          <w:lang w:val="en-US"/>
        </w:rPr>
        <w:t xml:space="preserve"> </w:t>
      </w:r>
      <w:ins w:author="Lennart Lüttgau" w:date="2021-07-06T13:54:00Z" w:id="392">
        <w:r w:rsidR="00700BAE">
          <w:rPr>
            <w:rFonts w:ascii="Arial" w:hAnsi="Arial" w:cs="Arial"/>
            <w:lang w:val="en-US"/>
          </w:rPr>
          <w:t>(</w:t>
        </w:r>
      </w:ins>
      <w:r w:rsidR="006E5DB6">
        <w:rPr>
          <w:rFonts w:ascii="Arial" w:hAnsi="Arial" w:cs="Arial"/>
          <w:lang w:val="en-US"/>
        </w:rPr>
        <w:t>no-learning</w:t>
      </w:r>
      <w:ins w:author="Lennart Lüttgau" w:date="2021-07-06T13:54:00Z" w:id="393">
        <w:r w:rsidR="00700BAE">
          <w:rPr>
            <w:rFonts w:ascii="Arial" w:hAnsi="Arial" w:cs="Arial"/>
            <w:lang w:val="en-US"/>
          </w:rPr>
          <w:t>)</w:t>
        </w:r>
      </w:ins>
      <w:del w:author="Lennart Lüttgau" w:date="2021-07-06T13:54:00Z" w:id="394">
        <w:r w:rsidDel="00700BAE" w:rsidR="006E5DB6">
          <w:rPr>
            <w:rFonts w:ascii="Arial" w:hAnsi="Arial" w:cs="Arial"/>
            <w:lang w:val="en-US"/>
          </w:rPr>
          <w:delText xml:space="preserve"> model</w:delText>
        </w:r>
      </w:del>
      <w:r w:rsidR="006E5DB6">
        <w:rPr>
          <w:rFonts w:ascii="Arial" w:hAnsi="Arial" w:cs="Arial"/>
          <w:lang w:val="en-US"/>
        </w:rPr>
        <w:t>.</w:t>
      </w:r>
      <w:r w:rsidR="006F0F08">
        <w:rPr>
          <w:rFonts w:ascii="Arial" w:hAnsi="Arial" w:cs="Arial"/>
          <w:lang w:val="en-US"/>
        </w:rPr>
        <w:t xml:space="preserve"> </w:t>
      </w:r>
      <w:r w:rsidR="006E5DB6">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6E5DB6">
        <w:rPr>
          <w:rFonts w:ascii="Arial" w:hAnsi="Arial" w:cs="Arial" w:eastAsiaTheme="minorEastAsia"/>
          <w:lang w:val="en-US"/>
        </w:rPr>
        <w:t xml:space="preserve"> of an action </w:t>
      </w:r>
      <m:oMath>
        <m:r>
          <w:rPr>
            <w:rFonts w:ascii="Cambria Math" w:hAnsi="Cambria Math" w:cs="Arial" w:eastAsiaTheme="minorEastAsia"/>
            <w:lang w:val="en-GB"/>
          </w:rPr>
          <m:t>a</m:t>
        </m:r>
      </m:oMath>
      <w:r w:rsidRPr="000555BB" w:rsidR="006E5DB6">
        <w:rPr>
          <w:rFonts w:ascii="Arial" w:hAnsi="Arial" w:cs="Arial" w:eastAsiaTheme="minorEastAsia"/>
          <w:lang w:val="en-GB"/>
        </w:rPr>
        <w:t xml:space="preserve"> at trial </w:t>
      </w:r>
      <m:oMath>
        <m:r>
          <m:rPr>
            <m:sty m:val="p"/>
          </m:rPr>
          <w:rPr>
            <w:rFonts w:ascii="Cambria Math" w:hAnsi="Cambria Math" w:cs="Arial" w:eastAsiaTheme="minorEastAsia"/>
            <w:lang w:val="en-GB"/>
          </w:rPr>
          <m:t>t</m:t>
        </m:r>
      </m:oMath>
      <w:r w:rsidRPr="000555BB" w:rsidR="006E5DB6">
        <w:rPr>
          <w:rFonts w:ascii="Arial" w:hAnsi="Arial" w:cs="Arial" w:eastAsiaTheme="minorEastAsia"/>
          <w:lang w:val="en-US"/>
        </w:rPr>
        <w:t xml:space="preserve"> </w:t>
      </w:r>
      <w:r w:rsidR="006E5DB6">
        <w:rPr>
          <w:rFonts w:ascii="Arial" w:hAnsi="Arial" w:cs="Arial" w:eastAsiaTheme="minorEastAsia"/>
          <w:lang w:val="en-US"/>
        </w:rPr>
        <w:t xml:space="preserve">is updated via the </w:t>
      </w:r>
      <w:r w:rsidR="006E5DB6">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Pr="00B563DB" w:rsidR="006E5DB6">
        <w:rPr>
          <w:rFonts w:ascii="Arial" w:hAnsi="Arial" w:cs="Arial" w:eastAsiaTheme="minorEastAsia"/>
          <w:lang w:val="en-GB"/>
        </w:rPr>
        <w:t xml:space="preserve"> (eq. 1)</w:t>
      </w:r>
      <w:r w:rsidR="006E5DB6">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6E5DB6">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Pr="00B563DB" w:rsidR="006E5DB6">
        <w:rPr>
          <w:rFonts w:ascii="Arial" w:hAnsi="Arial" w:cs="Arial" w:eastAsiaTheme="minorEastAsia"/>
          <w:lang w:val="en-GB"/>
        </w:rPr>
        <w:t>(eq.</w:t>
      </w:r>
      <w:r w:rsidR="006E5DB6">
        <w:rPr>
          <w:rFonts w:ascii="Arial" w:hAnsi="Arial" w:cs="Arial" w:eastAsiaTheme="minorEastAsia"/>
          <w:lang w:val="en-GB"/>
        </w:rPr>
        <w:t xml:space="preserve"> 2</w:t>
      </w:r>
      <w:r w:rsidRPr="00B563DB" w:rsidR="006E5DB6">
        <w:rPr>
          <w:rFonts w:ascii="Arial" w:hAnsi="Arial" w:cs="Arial" w:eastAsiaTheme="minorEastAsia"/>
          <w:lang w:val="en-GB"/>
        </w:rPr>
        <w:t>)</w:t>
      </w:r>
      <w:r w:rsidRPr="001D453D" w:rsidR="006E5DB6">
        <w:rPr>
          <w:rFonts w:ascii="Arial" w:hAnsi="Arial" w:cs="Arial" w:eastAsiaTheme="minorEastAsia"/>
          <w:lang w:val="en-US"/>
        </w:rPr>
        <w:t>:</w:t>
      </w:r>
      <w:r w:rsidR="006E5DB6">
        <w:rPr>
          <w:rFonts w:ascii="Arial" w:hAnsi="Arial" w:cs="Arial" w:eastAsiaTheme="minorEastAsia"/>
          <w:lang w:val="en-US"/>
        </w:rPr>
        <w:t xml:space="preserve"> </w:t>
      </w:r>
    </w:p>
    <w:p w:rsidRPr="006E5DB6" w:rsidR="006E5DB6" w:rsidP="006E5DB6" w:rsidRDefault="0084256C" w14:paraId="21DC2045" w14:textId="77777777">
      <w:pPr>
        <w:pStyle w:val="ListParagraph"/>
        <w:numPr>
          <w:ilvl w:val="0"/>
          <w:numId w:val="4"/>
        </w:numPr>
        <w:spacing w:line="480" w:lineRule="auto"/>
        <w:rPr>
          <w:rFonts w:ascii="Arial" w:hAnsi="Arial" w:cs="Arial" w:eastAsiaTheme="minorEastAsia"/>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rsidRPr="00B563DB" w:rsidR="006E5DB6" w:rsidP="006E5DB6" w:rsidRDefault="0084256C" w14:paraId="14CEB64F" w14:textId="77777777">
      <w:pPr>
        <w:pStyle w:val="ListParagraph"/>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rsidRPr="006E5DB6" w:rsidR="006E5DB6" w:rsidP="006E5DB6" w:rsidRDefault="0084256C" w14:paraId="5934B3DD" w14:textId="77777777">
      <w:pPr>
        <w:pStyle w:val="ListParagraph"/>
        <w:numPr>
          <w:ilvl w:val="0"/>
          <w:numId w:val="4"/>
        </w:numPr>
        <w:spacing w:line="480" w:lineRule="auto"/>
        <w:rPr>
          <w:rFonts w:ascii="Arial" w:hAnsi="Arial" w:cs="Arial" w:eastAsiaTheme="minorEastAsia"/>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rsidR="00274C79" w:rsidP="728432B7" w:rsidRDefault="00705912" w14:paraId="146CDF79" w14:textId="1BBB3A27">
      <w:pPr>
        <w:spacing w:line="480" w:lineRule="auto"/>
        <w:jc w:val="both"/>
        <w:rPr>
          <w:rFonts w:ascii="Arial" w:hAnsi="Arial" w:cs="Arial" w:eastAsiaTheme="minorEastAsia"/>
          <w:lang w:val="en-US"/>
        </w:rPr>
      </w:pPr>
      <w:r w:rsidRPr="00227478">
        <w:rPr>
          <w:rFonts w:ascii="Arial" w:hAnsi="Arial" w:cs="Arial"/>
          <w:lang w:val="en-GB"/>
        </w:rPr>
        <w:t>In RW</w:t>
      </w:r>
      <w:r>
        <w:rPr>
          <w:rFonts w:ascii="Arial" w:hAnsi="Arial" w:cs="Arial"/>
          <w:lang w:val="en-GB"/>
        </w:rPr>
        <w:t xml:space="preserve"> models, we accounted </w:t>
      </w:r>
      <w:r>
        <w:rPr>
          <w:rFonts w:ascii="Arial" w:hAnsi="Arial" w:cs="Arial"/>
          <w:lang w:val="en-US"/>
        </w:rPr>
        <w:t>for learning about the unchosen option as indicated by the implicit anti-correlated task structure in different sub-models (e</w:t>
      </w:r>
      <w:commentRangeStart w:id="395"/>
      <w:r>
        <w:rPr>
          <w:rFonts w:ascii="Arial" w:hAnsi="Arial" w:cs="Arial"/>
          <w:lang w:val="en-US"/>
        </w:rPr>
        <w:t>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Pr="728432B7">
        <w:rPr>
          <w:rFonts w:ascii="Arial" w:hAnsi="Arial" w:cs="Arial" w:eastAsiaTheme="minorEastAsia"/>
          <w:lang w:val="en-GB"/>
        </w:rPr>
        <w:t xml:space="preserve">for single </w:t>
      </w:r>
      <w:commentRangeEnd w:id="395"/>
      <w:r>
        <w:commentReference w:id="395"/>
      </w:r>
      <w:r w:rsidRPr="728432B7">
        <w:rPr>
          <w:rFonts w:ascii="Arial" w:hAnsi="Arial" w:cs="Arial" w:eastAsiaTheme="minorEastAsia"/>
          <w:lang w:val="en-GB"/>
        </w:rPr>
        <w:t xml:space="preserve">update (SU), </w:t>
      </w:r>
      <m:oMath>
        <m:r>
          <m:rPr>
            <m:sty m:val="p"/>
          </m:rPr>
          <w:rPr>
            <w:rFonts w:ascii="Cambria Math" w:hAnsi="Cambria Math" w:cs="Arial"/>
          </w:rPr>
          <m:t>κ</m:t>
        </m:r>
        <m:r>
          <m:rPr>
            <m:sty m:val="p"/>
          </m:rPr>
          <w:rPr>
            <w:rFonts w:ascii="Cambria Math" w:hAnsi="Cambria Math" w:cs="Arial"/>
            <w:lang w:val="en-GB"/>
          </w:rPr>
          <m:t>=1</m:t>
        </m:r>
      </m:oMath>
      <w:r>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Pr="728432B7">
        <w:rPr>
          <w:rFonts w:ascii="Arial" w:hAnsi="Arial" w:cs="Arial" w:eastAsiaTheme="minorEastAsia"/>
          <w:lang w:val="en-GB"/>
        </w:rPr>
        <w:t>for individually weighted double update (iDU)</w:t>
      </w:r>
      <w:r>
        <w:rPr>
          <w:rFonts w:ascii="Arial" w:hAnsi="Arial" w:cs="Arial"/>
          <w:lang w:val="en-US"/>
        </w:rPr>
        <w:t xml:space="preserve">). We further varied whether learning rates </w:t>
      </w:r>
      <m:oMath>
        <m:r>
          <m:rPr>
            <m:sty m:val="p"/>
          </m:rPr>
          <w:rPr>
            <w:rFonts w:ascii="Cambria Math" w:hAnsi="Cambria Math" w:cs="Arial"/>
          </w:rPr>
          <m:t>α</m:t>
        </m:r>
      </m:oMath>
      <w:r w:rsidRPr="728432B7">
        <w:rPr>
          <w:rFonts w:ascii="Arial" w:hAnsi="Arial" w:cs="Arial" w:eastAsiaTheme="minorEastAsia"/>
          <w:lang w:val="en-GB"/>
        </w:rPr>
        <w:t xml:space="preserve"> differed for wins and losses.</w:t>
      </w:r>
      <w:r w:rsidDel="006F0F08" w:rsidR="006F0F08">
        <w:rPr>
          <w:rFonts w:ascii="Arial" w:hAnsi="Arial" w:cs="Arial"/>
          <w:lang w:val="en-US"/>
        </w:rPr>
        <w:t xml:space="preserve"> </w:t>
      </w:r>
      <w:r w:rsidR="006F0F08">
        <w:rPr>
          <w:rFonts w:ascii="Arial" w:hAnsi="Arial" w:cs="Arial"/>
          <w:lang w:val="en-US"/>
        </w:rPr>
        <w:t>The PH model encompasses eq. 1 and 2 with a dynamic learning rate depending on a decay over time as and the absolute prediction error (see Supplement or Diederen et al., 2016). In the no-learning model, a stable bias towards one of the stimuli was implemented (Supplement).</w:t>
      </w:r>
      <w:r w:rsidDel="006F0F08" w:rsidR="006F0F08">
        <w:rPr>
          <w:rFonts w:ascii="Arial" w:hAnsi="Arial" w:cs="Arial"/>
          <w:lang w:val="en-US"/>
        </w:rPr>
        <w:t xml:space="preserve"> </w:t>
      </w:r>
      <w:r w:rsidR="006F0F08">
        <w:rPr>
          <w:rFonts w:ascii="Arial" w:hAnsi="Arial" w:cs="Arial"/>
          <w:lang w:val="en-US"/>
        </w:rPr>
        <w:t>F</w:t>
      </w:r>
      <w:r w:rsidRPr="728432B7" w:rsidR="00274C79">
        <w:rPr>
          <w:rFonts w:ascii="Arial" w:hAnsi="Arial" w:cs="Arial" w:eastAsiaTheme="minorEastAsia"/>
          <w:lang w:val="en-US"/>
        </w:rPr>
        <w:t xml:space="preserve">or all </w:t>
      </w:r>
      <w:r w:rsidRPr="728432B7" w:rsidR="006F0F08">
        <w:rPr>
          <w:rFonts w:ascii="Arial" w:hAnsi="Arial" w:cs="Arial" w:eastAsiaTheme="minorEastAsia"/>
          <w:lang w:val="en-US"/>
        </w:rPr>
        <w:t xml:space="preserve">learning </w:t>
      </w:r>
      <w:r w:rsidRPr="728432B7" w:rsidR="00274C79">
        <w:rPr>
          <w:rFonts w:ascii="Arial" w:hAnsi="Arial" w:cs="Arial" w:eastAsiaTheme="minorEastAsia"/>
          <w:lang w:val="en-US"/>
        </w:rPr>
        <w:t xml:space="preserve">models, </w:t>
      </w:r>
      <w:r w:rsidRPr="728432B7" w:rsidR="006F0F08">
        <w:rPr>
          <w:rFonts w:ascii="Arial" w:hAnsi="Arial" w:cs="Arial" w:eastAsiaTheme="minorEastAsia"/>
          <w:lang w:val="en-US"/>
        </w:rPr>
        <w:t xml:space="preserve">trial-wise </w:t>
      </w:r>
      <w:del w:author="Schlagenhauf, Florian" w:date="2021-07-20T13:55:00Z" w:id="396">
        <w:r w:rsidRPr="728432B7" w:rsidDel="00BE38B3" w:rsidR="006F0F08">
          <w:rPr>
            <w:rFonts w:ascii="Arial" w:hAnsi="Arial" w:cs="Arial" w:eastAsiaTheme="minorEastAsia"/>
            <w:lang w:val="en-US"/>
          </w:rPr>
          <w:delText>q</w:delText>
        </w:r>
      </w:del>
      <w:ins w:author="Schlagenhauf, Florian" w:date="2021-07-20T13:55:00Z" w:id="397">
        <w:r w:rsidR="00BE38B3">
          <w:rPr>
            <w:rFonts w:ascii="Arial" w:hAnsi="Arial" w:cs="Arial" w:eastAsiaTheme="minorEastAsia"/>
            <w:lang w:val="en-US"/>
          </w:rPr>
          <w:t>Q</w:t>
        </w:r>
      </w:ins>
      <w:r w:rsidRPr="728432B7" w:rsidR="006F0F08">
        <w:rPr>
          <w:rFonts w:ascii="Arial" w:hAnsi="Arial" w:cs="Arial" w:eastAsiaTheme="minorEastAsia"/>
          <w:lang w:val="en-US"/>
        </w:rPr>
        <w:t xml:space="preserve">-action values </w:t>
      </w:r>
      <w:r w:rsidRPr="728432B7" w:rsidR="00274C79">
        <w:rPr>
          <w:rFonts w:ascii="Arial" w:hAnsi="Arial" w:cs="Arial" w:eastAsiaTheme="minorEastAsia"/>
          <w:lang w:val="en-US"/>
        </w:rPr>
        <w:t xml:space="preserve">are transformed into choice probabilities by a </w:t>
      </w:r>
      <w:proofErr w:type="spellStart"/>
      <w:r w:rsidRPr="728432B7" w:rsidR="00274C79">
        <w:rPr>
          <w:rFonts w:ascii="Arial" w:hAnsi="Arial" w:cs="Arial" w:eastAsiaTheme="minorEastAsia"/>
          <w:lang w:val="en-US"/>
        </w:rPr>
        <w:t>softmax</w:t>
      </w:r>
      <w:proofErr w:type="spellEnd"/>
      <w:r w:rsidRPr="728432B7" w:rsidR="00274C79">
        <w:rPr>
          <w:rFonts w:ascii="Arial" w:hAnsi="Arial" w:cs="Arial" w:eastAsiaTheme="minorEastAsia"/>
          <w:lang w:val="en-US"/>
        </w:rPr>
        <w:t xml:space="preserve"> response model</w:t>
      </w:r>
      <w:r w:rsidRPr="728432B7" w:rsidR="006F0F08">
        <w:rPr>
          <w:rFonts w:ascii="Arial" w:hAnsi="Arial" w:cs="Arial" w:eastAsiaTheme="minorEastAsia"/>
          <w:lang w:val="en-US"/>
        </w:rPr>
        <w:t xml:space="preserve"> with different inverse decision noise </w:t>
      </w:r>
      <w:commentRangeStart w:id="398"/>
      <w:r w:rsidRPr="728432B7" w:rsidR="006F0F08">
        <w:rPr>
          <w:rFonts w:ascii="Arial" w:hAnsi="Arial" w:cs="Arial" w:eastAsiaTheme="minorEastAsia"/>
          <w:lang w:val="en-US"/>
        </w:rPr>
        <w:t xml:space="preserve">temperatures </w:t>
      </w:r>
      <m:oMath>
        <m:r>
          <m:rPr>
            <m:sty m:val="p"/>
          </m:rPr>
          <w:rPr>
            <w:rFonts w:ascii="Cambria Math" w:hAnsi="Cambria Math" w:cs="Arial"/>
          </w:rPr>
          <m:t>β</m:t>
        </m:r>
      </m:oMath>
      <w:r w:rsidRPr="728432B7" w:rsidR="006F0F08">
        <w:rPr>
          <w:rFonts w:ascii="Arial" w:hAnsi="Arial" w:cs="Arial" w:eastAsiaTheme="minorEastAsia"/>
          <w:lang w:val="en-US"/>
        </w:rPr>
        <w:t xml:space="preserve"> following wins and losses</w:t>
      </w:r>
      <w:r w:rsidRPr="728432B7" w:rsidR="00274C79">
        <w:rPr>
          <w:rFonts w:ascii="Arial" w:hAnsi="Arial" w:cs="Arial" w:eastAsiaTheme="minorEastAsia"/>
          <w:lang w:val="en-US"/>
        </w:rPr>
        <w:t>:</w:t>
      </w:r>
      <w:commentRangeEnd w:id="398"/>
      <w:r w:rsidR="003331F1">
        <w:rPr>
          <w:rStyle w:val="CommentReference"/>
        </w:rPr>
        <w:commentReference w:id="398"/>
      </w:r>
    </w:p>
    <w:p w:rsidRPr="00227478" w:rsidR="00274C79" w:rsidP="728432B7" w:rsidRDefault="00705912" w14:paraId="558D9CD1" w14:textId="5D229B36">
      <w:pPr>
        <w:pStyle w:val="ListParagraph"/>
        <w:spacing w:after="200" w:line="276" w:lineRule="auto"/>
        <w:jc w:val="both"/>
        <w:rPr>
          <w:rFonts w:ascii="Arial" w:hAnsi="Arial" w:cs="Arial" w:eastAsiaTheme="minorEastAsia"/>
        </w:rPr>
      </w:pPr>
      <w:commentRangeStart w:id="399"/>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w:commentRangeEnd w:id="399"/>
      <w:r>
        <w:commentReference w:id="399"/>
      </w:r>
    </w:p>
    <w:p w:rsidRPr="00283ACE" w:rsidR="00390FD7" w:rsidP="00274C79" w:rsidRDefault="00390FD7" w14:paraId="4BD44038" w14:textId="77777777">
      <w:pPr>
        <w:spacing w:after="200" w:line="276" w:lineRule="auto"/>
        <w:jc w:val="both"/>
        <w:rPr>
          <w:rFonts w:ascii="Arial" w:hAnsi="Arial" w:cs="Arial"/>
        </w:rPr>
      </w:pPr>
    </w:p>
    <w:p w:rsidR="00EF7224" w:rsidRDefault="00390FD7" w14:paraId="3397C4C5" w14:textId="631BD431">
      <w:pPr>
        <w:spacing w:line="480" w:lineRule="auto"/>
        <w:jc w:val="both"/>
        <w:rPr>
          <w:rFonts w:ascii="Arial" w:hAnsi="Arial" w:cs="Arial" w:eastAsiaTheme="minorEastAsia"/>
          <w:lang w:val="en-US"/>
        </w:rPr>
      </w:pPr>
      <w:r>
        <w:rPr>
          <w:rFonts w:ascii="Arial" w:hAnsi="Arial" w:cs="Arial" w:eastAsiaTheme="minorEastAsia"/>
          <w:lang w:val="en-US"/>
        </w:rPr>
        <w:t xml:space="preserve">The free </w:t>
      </w:r>
      <w:proofErr w:type="spellStart"/>
      <w:r>
        <w:rPr>
          <w:rFonts w:ascii="Arial" w:hAnsi="Arial" w:cs="Arial" w:eastAsiaTheme="minorEastAsia"/>
          <w:lang w:val="en-US"/>
        </w:rPr>
        <w:t>softmax</w:t>
      </w:r>
      <w:proofErr w:type="spellEnd"/>
      <w:r>
        <w:rPr>
          <w:rFonts w:ascii="Arial" w:hAnsi="Arial" w:cs="Arial" w:eastAsiaTheme="minorEastAsia"/>
          <w:lang w:val="en-US"/>
        </w:rPr>
        <w:t xml:space="preserve"> temperature parameter </w:t>
      </w:r>
      <m:oMath>
        <m:r>
          <m:rPr>
            <m:sty m:val="p"/>
          </m:rPr>
          <w:rPr>
            <w:rFonts w:ascii="Cambria Math" w:hAnsi="Cambria Math" w:cs="Arial" w:eastAsiaTheme="minorEastAsia"/>
            <w:lang w:val="en-US"/>
          </w:rPr>
          <m:t>β</m:t>
        </m:r>
      </m:oMath>
      <w:r>
        <w:rPr>
          <w:rFonts w:ascii="Arial" w:hAnsi="Arial" w:cs="Arial" w:eastAsiaTheme="minorEastAsia"/>
          <w:lang w:val="en-US"/>
        </w:rPr>
        <w:t xml:space="preserve"> reflects choice stochasticity with higher values equating more deterministic and lower values equating more stochastic choices. </w:t>
      </w:r>
      <w:r w:rsidR="00C4556D">
        <w:rPr>
          <w:rFonts w:ascii="Arial" w:hAnsi="Arial" w:cs="Arial" w:eastAsiaTheme="minorEastAsia"/>
          <w:lang w:val="en-US"/>
        </w:rPr>
        <w:t>Taken together, t</w:t>
      </w:r>
      <w:r w:rsidR="006F0F08">
        <w:rPr>
          <w:rFonts w:ascii="Arial" w:hAnsi="Arial" w:cs="Arial" w:eastAsiaTheme="minorEastAsia"/>
          <w:lang w:val="en-US"/>
        </w:rPr>
        <w:t>h</w:t>
      </w:r>
      <w:r w:rsidR="00C4556D">
        <w:rPr>
          <w:rFonts w:ascii="Arial" w:hAnsi="Arial" w:cs="Arial" w:eastAsiaTheme="minorEastAsia"/>
          <w:lang w:val="en-US"/>
        </w:rPr>
        <w:t>e ‘step 1</w:t>
      </w:r>
      <w:r w:rsidR="00EF7224">
        <w:rPr>
          <w:rFonts w:ascii="Arial" w:hAnsi="Arial" w:cs="Arial" w:eastAsiaTheme="minorEastAsia"/>
          <w:lang w:val="en-US"/>
        </w:rPr>
        <w:t xml:space="preserve"> </w:t>
      </w:r>
      <w:r w:rsidR="00C4556D">
        <w:rPr>
          <w:rFonts w:ascii="Arial" w:hAnsi="Arial" w:cs="Arial" w:eastAsiaTheme="minorEastAsia"/>
          <w:lang w:val="en-US"/>
        </w:rPr>
        <w:t>model space’ consisted of 8 models for learning under the control condition:</w:t>
      </w:r>
      <w:r w:rsidR="006F0F08">
        <w:rPr>
          <w:rFonts w:ascii="Arial" w:hAnsi="Arial" w:cs="Arial" w:eastAsiaTheme="minorEastAsia"/>
          <w:lang w:val="en-US"/>
        </w:rPr>
        <w:t xml:space="preserve"> RW-SU-1al, RW-SU-2al, RW-DU-1al, RW-DU-2al, RW-iDU-1al, RW-iDU-1al, PH</w:t>
      </w:r>
      <w:r w:rsidR="00EF7224">
        <w:rPr>
          <w:rFonts w:ascii="Arial" w:hAnsi="Arial" w:cs="Arial" w:eastAsiaTheme="minorEastAsia"/>
          <w:lang w:val="en-US"/>
        </w:rPr>
        <w:t xml:space="preserve"> and no-learning. We applied Bayesian model comparison (</w:t>
      </w:r>
      <w:proofErr w:type="spellStart"/>
      <w:r w:rsidR="00814C00">
        <w:rPr>
          <w:rFonts w:ascii="Arial" w:hAnsi="Arial" w:cs="Arial" w:eastAsiaTheme="minorEastAsia"/>
          <w:lang w:val="en-US"/>
        </w:rPr>
        <w:t>Piray</w:t>
      </w:r>
      <w:proofErr w:type="spellEnd"/>
      <w:r w:rsidR="00814C00">
        <w:rPr>
          <w:rFonts w:ascii="Arial" w:hAnsi="Arial" w:cs="Arial" w:eastAsiaTheme="minorEastAsia"/>
          <w:lang w:val="en-US"/>
        </w:rPr>
        <w:t xml:space="preserve"> et al., 2020</w:t>
      </w:r>
      <w:r w:rsidR="000E5B93">
        <w:rPr>
          <w:rFonts w:ascii="Arial" w:hAnsi="Arial" w:cs="Arial" w:eastAsiaTheme="minorEastAsia"/>
          <w:lang w:val="en-US"/>
        </w:rPr>
        <w:t>) to</w:t>
      </w:r>
      <w:r w:rsidR="00EF7224">
        <w:rPr>
          <w:rFonts w:ascii="Arial" w:hAnsi="Arial" w:cs="Arial" w:eastAsiaTheme="minorEastAsia"/>
          <w:lang w:val="en-US"/>
        </w:rPr>
        <w:t xml:space="preserve"> find out which of these models explained the data best (see protected exceedance probabilities (PXP) in Figure X).  </w:t>
      </w:r>
    </w:p>
    <w:p w:rsidRPr="004E1392" w:rsidR="00390FD7" w:rsidRDefault="00EF7224" w14:paraId="228F8E7A" w14:textId="7C14784B">
      <w:pPr>
        <w:spacing w:line="480" w:lineRule="auto"/>
        <w:jc w:val="both"/>
        <w:rPr>
          <w:rFonts w:ascii="Arial" w:hAnsi="Arial" w:cs="Arial" w:eastAsiaTheme="minorEastAsia"/>
          <w:lang w:val="en-US"/>
        </w:rPr>
      </w:pPr>
      <w:r>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Pr>
          <w:rFonts w:ascii="Arial" w:hAnsi="Arial" w:cs="Arial"/>
          <w:lang w:val="en-US"/>
        </w:rPr>
        <w:t xml:space="preserve"> weights to the free parameters</w:t>
      </w:r>
      <w:r w:rsidR="00390FD7">
        <w:rPr>
          <w:rFonts w:ascii="Arial" w:hAnsi="Arial" w:cs="Arial"/>
          <w:lang w:val="en-US"/>
        </w:rPr>
        <w:t xml:space="preserve"> </w:t>
      </w:r>
      <w:r>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Pr>
          <w:rFonts w:ascii="Arial" w:hAnsi="Arial" w:cs="Arial"/>
          <w:lang w:val="en-US"/>
        </w:rPr>
        <w:t>best-fitting</w:t>
      </w:r>
      <w:r w:rsidR="004E1392">
        <w:rPr>
          <w:rFonts w:ascii="Arial" w:hAnsi="Arial" w:cs="Arial"/>
          <w:lang w:val="en-US"/>
        </w:rPr>
        <w:t xml:space="preserve"> model from the first step</w:t>
      </w:r>
      <w:r>
        <w:rPr>
          <w:rFonts w:ascii="Arial" w:hAnsi="Arial" w:cs="Arial"/>
          <w:lang w:val="en-US"/>
        </w:rPr>
        <w:t xml:space="preserve"> (</w:t>
      </w:r>
      <w:r w:rsidR="000E5B93">
        <w:rPr>
          <w:rFonts w:ascii="Arial" w:hAnsi="Arial" w:cs="Arial"/>
          <w:lang w:val="en-US"/>
        </w:rPr>
        <w:t>RW-</w:t>
      </w:r>
      <w:r>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Pr>
          <w:rFonts w:ascii="Arial" w:hAnsi="Arial" w:cs="Arial"/>
          <w:lang w:val="en-US"/>
        </w:rPr>
        <w:t>The ‘</w:t>
      </w:r>
      <w:r w:rsidR="00C4556D">
        <w:rPr>
          <w:rFonts w:ascii="Arial" w:hAnsi="Arial" w:cs="Arial"/>
          <w:lang w:val="en-US"/>
        </w:rPr>
        <w:t>step 2</w:t>
      </w:r>
      <w:r>
        <w:rPr>
          <w:rFonts w:ascii="Arial" w:hAnsi="Arial" w:cs="Arial"/>
          <w:lang w:val="en-US"/>
        </w:rPr>
        <w:t xml:space="preserve"> </w:t>
      </w:r>
      <w:r w:rsidR="004E1392">
        <w:rPr>
          <w:rFonts w:ascii="Arial" w:hAnsi="Arial" w:cs="Arial"/>
          <w:lang w:val="en-US"/>
        </w:rPr>
        <w:t xml:space="preserve">model </w:t>
      </w:r>
      <w:r>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Pr="004E1392" w:rsidR="004E1392">
        <w:rPr>
          <w:rFonts w:ascii="Arial" w:hAnsi="Arial" w:cs="Arial" w:eastAsiaTheme="minorEastAsia"/>
          <w:lang w:val="en-US"/>
        </w:rPr>
        <w:t xml:space="preserve"> </w:t>
      </w:r>
      <w:r w:rsidR="004E1392">
        <w:rPr>
          <w:rFonts w:ascii="Arial" w:hAnsi="Arial" w:cs="Arial" w:eastAsiaTheme="minorEastAsia"/>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Pr="00337630" w:rsidR="00337630">
        <w:rPr>
          <w:rFonts w:ascii="Arial" w:hAnsi="Arial" w:cs="Arial" w:eastAsiaTheme="minorEastAsia"/>
          <w:lang w:val="en-US"/>
        </w:rPr>
        <w:t xml:space="preserve"> </w:t>
      </w:r>
      <w:r w:rsidR="00337630">
        <w:rPr>
          <w:rFonts w:ascii="Arial" w:hAnsi="Arial" w:cs="Arial" w:eastAsiaTheme="minorEastAsia"/>
          <w:lang w:val="en-US"/>
        </w:rPr>
        <w:t>(</w:t>
      </w:r>
      <w:r w:rsidR="00337630">
        <w:rPr>
          <w:rFonts w:ascii="Arial" w:hAnsi="Arial" w:cs="Arial"/>
          <w:lang w:val="en-US"/>
        </w:rPr>
        <w:t>RW-DU-2al-Stress</w:t>
      </w:r>
      <w:ins w:author="Schlagenhauf, Florian" w:date="2021-07-20T13:58:00Z" w:id="400">
        <w:r w:rsidR="00607768">
          <w:rPr>
            <w:rFonts w:ascii="Arial" w:hAnsi="Arial" w:cs="Arial"/>
            <w:lang w:val="en-US"/>
          </w:rPr>
          <w:t>Lerning</w:t>
        </w:r>
      </w:ins>
      <w:del w:author="Schlagenhauf, Florian" w:date="2021-07-20T13:58:00Z" w:id="401">
        <w:r w:rsidDel="00607768" w:rsidR="00337630">
          <w:rPr>
            <w:rFonts w:ascii="Arial" w:hAnsi="Arial" w:cs="Arial"/>
            <w:lang w:val="en-US"/>
          </w:rPr>
          <w:delText>Betas</w:delText>
        </w:r>
      </w:del>
      <w:r w:rsidR="00337630">
        <w:rPr>
          <w:rFonts w:ascii="Arial" w:hAnsi="Arial" w:cs="Arial"/>
          <w:lang w:val="en-US"/>
        </w:rPr>
        <w:t>)</w:t>
      </w:r>
      <w:r w:rsidR="00337630">
        <w:rPr>
          <w:rFonts w:ascii="Arial" w:hAnsi="Arial" w:cs="Arial" w:eastAsiaTheme="minorEastAsia"/>
          <w:lang w:val="en-US"/>
        </w:rPr>
        <w:t xml:space="preserve"> </w:t>
      </w:r>
      <w:r w:rsidR="00C4556D">
        <w:rPr>
          <w:rFonts w:ascii="Arial" w:hAnsi="Arial" w:cs="Arial" w:eastAsiaTheme="minorEastAsia"/>
          <w:lang w:val="en-US"/>
        </w:rPr>
        <w:t xml:space="preserve">one </w:t>
      </w:r>
      <w:r w:rsidR="004E1392">
        <w:rPr>
          <w:rFonts w:ascii="Arial" w:hAnsi="Arial" w:cs="Arial" w:eastAsiaTheme="minorEastAsia"/>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hAnsi="Cambria Math" w:cs="Arial" w:eastAsiaTheme="minorEastAsia"/>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hAnsi="Arial" w:cs="Arial" w:eastAsiaTheme="minorEastAsia"/>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hAnsi="Arial" w:cs="Arial" w:eastAsiaTheme="minorEastAsia"/>
          <w:lang w:val="en-US"/>
        </w:rPr>
        <w:t>, (</w:t>
      </w:r>
      <w:r w:rsidR="00337630">
        <w:rPr>
          <w:rFonts w:ascii="Arial" w:hAnsi="Arial" w:cs="Arial"/>
          <w:lang w:val="en-US"/>
        </w:rPr>
        <w:t>RW-DU-2al-Stress</w:t>
      </w:r>
      <w:ins w:author="Schlagenhauf, Florian" w:date="2021-07-20T13:58:00Z" w:id="402">
        <w:r w:rsidR="00607768">
          <w:rPr>
            <w:rFonts w:ascii="Arial" w:hAnsi="Arial" w:cs="Arial"/>
            <w:lang w:val="en-US"/>
          </w:rPr>
          <w:t>Betas</w:t>
        </w:r>
      </w:ins>
      <w:del w:author="Schlagenhauf, Florian" w:date="2021-07-20T13:58:00Z" w:id="403">
        <w:r w:rsidDel="00607768" w:rsidR="00337630">
          <w:rPr>
            <w:rFonts w:ascii="Arial" w:hAnsi="Arial" w:cs="Arial"/>
            <w:lang w:val="en-US"/>
          </w:rPr>
          <w:delText>Learning</w:delText>
        </w:r>
      </w:del>
      <w:r w:rsidR="00337630">
        <w:rPr>
          <w:rFonts w:ascii="Arial" w:hAnsi="Arial" w:cs="Arial"/>
          <w:lang w:val="en-US"/>
        </w:rPr>
        <w:t xml:space="preserve">) </w:t>
      </w:r>
      <w:r w:rsidR="004E1392">
        <w:rPr>
          <w:rFonts w:ascii="Arial" w:hAnsi="Arial" w:cs="Arial" w:eastAsiaTheme="minorEastAsia"/>
          <w:lang w:val="en-US"/>
        </w:rPr>
        <w:t xml:space="preserve">and a </w:t>
      </w:r>
      <w:r w:rsidR="00C4556D">
        <w:rPr>
          <w:rFonts w:ascii="Arial" w:hAnsi="Arial" w:cs="Arial" w:eastAsiaTheme="minorEastAsia"/>
          <w:lang w:val="en-US"/>
        </w:rPr>
        <w:t xml:space="preserve">full </w:t>
      </w:r>
      <w:r w:rsidR="004E1392">
        <w:rPr>
          <w:rFonts w:ascii="Arial" w:hAnsi="Arial" w:cs="Arial" w:eastAsiaTheme="minorEastAsia"/>
          <w:lang w:val="en-US"/>
        </w:rPr>
        <w:t>model with stress affecting all free parameter</w:t>
      </w:r>
      <w:r w:rsidR="00337630">
        <w:rPr>
          <w:rFonts w:ascii="Arial" w:hAnsi="Arial" w:cs="Arial" w:eastAsiaTheme="minorEastAsia"/>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hAnsi="Arial" w:cs="Arial" w:eastAsiaTheme="minorEastAsia"/>
          <w:lang w:val="en-US"/>
        </w:rPr>
        <w:t xml:space="preserve"> </w:t>
      </w:r>
      <w:r w:rsidR="00C4556D">
        <w:rPr>
          <w:rFonts w:ascii="Arial" w:hAnsi="Arial" w:cs="Arial" w:eastAsiaTheme="minorEastAsia"/>
          <w:lang w:val="en-US"/>
        </w:rPr>
        <w:t xml:space="preserve">This model space was fitted to combined data from both conditions: trials were </w:t>
      </w:r>
      <w:del w:author="Schlagenhauf, Florian" w:date="2021-07-20T13:59:00Z" w:id="404">
        <w:r w:rsidDel="005F52CD" w:rsidR="00C4556D">
          <w:rPr>
            <w:rFonts w:ascii="Arial" w:hAnsi="Arial" w:cs="Arial" w:eastAsiaTheme="minorEastAsia"/>
            <w:lang w:val="en-US"/>
          </w:rPr>
          <w:delText xml:space="preserve">collapsed </w:delText>
        </w:r>
      </w:del>
      <w:ins w:author="Schlagenhauf, Florian" w:date="2021-07-20T13:59:00Z" w:id="405">
        <w:r w:rsidR="005F52CD">
          <w:rPr>
            <w:rFonts w:ascii="Arial" w:hAnsi="Arial" w:cs="Arial" w:eastAsiaTheme="minorEastAsia"/>
            <w:lang w:val="en-US"/>
          </w:rPr>
          <w:t xml:space="preserve">concatenated </w:t>
        </w:r>
      </w:ins>
      <w:r w:rsidR="00C4556D">
        <w:rPr>
          <w:rFonts w:ascii="Arial" w:hAnsi="Arial" w:cs="Arial" w:eastAsiaTheme="minorEastAsia"/>
          <w:lang w:val="en-US"/>
        </w:rPr>
        <w:t xml:space="preserve">across control and stress conditions within subjects, with the </w:t>
      </w:r>
      <w:ins w:author="Schlagenhauf, Florian" w:date="2021-07-20T14:01:00Z" w:id="406">
        <w:r w:rsidR="006332B8">
          <w:rPr>
            <w:rFonts w:ascii="Arial" w:hAnsi="Arial" w:cs="Arial" w:eastAsiaTheme="minorEastAsia"/>
            <w:lang w:val="en-US"/>
          </w:rPr>
          <w:t xml:space="preserve">free </w:t>
        </w:r>
      </w:ins>
      <w:r w:rsidR="00C4556D">
        <w:rPr>
          <w:rFonts w:ascii="Arial" w:hAnsi="Arial" w:cs="Arial" w:eastAsiaTheme="minorEastAsia"/>
          <w:lang w:val="en-US"/>
        </w:rPr>
        <w:t xml:space="preserve">stress parameters </w:t>
      </w:r>
      <w:ins w:author="Schlagenhauf, Florian" w:date="2021-07-20T14:01:00Z" w:id="407">
        <w:r w:rsidR="00A62E22">
          <w:rPr>
            <w:rFonts w:ascii="Arial" w:hAnsi="Arial" w:cs="Arial" w:eastAsiaTheme="minorEastAsia"/>
            <w:lang w:val="en-US"/>
          </w:rPr>
          <w:t>quantif</w:t>
        </w:r>
      </w:ins>
      <w:ins w:author="Schlagenhauf, Florian" w:date="2021-07-20T14:02:00Z" w:id="408">
        <w:r w:rsidR="00A62E22">
          <w:rPr>
            <w:rFonts w:ascii="Arial" w:hAnsi="Arial" w:cs="Arial" w:eastAsiaTheme="minorEastAsia"/>
            <w:lang w:val="en-US"/>
          </w:rPr>
          <w:t>y</w:t>
        </w:r>
      </w:ins>
      <w:ins w:author="Schlagenhauf, Florian" w:date="2021-07-20T14:01:00Z" w:id="409">
        <w:r w:rsidR="00A62E22">
          <w:rPr>
            <w:rFonts w:ascii="Arial" w:hAnsi="Arial" w:cs="Arial" w:eastAsiaTheme="minorEastAsia"/>
            <w:lang w:val="en-US"/>
          </w:rPr>
          <w:t>i</w:t>
        </w:r>
      </w:ins>
      <w:ins w:author="Schlagenhauf, Florian" w:date="2021-07-20T14:02:00Z" w:id="410">
        <w:r w:rsidR="00A62E22">
          <w:rPr>
            <w:rFonts w:ascii="Arial" w:hAnsi="Arial" w:cs="Arial" w:eastAsiaTheme="minorEastAsia"/>
            <w:lang w:val="en-US"/>
          </w:rPr>
          <w:t xml:space="preserve">ng </w:t>
        </w:r>
      </w:ins>
      <w:ins w:author="Schlagenhauf, Florian" w:date="2021-07-20T14:01:00Z" w:id="411">
        <w:r w:rsidR="00A62E22">
          <w:rPr>
            <w:rFonts w:ascii="Arial" w:hAnsi="Arial" w:cs="Arial" w:eastAsiaTheme="minorEastAsia"/>
            <w:lang w:val="en-US"/>
          </w:rPr>
          <w:t xml:space="preserve">the additive effect on the respective parameters </w:t>
        </w:r>
      </w:ins>
      <w:del w:author="Schlagenhauf, Florian" w:date="2021-07-20T14:02:00Z" w:id="412">
        <w:r w:rsidDel="008E44FB" w:rsidR="00C4556D">
          <w:rPr>
            <w:rFonts w:ascii="Arial" w:hAnsi="Arial" w:cs="Arial" w:eastAsiaTheme="minorEastAsia"/>
            <w:lang w:val="en-US"/>
          </w:rPr>
          <w:delText xml:space="preserve">only </w:delText>
        </w:r>
      </w:del>
      <w:del w:author="Schlagenhauf, Florian" w:date="2021-07-20T14:01:00Z" w:id="413">
        <w:r w:rsidDel="00A62E22" w:rsidR="00C4556D">
          <w:rPr>
            <w:rFonts w:ascii="Arial" w:hAnsi="Arial" w:cs="Arial" w:eastAsiaTheme="minorEastAsia"/>
            <w:lang w:val="en-US"/>
          </w:rPr>
          <w:delText xml:space="preserve">applying </w:delText>
        </w:r>
      </w:del>
      <w:del w:author="Schlagenhauf, Florian" w:date="2021-07-20T14:02:00Z" w:id="414">
        <w:r w:rsidDel="00F20A7C" w:rsidR="00C4556D">
          <w:rPr>
            <w:rFonts w:ascii="Arial" w:hAnsi="Arial" w:cs="Arial" w:eastAsiaTheme="minorEastAsia"/>
            <w:lang w:val="en-US"/>
          </w:rPr>
          <w:delText xml:space="preserve">to </w:delText>
        </w:r>
      </w:del>
      <w:ins w:author="Schlagenhauf, Florian" w:date="2021-07-20T14:02:00Z" w:id="415">
        <w:r w:rsidR="00F20A7C">
          <w:rPr>
            <w:rFonts w:ascii="Arial" w:hAnsi="Arial" w:cs="Arial" w:eastAsiaTheme="minorEastAsia"/>
            <w:lang w:val="en-US"/>
          </w:rPr>
          <w:t xml:space="preserve">for </w:t>
        </w:r>
      </w:ins>
      <w:del w:author="Schlagenhauf, Florian" w:date="2021-07-20T14:01:00Z" w:id="416">
        <w:r w:rsidDel="00A62E22" w:rsidR="00C4556D">
          <w:rPr>
            <w:rFonts w:ascii="Arial" w:hAnsi="Arial" w:cs="Arial" w:eastAsiaTheme="minorEastAsia"/>
            <w:lang w:val="en-US"/>
          </w:rPr>
          <w:delText xml:space="preserve">those </w:delText>
        </w:r>
      </w:del>
      <w:ins w:author="Schlagenhauf, Florian" w:date="2021-07-20T14:01:00Z" w:id="417">
        <w:r w:rsidR="00A62E22">
          <w:rPr>
            <w:rFonts w:ascii="Arial" w:hAnsi="Arial" w:cs="Arial" w:eastAsiaTheme="minorEastAsia"/>
            <w:lang w:val="en-US"/>
          </w:rPr>
          <w:t xml:space="preserve">the </w:t>
        </w:r>
      </w:ins>
      <w:r w:rsidR="00C4556D">
        <w:rPr>
          <w:rFonts w:ascii="Arial" w:hAnsi="Arial" w:cs="Arial" w:eastAsiaTheme="minorEastAsia"/>
          <w:lang w:val="en-US"/>
        </w:rPr>
        <w:t xml:space="preserve">trials </w:t>
      </w:r>
      <w:del w:author="Schlagenhauf, Florian" w:date="2021-07-20T14:03:00Z" w:id="418">
        <w:r w:rsidDel="001E5676" w:rsidR="00C4556D">
          <w:rPr>
            <w:rFonts w:ascii="Arial" w:hAnsi="Arial" w:cs="Arial" w:eastAsiaTheme="minorEastAsia"/>
            <w:lang w:val="en-US"/>
          </w:rPr>
          <w:delText xml:space="preserve">from </w:delText>
        </w:r>
      </w:del>
      <w:ins w:author="Schlagenhauf, Florian" w:date="2021-07-20T14:03:00Z" w:id="419">
        <w:r w:rsidR="001E5676">
          <w:rPr>
            <w:rFonts w:ascii="Arial" w:hAnsi="Arial" w:cs="Arial" w:eastAsiaTheme="minorEastAsia"/>
            <w:lang w:val="en-US"/>
          </w:rPr>
          <w:t xml:space="preserve">of </w:t>
        </w:r>
      </w:ins>
      <w:r w:rsidR="00C4556D">
        <w:rPr>
          <w:rFonts w:ascii="Arial" w:hAnsi="Arial" w:cs="Arial" w:eastAsiaTheme="minorEastAsia"/>
          <w:lang w:val="en-US"/>
        </w:rPr>
        <w:t xml:space="preserve">the stress condition (see Supplement). As in step 1, model fits were then compared between models. </w:t>
      </w:r>
    </w:p>
    <w:p w:rsidR="00274C79" w:rsidP="00274C79" w:rsidRDefault="005213EF" w14:paraId="681E0D4F" w14:textId="1D63CD45">
      <w:pPr>
        <w:spacing w:line="480" w:lineRule="auto"/>
        <w:jc w:val="both"/>
        <w:rPr>
          <w:rFonts w:ascii="Arial" w:hAnsi="Arial" w:cs="Arial"/>
          <w:i/>
          <w:iCs/>
          <w:lang w:val="en-US"/>
        </w:rPr>
      </w:pPr>
      <w:r>
        <w:rPr>
          <w:rFonts w:ascii="Arial" w:hAnsi="Arial" w:cs="Arial"/>
          <w:i/>
          <w:iCs/>
          <w:lang w:val="en-US"/>
        </w:rPr>
        <w:t xml:space="preserve">2.5.4. </w:t>
      </w:r>
      <w:r w:rsidR="00274C79">
        <w:rPr>
          <w:rFonts w:ascii="Arial" w:hAnsi="Arial" w:cs="Arial"/>
          <w:i/>
          <w:iCs/>
          <w:lang w:val="en-US"/>
        </w:rPr>
        <w:t>Model fitting</w:t>
      </w:r>
    </w:p>
    <w:p w:rsidRPr="001F0BC0" w:rsidR="00390FD7" w:rsidP="00274C79" w:rsidRDefault="00814C00" w14:paraId="4C6874FD" w14:textId="212CAEF6">
      <w:pPr>
        <w:spacing w:line="480" w:lineRule="auto"/>
        <w:jc w:val="both"/>
        <w:rPr>
          <w:rFonts w:ascii="Arial" w:hAnsi="Arial" w:cs="Arial"/>
          <w:lang w:val="en-US"/>
        </w:rPr>
      </w:pPr>
      <w:r>
        <w:rPr>
          <w:rFonts w:ascii="Arial" w:hAnsi="Arial" w:cs="Arial"/>
          <w:lang w:val="en-US"/>
        </w:rPr>
        <w:t>Models from both steps were fitted under the hierarchical Bayesian inference approach as implemented in</w:t>
      </w:r>
      <w:r w:rsidR="001F0BC0">
        <w:rPr>
          <w:rFonts w:ascii="Arial" w:hAnsi="Arial" w:cs="Arial"/>
          <w:lang w:val="en-US"/>
        </w:rPr>
        <w:t xml:space="preserve"> the </w:t>
      </w:r>
      <w:proofErr w:type="spellStart"/>
      <w:r w:rsidR="001F0BC0">
        <w:rPr>
          <w:rFonts w:ascii="Arial" w:hAnsi="Arial" w:cs="Arial"/>
          <w:lang w:val="en-US"/>
        </w:rPr>
        <w:t>cbm</w:t>
      </w:r>
      <w:proofErr w:type="spellEnd"/>
      <w:r w:rsidR="001F0BC0">
        <w:rPr>
          <w:rFonts w:ascii="Arial" w:hAnsi="Arial" w:cs="Arial"/>
          <w:lang w:val="en-US"/>
        </w:rPr>
        <w:t xml:space="preserve"> toolbox </w:t>
      </w:r>
      <w:r>
        <w:rPr>
          <w:rFonts w:ascii="Arial" w:hAnsi="Arial" w:cs="Arial"/>
          <w:lang w:val="en-US"/>
        </w:rPr>
        <w:t>(</w:t>
      </w:r>
      <w:proofErr w:type="spellStart"/>
      <w:r>
        <w:rPr>
          <w:rFonts w:ascii="Arial" w:hAnsi="Arial" w:cs="Arial"/>
          <w:lang w:val="en-US"/>
        </w:rPr>
        <w:t>Piray</w:t>
      </w:r>
      <w:proofErr w:type="spellEnd"/>
      <w:r>
        <w:rPr>
          <w:rFonts w:ascii="Arial" w:hAnsi="Arial" w:cs="Arial"/>
          <w:lang w:val="en-US"/>
        </w:rPr>
        <w:t xml:space="preserve"> et al., 2020) run in in </w:t>
      </w:r>
      <w:proofErr w:type="spellStart"/>
      <w:r>
        <w:rPr>
          <w:rFonts w:ascii="Arial" w:hAnsi="Arial" w:cs="Arial"/>
          <w:lang w:val="en-US"/>
        </w:rPr>
        <w:t>Matlab</w:t>
      </w:r>
      <w:proofErr w:type="spellEnd"/>
      <w:r>
        <w:rPr>
          <w:rFonts w:ascii="Arial" w:hAnsi="Arial" w:cs="Arial"/>
          <w:lang w:val="en-US"/>
        </w:rPr>
        <w:t xml:space="preserve"> R2018a</w:t>
      </w:r>
      <w:r w:rsidR="001F0BC0">
        <w:rPr>
          <w:rFonts w:ascii="Arial" w:hAnsi="Arial" w:cs="Arial"/>
          <w:lang w:val="en-US"/>
        </w:rPr>
        <w:t>.</w:t>
      </w:r>
      <w:r>
        <w:rPr>
          <w:rFonts w:ascii="Arial" w:hAnsi="Arial" w:cs="Arial"/>
          <w:lang w:val="en-US"/>
        </w:rPr>
        <w:t xml:space="preserve"> This procedure allowed for concurrent model comparison and parameter estimation. Thereby, the latter also follows a mixed effects approach: the group mean parameter affects individual parameter estimation and vice versa, but the relationship is scaled by how (relatively) well the model explains the individual subject’s behavior.</w:t>
      </w:r>
      <w:r w:rsidR="001F0BC0">
        <w:rPr>
          <w:rFonts w:ascii="Arial" w:hAnsi="Arial" w:cs="Arial"/>
          <w:lang w:val="en-US"/>
        </w:rPr>
        <w:t xml:space="preserve"> </w:t>
      </w:r>
    </w:p>
    <w:p w:rsidR="00227478" w:rsidP="00227478" w:rsidRDefault="005213EF" w14:paraId="154FB821" w14:textId="1083F641">
      <w:pPr>
        <w:spacing w:line="480" w:lineRule="auto"/>
        <w:jc w:val="both"/>
        <w:rPr>
          <w:rFonts w:ascii="Arial" w:hAnsi="Arial" w:cs="Arial"/>
          <w:lang w:val="en-US"/>
        </w:rPr>
      </w:pPr>
      <w:r>
        <w:rPr>
          <w:rFonts w:ascii="Arial" w:hAnsi="Arial" w:cs="Arial"/>
          <w:i/>
          <w:iCs/>
          <w:lang w:val="en-US"/>
        </w:rPr>
        <w:t xml:space="preserve">2.5.5. </w:t>
      </w:r>
      <w:r w:rsidR="00227478">
        <w:rPr>
          <w:rFonts w:ascii="Arial" w:hAnsi="Arial" w:cs="Arial"/>
          <w:i/>
          <w:iCs/>
          <w:lang w:val="en-US"/>
        </w:rPr>
        <w:t>fMRI data</w:t>
      </w:r>
    </w:p>
    <w:p w:rsidR="00A05617" w:rsidP="00A05617" w:rsidRDefault="00227478" w14:paraId="1D1A6B96" w14:textId="4B3EAFD0">
      <w:pPr>
        <w:spacing w:line="480" w:lineRule="auto"/>
        <w:jc w:val="both"/>
        <w:rPr>
          <w:rFonts w:ascii="Calibri" w:hAnsi="Calibri" w:cs="Calibri"/>
          <w:lang w:val="en-US"/>
        </w:rPr>
      </w:pPr>
      <w:r w:rsidRPr="728432B7">
        <w:rPr>
          <w:rFonts w:ascii="Arial" w:hAnsi="Arial" w:cs="Arial"/>
          <w:lang w:val="en-US"/>
        </w:rPr>
        <w:t>Scans were acquired on a Siemens 3 T high-resolution PRISMA MR-System with a 20-channel head coil (Siemens, Erlangen, Germany)</w:t>
      </w:r>
      <w:r w:rsidRPr="728432B7" w:rsidR="005213EF">
        <w:rPr>
          <w:rFonts w:ascii="Arial" w:hAnsi="Arial" w:cs="Arial"/>
          <w:lang w:val="en-US"/>
        </w:rPr>
        <w:t>. Covering the whole brain, 40 slices were acquired in oblique orientation at 20° to the anterior commissure-posterior commissure line and in ascending order</w:t>
      </w:r>
      <w:r w:rsidRPr="728432B7">
        <w:rPr>
          <w:rFonts w:ascii="Arial" w:hAnsi="Arial" w:cs="Arial"/>
          <w:lang w:val="en-US"/>
        </w:rPr>
        <w:t xml:space="preserve"> with the following parameters: T2*-weighted gradient-echo echo-planar imaging (EPI) (</w:t>
      </w:r>
      <w:r w:rsidRPr="728432B7" w:rsidR="005213EF">
        <w:rPr>
          <w:rFonts w:ascii="Arial" w:hAnsi="Arial" w:cs="Arial"/>
          <w:lang w:val="en-US"/>
        </w:rPr>
        <w:t>TR: 2.09 s</w:t>
      </w:r>
      <w:r w:rsidRPr="728432B7">
        <w:rPr>
          <w:rFonts w:ascii="Arial" w:hAnsi="Arial" w:cs="Arial"/>
          <w:lang w:val="en-US"/>
        </w:rPr>
        <w:t>;</w:t>
      </w:r>
      <w:ins w:author="Schlagenhauf, Florian" w:date="2021-07-20T14:05:00Z" w:id="420">
        <w:r w:rsidR="00625A59">
          <w:rPr>
            <w:rFonts w:ascii="Arial" w:hAnsi="Arial" w:cs="Arial"/>
            <w:lang w:val="en-US"/>
          </w:rPr>
          <w:t xml:space="preserve"> </w:t>
        </w:r>
      </w:ins>
      <w:r w:rsidRPr="728432B7" w:rsidR="005213EF">
        <w:rPr>
          <w:rFonts w:ascii="Arial" w:hAnsi="Arial" w:cs="Arial"/>
          <w:lang w:val="en-US"/>
        </w:rPr>
        <w:t>TE:</w:t>
      </w:r>
      <w:r w:rsidRPr="728432B7">
        <w:rPr>
          <w:rFonts w:ascii="Arial" w:hAnsi="Arial" w:cs="Arial"/>
          <w:lang w:val="en-US"/>
        </w:rPr>
        <w:t xml:space="preserve"> </w:t>
      </w:r>
      <w:r w:rsidRPr="728432B7" w:rsidR="005213EF">
        <w:rPr>
          <w:rFonts w:ascii="Arial" w:hAnsi="Arial" w:cs="Arial"/>
          <w:lang w:val="en-US"/>
        </w:rPr>
        <w:t>22</w:t>
      </w:r>
      <w:r w:rsidRPr="728432B7">
        <w:rPr>
          <w:rFonts w:ascii="Arial" w:hAnsi="Arial" w:cs="Arial"/>
          <w:lang w:val="en-US"/>
        </w:rPr>
        <w:t xml:space="preserve"> </w:t>
      </w:r>
      <w:proofErr w:type="spellStart"/>
      <w:r w:rsidRPr="728432B7">
        <w:rPr>
          <w:rFonts w:ascii="Arial" w:hAnsi="Arial" w:cs="Arial"/>
          <w:lang w:val="en-US"/>
        </w:rPr>
        <w:t>ms</w:t>
      </w:r>
      <w:proofErr w:type="spellEnd"/>
      <w:r w:rsidRPr="728432B7">
        <w:rPr>
          <w:rFonts w:ascii="Arial" w:hAnsi="Arial" w:cs="Arial"/>
          <w:lang w:val="en-US"/>
        </w:rPr>
        <w:t>; flip angle</w:t>
      </w:r>
      <w:r w:rsidRPr="728432B7" w:rsidR="005213EF">
        <w:rPr>
          <w:rFonts w:ascii="Arial" w:hAnsi="Arial" w:cs="Arial"/>
          <w:lang w:val="en-US"/>
        </w:rPr>
        <w:t xml:space="preserve">: </w:t>
      </w:r>
      <w:r w:rsidRPr="728432B7">
        <w:rPr>
          <w:rFonts w:ascii="Arial" w:hAnsi="Arial" w:cs="Arial"/>
          <w:lang w:val="en-US"/>
        </w:rPr>
        <w:t xml:space="preserve">90°; </w:t>
      </w:r>
      <w:r w:rsidRPr="728432B7" w:rsidR="005213EF">
        <w:rPr>
          <w:rFonts w:ascii="Arial" w:hAnsi="Arial" w:cs="Arial"/>
          <w:lang w:val="en-US"/>
        </w:rPr>
        <w:t xml:space="preserve">3 </w:t>
      </w:r>
      <w:r w:rsidRPr="728432B7">
        <w:rPr>
          <w:rFonts w:ascii="Arial" w:hAnsi="Arial" w:cs="Arial"/>
          <w:lang w:val="en-US"/>
        </w:rPr>
        <w:t>×</w:t>
      </w:r>
      <w:r w:rsidRPr="728432B7" w:rsidR="005213EF">
        <w:rPr>
          <w:rFonts w:ascii="Arial" w:hAnsi="Arial" w:cs="Arial"/>
          <w:lang w:val="en-US"/>
        </w:rPr>
        <w:t xml:space="preserve"> 3</w:t>
      </w:r>
      <w:r w:rsidRPr="728432B7">
        <w:rPr>
          <w:rFonts w:ascii="Arial" w:hAnsi="Arial" w:cs="Arial"/>
          <w:lang w:val="en-US"/>
        </w:rPr>
        <w:t xml:space="preserve"> mm</w:t>
      </w:r>
      <w:r w:rsidRPr="728432B7">
        <w:rPr>
          <w:rFonts w:ascii="Arial" w:hAnsi="Arial" w:cs="Arial"/>
          <w:vertAlign w:val="superscript"/>
          <w:lang w:val="en-US"/>
        </w:rPr>
        <w:t>2</w:t>
      </w:r>
      <w:r w:rsidRPr="728432B7">
        <w:rPr>
          <w:rFonts w:ascii="Arial" w:hAnsi="Arial" w:cs="Arial"/>
          <w:lang w:val="en-US"/>
        </w:rPr>
        <w:t xml:space="preserve"> </w:t>
      </w:r>
      <w:r w:rsidRPr="728432B7" w:rsidR="005213EF">
        <w:rPr>
          <w:rFonts w:ascii="Arial" w:hAnsi="Arial" w:cs="Arial"/>
          <w:lang w:val="en-US"/>
        </w:rPr>
        <w:t xml:space="preserve"> in plane voxel resolution, 0.5 mm gap between slices, </w:t>
      </w:r>
      <w:r w:rsidRPr="728432B7">
        <w:rPr>
          <w:rFonts w:ascii="Arial" w:hAnsi="Arial" w:cs="Arial"/>
          <w:lang w:val="en-US"/>
        </w:rPr>
        <w:t xml:space="preserve">voxel size, 3 × 3 × 5 mm) . The scanning procedure </w:t>
      </w:r>
      <w:ins w:author="Schlagenhauf, Florian" w:date="2021-07-20T14:05:00Z" w:id="421">
        <w:r w:rsidR="00625A59">
          <w:rPr>
            <w:rFonts w:ascii="Arial" w:hAnsi="Arial" w:cs="Arial"/>
            <w:lang w:val="en-US"/>
          </w:rPr>
          <w:t xml:space="preserve">further </w:t>
        </w:r>
      </w:ins>
      <w:del w:author="Schlagenhauf, Florian" w:date="2021-07-20T14:05:00Z" w:id="422">
        <w:r w:rsidRPr="728432B7" w:rsidDel="00625A59">
          <w:rPr>
            <w:rFonts w:ascii="Arial" w:hAnsi="Arial" w:cs="Arial"/>
            <w:lang w:val="en-US"/>
          </w:rPr>
          <w:delText xml:space="preserve">(A) </w:delText>
        </w:r>
      </w:del>
      <w:r w:rsidRPr="728432B7">
        <w:rPr>
          <w:rFonts w:ascii="Arial" w:hAnsi="Arial" w:cs="Arial"/>
          <w:lang w:val="en-US"/>
        </w:rPr>
        <w:t>comprised a T1</w:t>
      </w:r>
      <w:r w:rsidRPr="728432B7" w:rsidR="00344898">
        <w:rPr>
          <w:rFonts w:ascii="Arial" w:hAnsi="Arial" w:cs="Arial"/>
          <w:lang w:val="en-US"/>
        </w:rPr>
        <w:t xml:space="preserve">-weighted </w:t>
      </w:r>
      <w:r w:rsidRPr="728432B7">
        <w:rPr>
          <w:rFonts w:ascii="Arial" w:hAnsi="Arial" w:cs="Arial"/>
          <w:lang w:val="en-US"/>
        </w:rPr>
        <w:t xml:space="preserve">MPRAGE recorded within seven days before the first test session, </w:t>
      </w:r>
      <w:del w:author="Schlagenhauf, Florian" w:date="2021-07-20T14:05:00Z" w:id="423">
        <w:r w:rsidRPr="728432B7" w:rsidDel="00625A59">
          <w:rPr>
            <w:rFonts w:ascii="Arial" w:hAnsi="Arial" w:cs="Arial"/>
            <w:lang w:val="en-US"/>
          </w:rPr>
          <w:delText>(B</w:delText>
        </w:r>
        <w:r w:rsidRPr="728432B7" w:rsidDel="00625A59">
          <w:rPr>
            <w:rFonts w:ascii="Arial" w:hAnsi="Arial" w:cs="Arial"/>
            <w:highlight w:val="yellow"/>
            <w:lang w:val="en-US"/>
          </w:rPr>
          <w:delText xml:space="preserve">) </w:delText>
        </w:r>
      </w:del>
      <w:ins w:author="Schlagenhauf, Florian" w:date="2021-07-20T14:05:00Z" w:id="424">
        <w:r w:rsidR="00625A59">
          <w:rPr>
            <w:rFonts w:ascii="Arial" w:hAnsi="Arial" w:cs="Arial"/>
            <w:lang w:val="en-US"/>
          </w:rPr>
          <w:t xml:space="preserve">and </w:t>
        </w:r>
      </w:ins>
      <w:commentRangeStart w:id="425"/>
      <w:commentRangeStart w:id="426"/>
      <w:commentRangeStart w:id="427"/>
      <w:del w:author="Schlagenhauf, Florian" w:date="2021-07-20T14:04:00Z" w:id="428">
        <w:r w:rsidRPr="728432B7" w:rsidDel="00FA5BBE" w:rsidR="00344898">
          <w:rPr>
            <w:rFonts w:ascii="Arial" w:hAnsi="Arial" w:cs="Arial"/>
            <w:highlight w:val="yellow"/>
            <w:lang w:val="en-US"/>
          </w:rPr>
          <w:delText>before/after</w:delText>
        </w:r>
        <w:r w:rsidRPr="728432B7" w:rsidDel="00FA5BBE">
          <w:rPr>
            <w:rFonts w:ascii="Arial" w:hAnsi="Arial" w:cs="Arial"/>
            <w:lang w:val="en-US"/>
          </w:rPr>
          <w:delText xml:space="preserve"> </w:delText>
        </w:r>
        <w:commentRangeEnd w:id="425"/>
        <w:r w:rsidDel="00FA5BBE">
          <w:commentReference w:id="425"/>
        </w:r>
        <w:commentRangeEnd w:id="426"/>
        <w:r w:rsidDel="00FA5BBE">
          <w:commentReference w:id="426"/>
        </w:r>
        <w:commentRangeEnd w:id="427"/>
        <w:r w:rsidDel="00FA5BBE">
          <w:commentReference w:id="427"/>
        </w:r>
        <w:r w:rsidRPr="728432B7" w:rsidDel="00FA5BBE">
          <w:rPr>
            <w:rFonts w:ascii="Arial" w:hAnsi="Arial" w:cs="Arial"/>
            <w:lang w:val="en-US"/>
          </w:rPr>
          <w:delText xml:space="preserve">the task </w:delText>
        </w:r>
      </w:del>
      <w:r w:rsidRPr="728432B7">
        <w:rPr>
          <w:rFonts w:ascii="Arial" w:hAnsi="Arial" w:cs="Arial"/>
          <w:lang w:val="en-US"/>
        </w:rPr>
        <w:t xml:space="preserve">a field map </w:t>
      </w:r>
      <w:del w:author="Schlagenhauf, Florian" w:date="2021-07-20T14:05:00Z" w:id="429">
        <w:r w:rsidRPr="728432B7" w:rsidDel="00625A59">
          <w:rPr>
            <w:rFonts w:ascii="Arial" w:hAnsi="Arial" w:cs="Arial"/>
            <w:lang w:val="en-US"/>
          </w:rPr>
          <w:delText xml:space="preserve">was collected </w:delText>
        </w:r>
      </w:del>
      <w:r w:rsidRPr="728432B7">
        <w:rPr>
          <w:rFonts w:ascii="Arial" w:hAnsi="Arial" w:cs="Arial"/>
          <w:lang w:val="en-US"/>
        </w:rPr>
        <w:t xml:space="preserve">to account for individual homogeneity differences of the magnetic field. Functional imaging data analyses were performed using SPM12 in </w:t>
      </w:r>
      <w:commentRangeStart w:id="430"/>
      <w:proofErr w:type="spellStart"/>
      <w:r w:rsidRPr="728432B7">
        <w:rPr>
          <w:rFonts w:ascii="Arial" w:hAnsi="Arial" w:cs="Arial"/>
          <w:lang w:val="en-US"/>
        </w:rPr>
        <w:t>Matlab</w:t>
      </w:r>
      <w:commentRangeEnd w:id="430"/>
      <w:proofErr w:type="spellEnd"/>
      <w:r>
        <w:commentReference w:id="430"/>
      </w:r>
      <w:r w:rsidRPr="728432B7">
        <w:rPr>
          <w:rFonts w:ascii="Arial" w:hAnsi="Arial" w:cs="Arial"/>
          <w:lang w:val="en-US"/>
        </w:rPr>
        <w:t>.</w:t>
      </w:r>
      <w:r w:rsidRPr="728432B7" w:rsidR="00A05617">
        <w:rPr>
          <w:rFonts w:ascii="Arial" w:hAnsi="Arial" w:cs="Arial"/>
          <w:lang w:val="en-US"/>
        </w:rPr>
        <w:t xml:space="preserve"> </w:t>
      </w:r>
    </w:p>
    <w:p w:rsidR="00776092" w:rsidP="00776092" w:rsidRDefault="00776092" w14:paraId="77E99F78" w14:textId="77777777">
      <w:pPr>
        <w:spacing w:line="480" w:lineRule="auto"/>
        <w:jc w:val="both"/>
        <w:rPr>
          <w:ins w:author="Schlagenhauf, Florian" w:date="2021-07-20T14:13:00Z" w:id="431"/>
          <w:rFonts w:ascii="Arial" w:hAnsi="Arial" w:cs="Arial"/>
          <w:lang w:val="en-US"/>
        </w:rPr>
      </w:pPr>
      <w:ins w:author="Schlagenhauf, Florian" w:id="432">
        <w:r>
          <w:rPr>
            <w:rFonts w:ascii="Arial" w:hAnsi="Arial" w:cs="Arial"/>
            <w:lang w:val="en-US"/>
          </w:rPr>
          <w:t xml:space="preserve">On the first, individual subject level the </w:t>
        </w:r>
      </w:ins>
      <w:ins w:author="Schlagenhauf, Florian" w:date="2021-07-20T14:13:00Z" w:id="433">
        <w:del w:author="Schlagenhauf, Florian" w:id="434">
          <w:r w:rsidRPr="028D8A98" w:rsidDel="006B1502">
            <w:rPr>
              <w:rFonts w:ascii="Arial" w:hAnsi="Arial" w:cs="Arial"/>
              <w:lang w:val="en-US"/>
            </w:rPr>
            <w:delText xml:space="preserve">Reward </w:delText>
          </w:r>
        </w:del>
      </w:ins>
      <w:ins w:author="Schlagenhauf, Florian" w:id="435">
        <w:r>
          <w:rPr>
            <w:rFonts w:ascii="Arial" w:hAnsi="Arial" w:cs="Arial"/>
            <w:lang w:val="en-US"/>
          </w:rPr>
          <w:t xml:space="preserve">feedback onsets were modeled </w:t>
        </w:r>
      </w:ins>
      <w:ins w:author="Schlagenhauf, Florian" w:date="2021-07-20T14:13:00Z" w:id="436">
        <w:r>
          <w:rPr>
            <w:rFonts w:ascii="Arial" w:hAnsi="Arial" w:cs="Arial"/>
            <w:lang w:val="en-US"/>
          </w:rPr>
          <w:t xml:space="preserve">with the </w:t>
        </w:r>
      </w:ins>
      <w:ins w:author="Schlagenhauf, Florian" w:id="437">
        <w:r>
          <w:rPr>
            <w:rFonts w:ascii="Arial" w:hAnsi="Arial" w:cs="Arial"/>
            <w:lang w:val="en-US"/>
          </w:rPr>
          <w:t>r</w:t>
        </w:r>
        <w:r w:rsidRPr="028D8A98">
          <w:rPr>
            <w:rFonts w:ascii="Arial" w:hAnsi="Arial" w:cs="Arial"/>
            <w:lang w:val="en-US"/>
          </w:rPr>
          <w:t xml:space="preserve">eward </w:t>
        </w:r>
      </w:ins>
      <w:ins w:author="Schlagenhauf, Florian" w:date="2021-07-20T14:13:00Z" w:id="438">
        <w:r w:rsidRPr="028D8A98">
          <w:rPr>
            <w:rFonts w:ascii="Arial" w:hAnsi="Arial" w:cs="Arial"/>
            <w:lang w:val="en-US"/>
          </w:rPr>
          <w:t xml:space="preserve">prediction errors (RPE) </w:t>
        </w:r>
        <w:r>
          <w:rPr>
            <w:rFonts w:ascii="Arial" w:hAnsi="Arial" w:cs="Arial"/>
            <w:lang w:val="en-US"/>
          </w:rPr>
          <w:t xml:space="preserve">included </w:t>
        </w:r>
        <w:del w:author="Schlagenhauf, Florian" w:id="439">
          <w:r w:rsidRPr="028D8A98" w:rsidDel="006B1502">
            <w:rPr>
              <w:rFonts w:ascii="Arial" w:hAnsi="Arial" w:cs="Arial"/>
              <w:lang w:val="en-US"/>
            </w:rPr>
            <w:delText>were</w:delText>
          </w:r>
        </w:del>
      </w:ins>
      <w:ins w:author="Schlagenhauf, Florian" w:id="440">
        <w:r w:rsidRPr="028D8A98" w:rsidDel="006B1502">
          <w:rPr>
            <w:rFonts w:ascii="Arial" w:hAnsi="Arial" w:cs="Arial"/>
            <w:lang w:val="en-US"/>
          </w:rPr>
          <w:t xml:space="preserve"> </w:t>
        </w:r>
      </w:ins>
      <w:ins w:author="Schlagenhauf, Florian" w:date="2021-07-20T14:13:00Z" w:id="441">
        <w:r w:rsidRPr="028D8A98">
          <w:rPr>
            <w:rFonts w:ascii="Arial" w:hAnsi="Arial" w:cs="Arial"/>
            <w:lang w:val="en-US"/>
          </w:rPr>
          <w:t xml:space="preserve">as parametric </w:t>
        </w:r>
        <w:r>
          <w:rPr>
            <w:rFonts w:ascii="Arial" w:hAnsi="Arial" w:cs="Arial"/>
            <w:lang w:val="en-US"/>
          </w:rPr>
          <w:t xml:space="preserve">modulator. </w:t>
        </w:r>
        <w:r w:rsidRPr="00776092">
          <w:rPr>
            <w:rFonts w:ascii="Arial" w:hAnsi="Arial" w:cs="Arial"/>
            <w:lang w:val="en-US"/>
          </w:rPr>
          <w:t>T</w:t>
        </w:r>
        <w:r w:rsidRPr="00776092">
          <w:rPr>
            <w:rFonts w:ascii="Arial" w:hAnsi="Arial" w:cs="Arial"/>
            <w:lang w:val="en-US"/>
            <w:rPrChange w:author="Schlagenhauf, Florian" w:date="2021-07-20T14:13:00Z" w:id="442">
              <w:rPr>
                <w:rFonts w:ascii="Arial" w:hAnsi="Arial" w:cs="Arial"/>
                <w:highlight w:val="yellow"/>
                <w:lang w:val="en-US"/>
              </w:rPr>
            </w:rPrChange>
          </w:rPr>
          <w:t>he six realignment parameters, the derivative of the translation parameters and a dummy regressor for scans with excessive motion were added as further nuisance regressors</w:t>
        </w:r>
        <w:r>
          <w:rPr>
            <w:rFonts w:ascii="Arial" w:hAnsi="Arial" w:cs="Arial"/>
            <w:lang w:val="en-US"/>
          </w:rPr>
          <w:t xml:space="preserve">. The </w:t>
        </w:r>
        <w:r w:rsidRPr="028D8A98">
          <w:rPr>
            <w:rFonts w:ascii="Arial" w:hAnsi="Arial" w:cs="Arial"/>
            <w:lang w:val="en-US"/>
          </w:rPr>
          <w:t>stress and control condition</w:t>
        </w:r>
        <w:r>
          <w:rPr>
            <w:rFonts w:ascii="Arial" w:hAnsi="Arial" w:cs="Arial"/>
            <w:lang w:val="en-US"/>
          </w:rPr>
          <w:t xml:space="preserve"> were modeled</w:t>
        </w:r>
        <w:r w:rsidRPr="028D8A98">
          <w:rPr>
            <w:rFonts w:ascii="Arial" w:hAnsi="Arial" w:cs="Arial"/>
            <w:lang w:val="en-US"/>
          </w:rPr>
          <w:t xml:space="preserve"> separately</w:t>
        </w:r>
        <w:r>
          <w:rPr>
            <w:rFonts w:ascii="Arial" w:hAnsi="Arial" w:cs="Arial"/>
            <w:lang w:val="en-US"/>
          </w:rPr>
          <w:t>.</w:t>
        </w:r>
      </w:ins>
    </w:p>
    <w:p w:rsidR="005324AF" w:rsidP="00A05617" w:rsidRDefault="00A05617" w14:paraId="30490C4A" w14:textId="77777777">
      <w:pPr>
        <w:spacing w:line="480" w:lineRule="auto"/>
        <w:jc w:val="both"/>
        <w:rPr>
          <w:ins w:author="Schlagenhauf, Florian" w:date="2021-07-20T14:46:00Z" w:id="443"/>
          <w:rFonts w:ascii="Arial" w:hAnsi="Arial" w:cs="Arial"/>
          <w:lang w:val="en-US"/>
        </w:rPr>
      </w:pPr>
      <w:r w:rsidRPr="529D1787" w:rsidDel="00776092">
        <w:rPr>
          <w:rFonts w:ascii="Arial" w:hAnsi="Arial" w:cs="Arial"/>
          <w:lang w:val="en-US"/>
        </w:rPr>
        <w:t>Reward</w:t>
      </w:r>
      <w:ins w:author="Schlagenhauf, Florian" w:date="2021-07-20T14:06:00Z" w:id="444">
        <w:del w:author="Schlagenhauf, Florian" w:date="2021-07-20T14:13:00Z" w:id="445">
          <w:r w:rsidRPr="028D8A98" w:rsidDel="00776092" w:rsidR="006B1502">
            <w:rPr>
              <w:rFonts w:ascii="Arial" w:hAnsi="Arial" w:cs="Arial"/>
              <w:lang w:val="en-US"/>
            </w:rPr>
            <w:delText xml:space="preserve"> </w:delText>
          </w:r>
        </w:del>
      </w:ins>
      <w:del w:author="Schlagenhauf, Florian" w:date="2021-07-20T14:13:00Z" w:id="446">
        <w:r w:rsidRPr="028D8A98" w:rsidDel="00776092">
          <w:rPr>
            <w:rFonts w:ascii="Arial" w:hAnsi="Arial" w:cs="Arial"/>
            <w:lang w:val="en-US"/>
          </w:rPr>
          <w:delText xml:space="preserve">prediction errors (RPE) </w:delText>
        </w:r>
      </w:del>
      <w:r w:rsidRPr="529D1787" w:rsidDel="00776092">
        <w:rPr>
          <w:rFonts w:ascii="Arial" w:hAnsi="Arial" w:cs="Arial"/>
          <w:lang w:val="en-US"/>
        </w:rPr>
        <w:t xml:space="preserve">were </w:t>
      </w:r>
      <w:del w:author="Schlagenhauf, Florian" w:date="2021-07-20T14:13:00Z" w:id="447">
        <w:r w:rsidRPr="028D8A98" w:rsidDel="00776092">
          <w:rPr>
            <w:rFonts w:ascii="Arial" w:hAnsi="Arial" w:cs="Arial"/>
            <w:lang w:val="en-US"/>
          </w:rPr>
          <w:delText xml:space="preserve">included as a parametric first-level regressors for stress and control conditions separately </w:delText>
        </w:r>
        <w:r w:rsidRPr="028D8A98" w:rsidDel="00776092">
          <w:rPr>
            <w:rFonts w:ascii="Arial" w:hAnsi="Arial" w:cs="Arial"/>
            <w:highlight w:val="yellow"/>
            <w:lang w:val="en-US"/>
          </w:rPr>
          <w:delText xml:space="preserve">and the six realignment parameters were added as additional </w:delText>
        </w:r>
      </w:del>
      <w:ins w:author="Lennart Lüttgau" w:date="2021-07-06T14:00:00Z" w:id="448">
        <w:del w:author="Schlagenhauf, Florian" w:date="2021-07-20T14:13:00Z" w:id="449">
          <w:r w:rsidRPr="028D8A98" w:rsidDel="00776092" w:rsidR="004A778F">
            <w:rPr>
              <w:rFonts w:ascii="Arial" w:hAnsi="Arial" w:cs="Arial"/>
              <w:highlight w:val="yellow"/>
              <w:lang w:val="en-US"/>
            </w:rPr>
            <w:delText xml:space="preserve">nuisance </w:delText>
          </w:r>
        </w:del>
      </w:ins>
      <w:del w:author="Schlagenhauf, Florian" w:date="2021-07-20T14:13:00Z" w:id="450">
        <w:r w:rsidRPr="028D8A98" w:rsidDel="00776092">
          <w:rPr>
            <w:rFonts w:ascii="Arial" w:hAnsi="Arial" w:cs="Arial"/>
            <w:highlight w:val="yellow"/>
            <w:lang w:val="en-US"/>
          </w:rPr>
          <w:delText>regressors</w:delText>
        </w:r>
      </w:del>
      <w:ins w:author="Schlagenhauf, Florian" w:date="2021-07-20T14:10:00Z" w:id="451">
        <w:del w:author="Schlagenhauf, Florian" w:date="2021-07-20T14:13:00Z" w:id="452">
          <w:r w:rsidDel="00776092" w:rsidR="0002569B">
            <w:rPr>
              <w:rFonts w:ascii="Arial" w:hAnsi="Arial" w:cs="Arial"/>
              <w:lang w:val="en-US"/>
            </w:rPr>
            <w:delText>.</w:delText>
          </w:r>
        </w:del>
      </w:ins>
      <w:del w:author="Schlagenhauf, Florian" w:date="2021-07-20T14:13:00Z" w:id="453">
        <w:r w:rsidRPr="028D8A98" w:rsidDel="00776092">
          <w:rPr>
            <w:rFonts w:ascii="Arial" w:hAnsi="Arial" w:cs="Arial"/>
            <w:lang w:val="en-US"/>
          </w:rPr>
          <w:delText xml:space="preserve"> </w:delText>
        </w:r>
      </w:del>
      <w:r w:rsidRPr="028D8A98">
        <w:rPr>
          <w:rFonts w:ascii="Arial" w:hAnsi="Arial" w:cs="Arial"/>
          <w:lang w:val="en-US"/>
        </w:rPr>
        <w:t xml:space="preserve">Contrast images </w:t>
      </w:r>
      <w:del w:author="Wieland, Lara" w:date="2021-07-20T11:07:00Z" w:id="454">
        <w:r w:rsidRPr="028D8A98" w:rsidDel="00A05617">
          <w:rPr>
            <w:rFonts w:ascii="Arial" w:hAnsi="Arial" w:cs="Arial"/>
            <w:lang w:val="en-US"/>
          </w:rPr>
          <w:delText>for 2-back and 0-back</w:delText>
        </w:r>
      </w:del>
      <w:r w:rsidRPr="028D8A98">
        <w:rPr>
          <w:rFonts w:ascii="Arial" w:hAnsi="Arial" w:cs="Arial"/>
          <w:lang w:val="en-US"/>
        </w:rPr>
        <w:t xml:space="preserve"> were computed for </w:t>
      </w:r>
      <w:ins w:author="Schlagenhauf, Florian" w:date="2021-07-20T14:13:00Z" w:id="455">
        <w:r w:rsidR="00722296">
          <w:rPr>
            <w:rFonts w:ascii="Arial" w:hAnsi="Arial" w:cs="Arial"/>
            <w:lang w:val="en-US"/>
          </w:rPr>
          <w:t>the RPE</w:t>
        </w:r>
        <w:r w:rsidR="00A71CB5">
          <w:rPr>
            <w:rFonts w:ascii="Arial" w:hAnsi="Arial" w:cs="Arial"/>
            <w:lang w:val="en-US"/>
          </w:rPr>
          <w:t xml:space="preserve"> </w:t>
        </w:r>
      </w:ins>
      <w:ins w:author="Schlagenhauf, Florian" w:date="2021-07-20T14:14:00Z" w:id="456">
        <w:r w:rsidR="00B14966">
          <w:rPr>
            <w:rFonts w:ascii="Arial" w:hAnsi="Arial" w:cs="Arial"/>
            <w:lang w:val="en-US"/>
          </w:rPr>
          <w:t xml:space="preserve">for the </w:t>
        </w:r>
      </w:ins>
      <w:r w:rsidRPr="028D8A98">
        <w:rPr>
          <w:rFonts w:ascii="Arial" w:hAnsi="Arial" w:cs="Arial"/>
          <w:lang w:val="en-US"/>
        </w:rPr>
        <w:t xml:space="preserve">control and stress condition and subsequently submitted to random-effects group statistics (second level). A paired t-test was used </w:t>
      </w:r>
      <w:del w:author="Lennart Lüttgau" w:date="2021-07-06T14:01:00Z" w:id="457">
        <w:r w:rsidRPr="028D8A98" w:rsidDel="00A05617">
          <w:rPr>
            <w:rFonts w:ascii="Arial" w:hAnsi="Arial" w:cs="Arial"/>
            <w:lang w:val="en-US"/>
          </w:rPr>
          <w:delText xml:space="preserve">with </w:delText>
        </w:r>
      </w:del>
      <w:ins w:author="Lennart Lüttgau" w:date="2021-07-06T14:01:00Z" w:id="458">
        <w:r w:rsidRPr="028D8A98" w:rsidR="004448CC">
          <w:rPr>
            <w:rFonts w:ascii="Arial" w:hAnsi="Arial" w:cs="Arial"/>
            <w:lang w:val="en-US"/>
          </w:rPr>
          <w:t xml:space="preserve">to compare activation across </w:t>
        </w:r>
      </w:ins>
      <w:r w:rsidRPr="028D8A98">
        <w:rPr>
          <w:rFonts w:ascii="Arial" w:hAnsi="Arial" w:cs="Arial"/>
          <w:lang w:val="en-US"/>
        </w:rPr>
        <w:t>condition</w:t>
      </w:r>
      <w:ins w:author="Lennart Lüttgau" w:date="2021-07-06T14:01:00Z" w:id="459">
        <w:r w:rsidRPr="028D8A98" w:rsidR="004448CC">
          <w:rPr>
            <w:rFonts w:ascii="Arial" w:hAnsi="Arial" w:cs="Arial"/>
            <w:lang w:val="en-US"/>
          </w:rPr>
          <w:t>s</w:t>
        </w:r>
      </w:ins>
      <w:r w:rsidRPr="028D8A98">
        <w:rPr>
          <w:rFonts w:ascii="Arial" w:hAnsi="Arial" w:cs="Arial"/>
          <w:lang w:val="en-US"/>
        </w:rPr>
        <w:t xml:space="preserve"> (stress/control)</w:t>
      </w:r>
      <w:ins w:author="Lennart Lüttgau" w:date="2021-07-06T14:01:00Z" w:id="460">
        <w:r w:rsidRPr="028D8A98" w:rsidR="004448CC">
          <w:rPr>
            <w:rFonts w:ascii="Arial" w:hAnsi="Arial" w:cs="Arial"/>
            <w:lang w:val="en-US"/>
          </w:rPr>
          <w:t xml:space="preserve"> on the group level</w:t>
        </w:r>
      </w:ins>
      <w:r w:rsidRPr="028D8A98">
        <w:rPr>
          <w:rFonts w:ascii="Arial" w:hAnsi="Arial" w:cs="Arial"/>
          <w:lang w:val="en-US"/>
        </w:rPr>
        <w:t>. To control for multiple comparisons, family-wise error correction (</w:t>
      </w:r>
      <w:proofErr w:type="spellStart"/>
      <w:r w:rsidRPr="028D8A98">
        <w:rPr>
          <w:rFonts w:ascii="Arial" w:hAnsi="Arial" w:cs="Arial"/>
          <w:i/>
          <w:iCs/>
          <w:lang w:val="en-US"/>
        </w:rPr>
        <w:t>p</w:t>
      </w:r>
      <w:r w:rsidRPr="028D8A98">
        <w:rPr>
          <w:rFonts w:ascii="Arial" w:hAnsi="Arial" w:cs="Arial"/>
          <w:i/>
          <w:iCs/>
          <w:vertAlign w:val="subscript"/>
          <w:lang w:val="en-US"/>
        </w:rPr>
        <w:t>FWE</w:t>
      </w:r>
      <w:proofErr w:type="spellEnd"/>
      <w:r w:rsidRPr="028D8A98">
        <w:rPr>
          <w:rFonts w:ascii="Arial" w:hAnsi="Arial" w:cs="Arial"/>
          <w:lang w:val="en-US"/>
        </w:rPr>
        <w:t xml:space="preserve">) was applied at the whole-brain level. </w:t>
      </w:r>
    </w:p>
    <w:p w:rsidR="00A05617" w:rsidP="00A05617" w:rsidRDefault="00A05617" w14:paraId="2CC5EC1F" w14:textId="4E085245">
      <w:pPr>
        <w:spacing w:line="480" w:lineRule="auto"/>
        <w:jc w:val="both"/>
        <w:rPr>
          <w:rFonts w:ascii="Arial" w:hAnsi="Arial" w:cs="Arial"/>
          <w:lang w:val="en-US"/>
        </w:rPr>
      </w:pPr>
      <w:r w:rsidRPr="028D8A98">
        <w:rPr>
          <w:rFonts w:ascii="Arial" w:hAnsi="Arial" w:cs="Arial"/>
          <w:lang w:val="en-US"/>
        </w:rPr>
        <w:t xml:space="preserve">The association of RPE BOLD signal with behavioral learning performance was tested as </w:t>
      </w:r>
      <w:del w:author="Lennart Lüttgau" w:date="2021-07-06T14:02:00Z" w:id="461">
        <w:r w:rsidRPr="028D8A98" w:rsidDel="00A05617">
          <w:rPr>
            <w:rFonts w:ascii="Arial" w:hAnsi="Arial" w:cs="Arial"/>
            <w:lang w:val="en-US"/>
          </w:rPr>
          <w:delText>following</w:delText>
        </w:r>
      </w:del>
      <w:ins w:author="Lennart Lüttgau" w:date="2021-07-06T14:02:00Z" w:id="462">
        <w:r w:rsidRPr="028D8A98" w:rsidR="00CA1148">
          <w:rPr>
            <w:rFonts w:ascii="Arial" w:hAnsi="Arial" w:cs="Arial"/>
            <w:lang w:val="en-US"/>
          </w:rPr>
          <w:t>follows</w:t>
        </w:r>
      </w:ins>
      <w:r w:rsidRPr="028D8A98">
        <w:rPr>
          <w:rFonts w:ascii="Arial" w:hAnsi="Arial" w:cs="Arial"/>
          <w:lang w:val="en-US"/>
        </w:rPr>
        <w:t xml:space="preserve">: A flexible factorial design was used with condition (stress/control) as within-subject factor and learning (median split on percentage of correct responses resulting in </w:t>
      </w:r>
      <w:r w:rsidRPr="028D8A98" w:rsidR="001E0218">
        <w:rPr>
          <w:rFonts w:ascii="Arial" w:hAnsi="Arial" w:cs="Arial"/>
          <w:lang w:val="en-US"/>
        </w:rPr>
        <w:t>two groups: improved vs. impaired learners under stress</w:t>
      </w:r>
      <w:r w:rsidRPr="028D8A98">
        <w:rPr>
          <w:rFonts w:ascii="Arial" w:hAnsi="Arial" w:cs="Arial"/>
          <w:lang w:val="en-US"/>
        </w:rPr>
        <w:t>) and subject as random effect</w:t>
      </w:r>
      <w:r w:rsidRPr="028D8A98" w:rsidR="00BE5434">
        <w:rPr>
          <w:rFonts w:ascii="Arial" w:hAnsi="Arial" w:cs="Arial"/>
          <w:lang w:val="en-US"/>
        </w:rPr>
        <w:t xml:space="preserve"> (see Supplement: Exploratory fMRI analyses)</w:t>
      </w:r>
      <w:ins w:author="Schlagenhauf, Florian" w:date="2021-07-20T14:15:00Z" w:id="463">
        <w:r w:rsidR="006401B3">
          <w:rPr>
            <w:rFonts w:ascii="Arial" w:hAnsi="Arial" w:cs="Arial"/>
            <w:lang w:val="en-US"/>
          </w:rPr>
          <w:t>.</w:t>
        </w:r>
      </w:ins>
    </w:p>
    <w:p w:rsidR="00DA7332" w:rsidRDefault="00DA7332" w14:paraId="2B97A194" w14:textId="51CF1B40">
      <w:pPr>
        <w:rPr>
          <w:rFonts w:ascii="Arial" w:hAnsi="Arial" w:cs="Arial"/>
          <w:b/>
          <w:bCs/>
          <w:sz w:val="24"/>
          <w:szCs w:val="24"/>
          <w:u w:val="single"/>
          <w:lang w:val="en-US"/>
        </w:rPr>
      </w:pPr>
      <w:r>
        <w:rPr>
          <w:rFonts w:ascii="Arial" w:hAnsi="Arial" w:cs="Arial"/>
          <w:b/>
          <w:bCs/>
          <w:sz w:val="24"/>
          <w:szCs w:val="24"/>
          <w:u w:val="single"/>
          <w:lang w:val="en-US"/>
        </w:rPr>
        <w:br w:type="page"/>
      </w:r>
    </w:p>
    <w:p w:rsidR="00477D74" w:rsidP="001E1DDC" w:rsidRDefault="001E1DDC" w14:paraId="698987B4" w14:textId="4B30B073">
      <w:pPr>
        <w:jc w:val="both"/>
        <w:rPr>
          <w:rFonts w:ascii="Arial" w:hAnsi="Arial" w:cs="Arial"/>
          <w:b/>
          <w:bCs/>
          <w:sz w:val="24"/>
          <w:szCs w:val="24"/>
          <w:lang w:val="en-US"/>
        </w:rPr>
      </w:pPr>
      <w:r>
        <w:rPr>
          <w:rFonts w:ascii="Arial" w:hAnsi="Arial" w:cs="Arial"/>
          <w:b/>
          <w:bCs/>
          <w:sz w:val="24"/>
          <w:szCs w:val="24"/>
          <w:u w:val="single"/>
          <w:lang w:val="en-US"/>
        </w:rPr>
        <w:t xml:space="preserve">3. </w:t>
      </w:r>
      <w:r w:rsidRPr="008F1CDF" w:rsidR="00477D74">
        <w:rPr>
          <w:rFonts w:ascii="Arial" w:hAnsi="Arial" w:cs="Arial"/>
          <w:b/>
          <w:bCs/>
          <w:sz w:val="24"/>
          <w:szCs w:val="24"/>
          <w:u w:val="single"/>
          <w:lang w:val="en-US"/>
        </w:rPr>
        <w:t>Results</w:t>
      </w:r>
      <w:r w:rsidRPr="008F1CDF" w:rsidR="00477D74">
        <w:rPr>
          <w:rFonts w:ascii="Arial" w:hAnsi="Arial" w:cs="Arial"/>
          <w:b/>
          <w:bCs/>
          <w:sz w:val="24"/>
          <w:szCs w:val="24"/>
          <w:lang w:val="en-US"/>
        </w:rPr>
        <w:t xml:space="preserve"> </w:t>
      </w:r>
    </w:p>
    <w:p w:rsidRPr="001E1DDC" w:rsidR="001E0218" w:rsidP="001E1DDC" w:rsidRDefault="001E0218" w14:paraId="25EE08C4" w14:textId="77777777">
      <w:pPr>
        <w:jc w:val="both"/>
        <w:rPr>
          <w:rFonts w:ascii="Cambria Math" w:hAnsi="Cambria Math" w:cs="Arial"/>
          <w:lang w:val="en-US"/>
        </w:rPr>
      </w:pPr>
    </w:p>
    <w:p w:rsidRPr="008F1CDF" w:rsidR="00342C37" w:rsidP="006F1403" w:rsidRDefault="001E1DDC" w14:paraId="3A6B5DBB" w14:textId="4DEC6F35">
      <w:pPr>
        <w:spacing w:line="480" w:lineRule="auto"/>
        <w:jc w:val="both"/>
        <w:rPr>
          <w:rFonts w:ascii="Arial" w:hAnsi="Arial" w:cs="Arial"/>
          <w:u w:val="single"/>
          <w:lang w:val="en-US"/>
        </w:rPr>
      </w:pPr>
      <w:commentRangeStart w:id="464"/>
      <w:r>
        <w:rPr>
          <w:rFonts w:ascii="Arial" w:hAnsi="Arial" w:cs="Arial"/>
          <w:u w:val="single"/>
          <w:lang w:val="en-US"/>
        </w:rPr>
        <w:t xml:space="preserve">3.1. </w:t>
      </w:r>
      <w:r w:rsidR="00342C37">
        <w:rPr>
          <w:rFonts w:ascii="Arial" w:hAnsi="Arial" w:cs="Arial"/>
          <w:u w:val="single"/>
          <w:lang w:val="en-US"/>
        </w:rPr>
        <w:t>Sample characteristics</w:t>
      </w:r>
      <w:commentRangeEnd w:id="464"/>
      <w:r w:rsidR="00FE45A0">
        <w:rPr>
          <w:rStyle w:val="CommentReference"/>
        </w:rPr>
        <w:commentReference w:id="464"/>
      </w:r>
    </w:p>
    <w:p w:rsidRPr="003432D8" w:rsidR="00E4715D" w:rsidP="006F1403" w:rsidRDefault="00C15582" w14:paraId="3C18B328" w14:textId="14AF6ADD">
      <w:pPr>
        <w:spacing w:line="480" w:lineRule="auto"/>
        <w:jc w:val="both"/>
        <w:rPr>
          <w:rFonts w:ascii="Arial" w:hAnsi="Arial" w:cs="Arial"/>
          <w:lang w:val="en-US"/>
        </w:rPr>
      </w:pPr>
      <w:del w:author="Lennart Lüttgau" w:date="2021-07-06T14:03:00Z" w:id="465">
        <w:r w:rsidRPr="728432B7" w:rsidDel="00C15582">
          <w:rPr>
            <w:rFonts w:ascii="Arial" w:hAnsi="Arial" w:cs="Arial"/>
            <w:lang w:val="en-US"/>
          </w:rPr>
          <w:delText>Our</w:delText>
        </w:r>
      </w:del>
      <w:ins w:author="Lennart Lüttgau" w:date="2021-07-06T14:03:00Z" w:id="466">
        <w:r w:rsidRPr="728432B7" w:rsidR="000950A7">
          <w:rPr>
            <w:rFonts w:ascii="Arial" w:hAnsi="Arial" w:cs="Arial"/>
            <w:lang w:val="en-US"/>
          </w:rPr>
          <w:t xml:space="preserve">The </w:t>
        </w:r>
      </w:ins>
      <w:ins w:author="Lennart Lüttgau" w:date="2021-07-06T14:02:00Z" w:id="467">
        <w:r w:rsidRPr="728432B7" w:rsidR="00CA1148">
          <w:rPr>
            <w:rFonts w:ascii="Arial" w:hAnsi="Arial" w:cs="Arial"/>
            <w:lang w:val="en-US"/>
          </w:rPr>
          <w:t>final</w:t>
        </w:r>
      </w:ins>
      <w:r w:rsidRPr="728432B7">
        <w:rPr>
          <w:rFonts w:ascii="Arial" w:hAnsi="Arial" w:cs="Arial"/>
          <w:lang w:val="en-US"/>
        </w:rPr>
        <w:t xml:space="preserve"> sample consisted of n = </w:t>
      </w:r>
      <w:commentRangeStart w:id="468"/>
      <w:commentRangeStart w:id="469"/>
      <w:r w:rsidRPr="728432B7">
        <w:rPr>
          <w:rFonts w:ascii="Arial" w:hAnsi="Arial" w:cs="Arial"/>
          <w:lang w:val="en-US"/>
        </w:rPr>
        <w:t xml:space="preserve">28 </w:t>
      </w:r>
      <w:commentRangeEnd w:id="468"/>
      <w:r>
        <w:commentReference w:id="468"/>
      </w:r>
      <w:commentRangeEnd w:id="469"/>
      <w:r w:rsidR="00354525">
        <w:rPr>
          <w:rStyle w:val="CommentReference"/>
        </w:rPr>
        <w:commentReference w:id="469"/>
      </w:r>
      <w:r w:rsidRPr="728432B7">
        <w:rPr>
          <w:rFonts w:ascii="Arial" w:hAnsi="Arial" w:cs="Arial"/>
          <w:lang w:val="en-US"/>
        </w:rPr>
        <w:t>healthy male adult</w:t>
      </w:r>
      <w:ins w:author="Lennart Lüttgau" w:date="2021-07-06T14:03:00Z" w:id="470">
        <w:r w:rsidRPr="728432B7" w:rsidR="000950A7">
          <w:rPr>
            <w:rFonts w:ascii="Arial" w:hAnsi="Arial" w:cs="Arial"/>
            <w:lang w:val="en-US"/>
          </w:rPr>
          <w:t xml:space="preserve"> human </w:t>
        </w:r>
        <w:del w:author="Sjoerds, Z." w:date="2021-07-19T07:40:00Z" w:id="471">
          <w:r w:rsidRPr="728432B7" w:rsidDel="000950A7">
            <w:rPr>
              <w:rFonts w:ascii="Arial" w:hAnsi="Arial" w:cs="Arial"/>
              <w:lang w:val="en-US"/>
            </w:rPr>
            <w:delText>subjects</w:delText>
          </w:r>
        </w:del>
      </w:ins>
      <w:del w:author="Sjoerds, Z." w:date="2021-07-19T07:40:00Z" w:id="472">
        <w:r w:rsidRPr="728432B7" w:rsidDel="00C15582">
          <w:rPr>
            <w:rFonts w:ascii="Arial" w:hAnsi="Arial" w:cs="Arial"/>
            <w:lang w:val="en-US"/>
          </w:rPr>
          <w:delText xml:space="preserve">s </w:delText>
        </w:r>
      </w:del>
      <w:ins w:author="Sjoerds, Z." w:date="2021-07-19T07:40:00Z" w:id="473">
        <w:r w:rsidRPr="728432B7" w:rsidR="623FA605">
          <w:rPr>
            <w:rFonts w:ascii="Arial" w:hAnsi="Arial" w:cs="Arial"/>
            <w:lang w:val="en-US"/>
          </w:rPr>
          <w:t xml:space="preserve">participants </w:t>
        </w:r>
      </w:ins>
      <w:r w:rsidRPr="728432B7">
        <w:rPr>
          <w:rFonts w:ascii="Arial" w:hAnsi="Arial" w:cs="Arial"/>
          <w:lang w:val="en-US"/>
        </w:rPr>
        <w:t xml:space="preserve">with a mean age of </w:t>
      </w:r>
      <w:r w:rsidRPr="728432B7" w:rsidR="00EB2710">
        <w:rPr>
          <w:rFonts w:ascii="Arial" w:hAnsi="Arial" w:cs="Arial"/>
          <w:lang w:val="en-US"/>
        </w:rPr>
        <w:t>26.9</w:t>
      </w:r>
      <w:del w:author="Schlagenhauf, Florian" w:date="2021-07-20T14:17:00Z" w:id="474">
        <w:r w:rsidRPr="728432B7" w:rsidDel="005C1AB5" w:rsidR="00EB2710">
          <w:rPr>
            <w:rFonts w:ascii="Arial" w:hAnsi="Arial" w:cs="Arial"/>
            <w:lang w:val="en-US"/>
          </w:rPr>
          <w:delText>3</w:delText>
        </w:r>
      </w:del>
      <w:r w:rsidRPr="728432B7" w:rsidR="00EB2710">
        <w:rPr>
          <w:rFonts w:ascii="Arial" w:hAnsi="Arial" w:cs="Arial"/>
          <w:lang w:val="en-US"/>
        </w:rPr>
        <w:t xml:space="preserve"> (</w:t>
      </w:r>
      <w:r w:rsidRPr="728432B7" w:rsidR="00EB2710">
        <w:rPr>
          <w:rFonts w:ascii="Arial" w:hAnsi="Arial" w:cs="Arial"/>
          <w:i/>
          <w:iCs/>
          <w:lang w:val="en-US"/>
        </w:rPr>
        <w:t xml:space="preserve">SD </w:t>
      </w:r>
      <w:r w:rsidRPr="728432B7" w:rsidR="00EB2710">
        <w:rPr>
          <w:rFonts w:ascii="Arial" w:hAnsi="Arial" w:cs="Arial"/>
          <w:lang w:val="en-US"/>
        </w:rPr>
        <w:t>= 5.7</w:t>
      </w:r>
      <w:del w:author="Schlagenhauf, Florian" w:date="2021-07-20T14:17:00Z" w:id="475">
        <w:r w:rsidRPr="728432B7" w:rsidDel="005C1AB5" w:rsidR="00EB2710">
          <w:rPr>
            <w:rFonts w:ascii="Arial" w:hAnsi="Arial" w:cs="Arial"/>
            <w:lang w:val="en-US"/>
          </w:rPr>
          <w:delText>0</w:delText>
        </w:r>
      </w:del>
      <w:r w:rsidRPr="728432B7" w:rsidR="00EB2710">
        <w:rPr>
          <w:rFonts w:ascii="Arial" w:hAnsi="Arial" w:cs="Arial"/>
          <w:lang w:val="en-US"/>
        </w:rPr>
        <w:t>)</w:t>
      </w:r>
      <w:ins w:author="Sjoerds, Z." w:date="2021-07-19T07:41:00Z" w:id="476">
        <w:r w:rsidRPr="728432B7" w:rsidR="30D6B646">
          <w:rPr>
            <w:rFonts w:ascii="Arial" w:hAnsi="Arial" w:cs="Arial"/>
            <w:lang w:val="en-US"/>
          </w:rPr>
          <w:t>,</w:t>
        </w:r>
      </w:ins>
      <w:r w:rsidRPr="728432B7" w:rsidR="00EB2710">
        <w:rPr>
          <w:rFonts w:ascii="Arial" w:hAnsi="Arial" w:cs="Arial"/>
          <w:lang w:val="en-US"/>
        </w:rPr>
        <w:t xml:space="preserve"> </w:t>
      </w:r>
      <w:del w:author="Sjoerds, Z." w:date="2021-07-19T07:41:00Z" w:id="477">
        <w:r w:rsidRPr="728432B7" w:rsidDel="00EB2710">
          <w:rPr>
            <w:rFonts w:ascii="Arial" w:hAnsi="Arial" w:cs="Arial"/>
            <w:lang w:val="en-US"/>
          </w:rPr>
          <w:delText xml:space="preserve">and </w:delText>
        </w:r>
      </w:del>
      <w:r w:rsidRPr="728432B7" w:rsidR="00EB2710">
        <w:rPr>
          <w:rFonts w:ascii="Arial" w:hAnsi="Arial" w:cs="Arial"/>
          <w:lang w:val="en-US"/>
        </w:rPr>
        <w:t>a mean of 12.</w:t>
      </w:r>
      <w:del w:author="Schlagenhauf, Florian" w:date="2021-07-20T14:17:00Z" w:id="478">
        <w:r w:rsidRPr="728432B7" w:rsidDel="005C1AB5" w:rsidR="00EB2710">
          <w:rPr>
            <w:rFonts w:ascii="Arial" w:hAnsi="Arial" w:cs="Arial"/>
            <w:lang w:val="en-US"/>
          </w:rPr>
          <w:delText xml:space="preserve">18 </w:delText>
        </w:r>
      </w:del>
      <w:ins w:author="Schlagenhauf, Florian" w:date="2021-07-20T14:17:00Z" w:id="479">
        <w:r w:rsidR="005C1AB5">
          <w:rPr>
            <w:rFonts w:ascii="Arial" w:hAnsi="Arial" w:cs="Arial"/>
            <w:lang w:val="en-US"/>
          </w:rPr>
          <w:t>2</w:t>
        </w:r>
        <w:r w:rsidRPr="728432B7" w:rsidR="005C1AB5">
          <w:rPr>
            <w:rFonts w:ascii="Arial" w:hAnsi="Arial" w:cs="Arial"/>
            <w:lang w:val="en-US"/>
          </w:rPr>
          <w:t xml:space="preserve"> </w:t>
        </w:r>
      </w:ins>
      <w:r w:rsidRPr="728432B7" w:rsidR="00EB2710">
        <w:rPr>
          <w:rFonts w:ascii="Arial" w:hAnsi="Arial" w:cs="Arial"/>
          <w:lang w:val="en-US"/>
        </w:rPr>
        <w:t>(</w:t>
      </w:r>
      <w:r w:rsidRPr="728432B7" w:rsidR="00EB2710">
        <w:rPr>
          <w:rFonts w:ascii="Arial" w:hAnsi="Arial" w:cs="Arial"/>
          <w:i/>
          <w:iCs/>
          <w:lang w:val="en-US"/>
        </w:rPr>
        <w:t>SD</w:t>
      </w:r>
      <w:r w:rsidRPr="728432B7" w:rsidR="00EB2710">
        <w:rPr>
          <w:rFonts w:ascii="Arial" w:hAnsi="Arial" w:cs="Arial"/>
          <w:lang w:val="en-US"/>
        </w:rPr>
        <w:t xml:space="preserve"> = 1.2</w:t>
      </w:r>
      <w:del w:author="Schlagenhauf, Florian" w:date="2021-07-20T14:17:00Z" w:id="480">
        <w:r w:rsidRPr="728432B7" w:rsidDel="005C1AB5" w:rsidR="00EB2710">
          <w:rPr>
            <w:rFonts w:ascii="Arial" w:hAnsi="Arial" w:cs="Arial"/>
            <w:lang w:val="en-US"/>
          </w:rPr>
          <w:delText>1</w:delText>
        </w:r>
      </w:del>
      <w:r w:rsidRPr="728432B7" w:rsidR="00EB2710">
        <w:rPr>
          <w:rFonts w:ascii="Arial" w:hAnsi="Arial" w:cs="Arial"/>
          <w:lang w:val="en-US"/>
        </w:rPr>
        <w:t xml:space="preserve">) </w:t>
      </w:r>
      <w:r w:rsidRPr="728432B7" w:rsidR="007871FE">
        <w:rPr>
          <w:rFonts w:ascii="Arial" w:hAnsi="Arial" w:cs="Arial"/>
          <w:lang w:val="en-US"/>
        </w:rPr>
        <w:t>educational</w:t>
      </w:r>
      <w:r w:rsidRPr="728432B7" w:rsidR="00EB2710">
        <w:rPr>
          <w:rFonts w:ascii="Arial" w:hAnsi="Arial" w:cs="Arial"/>
          <w:lang w:val="en-US"/>
        </w:rPr>
        <w:t xml:space="preserve"> years</w:t>
      </w:r>
      <w:ins w:author="Sjoerds, Z." w:date="2021-07-19T07:41:00Z" w:id="481">
        <w:r w:rsidRPr="728432B7" w:rsidR="08D27349">
          <w:rPr>
            <w:rFonts w:ascii="Arial" w:hAnsi="Arial" w:cs="Arial"/>
            <w:lang w:val="en-US"/>
          </w:rPr>
          <w:t>,</w:t>
        </w:r>
      </w:ins>
      <w:r w:rsidRPr="728432B7" w:rsidR="00FE45A0">
        <w:rPr>
          <w:rFonts w:ascii="Arial" w:hAnsi="Arial" w:cs="Arial"/>
          <w:lang w:val="en-US"/>
        </w:rPr>
        <w:t xml:space="preserve"> and a mean verbal intelligence of 103.8 (</w:t>
      </w:r>
      <w:r w:rsidRPr="728432B7" w:rsidR="00FE45A0">
        <w:rPr>
          <w:rFonts w:ascii="Arial" w:hAnsi="Arial" w:cs="Arial"/>
          <w:i/>
          <w:iCs/>
          <w:lang w:val="en-US"/>
        </w:rPr>
        <w:t xml:space="preserve">SD </w:t>
      </w:r>
      <w:r w:rsidRPr="728432B7" w:rsidR="00FE45A0">
        <w:rPr>
          <w:rFonts w:ascii="Arial" w:hAnsi="Arial" w:cs="Arial"/>
          <w:lang w:val="en-US"/>
        </w:rPr>
        <w:t>= 10.</w:t>
      </w:r>
      <w:del w:author="Schlagenhauf, Florian" w:date="2021-07-20T14:17:00Z" w:id="482">
        <w:r w:rsidRPr="728432B7" w:rsidDel="005C1AB5" w:rsidR="00FE45A0">
          <w:rPr>
            <w:rFonts w:ascii="Arial" w:hAnsi="Arial" w:cs="Arial"/>
            <w:lang w:val="en-US"/>
          </w:rPr>
          <w:delText>07</w:delText>
        </w:r>
      </w:del>
      <w:ins w:author="Schlagenhauf, Florian" w:date="2021-07-20T14:17:00Z" w:id="483">
        <w:r w:rsidR="005C1AB5">
          <w:rPr>
            <w:rFonts w:ascii="Arial" w:hAnsi="Arial" w:cs="Arial"/>
            <w:lang w:val="en-US"/>
          </w:rPr>
          <w:t>1</w:t>
        </w:r>
      </w:ins>
      <w:r w:rsidRPr="728432B7" w:rsidR="00FE45A0">
        <w:rPr>
          <w:rFonts w:ascii="Arial" w:hAnsi="Arial" w:cs="Arial"/>
          <w:lang w:val="en-US"/>
        </w:rPr>
        <w:t>)</w:t>
      </w:r>
      <w:ins w:author="Sjoerds, Z." w:date="2021-07-19T07:41:00Z" w:id="484">
        <w:r w:rsidRPr="728432B7" w:rsidR="30AA0925">
          <w:rPr>
            <w:rFonts w:ascii="Arial" w:hAnsi="Arial" w:cs="Arial"/>
            <w:lang w:val="en-US"/>
          </w:rPr>
          <w:t>.</w:t>
        </w:r>
      </w:ins>
    </w:p>
    <w:p w:rsidRPr="008F1CDF" w:rsidR="008E5904" w:rsidP="006F1403" w:rsidRDefault="001E1DDC" w14:paraId="6A4AFD09" w14:textId="32A6ECD2">
      <w:pPr>
        <w:spacing w:line="480" w:lineRule="auto"/>
        <w:jc w:val="both"/>
        <w:rPr>
          <w:rFonts w:ascii="Arial" w:hAnsi="Arial" w:cs="Arial"/>
          <w:u w:val="single"/>
          <w:lang w:val="en-US"/>
        </w:rPr>
      </w:pPr>
      <w:r>
        <w:rPr>
          <w:rFonts w:ascii="Arial" w:hAnsi="Arial" w:cs="Arial"/>
          <w:u w:val="single"/>
          <w:lang w:val="en-US"/>
        </w:rPr>
        <w:t xml:space="preserve">3.2. </w:t>
      </w:r>
      <w:r w:rsidR="008E5904">
        <w:rPr>
          <w:rFonts w:ascii="Arial" w:hAnsi="Arial" w:cs="Arial"/>
          <w:u w:val="single"/>
          <w:lang w:val="en-US"/>
        </w:rPr>
        <w:t xml:space="preserve">Physiological and subjective </w:t>
      </w:r>
      <w:r w:rsidRPr="008F1CDF" w:rsidR="008E5904">
        <w:rPr>
          <w:rFonts w:ascii="Arial" w:hAnsi="Arial" w:cs="Arial"/>
          <w:u w:val="single"/>
          <w:lang w:val="en-US"/>
        </w:rPr>
        <w:t>results</w:t>
      </w:r>
    </w:p>
    <w:p w:rsidR="00C15582" w:rsidP="006F1403" w:rsidRDefault="003D09FA" w14:paraId="35B75B8F" w14:textId="355E16D2">
      <w:pPr>
        <w:spacing w:line="480" w:lineRule="auto"/>
        <w:jc w:val="both"/>
        <w:rPr>
          <w:rFonts w:ascii="Arial" w:hAnsi="Arial" w:cs="Arial"/>
          <w:lang w:val="en-US"/>
        </w:rPr>
        <w:sectPr w:rsidR="00C15582" w:rsidSect="00C15582">
          <w:pgSz w:w="11906" w:h="16838"/>
          <w:pgMar w:top="1417" w:right="1417" w:bottom="1134" w:left="1417" w:header="708" w:footer="708" w:gutter="0"/>
          <w:lnNumType w:countBy="1" w:restart="continuous"/>
          <w:cols w:space="708"/>
          <w:docGrid w:linePitch="360"/>
        </w:sectPr>
      </w:pPr>
      <w:r w:rsidRPr="728432B7">
        <w:rPr>
          <w:rFonts w:ascii="Arial" w:hAnsi="Arial" w:cs="Arial"/>
          <w:lang w:val="en-US"/>
        </w:rPr>
        <w:t>The stress intervention significantly increased subjective stress response (</w:t>
      </w:r>
      <w:commentRangeStart w:id="485"/>
      <w:commentRangeStart w:id="486"/>
      <w:commentRangeStart w:id="487"/>
      <w:r w:rsidRPr="728432B7">
        <w:rPr>
          <w:rFonts w:ascii="Arial" w:hAnsi="Arial" w:cs="Arial"/>
          <w:lang w:val="en-US"/>
        </w:rPr>
        <w:t>arousal</w:t>
      </w:r>
      <w:commentRangeEnd w:id="485"/>
      <w:r>
        <w:commentReference w:id="485"/>
      </w:r>
      <w:commentRangeEnd w:id="486"/>
      <w:r>
        <w:commentReference w:id="486"/>
      </w:r>
      <w:commentRangeEnd w:id="487"/>
      <w:r>
        <w:commentReference w:id="487"/>
      </w:r>
      <w:r w:rsidRPr="728432B7">
        <w:rPr>
          <w:rFonts w:ascii="Arial" w:hAnsi="Arial" w:cs="Arial"/>
          <w:lang w:val="en-US"/>
        </w:rPr>
        <w:t>, valence and subjective stress), as well as physiological response</w:t>
      </w:r>
      <w:r w:rsidRPr="728432B7" w:rsidR="001447F3">
        <w:rPr>
          <w:rFonts w:ascii="Arial" w:hAnsi="Arial" w:cs="Arial"/>
          <w:lang w:val="en-US"/>
        </w:rPr>
        <w:t xml:space="preserve"> (cortisol levels)</w:t>
      </w:r>
      <w:r w:rsidRPr="728432B7">
        <w:rPr>
          <w:rFonts w:ascii="Arial" w:hAnsi="Arial" w:cs="Arial"/>
          <w:lang w:val="en-US"/>
        </w:rPr>
        <w:t>. For detailed statistics refer to the supplement and Figure</w:t>
      </w:r>
      <w:r w:rsidRPr="728432B7" w:rsidR="00C15582">
        <w:rPr>
          <w:rFonts w:ascii="Arial" w:hAnsi="Arial" w:cs="Arial"/>
          <w:lang w:val="en-US"/>
        </w:rPr>
        <w:t xml:space="preserve"> 3.</w:t>
      </w:r>
    </w:p>
    <w:p w:rsidR="00C15582" w:rsidP="006F1403" w:rsidRDefault="001447F3" w14:paraId="35BD2A46" w14:textId="6E8DC536">
      <w:pPr>
        <w:spacing w:line="480" w:lineRule="auto"/>
        <w:jc w:val="both"/>
        <w:rPr>
          <w:rFonts w:ascii="Arial" w:hAnsi="Arial" w:cs="Arial"/>
          <w:lang w:val="en-US"/>
        </w:rPr>
      </w:pPr>
      <w:commentRangeStart w:id="488"/>
      <w:r>
        <w:rPr>
          <w:noProof/>
        </w:rPr>
        <w:drawing>
          <wp:inline distT="0" distB="0" distL="0" distR="0" wp14:anchorId="4FD3A48C" wp14:editId="27472C2C">
            <wp:extent cx="7454902" cy="496993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18">
                      <a:extLst>
                        <a:ext uri="{28A0092B-C50C-407E-A947-70E740481C1C}">
                          <a14:useLocalDpi xmlns:a14="http://schemas.microsoft.com/office/drawing/2010/main" val="0"/>
                        </a:ext>
                      </a:extLst>
                    </a:blip>
                    <a:stretch>
                      <a:fillRect/>
                    </a:stretch>
                  </pic:blipFill>
                  <pic:spPr>
                    <a:xfrm>
                      <a:off x="0" y="0"/>
                      <a:ext cx="7454902" cy="4969933"/>
                    </a:xfrm>
                    <a:prstGeom prst="rect">
                      <a:avLst/>
                    </a:prstGeom>
                  </pic:spPr>
                </pic:pic>
              </a:graphicData>
            </a:graphic>
          </wp:inline>
        </w:drawing>
      </w:r>
      <w:commentRangeEnd w:id="488"/>
      <w:r>
        <w:commentReference w:id="488"/>
      </w:r>
    </w:p>
    <w:p w:rsidR="001E1DDC" w:rsidP="001E1DDC" w:rsidRDefault="001E1DDC" w14:paraId="268354CB" w14:textId="5DA9CDE8">
      <w:pPr>
        <w:spacing w:line="480" w:lineRule="auto"/>
        <w:jc w:val="both"/>
        <w:rPr>
          <w:rFonts w:ascii="Arial" w:hAnsi="Arial" w:cs="Arial"/>
          <w:lang w:val="en-US"/>
        </w:rPr>
        <w:sectPr w:rsidR="001E1DDC" w:rsidSect="00C15582">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Pr="728432B7" w:rsidR="001447F3">
        <w:rPr>
          <w:rFonts w:ascii="Arial" w:hAnsi="Arial" w:cs="Arial"/>
          <w:lang w:val="en-US"/>
        </w:rPr>
        <w:t>Physiological (cortisol)</w:t>
      </w:r>
      <w:r w:rsidRPr="728432B7" w:rsidR="00BE5434">
        <w:rPr>
          <w:rFonts w:ascii="Arial" w:hAnsi="Arial" w:cs="Arial"/>
          <w:lang w:val="en-US"/>
        </w:rPr>
        <w:t xml:space="preserve"> (A)</w:t>
      </w:r>
      <w:r w:rsidRPr="728432B7" w:rsidR="001447F3">
        <w:rPr>
          <w:rFonts w:ascii="Arial" w:hAnsi="Arial" w:cs="Arial"/>
          <w:lang w:val="en-US"/>
        </w:rPr>
        <w:t xml:space="preserve"> and subjective</w:t>
      </w:r>
      <w:r w:rsidRPr="728432B7">
        <w:rPr>
          <w:rFonts w:ascii="Arial" w:hAnsi="Arial" w:cs="Arial"/>
          <w:lang w:val="en-US"/>
        </w:rPr>
        <w:t xml:space="preserve"> stress</w:t>
      </w:r>
      <w:r w:rsidRPr="728432B7" w:rsidR="001447F3">
        <w:rPr>
          <w:rFonts w:ascii="Arial" w:hAnsi="Arial" w:cs="Arial"/>
          <w:lang w:val="en-US"/>
        </w:rPr>
        <w:t xml:space="preserve"> response</w:t>
      </w:r>
      <w:r w:rsidRPr="728432B7" w:rsidR="00BE5434">
        <w:rPr>
          <w:rFonts w:ascii="Arial" w:hAnsi="Arial" w:cs="Arial"/>
          <w:lang w:val="en-US"/>
        </w:rPr>
        <w:t xml:space="preserve"> (B-D)</w:t>
      </w:r>
      <w:r w:rsidRPr="728432B7">
        <w:rPr>
          <w:rFonts w:ascii="Arial" w:hAnsi="Arial" w:cs="Arial"/>
          <w:lang w:val="en-US"/>
        </w:rPr>
        <w:t xml:space="preserve"> over the course of the session. Blue shaded area: </w:t>
      </w:r>
      <w:ins w:author="Sjoerds, Z." w:date="2021-07-19T07:45:00Z" w:id="489">
        <w:r w:rsidRPr="728432B7" w:rsidR="04F79F67">
          <w:rPr>
            <w:rFonts w:ascii="Arial" w:hAnsi="Arial" w:cs="Arial"/>
            <w:lang w:val="en-US"/>
          </w:rPr>
          <w:t xml:space="preserve">period of </w:t>
        </w:r>
        <w:r w:rsidRPr="728432B7" w:rsidR="3E795D22">
          <w:rPr>
            <w:rFonts w:ascii="Arial" w:hAnsi="Arial" w:cs="Arial"/>
            <w:lang w:val="en-US"/>
          </w:rPr>
          <w:t xml:space="preserve">intervention (either </w:t>
        </w:r>
      </w:ins>
      <w:r w:rsidRPr="728432B7">
        <w:rPr>
          <w:rFonts w:ascii="Arial" w:hAnsi="Arial" w:cs="Arial"/>
          <w:lang w:val="en-US"/>
        </w:rPr>
        <w:t xml:space="preserve">stress induction (TSST) </w:t>
      </w:r>
      <w:del w:author="Sjoerds, Z." w:date="2021-07-19T07:45:00Z" w:id="490">
        <w:r w:rsidRPr="728432B7" w:rsidDel="001E1DDC">
          <w:rPr>
            <w:rFonts w:ascii="Arial" w:hAnsi="Arial" w:cs="Arial"/>
            <w:lang w:val="en-US"/>
          </w:rPr>
          <w:delText xml:space="preserve">and </w:delText>
        </w:r>
      </w:del>
      <w:ins w:author="Sjoerds, Z." w:date="2021-07-19T07:45:00Z" w:id="491">
        <w:r w:rsidRPr="728432B7" w:rsidR="02BFD672">
          <w:rPr>
            <w:rFonts w:ascii="Arial" w:hAnsi="Arial" w:cs="Arial"/>
            <w:lang w:val="en-US"/>
          </w:rPr>
          <w:t xml:space="preserve">or </w:t>
        </w:r>
      </w:ins>
      <w:r w:rsidRPr="728432B7">
        <w:rPr>
          <w:rFonts w:ascii="Arial" w:hAnsi="Arial" w:cs="Arial"/>
          <w:lang w:val="en-US"/>
        </w:rPr>
        <w:t>control intervention</w:t>
      </w:r>
      <w:ins w:author="Sjoerds, Z." w:date="2021-07-19T07:45:00Z" w:id="492">
        <w:r w:rsidRPr="728432B7" w:rsidR="4D380265">
          <w:rPr>
            <w:rFonts w:ascii="Arial" w:hAnsi="Arial" w:cs="Arial"/>
            <w:lang w:val="en-US"/>
          </w:rPr>
          <w:t>)</w:t>
        </w:r>
      </w:ins>
      <w:del w:author="Sjoerds, Z." w:date="2021-07-19T07:45:00Z" w:id="493">
        <w:r w:rsidRPr="728432B7" w:rsidDel="001E1DDC">
          <w:rPr>
            <w:rFonts w:ascii="Arial" w:hAnsi="Arial" w:cs="Arial"/>
            <w:lang w:val="en-US"/>
          </w:rPr>
          <w:delText xml:space="preserve"> respectively</w:delText>
        </w:r>
      </w:del>
      <w:r w:rsidRPr="728432B7">
        <w:rPr>
          <w:rFonts w:ascii="Arial" w:hAnsi="Arial" w:cs="Arial"/>
          <w:lang w:val="en-US"/>
        </w:rPr>
        <w:t xml:space="preserve">, grey shaded area: </w:t>
      </w:r>
      <w:r w:rsidRPr="728432B7" w:rsidR="001447F3">
        <w:rPr>
          <w:rFonts w:ascii="Arial" w:hAnsi="Arial" w:cs="Arial"/>
          <w:lang w:val="en-US"/>
        </w:rPr>
        <w:t>reversal learning task</w:t>
      </w:r>
      <w:r w:rsidRPr="728432B7" w:rsidR="00C301CF">
        <w:rPr>
          <w:rFonts w:ascii="Arial" w:hAnsi="Arial" w:cs="Arial"/>
          <w:lang w:val="en-US"/>
        </w:rPr>
        <w:t xml:space="preserve"> was administered in the MR scanner.</w:t>
      </w:r>
    </w:p>
    <w:p w:rsidR="001E1DDC" w:rsidP="006F1403" w:rsidRDefault="001E1DDC" w14:paraId="3EC23BEF" w14:textId="77777777">
      <w:pPr>
        <w:spacing w:line="480" w:lineRule="auto"/>
        <w:jc w:val="both"/>
        <w:rPr>
          <w:rFonts w:ascii="Arial" w:hAnsi="Arial" w:cs="Arial"/>
          <w:lang w:val="en-US"/>
        </w:rPr>
      </w:pPr>
    </w:p>
    <w:p w:rsidR="00C15582" w:rsidP="006F1403" w:rsidRDefault="001E1DDC" w14:paraId="660B6D6E" w14:textId="79668CD0">
      <w:pPr>
        <w:spacing w:line="480" w:lineRule="auto"/>
        <w:jc w:val="both"/>
        <w:rPr>
          <w:rFonts w:ascii="Arial" w:hAnsi="Arial" w:cs="Arial"/>
          <w:lang w:val="en-US"/>
        </w:rPr>
      </w:pPr>
      <w:r>
        <w:rPr>
          <w:noProof/>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rsidR="00C15582" w:rsidP="006F1403" w:rsidRDefault="00C15582" w14:paraId="7EE5BE60" w14:textId="2025F124">
      <w:pPr>
        <w:spacing w:line="480" w:lineRule="auto"/>
        <w:jc w:val="both"/>
        <w:rPr>
          <w:rFonts w:ascii="Arial" w:hAnsi="Arial" w:cs="Arial"/>
          <w:lang w:val="en-US"/>
        </w:rPr>
        <w:sectPr w:rsidR="00C15582"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r w:rsidR="001E1DDC">
        <w:rPr>
          <w:rFonts w:ascii="Arial" w:hAnsi="Arial" w:cs="Arial"/>
          <w:lang w:val="en-US"/>
        </w:rPr>
        <w:t>4</w:t>
      </w:r>
      <w:r w:rsidR="00C301CF">
        <w:rPr>
          <w:rFonts w:ascii="Arial" w:hAnsi="Arial" w:cs="Arial"/>
          <w:lang w:val="en-US"/>
        </w:rPr>
        <w:t xml:space="preserve"> </w:t>
      </w:r>
      <w:r w:rsidR="001E1DDC">
        <w:rPr>
          <w:rFonts w:ascii="Arial" w:hAnsi="Arial" w:cs="Arial"/>
          <w:lang w:val="en-US"/>
        </w:rPr>
        <w:t>Correct responses across task (1), as well as phases (1a-c) and interindividual differences between conditions (2)</w:t>
      </w:r>
    </w:p>
    <w:p w:rsidR="002C6FE0" w:rsidP="006F1403" w:rsidRDefault="001E1DDC" w14:paraId="4DA957C5" w14:textId="4602082F">
      <w:pPr>
        <w:spacing w:line="480" w:lineRule="auto"/>
        <w:jc w:val="both"/>
        <w:rPr>
          <w:rFonts w:ascii="Arial" w:hAnsi="Arial" w:cs="Arial"/>
          <w:u w:val="single"/>
          <w:lang w:val="en-US"/>
        </w:rPr>
      </w:pPr>
      <w:r>
        <w:rPr>
          <w:rFonts w:ascii="Arial" w:hAnsi="Arial" w:cs="Arial"/>
          <w:u w:val="single"/>
          <w:lang w:val="en-US"/>
        </w:rPr>
        <w:t xml:space="preserve">3.3. </w:t>
      </w:r>
      <w:r w:rsidRPr="008F1CDF" w:rsidR="002C6FE0">
        <w:rPr>
          <w:rFonts w:ascii="Arial" w:hAnsi="Arial" w:cs="Arial"/>
          <w:u w:val="single"/>
          <w:lang w:val="en-US"/>
        </w:rPr>
        <w:t>Behavioral results</w:t>
      </w:r>
    </w:p>
    <w:p w:rsidRPr="008F1CDF" w:rsidR="00447793" w:rsidP="006F1403" w:rsidRDefault="00447793" w14:paraId="612B5646" w14:textId="526AE688">
      <w:pPr>
        <w:spacing w:line="480" w:lineRule="auto"/>
        <w:jc w:val="both"/>
        <w:rPr>
          <w:rFonts w:ascii="Arial" w:hAnsi="Arial" w:cs="Arial"/>
          <w:lang w:val="en-US"/>
        </w:rPr>
      </w:pPr>
      <w:commentRangeStart w:id="494"/>
      <w:commentRangeStart w:id="495"/>
      <w:commentRangeStart w:id="496"/>
      <w:r w:rsidRPr="728432B7">
        <w:rPr>
          <w:rFonts w:ascii="Arial" w:hAnsi="Arial" w:cs="Arial"/>
          <w:lang w:val="en-US"/>
        </w:rPr>
        <w:t>Predicting</w:t>
      </w:r>
      <w:commentRangeEnd w:id="494"/>
      <w:r>
        <w:commentReference w:id="494"/>
      </w:r>
      <w:commentRangeEnd w:id="495"/>
      <w:r>
        <w:commentReference w:id="495"/>
      </w:r>
      <w:commentRangeEnd w:id="496"/>
      <w:r w:rsidR="00020D19">
        <w:rPr>
          <w:rStyle w:val="CommentReference"/>
        </w:rPr>
        <w:commentReference w:id="496"/>
      </w:r>
      <w:r w:rsidRPr="728432B7">
        <w:rPr>
          <w:rFonts w:ascii="Arial" w:hAnsi="Arial" w:cs="Arial"/>
          <w:lang w:val="en-US"/>
        </w:rPr>
        <w:t xml:space="preserve"> correct responses on a single-trial basis with </w:t>
      </w:r>
      <w:commentRangeStart w:id="497"/>
      <w:r w:rsidRPr="728432B7">
        <w:rPr>
          <w:rFonts w:ascii="Arial" w:hAnsi="Arial" w:cs="Arial"/>
          <w:lang w:val="en-US"/>
        </w:rPr>
        <w:t xml:space="preserve">generalized mixed effects modeling </w:t>
      </w:r>
      <w:commentRangeEnd w:id="497"/>
      <w:r>
        <w:commentReference w:id="497"/>
      </w:r>
      <w:r w:rsidRPr="728432B7">
        <w:rPr>
          <w:rFonts w:ascii="Arial" w:hAnsi="Arial" w:cs="Arial"/>
          <w:lang w:val="en-US"/>
        </w:rPr>
        <w:t xml:space="preserve">indicated the expected task effect </w:t>
      </w:r>
      <w:r w:rsidRPr="728432B7" w:rsidR="00F14195">
        <w:rPr>
          <w:rFonts w:ascii="Arial" w:hAnsi="Arial" w:cs="Arial"/>
          <w:lang w:val="en-US"/>
        </w:rPr>
        <w:t>under</w:t>
      </w:r>
      <w:r w:rsidRPr="728432B7">
        <w:rPr>
          <w:rFonts w:ascii="Arial" w:hAnsi="Arial" w:cs="Arial"/>
          <w:lang w:val="en-US"/>
        </w:rPr>
        <w:t xml:space="preserve"> reversal (</w:t>
      </w:r>
      <w:r w:rsidRPr="728432B7">
        <w:rPr>
          <w:rFonts w:ascii="Arial" w:hAnsi="Arial" w:cs="Arial"/>
          <w:i/>
          <w:iCs/>
          <w:lang w:val="en-US"/>
        </w:rPr>
        <w:t>p</w:t>
      </w:r>
      <w:r w:rsidRPr="728432B7">
        <w:rPr>
          <w:rFonts w:ascii="Arial" w:hAnsi="Arial" w:cs="Arial"/>
          <w:lang w:val="en-US"/>
        </w:rPr>
        <w:t xml:space="preserve"> &lt; 0.001) and</w:t>
      </w:r>
      <w:r w:rsidRPr="728432B7" w:rsidR="008A3DD9">
        <w:rPr>
          <w:rFonts w:ascii="Arial" w:hAnsi="Arial" w:cs="Arial"/>
          <w:lang w:val="en-US"/>
        </w:rPr>
        <w:t xml:space="preserve"> </w:t>
      </w:r>
      <w:r w:rsidRPr="728432B7" w:rsidR="00F14195">
        <w:rPr>
          <w:rFonts w:ascii="Arial" w:hAnsi="Arial" w:cs="Arial"/>
          <w:lang w:val="en-US"/>
        </w:rPr>
        <w:t>in the</w:t>
      </w:r>
      <w:r w:rsidRPr="728432B7" w:rsidR="00267BCB">
        <w:rPr>
          <w:rFonts w:ascii="Arial" w:hAnsi="Arial" w:cs="Arial"/>
          <w:lang w:val="en-US"/>
        </w:rPr>
        <w:t xml:space="preserve"> second</w:t>
      </w:r>
      <w:r w:rsidRPr="728432B7">
        <w:rPr>
          <w:rFonts w:ascii="Arial" w:hAnsi="Arial" w:cs="Arial"/>
          <w:lang w:val="en-US"/>
        </w:rPr>
        <w:t xml:space="preserve"> stable phase (</w:t>
      </w:r>
      <w:r w:rsidRPr="728432B7">
        <w:rPr>
          <w:rFonts w:ascii="Arial" w:hAnsi="Arial" w:cs="Arial"/>
          <w:i/>
          <w:iCs/>
          <w:lang w:val="en-US"/>
        </w:rPr>
        <w:t>p</w:t>
      </w:r>
      <w:r w:rsidRPr="728432B7">
        <w:rPr>
          <w:rFonts w:ascii="Arial" w:hAnsi="Arial" w:cs="Arial"/>
          <w:lang w:val="en-US"/>
        </w:rPr>
        <w:t xml:space="preserve"> &lt; 0.001).</w:t>
      </w:r>
      <w:r w:rsidRPr="728432B7" w:rsidR="008A3DD9">
        <w:rPr>
          <w:rFonts w:ascii="Arial" w:hAnsi="Arial" w:cs="Arial"/>
          <w:lang w:val="en-US"/>
        </w:rPr>
        <w:t xml:space="preserve"> For both </w:t>
      </w:r>
      <w:r w:rsidRPr="728432B7" w:rsidR="00E76C3B">
        <w:rPr>
          <w:rFonts w:ascii="Arial" w:hAnsi="Arial" w:cs="Arial"/>
          <w:lang w:val="en-US"/>
        </w:rPr>
        <w:t>phases</w:t>
      </w:r>
      <w:r w:rsidRPr="728432B7" w:rsidR="00633842">
        <w:rPr>
          <w:rFonts w:ascii="Arial" w:hAnsi="Arial" w:cs="Arial"/>
          <w:lang w:val="en-US"/>
        </w:rPr>
        <w:t>,</w:t>
      </w:r>
      <w:r w:rsidRPr="728432B7" w:rsidR="00E76C3B">
        <w:rPr>
          <w:rFonts w:ascii="Arial" w:hAnsi="Arial" w:cs="Arial"/>
          <w:lang w:val="en-US"/>
        </w:rPr>
        <w:t xml:space="preserve"> </w:t>
      </w:r>
      <w:r w:rsidRPr="728432B7" w:rsidR="00633842">
        <w:rPr>
          <w:rFonts w:ascii="Arial" w:hAnsi="Arial" w:cs="Arial"/>
          <w:lang w:val="en-US"/>
        </w:rPr>
        <w:t>correct responses decrease</w:t>
      </w:r>
      <w:r w:rsidRPr="728432B7" w:rsidR="00816B3C">
        <w:rPr>
          <w:rFonts w:ascii="Arial" w:hAnsi="Arial" w:cs="Arial"/>
          <w:lang w:val="en-US"/>
        </w:rPr>
        <w:t>d</w:t>
      </w:r>
      <w:r w:rsidRPr="728432B7" w:rsidR="00633842">
        <w:rPr>
          <w:rFonts w:ascii="Arial" w:hAnsi="Arial" w:cs="Arial"/>
          <w:lang w:val="en-US"/>
        </w:rPr>
        <w:t xml:space="preserve"> with respect to the first reference phase.</w:t>
      </w:r>
      <w:r w:rsidRPr="728432B7">
        <w:rPr>
          <w:rFonts w:ascii="Arial" w:hAnsi="Arial" w:cs="Arial"/>
          <w:lang w:val="en-US"/>
        </w:rPr>
        <w:t xml:space="preserve"> Furthermore, </w:t>
      </w:r>
      <w:r w:rsidRPr="728432B7" w:rsidR="00F14195">
        <w:rPr>
          <w:rFonts w:ascii="Arial" w:hAnsi="Arial" w:cs="Arial"/>
          <w:lang w:val="en-US"/>
        </w:rPr>
        <w:t>there was a main</w:t>
      </w:r>
      <w:r w:rsidRPr="728432B7">
        <w:rPr>
          <w:rFonts w:ascii="Arial" w:hAnsi="Arial" w:cs="Arial"/>
          <w:lang w:val="en-US"/>
        </w:rPr>
        <w:t xml:space="preserve"> effect </w:t>
      </w:r>
      <w:r w:rsidRPr="728432B7" w:rsidR="00F14195">
        <w:rPr>
          <w:rFonts w:ascii="Arial" w:hAnsi="Arial" w:cs="Arial"/>
          <w:lang w:val="en-US"/>
        </w:rPr>
        <w:t>of condition (</w:t>
      </w:r>
      <w:r w:rsidRPr="728432B7" w:rsidR="00F14195">
        <w:rPr>
          <w:rFonts w:ascii="Arial" w:hAnsi="Arial" w:cs="Arial"/>
          <w:i/>
          <w:iCs/>
          <w:lang w:val="en-US"/>
        </w:rPr>
        <w:t xml:space="preserve">p </w:t>
      </w:r>
      <w:r w:rsidRPr="728432B7" w:rsidR="00F14195">
        <w:rPr>
          <w:rFonts w:ascii="Arial" w:hAnsi="Arial" w:cs="Arial"/>
          <w:lang w:val="en-US"/>
        </w:rPr>
        <w:t>= 0.02</w:t>
      </w:r>
      <w:r w:rsidRPr="728432B7" w:rsidR="00030677">
        <w:rPr>
          <w:rFonts w:ascii="Arial" w:hAnsi="Arial" w:cs="Arial"/>
          <w:lang w:val="en-US"/>
        </w:rPr>
        <w:t>0</w:t>
      </w:r>
      <w:r w:rsidRPr="728432B7" w:rsidR="00F14195">
        <w:rPr>
          <w:rFonts w:ascii="Arial" w:hAnsi="Arial" w:cs="Arial"/>
          <w:lang w:val="en-US"/>
        </w:rPr>
        <w:t>), suggesting that participants' correct responses</w:t>
      </w:r>
      <w:r w:rsidRPr="728432B7" w:rsidR="009A7E90">
        <w:rPr>
          <w:rFonts w:ascii="Arial" w:hAnsi="Arial" w:cs="Arial"/>
          <w:lang w:val="en-US"/>
        </w:rPr>
        <w:t xml:space="preserve"> subtly</w:t>
      </w:r>
      <w:r w:rsidRPr="728432B7" w:rsidR="00F14195">
        <w:rPr>
          <w:rFonts w:ascii="Arial" w:hAnsi="Arial" w:cs="Arial"/>
          <w:lang w:val="en-US"/>
        </w:rPr>
        <w:t xml:space="preserve"> increased with a </w:t>
      </w:r>
      <w:r w:rsidRPr="728432B7" w:rsidR="009A7E90">
        <w:rPr>
          <w:rFonts w:ascii="Arial" w:hAnsi="Arial" w:cs="Arial"/>
          <w:lang w:val="en-US"/>
        </w:rPr>
        <w:t xml:space="preserve">1.13 higher chance for correct responses under stress (see </w:t>
      </w:r>
      <w:ins w:author="Lennart Lüttgau" w:date="2021-07-06T14:10:00Z" w:id="498">
        <w:r w:rsidRPr="728432B7" w:rsidR="00D379F9">
          <w:rPr>
            <w:rFonts w:ascii="Arial" w:hAnsi="Arial" w:cs="Arial"/>
            <w:lang w:val="en-US"/>
          </w:rPr>
          <w:t xml:space="preserve">Figure 4.1, </w:t>
        </w:r>
      </w:ins>
      <w:r w:rsidRPr="728432B7" w:rsidR="009A7E90">
        <w:rPr>
          <w:rFonts w:ascii="Arial" w:hAnsi="Arial" w:cs="Arial"/>
          <w:lang w:val="en-US"/>
        </w:rPr>
        <w:t>Figure 5)</w:t>
      </w:r>
      <w:r w:rsidRPr="728432B7" w:rsidR="00F14195">
        <w:rPr>
          <w:rFonts w:ascii="Arial" w:hAnsi="Arial" w:cs="Arial"/>
          <w:lang w:val="en-US"/>
        </w:rPr>
        <w:t>. These results were supported by a significant main effect (</w:t>
      </w:r>
      <w:r w:rsidRPr="728432B7" w:rsidR="00F14195">
        <w:rPr>
          <w:rFonts w:ascii="Arial" w:hAnsi="Arial" w:cs="Arial"/>
          <w:i/>
          <w:iCs/>
          <w:lang w:val="en-US"/>
        </w:rPr>
        <w:t xml:space="preserve">p </w:t>
      </w:r>
      <w:r w:rsidRPr="728432B7" w:rsidR="00F14195">
        <w:rPr>
          <w:rFonts w:ascii="Arial" w:hAnsi="Arial" w:cs="Arial"/>
          <w:lang w:val="en-US"/>
        </w:rPr>
        <w:t>= 0.030)</w:t>
      </w:r>
      <w:r w:rsidRPr="728432B7" w:rsidR="00E76C3B">
        <w:rPr>
          <w:rFonts w:ascii="Arial" w:hAnsi="Arial" w:cs="Arial"/>
          <w:lang w:val="en-US"/>
        </w:rPr>
        <w:t xml:space="preserve"> of stress </w:t>
      </w:r>
      <w:r w:rsidRPr="728432B7" w:rsidR="00F14195">
        <w:rPr>
          <w:rFonts w:ascii="Arial" w:hAnsi="Arial" w:cs="Arial"/>
          <w:lang w:val="en-US"/>
        </w:rPr>
        <w:t xml:space="preserve">when physiological stress level (AUC) </w:t>
      </w:r>
      <w:r w:rsidRPr="728432B7" w:rsidR="00633842">
        <w:rPr>
          <w:rFonts w:ascii="Arial" w:hAnsi="Arial" w:cs="Arial"/>
          <w:lang w:val="en-US"/>
        </w:rPr>
        <w:t xml:space="preserve">was used as a continuous predictor </w:t>
      </w:r>
      <w:r w:rsidRPr="728432B7" w:rsidR="00F14195">
        <w:rPr>
          <w:rFonts w:ascii="Arial" w:hAnsi="Arial" w:cs="Arial"/>
          <w:lang w:val="en-US"/>
        </w:rPr>
        <w:t>instead of experimental condition</w:t>
      </w:r>
      <w:r w:rsidRPr="728432B7" w:rsidR="00E76C3B">
        <w:rPr>
          <w:rFonts w:ascii="Arial" w:hAnsi="Arial" w:cs="Arial"/>
          <w:lang w:val="en-US"/>
        </w:rPr>
        <w:t xml:space="preserve"> (</w:t>
      </w:r>
      <w:r w:rsidRPr="728432B7" w:rsidR="007871FE">
        <w:rPr>
          <w:rFonts w:ascii="Arial" w:hAnsi="Arial" w:cs="Arial"/>
          <w:lang w:val="en-US"/>
        </w:rPr>
        <w:t xml:space="preserve">see </w:t>
      </w:r>
      <w:r w:rsidRPr="728432B7" w:rsidR="00B118F5">
        <w:rPr>
          <w:rFonts w:ascii="Arial" w:hAnsi="Arial" w:cs="Arial"/>
          <w:lang w:val="en-US"/>
        </w:rPr>
        <w:t xml:space="preserve">Figure </w:t>
      </w:r>
      <w:commentRangeStart w:id="499"/>
      <w:r w:rsidRPr="728432B7" w:rsidR="00B118F5">
        <w:rPr>
          <w:rFonts w:ascii="Arial" w:hAnsi="Arial" w:cs="Arial"/>
          <w:lang w:val="en-US"/>
        </w:rPr>
        <w:t>S1</w:t>
      </w:r>
      <w:commentRangeEnd w:id="499"/>
      <w:r>
        <w:commentReference w:id="499"/>
      </w:r>
      <w:r w:rsidRPr="728432B7" w:rsidR="007871FE">
        <w:rPr>
          <w:rFonts w:ascii="Arial" w:hAnsi="Arial" w:cs="Arial"/>
          <w:lang w:val="en-US"/>
        </w:rPr>
        <w:t>)</w:t>
      </w:r>
      <w:r w:rsidRPr="728432B7" w:rsidR="00F14195">
        <w:rPr>
          <w:rFonts w:ascii="Arial" w:hAnsi="Arial" w:cs="Arial"/>
          <w:lang w:val="en-US"/>
        </w:rPr>
        <w:t>. In this model</w:t>
      </w:r>
      <w:ins w:author="Schlagenhauf, Florian" w:date="2021-07-20T14:44:00Z" w:id="500">
        <w:r w:rsidR="001E314D">
          <w:rPr>
            <w:rFonts w:ascii="Arial" w:hAnsi="Arial" w:cs="Arial"/>
            <w:lang w:val="en-US"/>
          </w:rPr>
          <w:t>,</w:t>
        </w:r>
      </w:ins>
      <w:r w:rsidRPr="728432B7" w:rsidR="00F14195">
        <w:rPr>
          <w:rFonts w:ascii="Arial" w:hAnsi="Arial" w:cs="Arial"/>
          <w:lang w:val="en-US"/>
        </w:rPr>
        <w:t xml:space="preserve"> </w:t>
      </w:r>
      <w:r w:rsidRPr="728432B7" w:rsidR="00267BCB">
        <w:rPr>
          <w:rFonts w:ascii="Arial" w:hAnsi="Arial" w:cs="Arial"/>
          <w:lang w:val="en-US"/>
        </w:rPr>
        <w:t>task effects were again significant for the reversal phase (</w:t>
      </w:r>
      <w:r w:rsidRPr="728432B7" w:rsidR="00267BCB">
        <w:rPr>
          <w:rFonts w:ascii="Arial" w:hAnsi="Arial" w:cs="Arial"/>
          <w:i/>
          <w:iCs/>
          <w:lang w:val="en-US"/>
        </w:rPr>
        <w:t>p</w:t>
      </w:r>
      <w:r w:rsidRPr="728432B7" w:rsidR="00267BCB">
        <w:rPr>
          <w:rFonts w:ascii="Arial" w:hAnsi="Arial" w:cs="Arial"/>
          <w:lang w:val="en-US"/>
        </w:rPr>
        <w:t xml:space="preserve"> &lt; 0.001) as well as the stable phase (</w:t>
      </w:r>
      <w:r w:rsidRPr="728432B7" w:rsidR="00267BCB">
        <w:rPr>
          <w:rFonts w:ascii="Arial" w:hAnsi="Arial" w:cs="Arial"/>
          <w:i/>
          <w:iCs/>
          <w:lang w:val="en-US"/>
        </w:rPr>
        <w:t>p</w:t>
      </w:r>
      <w:r w:rsidRPr="728432B7" w:rsidR="00267BCB">
        <w:rPr>
          <w:rFonts w:ascii="Arial" w:hAnsi="Arial" w:cs="Arial"/>
          <w:lang w:val="en-US"/>
        </w:rPr>
        <w:t xml:space="preserve"> &lt; 0.001).</w:t>
      </w:r>
    </w:p>
    <w:p w:rsidR="00277C76" w:rsidP="006F1403" w:rsidRDefault="00447793" w14:paraId="24038E76" w14:textId="75D99038">
      <w:pPr>
        <w:spacing w:line="480" w:lineRule="auto"/>
        <w:jc w:val="both"/>
        <w:rPr>
          <w:rFonts w:ascii="Arial" w:hAnsi="Arial" w:cs="Arial"/>
          <w:lang w:val="en-US"/>
        </w:rPr>
      </w:pPr>
      <w:commentRangeStart w:id="501"/>
      <w:commentRangeStart w:id="502"/>
      <w:r w:rsidRPr="008F1CDF">
        <w:rPr>
          <w:rFonts w:ascii="Arial" w:hAnsi="Arial" w:cs="Arial"/>
          <w:lang w:val="en-US"/>
        </w:rPr>
        <w:t>Regarding</w:t>
      </w:r>
      <w:commentRangeEnd w:id="501"/>
      <w:r w:rsidR="00D379F9">
        <w:rPr>
          <w:rStyle w:val="CommentReference"/>
        </w:rPr>
        <w:commentReference w:id="501"/>
      </w:r>
      <w:commentRangeEnd w:id="502"/>
      <w:r w:rsidR="008951F0">
        <w:rPr>
          <w:rStyle w:val="CommentReference"/>
        </w:rPr>
        <w:commentReference w:id="502"/>
      </w:r>
      <w:r w:rsidRPr="008F1CDF">
        <w:rPr>
          <w:rFonts w:ascii="Arial" w:hAnsi="Arial" w:cs="Arial"/>
          <w:lang w:val="en-US"/>
        </w:rPr>
        <w:t xml:space="preserve"> win-stay behavior, </w:t>
      </w:r>
      <w:r w:rsidRPr="008F1CDF" w:rsidR="00F14195">
        <w:rPr>
          <w:rFonts w:ascii="Arial" w:hAnsi="Arial" w:cs="Arial"/>
          <w:lang w:val="en-US"/>
        </w:rPr>
        <w:t xml:space="preserve">task effects of reversal phase </w:t>
      </w:r>
      <w:r w:rsidRPr="008F1CDF" w:rsidR="00F14195">
        <w:rPr>
          <w:rFonts w:ascii="Calibri" w:hAnsi="Calibri" w:cs="Calibri"/>
          <w:lang w:val="en-US"/>
        </w:rPr>
        <w:t>﻿</w:t>
      </w:r>
      <w:r w:rsidRPr="008F1CDF" w:rsidR="00F14195">
        <w:rPr>
          <w:rFonts w:ascii="Arial" w:hAnsi="Arial" w:cs="Arial"/>
          <w:lang w:val="en-US"/>
        </w:rPr>
        <w:t>(</w:t>
      </w:r>
      <w:r w:rsidRPr="008F1CDF" w:rsidR="00F14195">
        <w:rPr>
          <w:rFonts w:ascii="Arial" w:hAnsi="Arial" w:cs="Arial"/>
          <w:i/>
          <w:iCs/>
          <w:lang w:val="en-US"/>
        </w:rPr>
        <w:t>p</w:t>
      </w:r>
      <w:r w:rsidRPr="008F1CDF" w:rsidR="00F14195">
        <w:rPr>
          <w:rFonts w:ascii="Arial" w:hAnsi="Arial" w:cs="Arial"/>
          <w:lang w:val="en-US"/>
        </w:rPr>
        <w:t xml:space="preserve"> &lt; 0.001) and stable phase </w:t>
      </w:r>
      <w:r w:rsidRPr="008F1CDF" w:rsidR="00F14195">
        <w:rPr>
          <w:rFonts w:ascii="Calibri" w:hAnsi="Calibri" w:cs="Calibri"/>
          <w:lang w:val="en-US"/>
        </w:rPr>
        <w:t>﻿</w:t>
      </w:r>
      <w:r w:rsidRPr="008F1CDF" w:rsidR="00F14195">
        <w:rPr>
          <w:rFonts w:ascii="Arial" w:hAnsi="Arial" w:cs="Arial"/>
          <w:lang w:val="en-US"/>
        </w:rPr>
        <w:t>(</w:t>
      </w:r>
      <w:r w:rsidRPr="008F1CDF" w:rsidR="00F14195">
        <w:rPr>
          <w:rFonts w:ascii="Arial" w:hAnsi="Arial" w:cs="Arial"/>
          <w:i/>
          <w:iCs/>
          <w:lang w:val="en-US"/>
        </w:rPr>
        <w:t>p</w:t>
      </w:r>
      <w:r w:rsidRPr="008F1CDF" w:rsidR="00F14195">
        <w:rPr>
          <w:rFonts w:ascii="Arial" w:hAnsi="Arial" w:cs="Arial"/>
          <w:lang w:val="en-US"/>
        </w:rPr>
        <w:t xml:space="preserve"> &lt; 0.001) were significant, but not experimental condition </w:t>
      </w:r>
      <w:r w:rsidRPr="008F1CDF" w:rsidR="00267BCB">
        <w:rPr>
          <w:rFonts w:ascii="Arial" w:hAnsi="Arial" w:cs="Arial"/>
          <w:lang w:val="en-US"/>
        </w:rPr>
        <w:t>(</w:t>
      </w:r>
      <w:r w:rsidRPr="008F1CDF" w:rsidR="00267BCB">
        <w:rPr>
          <w:rFonts w:ascii="Arial" w:hAnsi="Arial" w:cs="Arial"/>
          <w:i/>
          <w:iCs/>
          <w:lang w:val="en-US"/>
        </w:rPr>
        <w:t xml:space="preserve">p </w:t>
      </w:r>
      <w:r w:rsidRPr="008F1CDF" w:rsidR="00267BCB">
        <w:rPr>
          <w:rFonts w:ascii="Arial" w:hAnsi="Arial" w:cs="Arial"/>
          <w:lang w:val="en-US"/>
        </w:rPr>
        <w:t>= 0.</w:t>
      </w:r>
      <w:r w:rsidR="00030677">
        <w:rPr>
          <w:rFonts w:ascii="Arial" w:hAnsi="Arial" w:cs="Arial"/>
          <w:lang w:val="en-US"/>
        </w:rPr>
        <w:t>22</w:t>
      </w:r>
      <w:r w:rsidRPr="008F1CDF" w:rsidR="00267BCB">
        <w:rPr>
          <w:rFonts w:ascii="Arial" w:hAnsi="Arial" w:cs="Arial"/>
          <w:lang w:val="en-US"/>
        </w:rPr>
        <w:t>). Similarly, lose-switch behavior resulted in significant task effects of reversal phase (</w:t>
      </w:r>
      <w:r w:rsidRPr="008F1CDF" w:rsidR="00267BCB">
        <w:rPr>
          <w:rFonts w:ascii="Arial" w:hAnsi="Arial" w:cs="Arial"/>
          <w:i/>
          <w:iCs/>
          <w:lang w:val="en-US"/>
        </w:rPr>
        <w:t>p</w:t>
      </w:r>
      <w:r w:rsidRPr="008F1CDF" w:rsidR="00267BCB">
        <w:rPr>
          <w:rFonts w:ascii="Arial" w:hAnsi="Arial" w:cs="Arial"/>
          <w:lang w:val="en-US"/>
        </w:rPr>
        <w:t xml:space="preserve"> &lt; 0.001) and stable phase </w:t>
      </w:r>
      <w:r w:rsidRPr="008F1CDF" w:rsidR="00267BCB">
        <w:rPr>
          <w:rFonts w:ascii="Calibri" w:hAnsi="Calibri" w:cs="Calibri"/>
          <w:lang w:val="en-US"/>
        </w:rPr>
        <w:t>﻿</w:t>
      </w:r>
      <w:r w:rsidRPr="008F1CDF" w:rsidR="00267BCB">
        <w:rPr>
          <w:rFonts w:ascii="Arial" w:hAnsi="Arial" w:cs="Arial"/>
          <w:lang w:val="en-US"/>
        </w:rPr>
        <w:t>(</w:t>
      </w:r>
      <w:r w:rsidRPr="008F1CDF" w:rsidR="00267BCB">
        <w:rPr>
          <w:rFonts w:ascii="Arial" w:hAnsi="Arial" w:cs="Arial"/>
          <w:i/>
          <w:iCs/>
          <w:lang w:val="en-US"/>
        </w:rPr>
        <w:t>p</w:t>
      </w:r>
      <w:r w:rsidRPr="008F1CDF" w:rsidR="00267BCB">
        <w:rPr>
          <w:rFonts w:ascii="Arial" w:hAnsi="Arial" w:cs="Arial"/>
          <w:lang w:val="en-US"/>
        </w:rPr>
        <w:t xml:space="preserve"> &lt; 0.001), but not experimental condition (</w:t>
      </w:r>
      <w:r w:rsidRPr="008F1CDF" w:rsidR="00267BCB">
        <w:rPr>
          <w:rFonts w:ascii="Arial" w:hAnsi="Arial" w:cs="Arial"/>
          <w:i/>
          <w:iCs/>
          <w:lang w:val="en-US"/>
        </w:rPr>
        <w:t xml:space="preserve">p </w:t>
      </w:r>
      <w:r w:rsidRPr="008F1CDF" w:rsidR="00267BCB">
        <w:rPr>
          <w:rFonts w:ascii="Arial" w:hAnsi="Arial" w:cs="Arial"/>
          <w:lang w:val="en-US"/>
        </w:rPr>
        <w:t>= 0.7</w:t>
      </w:r>
      <w:r w:rsidR="00030677">
        <w:rPr>
          <w:rFonts w:ascii="Arial" w:hAnsi="Arial" w:cs="Arial"/>
          <w:lang w:val="en-US"/>
        </w:rPr>
        <w:t>3</w:t>
      </w:r>
      <w:r w:rsidRPr="008F1CDF" w:rsidR="00267BCB">
        <w:rPr>
          <w:rFonts w:ascii="Arial" w:hAnsi="Arial" w:cs="Arial"/>
          <w:lang w:val="en-US"/>
        </w:rPr>
        <w:t>).</w:t>
      </w:r>
    </w:p>
    <w:p w:rsidR="0023740C" w:rsidP="006F1403" w:rsidRDefault="00872308" w14:paraId="475DD751" w14:textId="6ECBCA3F">
      <w:pPr>
        <w:spacing w:line="480" w:lineRule="auto"/>
        <w:jc w:val="both"/>
        <w:rPr>
          <w:rFonts w:ascii="Arial" w:hAnsi="Arial" w:cs="Arial"/>
          <w:lang w:val="en-US"/>
        </w:rPr>
      </w:pPr>
      <w:commentRangeStart w:id="503"/>
      <w:commentRangeStart w:id="504"/>
      <w:r>
        <w:rPr>
          <w:noProof/>
        </w:rPr>
        <w:drawing>
          <wp:inline distT="0" distB="0" distL="0" distR="0" wp14:anchorId="1356634E" wp14:editId="534DF887">
            <wp:extent cx="4318000" cy="3225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000" cy="3225800"/>
                    </a:xfrm>
                    <a:prstGeom prst="rect">
                      <a:avLst/>
                    </a:prstGeom>
                  </pic:spPr>
                </pic:pic>
              </a:graphicData>
            </a:graphic>
          </wp:inline>
        </w:drawing>
      </w:r>
      <w:commentRangeEnd w:id="503"/>
      <w:r>
        <w:commentReference w:id="503"/>
      </w:r>
      <w:commentRangeEnd w:id="504"/>
      <w:r w:rsidR="008951F0">
        <w:rPr>
          <w:rStyle w:val="CommentReference"/>
        </w:rPr>
        <w:commentReference w:id="504"/>
      </w:r>
    </w:p>
    <w:p w:rsidR="001E1DDC" w:rsidP="006F1403" w:rsidRDefault="0023740C" w14:paraId="5E5829F0" w14:textId="1119E607">
      <w:pPr>
        <w:spacing w:line="480" w:lineRule="auto"/>
        <w:jc w:val="both"/>
        <w:rPr>
          <w:rFonts w:ascii="Arial" w:hAnsi="Arial" w:cs="Arial"/>
          <w:lang w:val="en-US"/>
        </w:rPr>
      </w:pPr>
      <w:r>
        <w:rPr>
          <w:rFonts w:ascii="Arial" w:hAnsi="Arial" w:cs="Arial"/>
          <w:lang w:val="en-US"/>
        </w:rPr>
        <w:t xml:space="preserve">Figure 5 Odd's Ratio </w:t>
      </w:r>
      <w:r w:rsidR="00936636">
        <w:rPr>
          <w:rFonts w:ascii="Arial" w:hAnsi="Arial" w:cs="Arial"/>
          <w:lang w:val="en-US"/>
        </w:rPr>
        <w:t>of condition (CI: 1.02-1.24), reversal phase (CI: 2.30-2.94) and stable phase (CI:1.92-2.56) contrasts from fixed-effects model.</w:t>
      </w:r>
    </w:p>
    <w:p w:rsidR="0023740C" w:rsidP="006F1403" w:rsidRDefault="0023740C" w14:paraId="751C7C44" w14:textId="08914056">
      <w:pPr>
        <w:spacing w:line="480" w:lineRule="auto"/>
        <w:jc w:val="both"/>
        <w:rPr>
          <w:rFonts w:ascii="Arial" w:hAnsi="Arial" w:cs="Arial"/>
          <w:lang w:val="en-US"/>
        </w:rPr>
      </w:pPr>
      <w:r>
        <w:rPr>
          <w:rFonts w:ascii="Arial" w:hAnsi="Arial" w:cs="Arial"/>
          <w:lang w:val="en-US"/>
        </w:rPr>
        <w:t>Table 1 Mixed-effects modeling results</w:t>
      </w:r>
    </w:p>
    <w:tbl>
      <w:tblPr>
        <w:tblW w:w="8165" w:type="dxa"/>
        <w:tblLayout w:type="fixed"/>
        <w:tblCellMar>
          <w:left w:w="70" w:type="dxa"/>
          <w:right w:w="70" w:type="dxa"/>
        </w:tblCellMar>
        <w:tblLook w:val="04A0" w:firstRow="1" w:lastRow="0" w:firstColumn="1" w:lastColumn="0" w:noHBand="0" w:noVBand="1"/>
      </w:tblPr>
      <w:tblGrid>
        <w:gridCol w:w="2436"/>
        <w:gridCol w:w="116"/>
        <w:gridCol w:w="1215"/>
        <w:gridCol w:w="1730"/>
        <w:gridCol w:w="1219"/>
        <w:gridCol w:w="1205"/>
        <w:gridCol w:w="244"/>
      </w:tblGrid>
      <w:tr w:rsidRPr="002D398E" w:rsidR="00172731" w:rsidTr="728432B7" w14:paraId="3593A916" w14:textId="77777777">
        <w:trPr>
          <w:trHeight w:val="22"/>
        </w:trPr>
        <w:tc>
          <w:tcPr>
            <w:tcW w:w="2436" w:type="dxa"/>
            <w:tcBorders>
              <w:top w:val="single" w:color="auto" w:sz="4" w:space="0"/>
              <w:left w:val="nil"/>
            </w:tcBorders>
            <w:shd w:val="clear" w:color="auto" w:fill="auto"/>
            <w:noWrap/>
            <w:vAlign w:val="bottom"/>
            <w:hideMark/>
          </w:tcPr>
          <w:p w:rsidRPr="002D398E" w:rsidR="00172731" w:rsidP="0084256C" w:rsidRDefault="00172731" w14:paraId="0AE685C6" w14:textId="77777777">
            <w:pPr>
              <w:jc w:val="center"/>
              <w:rPr>
                <w:rFonts w:ascii="Arial" w:hAnsi="Arial" w:eastAsia="Times New Roman" w:cs="Arial"/>
                <w:sz w:val="20"/>
                <w:szCs w:val="20"/>
                <w:lang w:val="en-US" w:eastAsia="de-DE"/>
              </w:rPr>
            </w:pPr>
          </w:p>
        </w:tc>
        <w:tc>
          <w:tcPr>
            <w:tcW w:w="5485" w:type="dxa"/>
            <w:gridSpan w:val="5"/>
            <w:tcBorders>
              <w:top w:val="single" w:color="auto" w:sz="4" w:space="0"/>
              <w:bottom w:val="single" w:color="auto" w:sz="4" w:space="0"/>
            </w:tcBorders>
            <w:shd w:val="clear" w:color="auto" w:fill="auto"/>
            <w:vAlign w:val="bottom"/>
            <w:hideMark/>
          </w:tcPr>
          <w:p w:rsidRPr="002D398E" w:rsidR="00172731" w:rsidP="0084256C" w:rsidRDefault="0023740C" w14:paraId="48A6C336" w14:textId="3C98854C">
            <w:pPr>
              <w:jc w:val="center"/>
              <w:rPr>
                <w:rFonts w:ascii="Arial" w:hAnsi="Arial" w:eastAsia="Times New Roman" w:cs="Arial"/>
                <w:b/>
                <w:bCs/>
                <w:sz w:val="20"/>
                <w:szCs w:val="20"/>
                <w:lang w:eastAsia="de-DE"/>
              </w:rPr>
            </w:pPr>
            <w:r>
              <w:br/>
            </w:r>
            <w:commentRangeStart w:id="505"/>
            <w:commentRangeStart w:id="506"/>
            <w:r w:rsidRPr="728432B7" w:rsidR="00172731">
              <w:rPr>
                <w:rFonts w:ascii="Arial" w:hAnsi="Arial" w:eastAsia="Times New Roman" w:cs="Arial"/>
                <w:b/>
                <w:bCs/>
                <w:sz w:val="20"/>
                <w:szCs w:val="20"/>
                <w:lang w:val="en-GB" w:eastAsia="de-DE"/>
              </w:rPr>
              <w:t>Correct Responses</w:t>
            </w:r>
            <w:commentRangeEnd w:id="505"/>
            <w:r>
              <w:commentReference w:id="505"/>
            </w:r>
            <w:commentRangeEnd w:id="506"/>
            <w:r w:rsidR="000005D1">
              <w:rPr>
                <w:rStyle w:val="CommentReference"/>
              </w:rPr>
              <w:commentReference w:id="506"/>
            </w:r>
          </w:p>
        </w:tc>
        <w:tc>
          <w:tcPr>
            <w:tcW w:w="244" w:type="dxa"/>
            <w:tcBorders>
              <w:top w:val="single" w:color="auto" w:sz="4" w:space="0"/>
            </w:tcBorders>
            <w:vAlign w:val="bottom"/>
          </w:tcPr>
          <w:p w:rsidRPr="002D398E" w:rsidR="00172731" w:rsidP="0084256C" w:rsidRDefault="00172731" w14:paraId="409BD6FE" w14:textId="77777777">
            <w:pPr>
              <w:jc w:val="center"/>
              <w:rPr>
                <w:rFonts w:ascii="Arial" w:hAnsi="Arial" w:eastAsia="Times New Roman" w:cs="Arial"/>
                <w:b/>
                <w:bCs/>
                <w:sz w:val="20"/>
                <w:szCs w:val="20"/>
                <w:lang w:val="en-GB" w:eastAsia="de-DE"/>
              </w:rPr>
            </w:pPr>
          </w:p>
        </w:tc>
      </w:tr>
      <w:tr w:rsidRPr="002D398E" w:rsidR="00172731" w:rsidTr="728432B7" w14:paraId="1EEC5DF6" w14:textId="77777777">
        <w:trPr>
          <w:trHeight w:val="22"/>
        </w:trPr>
        <w:tc>
          <w:tcPr>
            <w:tcW w:w="2552" w:type="dxa"/>
            <w:gridSpan w:val="2"/>
            <w:tcBorders>
              <w:left w:val="nil"/>
              <w:bottom w:val="single" w:color="auto" w:sz="4" w:space="0"/>
            </w:tcBorders>
            <w:shd w:val="clear" w:color="auto" w:fill="auto"/>
            <w:noWrap/>
            <w:vAlign w:val="bottom"/>
            <w:hideMark/>
          </w:tcPr>
          <w:p w:rsidRPr="002D398E" w:rsidR="00172731" w:rsidP="0084256C" w:rsidRDefault="00172731" w14:paraId="7CCA9086" w14:textId="77777777">
            <w:pPr>
              <w:jc w:val="center"/>
              <w:rPr>
                <w:rFonts w:ascii="Arial" w:hAnsi="Arial" w:eastAsia="Times New Roman" w:cs="Arial"/>
                <w:b/>
                <w:sz w:val="20"/>
                <w:szCs w:val="20"/>
                <w:lang w:eastAsia="de-DE"/>
              </w:rPr>
            </w:pPr>
            <w:proofErr w:type="spellStart"/>
            <w:r>
              <w:rPr>
                <w:rFonts w:ascii="Arial" w:hAnsi="Arial" w:eastAsia="Times New Roman" w:cs="Arial"/>
                <w:b/>
                <w:sz w:val="20"/>
                <w:szCs w:val="20"/>
                <w:lang w:eastAsia="de-DE"/>
              </w:rPr>
              <w:t>Predictors</w:t>
            </w:r>
            <w:proofErr w:type="spellEnd"/>
          </w:p>
        </w:tc>
        <w:tc>
          <w:tcPr>
            <w:tcW w:w="1215" w:type="dxa"/>
            <w:tcBorders>
              <w:top w:val="single" w:color="auto" w:sz="4" w:space="0"/>
              <w:bottom w:val="single" w:color="auto" w:sz="4" w:space="0"/>
            </w:tcBorders>
            <w:shd w:val="clear" w:color="auto" w:fill="auto"/>
            <w:vAlign w:val="bottom"/>
            <w:hideMark/>
          </w:tcPr>
          <w:p w:rsidRPr="00E30683" w:rsidR="00172731" w:rsidP="0084256C" w:rsidRDefault="00172731" w14:paraId="0217553A"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val="en-GB" w:eastAsia="de-DE"/>
              </w:rPr>
              <w:t>Estimate (SE)</w:t>
            </w:r>
          </w:p>
        </w:tc>
        <w:tc>
          <w:tcPr>
            <w:tcW w:w="1730" w:type="dxa"/>
            <w:tcBorders>
              <w:top w:val="single" w:color="auto" w:sz="4" w:space="0"/>
              <w:bottom w:val="single" w:color="auto" w:sz="4" w:space="0"/>
            </w:tcBorders>
            <w:shd w:val="clear" w:color="auto" w:fill="auto"/>
            <w:vAlign w:val="bottom"/>
            <w:hideMark/>
          </w:tcPr>
          <w:p w:rsidRPr="00E30683" w:rsidR="00172731" w:rsidP="0084256C" w:rsidRDefault="00172731" w14:paraId="542D3EF4"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eastAsia="de-DE"/>
              </w:rPr>
              <w:t>CI</w:t>
            </w:r>
          </w:p>
        </w:tc>
        <w:tc>
          <w:tcPr>
            <w:tcW w:w="1219" w:type="dxa"/>
            <w:tcBorders>
              <w:top w:val="single" w:color="auto" w:sz="4" w:space="0"/>
              <w:bottom w:val="single" w:color="auto" w:sz="4" w:space="0"/>
            </w:tcBorders>
            <w:shd w:val="clear" w:color="auto" w:fill="auto"/>
            <w:vAlign w:val="bottom"/>
            <w:hideMark/>
          </w:tcPr>
          <w:p w:rsidRPr="00E30683" w:rsidR="00172731" w:rsidP="0084256C" w:rsidRDefault="00172731" w14:paraId="66D4E8EA"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val="en-GB" w:eastAsia="de-DE"/>
              </w:rPr>
              <w:t>Z</w:t>
            </w:r>
          </w:p>
        </w:tc>
        <w:tc>
          <w:tcPr>
            <w:tcW w:w="1205" w:type="dxa"/>
            <w:tcBorders>
              <w:top w:val="single" w:color="auto" w:sz="4" w:space="0"/>
              <w:bottom w:val="single" w:color="auto" w:sz="4" w:space="0"/>
            </w:tcBorders>
            <w:shd w:val="clear" w:color="auto" w:fill="auto"/>
            <w:vAlign w:val="bottom"/>
            <w:hideMark/>
          </w:tcPr>
          <w:p w:rsidRPr="00E30683" w:rsidR="00172731" w:rsidP="0084256C" w:rsidRDefault="00172731" w14:paraId="10F8346C"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val="en-GB" w:eastAsia="de-DE"/>
              </w:rPr>
              <w:t>p</w:t>
            </w:r>
          </w:p>
        </w:tc>
        <w:tc>
          <w:tcPr>
            <w:tcW w:w="244" w:type="dxa"/>
            <w:tcBorders>
              <w:bottom w:val="single" w:color="auto" w:sz="4" w:space="0"/>
            </w:tcBorders>
            <w:vAlign w:val="bottom"/>
          </w:tcPr>
          <w:p w:rsidRPr="002D398E" w:rsidR="00172731" w:rsidP="0084256C" w:rsidRDefault="00172731" w14:paraId="1CFFDDCA" w14:textId="77777777">
            <w:pPr>
              <w:jc w:val="center"/>
              <w:rPr>
                <w:rFonts w:ascii="Arial" w:hAnsi="Arial" w:eastAsia="Times New Roman" w:cs="Arial"/>
                <w:bCs/>
                <w:sz w:val="20"/>
                <w:szCs w:val="20"/>
                <w:lang w:val="en-GB" w:eastAsia="de-DE"/>
              </w:rPr>
            </w:pPr>
          </w:p>
        </w:tc>
      </w:tr>
      <w:tr w:rsidRPr="002D398E" w:rsidR="00172731" w:rsidTr="728432B7" w14:paraId="16550CD0" w14:textId="77777777">
        <w:trPr>
          <w:trHeight w:val="22"/>
        </w:trPr>
        <w:tc>
          <w:tcPr>
            <w:tcW w:w="2552" w:type="dxa"/>
            <w:gridSpan w:val="2"/>
            <w:tcBorders>
              <w:top w:val="single" w:color="auto" w:sz="4" w:space="0"/>
              <w:left w:val="nil"/>
            </w:tcBorders>
            <w:shd w:val="clear" w:color="auto" w:fill="auto"/>
            <w:noWrap/>
            <w:vAlign w:val="center"/>
            <w:hideMark/>
          </w:tcPr>
          <w:p w:rsidRPr="002D398E" w:rsidR="00172731" w:rsidP="0084256C" w:rsidRDefault="00172731" w14:paraId="6CDD5618" w14:textId="77777777">
            <w:pPr>
              <w:rPr>
                <w:rFonts w:ascii="Arial" w:hAnsi="Arial" w:eastAsia="Times New Roman" w:cs="Arial"/>
                <w:sz w:val="20"/>
                <w:szCs w:val="20"/>
                <w:lang w:eastAsia="de-DE"/>
              </w:rPr>
            </w:pPr>
            <w:proofErr w:type="spellStart"/>
            <w:r>
              <w:rPr>
                <w:rFonts w:ascii="Arial" w:hAnsi="Arial" w:eastAsia="Times New Roman" w:cs="Arial"/>
                <w:sz w:val="20"/>
                <w:szCs w:val="20"/>
                <w:lang w:eastAsia="de-DE"/>
              </w:rPr>
              <w:t>Intercept</w:t>
            </w:r>
            <w:proofErr w:type="spellEnd"/>
          </w:p>
        </w:tc>
        <w:tc>
          <w:tcPr>
            <w:tcW w:w="1215" w:type="dxa"/>
            <w:tcBorders>
              <w:top w:val="single" w:color="auto" w:sz="4" w:space="0"/>
            </w:tcBorders>
            <w:shd w:val="clear" w:color="auto" w:fill="auto"/>
            <w:vAlign w:val="center"/>
            <w:hideMark/>
          </w:tcPr>
          <w:p w:rsidRPr="002D398E" w:rsidR="00172731" w:rsidP="0084256C" w:rsidRDefault="00172731" w14:paraId="023CCB9C" w14:textId="64883B0A">
            <w:pPr>
              <w:jc w:val="center"/>
              <w:rPr>
                <w:rFonts w:ascii="Arial" w:hAnsi="Arial" w:eastAsia="Times New Roman" w:cs="Arial"/>
                <w:sz w:val="20"/>
                <w:szCs w:val="20"/>
                <w:lang w:eastAsia="de-DE"/>
              </w:rPr>
            </w:pPr>
            <w:r w:rsidRPr="00E30683">
              <w:rPr>
                <w:rFonts w:ascii="Arial" w:hAnsi="Arial" w:eastAsia="Times New Roman" w:cs="Arial"/>
                <w:sz w:val="20"/>
                <w:szCs w:val="20"/>
                <w:lang w:eastAsia="de-DE"/>
              </w:rPr>
              <w:t>1.2</w:t>
            </w:r>
            <w:r w:rsidR="005A2DFB">
              <w:rPr>
                <w:rFonts w:ascii="Arial" w:hAnsi="Arial" w:eastAsia="Times New Roman" w:cs="Arial"/>
                <w:sz w:val="20"/>
                <w:szCs w:val="20"/>
                <w:lang w:eastAsia="de-DE"/>
              </w:rPr>
              <w:t>3</w:t>
            </w:r>
            <w:r>
              <w:rPr>
                <w:rFonts w:ascii="Arial" w:hAnsi="Arial" w:eastAsia="Times New Roman" w:cs="Arial"/>
                <w:sz w:val="20"/>
                <w:szCs w:val="20"/>
                <w:lang w:eastAsia="de-DE"/>
              </w:rPr>
              <w:t xml:space="preserve"> (0.07)</w:t>
            </w:r>
          </w:p>
        </w:tc>
        <w:tc>
          <w:tcPr>
            <w:tcW w:w="1730" w:type="dxa"/>
            <w:tcBorders>
              <w:top w:val="single" w:color="auto" w:sz="4" w:space="0"/>
            </w:tcBorders>
            <w:shd w:val="clear" w:color="auto" w:fill="auto"/>
            <w:vAlign w:val="center"/>
            <w:hideMark/>
          </w:tcPr>
          <w:p w:rsidRPr="002D398E" w:rsidR="00172731" w:rsidP="0084256C" w:rsidRDefault="00172731" w14:paraId="715BE0EF" w14:textId="19217A35">
            <w:pPr>
              <w:jc w:val="center"/>
              <w:rPr>
                <w:rFonts w:ascii="Arial" w:hAnsi="Arial" w:eastAsia="Times New Roman" w:cs="Arial"/>
                <w:sz w:val="20"/>
                <w:szCs w:val="20"/>
                <w:lang w:eastAsia="de-DE"/>
              </w:rPr>
            </w:pPr>
            <w:r>
              <w:rPr>
                <w:rFonts w:ascii="Arial" w:hAnsi="Arial" w:eastAsia="Times New Roman" w:cs="Arial"/>
                <w:sz w:val="20"/>
                <w:szCs w:val="20"/>
                <w:lang w:eastAsia="de-DE"/>
              </w:rPr>
              <w:t>1.0</w:t>
            </w:r>
            <w:r w:rsidR="005A2DFB">
              <w:rPr>
                <w:rFonts w:ascii="Arial" w:hAnsi="Arial" w:eastAsia="Times New Roman" w:cs="Arial"/>
                <w:sz w:val="20"/>
                <w:szCs w:val="20"/>
                <w:lang w:eastAsia="de-DE"/>
              </w:rPr>
              <w:t>8</w:t>
            </w:r>
            <w:r>
              <w:rPr>
                <w:rFonts w:ascii="Arial" w:hAnsi="Arial" w:eastAsia="Times New Roman" w:cs="Arial"/>
                <w:sz w:val="20"/>
                <w:szCs w:val="20"/>
                <w:lang w:eastAsia="de-DE"/>
              </w:rPr>
              <w:t>-1.3</w:t>
            </w:r>
            <w:r w:rsidR="005A2DFB">
              <w:rPr>
                <w:rFonts w:ascii="Arial" w:hAnsi="Arial" w:eastAsia="Times New Roman" w:cs="Arial"/>
                <w:sz w:val="20"/>
                <w:szCs w:val="20"/>
                <w:lang w:eastAsia="de-DE"/>
              </w:rPr>
              <w:t>8</w:t>
            </w:r>
          </w:p>
        </w:tc>
        <w:tc>
          <w:tcPr>
            <w:tcW w:w="1219" w:type="dxa"/>
            <w:tcBorders>
              <w:top w:val="single" w:color="auto" w:sz="4" w:space="0"/>
            </w:tcBorders>
            <w:shd w:val="clear" w:color="auto" w:fill="auto"/>
            <w:vAlign w:val="center"/>
            <w:hideMark/>
          </w:tcPr>
          <w:p w:rsidRPr="002D398E" w:rsidR="00172731" w:rsidP="0084256C" w:rsidRDefault="00172731" w14:paraId="6CD112AE" w14:textId="043E761A">
            <w:pPr>
              <w:jc w:val="center"/>
              <w:rPr>
                <w:rFonts w:ascii="Arial" w:hAnsi="Arial" w:eastAsia="Times New Roman" w:cs="Arial"/>
                <w:sz w:val="20"/>
                <w:szCs w:val="20"/>
                <w:lang w:eastAsia="de-DE"/>
              </w:rPr>
            </w:pPr>
            <w:r>
              <w:rPr>
                <w:rFonts w:ascii="Arial" w:hAnsi="Arial" w:eastAsia="Times New Roman" w:cs="Arial"/>
                <w:sz w:val="20"/>
                <w:szCs w:val="20"/>
                <w:lang w:eastAsia="de-DE"/>
              </w:rPr>
              <w:t>1</w:t>
            </w:r>
            <w:r w:rsidR="005A2DFB">
              <w:rPr>
                <w:rFonts w:ascii="Arial" w:hAnsi="Arial" w:eastAsia="Times New Roman" w:cs="Arial"/>
                <w:sz w:val="20"/>
                <w:szCs w:val="20"/>
                <w:lang w:eastAsia="de-DE"/>
              </w:rPr>
              <w:t>7</w:t>
            </w:r>
            <w:r>
              <w:rPr>
                <w:rFonts w:ascii="Arial" w:hAnsi="Arial" w:eastAsia="Times New Roman" w:cs="Arial"/>
                <w:sz w:val="20"/>
                <w:szCs w:val="20"/>
                <w:lang w:eastAsia="de-DE"/>
              </w:rPr>
              <w:t>.</w:t>
            </w:r>
            <w:r w:rsidR="005A2DFB">
              <w:rPr>
                <w:rFonts w:ascii="Arial" w:hAnsi="Arial" w:eastAsia="Times New Roman" w:cs="Arial"/>
                <w:sz w:val="20"/>
                <w:szCs w:val="20"/>
                <w:lang w:eastAsia="de-DE"/>
              </w:rPr>
              <w:t>13</w:t>
            </w:r>
          </w:p>
        </w:tc>
        <w:tc>
          <w:tcPr>
            <w:tcW w:w="1205" w:type="dxa"/>
            <w:tcBorders>
              <w:top w:val="single" w:color="auto" w:sz="4" w:space="0"/>
            </w:tcBorders>
            <w:shd w:val="clear" w:color="auto" w:fill="auto"/>
            <w:vAlign w:val="center"/>
            <w:hideMark/>
          </w:tcPr>
          <w:p w:rsidRPr="002D398E" w:rsidR="00172731" w:rsidP="0084256C" w:rsidRDefault="00172731" w14:paraId="2BC696AC"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&lt; 0.001</w:t>
            </w:r>
          </w:p>
        </w:tc>
        <w:tc>
          <w:tcPr>
            <w:tcW w:w="244" w:type="dxa"/>
            <w:tcBorders>
              <w:top w:val="single" w:color="auto" w:sz="4" w:space="0"/>
            </w:tcBorders>
          </w:tcPr>
          <w:p w:rsidRPr="002D398E" w:rsidR="00172731" w:rsidP="0084256C" w:rsidRDefault="00172731" w14:paraId="7C8F08E4" w14:textId="77777777">
            <w:pPr>
              <w:jc w:val="center"/>
              <w:rPr>
                <w:rFonts w:ascii="Arial" w:hAnsi="Arial" w:eastAsia="Times New Roman" w:cs="Arial"/>
                <w:sz w:val="20"/>
                <w:szCs w:val="20"/>
                <w:lang w:eastAsia="de-DE"/>
              </w:rPr>
            </w:pPr>
          </w:p>
        </w:tc>
      </w:tr>
      <w:tr w:rsidRPr="002D398E" w:rsidR="00172731" w:rsidTr="728432B7" w14:paraId="65B52472" w14:textId="77777777">
        <w:trPr>
          <w:trHeight w:val="22"/>
        </w:trPr>
        <w:tc>
          <w:tcPr>
            <w:tcW w:w="2552" w:type="dxa"/>
            <w:gridSpan w:val="2"/>
            <w:tcBorders>
              <w:top w:val="nil"/>
              <w:left w:val="nil"/>
            </w:tcBorders>
            <w:shd w:val="clear" w:color="auto" w:fill="auto"/>
            <w:noWrap/>
          </w:tcPr>
          <w:p w:rsidRPr="002D398E" w:rsidR="00172731" w:rsidP="0084256C" w:rsidRDefault="00172731" w14:paraId="57D95650" w14:textId="77777777">
            <w:pPr>
              <w:rPr>
                <w:rFonts w:ascii="Arial" w:hAnsi="Arial" w:eastAsia="Times New Roman" w:cs="Arial"/>
                <w:sz w:val="20"/>
                <w:szCs w:val="20"/>
                <w:lang w:eastAsia="de-DE"/>
              </w:rPr>
            </w:pPr>
            <w:proofErr w:type="spellStart"/>
            <w:r>
              <w:rPr>
                <w:rFonts w:ascii="Arial" w:hAnsi="Arial" w:cs="Arial"/>
                <w:sz w:val="20"/>
                <w:szCs w:val="20"/>
              </w:rPr>
              <w:t>Condition</w:t>
            </w:r>
            <w:proofErr w:type="spellEnd"/>
          </w:p>
        </w:tc>
        <w:tc>
          <w:tcPr>
            <w:tcW w:w="1215" w:type="dxa"/>
            <w:tcBorders>
              <w:top w:val="nil"/>
            </w:tcBorders>
            <w:shd w:val="clear" w:color="auto" w:fill="auto"/>
            <w:noWrap/>
          </w:tcPr>
          <w:p w:rsidRPr="002D398E" w:rsidR="00172731" w:rsidP="0084256C" w:rsidRDefault="00172731" w14:paraId="47D1113B" w14:textId="77777777">
            <w:pPr>
              <w:jc w:val="center"/>
              <w:rPr>
                <w:rFonts w:ascii="Arial" w:hAnsi="Arial" w:eastAsia="Times New Roman"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rsidRPr="002D398E" w:rsidR="00172731" w:rsidP="0084256C" w:rsidRDefault="00172731" w14:paraId="3A8ED9ED"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0.01-0.22</w:t>
            </w:r>
          </w:p>
        </w:tc>
        <w:tc>
          <w:tcPr>
            <w:tcW w:w="1219" w:type="dxa"/>
            <w:tcBorders>
              <w:top w:val="nil"/>
            </w:tcBorders>
            <w:shd w:val="clear" w:color="auto" w:fill="auto"/>
            <w:noWrap/>
          </w:tcPr>
          <w:p w:rsidRPr="002D398E" w:rsidR="00172731" w:rsidP="0084256C" w:rsidRDefault="00172731" w14:paraId="154B3C9B" w14:textId="7B07ADD8">
            <w:pPr>
              <w:jc w:val="center"/>
              <w:rPr>
                <w:rFonts w:ascii="Arial" w:hAnsi="Arial" w:eastAsia="Times New Roman" w:cs="Arial"/>
                <w:sz w:val="20"/>
                <w:szCs w:val="20"/>
                <w:lang w:eastAsia="de-DE"/>
              </w:rPr>
            </w:pPr>
            <w:r>
              <w:rPr>
                <w:rFonts w:ascii="Arial" w:hAnsi="Arial" w:cs="Arial"/>
                <w:sz w:val="20"/>
                <w:szCs w:val="20"/>
              </w:rPr>
              <w:t>2.</w:t>
            </w:r>
            <w:r w:rsidR="005A2DFB">
              <w:rPr>
                <w:rFonts w:ascii="Arial" w:hAnsi="Arial" w:cs="Arial"/>
                <w:sz w:val="20"/>
                <w:szCs w:val="20"/>
              </w:rPr>
              <w:t>3</w:t>
            </w:r>
            <w:r>
              <w:rPr>
                <w:rFonts w:ascii="Arial" w:hAnsi="Arial" w:cs="Arial"/>
                <w:sz w:val="20"/>
                <w:szCs w:val="20"/>
              </w:rPr>
              <w:t>2</w:t>
            </w:r>
          </w:p>
        </w:tc>
        <w:tc>
          <w:tcPr>
            <w:tcW w:w="1205" w:type="dxa"/>
            <w:tcBorders>
              <w:top w:val="nil"/>
            </w:tcBorders>
            <w:shd w:val="clear" w:color="auto" w:fill="auto"/>
            <w:noWrap/>
          </w:tcPr>
          <w:p w:rsidRPr="002D398E" w:rsidR="00172731" w:rsidP="0084256C" w:rsidRDefault="00172731" w14:paraId="0260C22E" w14:textId="0AB4F17F">
            <w:pPr>
              <w:jc w:val="center"/>
              <w:rPr>
                <w:rFonts w:ascii="Arial" w:hAnsi="Arial" w:eastAsia="Times New Roman" w:cs="Arial"/>
                <w:sz w:val="20"/>
                <w:szCs w:val="20"/>
                <w:lang w:eastAsia="de-DE"/>
              </w:rPr>
            </w:pPr>
            <w:r>
              <w:rPr>
                <w:rFonts w:ascii="Arial" w:hAnsi="Arial" w:cs="Arial"/>
                <w:sz w:val="20"/>
                <w:szCs w:val="20"/>
              </w:rPr>
              <w:t>0.02</w:t>
            </w:r>
            <w:r w:rsidR="005A2DFB">
              <w:rPr>
                <w:rFonts w:ascii="Arial" w:hAnsi="Arial" w:cs="Arial"/>
                <w:sz w:val="20"/>
                <w:szCs w:val="20"/>
              </w:rPr>
              <w:t>0</w:t>
            </w:r>
          </w:p>
        </w:tc>
        <w:tc>
          <w:tcPr>
            <w:tcW w:w="244" w:type="dxa"/>
            <w:tcBorders>
              <w:top w:val="nil"/>
            </w:tcBorders>
          </w:tcPr>
          <w:p w:rsidRPr="002D398E" w:rsidR="00172731" w:rsidP="0084256C" w:rsidRDefault="00172731" w14:paraId="55061735" w14:textId="77777777">
            <w:pPr>
              <w:jc w:val="center"/>
              <w:rPr>
                <w:rFonts w:ascii="Arial" w:hAnsi="Arial" w:eastAsia="Times New Roman" w:cs="Arial"/>
                <w:sz w:val="20"/>
                <w:szCs w:val="20"/>
                <w:lang w:eastAsia="de-DE"/>
              </w:rPr>
            </w:pPr>
          </w:p>
        </w:tc>
      </w:tr>
      <w:tr w:rsidRPr="002D398E" w:rsidR="00172731" w:rsidTr="728432B7" w14:paraId="305BD718" w14:textId="77777777">
        <w:trPr>
          <w:trHeight w:val="22"/>
        </w:trPr>
        <w:tc>
          <w:tcPr>
            <w:tcW w:w="2552" w:type="dxa"/>
            <w:gridSpan w:val="2"/>
            <w:tcBorders>
              <w:top w:val="nil"/>
              <w:left w:val="nil"/>
            </w:tcBorders>
            <w:shd w:val="clear" w:color="auto" w:fill="auto"/>
            <w:noWrap/>
            <w:vAlign w:val="center"/>
            <w:hideMark/>
          </w:tcPr>
          <w:p w:rsidRPr="002D398E" w:rsidR="00172731" w:rsidP="0084256C" w:rsidRDefault="00172731" w14:paraId="7144123C" w14:textId="77777777">
            <w:pPr>
              <w:rPr>
                <w:rFonts w:ascii="Arial" w:hAnsi="Arial" w:eastAsia="Times New Roman" w:cs="Arial"/>
                <w:sz w:val="20"/>
                <w:szCs w:val="20"/>
                <w:lang w:eastAsia="de-DE"/>
              </w:rPr>
            </w:pPr>
            <w:proofErr w:type="spellStart"/>
            <w:r>
              <w:rPr>
                <w:rFonts w:ascii="Arial" w:hAnsi="Arial" w:eastAsia="Times New Roman" w:cs="Arial"/>
                <w:sz w:val="20"/>
                <w:szCs w:val="20"/>
                <w:lang w:eastAsia="de-DE"/>
              </w:rPr>
              <w:t>Reversal</w:t>
            </w:r>
            <w:proofErr w:type="spellEnd"/>
            <w:r>
              <w:rPr>
                <w:rFonts w:ascii="Arial" w:hAnsi="Arial" w:eastAsia="Times New Roman" w:cs="Arial"/>
                <w:sz w:val="20"/>
                <w:szCs w:val="20"/>
                <w:lang w:eastAsia="de-DE"/>
              </w:rPr>
              <w:t xml:space="preserve"> Phase</w:t>
            </w:r>
          </w:p>
        </w:tc>
        <w:tc>
          <w:tcPr>
            <w:tcW w:w="1215" w:type="dxa"/>
            <w:tcBorders>
              <w:top w:val="nil"/>
            </w:tcBorders>
            <w:shd w:val="clear" w:color="auto" w:fill="auto"/>
            <w:noWrap/>
            <w:vAlign w:val="center"/>
            <w:hideMark/>
          </w:tcPr>
          <w:p w:rsidRPr="002D398E" w:rsidR="00172731" w:rsidP="0084256C" w:rsidRDefault="00172731" w14:paraId="5B7C8C6B" w14:textId="7A31AC45">
            <w:pPr>
              <w:jc w:val="center"/>
              <w:rPr>
                <w:rFonts w:ascii="Arial" w:hAnsi="Arial" w:eastAsia="Times New Roman" w:cs="Arial"/>
                <w:sz w:val="20"/>
                <w:szCs w:val="20"/>
                <w:lang w:eastAsia="de-DE"/>
              </w:rPr>
            </w:pPr>
            <w:r>
              <w:rPr>
                <w:rFonts w:ascii="Arial" w:hAnsi="Arial" w:eastAsia="Times New Roman" w:cs="Arial"/>
                <w:sz w:val="20"/>
                <w:szCs w:val="20"/>
                <w:lang w:eastAsia="de-DE"/>
              </w:rPr>
              <w:t>0.9</w:t>
            </w:r>
            <w:r w:rsidR="005A2DFB">
              <w:rPr>
                <w:rFonts w:ascii="Arial" w:hAnsi="Arial" w:eastAsia="Times New Roman" w:cs="Arial"/>
                <w:sz w:val="20"/>
                <w:szCs w:val="20"/>
                <w:lang w:eastAsia="de-DE"/>
              </w:rPr>
              <w:t>6</w:t>
            </w:r>
            <w:r>
              <w:rPr>
                <w:rFonts w:ascii="Arial" w:hAnsi="Arial" w:eastAsia="Times New Roman" w:cs="Arial"/>
                <w:sz w:val="20"/>
                <w:szCs w:val="20"/>
                <w:lang w:eastAsia="de-DE"/>
              </w:rPr>
              <w:t xml:space="preserve"> (0.06)</w:t>
            </w:r>
          </w:p>
        </w:tc>
        <w:tc>
          <w:tcPr>
            <w:tcW w:w="1730" w:type="dxa"/>
            <w:tcBorders>
              <w:top w:val="nil"/>
            </w:tcBorders>
            <w:shd w:val="clear" w:color="auto" w:fill="auto"/>
            <w:noWrap/>
            <w:vAlign w:val="center"/>
            <w:hideMark/>
          </w:tcPr>
          <w:p w:rsidRPr="002D398E" w:rsidR="00172731" w:rsidP="0084256C" w:rsidRDefault="00172731" w14:paraId="5423D231"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0.83-1.07</w:t>
            </w:r>
          </w:p>
        </w:tc>
        <w:tc>
          <w:tcPr>
            <w:tcW w:w="1219" w:type="dxa"/>
            <w:tcBorders>
              <w:top w:val="nil"/>
            </w:tcBorders>
            <w:shd w:val="clear" w:color="auto" w:fill="auto"/>
            <w:noWrap/>
            <w:vAlign w:val="center"/>
            <w:hideMark/>
          </w:tcPr>
          <w:p w:rsidRPr="002D398E" w:rsidR="00172731" w:rsidP="0084256C" w:rsidRDefault="00172731" w14:paraId="7D437C29" w14:textId="5C612681">
            <w:pPr>
              <w:jc w:val="center"/>
              <w:rPr>
                <w:rFonts w:ascii="Arial" w:hAnsi="Arial" w:eastAsia="Times New Roman" w:cs="Arial"/>
                <w:sz w:val="20"/>
                <w:szCs w:val="20"/>
                <w:lang w:eastAsia="de-DE"/>
              </w:rPr>
            </w:pPr>
            <w:r>
              <w:rPr>
                <w:rFonts w:ascii="Arial" w:hAnsi="Arial" w:eastAsia="Times New Roman" w:cs="Arial"/>
                <w:sz w:val="20"/>
                <w:szCs w:val="20"/>
                <w:lang w:eastAsia="de-DE"/>
              </w:rPr>
              <w:t>1</w:t>
            </w:r>
            <w:r w:rsidR="005A2DFB">
              <w:rPr>
                <w:rFonts w:ascii="Arial" w:hAnsi="Arial" w:eastAsia="Times New Roman" w:cs="Arial"/>
                <w:sz w:val="20"/>
                <w:szCs w:val="20"/>
                <w:lang w:eastAsia="de-DE"/>
              </w:rPr>
              <w:t>5</w:t>
            </w:r>
            <w:r>
              <w:rPr>
                <w:rFonts w:ascii="Arial" w:hAnsi="Arial" w:eastAsia="Times New Roman" w:cs="Arial"/>
                <w:sz w:val="20"/>
                <w:szCs w:val="20"/>
                <w:lang w:eastAsia="de-DE"/>
              </w:rPr>
              <w:t>.</w:t>
            </w:r>
            <w:r w:rsidR="005A2DFB">
              <w:rPr>
                <w:rFonts w:ascii="Arial" w:hAnsi="Arial" w:eastAsia="Times New Roman" w:cs="Arial"/>
                <w:sz w:val="20"/>
                <w:szCs w:val="20"/>
                <w:lang w:eastAsia="de-DE"/>
              </w:rPr>
              <w:t>27</w:t>
            </w:r>
          </w:p>
        </w:tc>
        <w:tc>
          <w:tcPr>
            <w:tcW w:w="1205" w:type="dxa"/>
            <w:tcBorders>
              <w:top w:val="nil"/>
            </w:tcBorders>
            <w:shd w:val="clear" w:color="auto" w:fill="auto"/>
            <w:noWrap/>
            <w:vAlign w:val="center"/>
            <w:hideMark/>
          </w:tcPr>
          <w:p w:rsidRPr="002D398E" w:rsidR="00172731" w:rsidP="0084256C" w:rsidRDefault="00172731" w14:paraId="20FF3359"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&lt; 0.001</w:t>
            </w:r>
          </w:p>
        </w:tc>
        <w:tc>
          <w:tcPr>
            <w:tcW w:w="244" w:type="dxa"/>
            <w:tcBorders>
              <w:top w:val="nil"/>
            </w:tcBorders>
          </w:tcPr>
          <w:p w:rsidRPr="002D398E" w:rsidR="00172731" w:rsidP="0084256C" w:rsidRDefault="00172731" w14:paraId="796199F2" w14:textId="77777777">
            <w:pPr>
              <w:jc w:val="center"/>
              <w:rPr>
                <w:rFonts w:ascii="Arial" w:hAnsi="Arial" w:eastAsia="Times New Roman" w:cs="Arial"/>
                <w:sz w:val="20"/>
                <w:szCs w:val="20"/>
                <w:lang w:eastAsia="de-DE"/>
              </w:rPr>
            </w:pPr>
          </w:p>
        </w:tc>
      </w:tr>
      <w:tr w:rsidRPr="002D398E" w:rsidR="00172731" w:rsidTr="728432B7" w14:paraId="1BD201F2" w14:textId="77777777">
        <w:trPr>
          <w:trHeight w:val="22"/>
        </w:trPr>
        <w:tc>
          <w:tcPr>
            <w:tcW w:w="2552" w:type="dxa"/>
            <w:gridSpan w:val="2"/>
            <w:tcBorders>
              <w:top w:val="nil"/>
              <w:left w:val="nil"/>
              <w:bottom w:val="single" w:color="auto" w:sz="4" w:space="0"/>
            </w:tcBorders>
            <w:shd w:val="clear" w:color="auto" w:fill="auto"/>
            <w:noWrap/>
            <w:vAlign w:val="center"/>
            <w:hideMark/>
          </w:tcPr>
          <w:p w:rsidRPr="002D398E" w:rsidR="00172731" w:rsidP="0084256C" w:rsidRDefault="00172731" w14:paraId="4E578910" w14:textId="77777777">
            <w:pPr>
              <w:rPr>
                <w:rFonts w:ascii="Arial" w:hAnsi="Arial" w:eastAsia="Times New Roman" w:cs="Arial"/>
                <w:sz w:val="20"/>
                <w:szCs w:val="20"/>
                <w:lang w:eastAsia="de-DE"/>
              </w:rPr>
            </w:pPr>
            <w:proofErr w:type="spellStart"/>
            <w:r>
              <w:rPr>
                <w:rFonts w:ascii="Arial" w:hAnsi="Arial" w:eastAsia="Times New Roman" w:cs="Arial"/>
                <w:sz w:val="20"/>
                <w:szCs w:val="20"/>
                <w:lang w:eastAsia="de-DE"/>
              </w:rPr>
              <w:t>Stable</w:t>
            </w:r>
            <w:proofErr w:type="spellEnd"/>
            <w:r>
              <w:rPr>
                <w:rFonts w:ascii="Arial" w:hAnsi="Arial" w:eastAsia="Times New Roman" w:cs="Arial"/>
                <w:sz w:val="20"/>
                <w:szCs w:val="20"/>
                <w:lang w:eastAsia="de-DE"/>
              </w:rPr>
              <w:t xml:space="preserve"> Phase</w:t>
            </w:r>
          </w:p>
        </w:tc>
        <w:tc>
          <w:tcPr>
            <w:tcW w:w="1215" w:type="dxa"/>
            <w:tcBorders>
              <w:top w:val="nil"/>
              <w:bottom w:val="single" w:color="auto" w:sz="4" w:space="0"/>
            </w:tcBorders>
            <w:shd w:val="clear" w:color="auto" w:fill="auto"/>
            <w:noWrap/>
            <w:vAlign w:val="center"/>
            <w:hideMark/>
          </w:tcPr>
          <w:p w:rsidRPr="002D398E" w:rsidR="00172731" w:rsidP="0084256C" w:rsidRDefault="00172731" w14:paraId="0F320062" w14:textId="78AD05BC">
            <w:pPr>
              <w:jc w:val="center"/>
              <w:rPr>
                <w:rFonts w:ascii="Arial" w:hAnsi="Arial" w:eastAsia="Times New Roman" w:cs="Arial"/>
                <w:sz w:val="20"/>
                <w:szCs w:val="20"/>
                <w:lang w:eastAsia="de-DE"/>
              </w:rPr>
            </w:pPr>
            <w:r>
              <w:rPr>
                <w:rFonts w:ascii="Arial" w:hAnsi="Arial" w:eastAsia="Times New Roman" w:cs="Arial"/>
                <w:sz w:val="20"/>
                <w:szCs w:val="20"/>
                <w:lang w:eastAsia="de-DE"/>
              </w:rPr>
              <w:t>0.</w:t>
            </w:r>
            <w:r w:rsidR="005A2DFB">
              <w:rPr>
                <w:rFonts w:ascii="Arial" w:hAnsi="Arial" w:eastAsia="Times New Roman" w:cs="Arial"/>
                <w:sz w:val="20"/>
                <w:szCs w:val="20"/>
                <w:lang w:eastAsia="de-DE"/>
              </w:rPr>
              <w:t>8</w:t>
            </w:r>
            <w:r>
              <w:rPr>
                <w:rFonts w:ascii="Arial" w:hAnsi="Arial" w:eastAsia="Times New Roman" w:cs="Arial"/>
                <w:sz w:val="20"/>
                <w:szCs w:val="20"/>
                <w:lang w:eastAsia="de-DE"/>
              </w:rPr>
              <w:t xml:space="preserve"> (0.07)</w:t>
            </w:r>
          </w:p>
        </w:tc>
        <w:tc>
          <w:tcPr>
            <w:tcW w:w="1730" w:type="dxa"/>
            <w:tcBorders>
              <w:top w:val="nil"/>
              <w:bottom w:val="single" w:color="auto" w:sz="4" w:space="0"/>
            </w:tcBorders>
            <w:shd w:val="clear" w:color="auto" w:fill="auto"/>
            <w:noWrap/>
            <w:vAlign w:val="center"/>
            <w:hideMark/>
          </w:tcPr>
          <w:p w:rsidRPr="002D398E" w:rsidR="00172731" w:rsidP="0084256C" w:rsidRDefault="00172731" w14:paraId="0C4573B7"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0.65-0.94</w:t>
            </w:r>
          </w:p>
        </w:tc>
        <w:tc>
          <w:tcPr>
            <w:tcW w:w="1219" w:type="dxa"/>
            <w:tcBorders>
              <w:top w:val="nil"/>
              <w:bottom w:val="single" w:color="auto" w:sz="4" w:space="0"/>
            </w:tcBorders>
            <w:shd w:val="clear" w:color="auto" w:fill="auto"/>
            <w:noWrap/>
            <w:vAlign w:val="center"/>
            <w:hideMark/>
          </w:tcPr>
          <w:p w:rsidRPr="002D398E" w:rsidR="00172731" w:rsidP="0084256C" w:rsidRDefault="00172731" w14:paraId="5F74EB3A" w14:textId="5837F49B">
            <w:pPr>
              <w:jc w:val="center"/>
              <w:rPr>
                <w:rFonts w:ascii="Arial" w:hAnsi="Arial" w:eastAsia="Times New Roman" w:cs="Arial"/>
                <w:sz w:val="20"/>
                <w:szCs w:val="20"/>
                <w:lang w:eastAsia="de-DE"/>
              </w:rPr>
            </w:pPr>
            <w:r>
              <w:rPr>
                <w:rFonts w:ascii="Arial" w:hAnsi="Arial" w:eastAsia="Times New Roman" w:cs="Arial"/>
                <w:sz w:val="20"/>
                <w:szCs w:val="20"/>
                <w:lang w:eastAsia="de-DE"/>
              </w:rPr>
              <w:t>10.</w:t>
            </w:r>
            <w:r w:rsidR="005A2DFB">
              <w:rPr>
                <w:rFonts w:ascii="Arial" w:hAnsi="Arial" w:eastAsia="Times New Roman" w:cs="Arial"/>
                <w:sz w:val="20"/>
                <w:szCs w:val="20"/>
                <w:lang w:eastAsia="de-DE"/>
              </w:rPr>
              <w:t>8</w:t>
            </w:r>
            <w:r>
              <w:rPr>
                <w:rFonts w:ascii="Arial" w:hAnsi="Arial" w:eastAsia="Times New Roman" w:cs="Arial"/>
                <w:sz w:val="20"/>
                <w:szCs w:val="20"/>
                <w:lang w:eastAsia="de-DE"/>
              </w:rPr>
              <w:t>9</w:t>
            </w:r>
          </w:p>
        </w:tc>
        <w:tc>
          <w:tcPr>
            <w:tcW w:w="1205" w:type="dxa"/>
            <w:tcBorders>
              <w:top w:val="nil"/>
              <w:bottom w:val="single" w:color="auto" w:sz="4" w:space="0"/>
            </w:tcBorders>
            <w:shd w:val="clear" w:color="auto" w:fill="auto"/>
            <w:noWrap/>
            <w:vAlign w:val="center"/>
            <w:hideMark/>
          </w:tcPr>
          <w:p w:rsidRPr="002D398E" w:rsidR="00172731" w:rsidP="0084256C" w:rsidRDefault="00172731" w14:paraId="2370EF4E"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&lt; 0.001</w:t>
            </w:r>
          </w:p>
        </w:tc>
        <w:tc>
          <w:tcPr>
            <w:tcW w:w="244" w:type="dxa"/>
            <w:tcBorders>
              <w:top w:val="nil"/>
              <w:bottom w:val="single" w:color="auto" w:sz="4" w:space="0"/>
            </w:tcBorders>
          </w:tcPr>
          <w:p w:rsidRPr="002D398E" w:rsidR="00172731" w:rsidP="0084256C" w:rsidRDefault="00172731" w14:paraId="3E995801" w14:textId="77777777">
            <w:pPr>
              <w:jc w:val="center"/>
              <w:rPr>
                <w:rFonts w:ascii="Arial" w:hAnsi="Arial" w:eastAsia="Times New Roman" w:cs="Arial"/>
                <w:sz w:val="20"/>
                <w:szCs w:val="20"/>
                <w:lang w:eastAsia="de-DE"/>
              </w:rPr>
            </w:pPr>
          </w:p>
        </w:tc>
      </w:tr>
      <w:tr w:rsidRPr="002D398E" w:rsidR="00172731" w:rsidTr="728432B7" w14:paraId="422217C8" w14:textId="77777777">
        <w:trPr>
          <w:trHeight w:val="22"/>
        </w:trPr>
        <w:tc>
          <w:tcPr>
            <w:tcW w:w="2552" w:type="dxa"/>
            <w:gridSpan w:val="2"/>
            <w:tcBorders>
              <w:top w:val="single" w:color="auto" w:sz="4" w:space="0"/>
              <w:left w:val="nil"/>
            </w:tcBorders>
            <w:shd w:val="clear" w:color="auto" w:fill="auto"/>
            <w:noWrap/>
            <w:vAlign w:val="center"/>
          </w:tcPr>
          <w:p w:rsidR="00172731" w:rsidP="0084256C" w:rsidRDefault="00172731" w14:paraId="431637AC" w14:textId="77777777">
            <w:pPr>
              <w:rPr>
                <w:rFonts w:ascii="Arial" w:hAnsi="Arial" w:eastAsia="Times New Roman" w:cs="Arial"/>
                <w:sz w:val="20"/>
                <w:szCs w:val="20"/>
                <w:lang w:eastAsia="de-DE"/>
              </w:rPr>
            </w:pPr>
            <w:r>
              <w:rPr>
                <w:rFonts w:ascii="Arial" w:hAnsi="Arial" w:eastAsia="Times New Roman" w:cs="Arial"/>
                <w:sz w:val="20"/>
                <w:szCs w:val="20"/>
                <w:lang w:eastAsia="de-DE"/>
              </w:rPr>
              <w:t>ICC</w:t>
            </w:r>
          </w:p>
        </w:tc>
        <w:tc>
          <w:tcPr>
            <w:tcW w:w="1215" w:type="dxa"/>
            <w:tcBorders>
              <w:top w:val="single" w:color="auto" w:sz="4" w:space="0"/>
            </w:tcBorders>
            <w:shd w:val="clear" w:color="auto" w:fill="auto"/>
            <w:noWrap/>
            <w:vAlign w:val="center"/>
          </w:tcPr>
          <w:p w:rsidR="00172731" w:rsidP="00030677" w:rsidRDefault="00172731" w14:paraId="46629A93" w14:textId="77777777">
            <w:pPr>
              <w:rPr>
                <w:rFonts w:ascii="Arial" w:hAnsi="Arial" w:eastAsia="Times New Roman" w:cs="Arial"/>
                <w:sz w:val="20"/>
                <w:szCs w:val="20"/>
                <w:lang w:eastAsia="de-DE"/>
              </w:rPr>
            </w:pPr>
            <w:r>
              <w:rPr>
                <w:rFonts w:ascii="Arial" w:hAnsi="Arial" w:eastAsia="Times New Roman" w:cs="Arial"/>
                <w:sz w:val="20"/>
                <w:szCs w:val="20"/>
                <w:lang w:eastAsia="de-DE"/>
              </w:rPr>
              <w:t>0.04</w:t>
            </w:r>
          </w:p>
        </w:tc>
        <w:tc>
          <w:tcPr>
            <w:tcW w:w="1730" w:type="dxa"/>
            <w:tcBorders>
              <w:top w:val="single" w:color="auto" w:sz="4" w:space="0"/>
            </w:tcBorders>
            <w:shd w:val="clear" w:color="auto" w:fill="auto"/>
            <w:noWrap/>
            <w:vAlign w:val="center"/>
          </w:tcPr>
          <w:p w:rsidRPr="002D398E" w:rsidR="00172731" w:rsidP="0084256C" w:rsidRDefault="00172731" w14:paraId="4FD0D21E" w14:textId="77777777">
            <w:pPr>
              <w:jc w:val="center"/>
              <w:rPr>
                <w:rFonts w:ascii="Arial" w:hAnsi="Arial" w:eastAsia="Times New Roman" w:cs="Arial"/>
                <w:sz w:val="20"/>
                <w:szCs w:val="20"/>
                <w:lang w:eastAsia="de-DE"/>
              </w:rPr>
            </w:pPr>
          </w:p>
        </w:tc>
        <w:tc>
          <w:tcPr>
            <w:tcW w:w="1219" w:type="dxa"/>
            <w:tcBorders>
              <w:top w:val="single" w:color="auto" w:sz="4" w:space="0"/>
            </w:tcBorders>
            <w:shd w:val="clear" w:color="auto" w:fill="auto"/>
            <w:noWrap/>
            <w:vAlign w:val="center"/>
          </w:tcPr>
          <w:p w:rsidRPr="002D398E" w:rsidR="00172731" w:rsidP="0084256C" w:rsidRDefault="00172731" w14:paraId="1919A523" w14:textId="77777777">
            <w:pPr>
              <w:jc w:val="center"/>
              <w:rPr>
                <w:rFonts w:ascii="Arial" w:hAnsi="Arial" w:eastAsia="Times New Roman" w:cs="Arial"/>
                <w:sz w:val="20"/>
                <w:szCs w:val="20"/>
                <w:lang w:eastAsia="de-DE"/>
              </w:rPr>
            </w:pPr>
          </w:p>
        </w:tc>
        <w:tc>
          <w:tcPr>
            <w:tcW w:w="1205" w:type="dxa"/>
            <w:tcBorders>
              <w:top w:val="single" w:color="auto" w:sz="4" w:space="0"/>
            </w:tcBorders>
            <w:shd w:val="clear" w:color="auto" w:fill="auto"/>
            <w:noWrap/>
            <w:vAlign w:val="center"/>
          </w:tcPr>
          <w:p w:rsidRPr="002D398E" w:rsidR="00172731" w:rsidP="0084256C" w:rsidRDefault="00172731" w14:paraId="07E0FA33" w14:textId="77777777">
            <w:pPr>
              <w:jc w:val="center"/>
              <w:rPr>
                <w:rFonts w:ascii="Arial" w:hAnsi="Arial" w:eastAsia="Times New Roman" w:cs="Arial"/>
                <w:sz w:val="20"/>
                <w:szCs w:val="20"/>
                <w:lang w:eastAsia="de-DE"/>
              </w:rPr>
            </w:pPr>
          </w:p>
        </w:tc>
        <w:tc>
          <w:tcPr>
            <w:tcW w:w="244" w:type="dxa"/>
            <w:tcBorders>
              <w:top w:val="single" w:color="auto" w:sz="4" w:space="0"/>
            </w:tcBorders>
          </w:tcPr>
          <w:p w:rsidRPr="002D398E" w:rsidR="00172731" w:rsidP="0084256C" w:rsidRDefault="00172731" w14:paraId="5CEB18C5" w14:textId="77777777">
            <w:pPr>
              <w:jc w:val="center"/>
              <w:rPr>
                <w:rFonts w:ascii="Arial" w:hAnsi="Arial" w:eastAsia="Times New Roman" w:cs="Arial"/>
                <w:sz w:val="20"/>
                <w:szCs w:val="20"/>
                <w:lang w:eastAsia="de-DE"/>
              </w:rPr>
            </w:pPr>
          </w:p>
        </w:tc>
      </w:tr>
      <w:tr w:rsidRPr="002D398E" w:rsidR="00172731" w:rsidTr="728432B7" w14:paraId="1F43918E" w14:textId="77777777">
        <w:trPr>
          <w:trHeight w:val="22"/>
        </w:trPr>
        <w:tc>
          <w:tcPr>
            <w:tcW w:w="2552" w:type="dxa"/>
            <w:gridSpan w:val="2"/>
            <w:tcBorders>
              <w:left w:val="nil"/>
            </w:tcBorders>
            <w:shd w:val="clear" w:color="auto" w:fill="auto"/>
            <w:noWrap/>
            <w:vAlign w:val="center"/>
            <w:hideMark/>
          </w:tcPr>
          <w:p w:rsidRPr="002D398E" w:rsidR="00172731" w:rsidP="0084256C" w:rsidRDefault="00172731" w14:paraId="30F721CF" w14:textId="77777777">
            <w:pPr>
              <w:rPr>
                <w:rFonts w:ascii="Arial" w:hAnsi="Arial" w:eastAsia="Times New Roman" w:cs="Arial"/>
                <w:sz w:val="20"/>
                <w:szCs w:val="20"/>
                <w:lang w:eastAsia="de-DE"/>
              </w:rPr>
            </w:pPr>
            <w:r>
              <w:rPr>
                <w:rFonts w:ascii="Arial" w:hAnsi="Arial" w:eastAsia="Times New Roman" w:cs="Arial"/>
                <w:sz w:val="20"/>
                <w:szCs w:val="20"/>
                <w:lang w:eastAsia="de-DE"/>
              </w:rPr>
              <w:t>N</w:t>
            </w:r>
            <w:r w:rsidRPr="00172731">
              <w:rPr>
                <w:rFonts w:ascii="Arial" w:hAnsi="Arial" w:eastAsia="Times New Roman" w:cs="Arial"/>
                <w:sz w:val="20"/>
                <w:szCs w:val="20"/>
                <w:vertAlign w:val="subscript"/>
                <w:lang w:eastAsia="de-DE"/>
              </w:rPr>
              <w:t xml:space="preserve"> </w:t>
            </w:r>
            <w:proofErr w:type="spellStart"/>
            <w:r w:rsidRPr="00172731">
              <w:rPr>
                <w:rFonts w:ascii="Arial" w:hAnsi="Arial" w:eastAsia="Times New Roman" w:cs="Arial"/>
                <w:sz w:val="20"/>
                <w:szCs w:val="20"/>
                <w:vertAlign w:val="subscript"/>
                <w:lang w:eastAsia="de-DE"/>
              </w:rPr>
              <w:t>sub</w:t>
            </w:r>
            <w:r>
              <w:rPr>
                <w:rFonts w:ascii="Arial" w:hAnsi="Arial" w:eastAsia="Times New Roman" w:cs="Arial"/>
                <w:sz w:val="20"/>
                <w:szCs w:val="20"/>
                <w:vertAlign w:val="subscript"/>
                <w:lang w:eastAsia="de-DE"/>
              </w:rPr>
              <w:t>ject</w:t>
            </w:r>
            <w:proofErr w:type="spellEnd"/>
          </w:p>
        </w:tc>
        <w:tc>
          <w:tcPr>
            <w:tcW w:w="1215" w:type="dxa"/>
            <w:shd w:val="clear" w:color="auto" w:fill="auto"/>
            <w:noWrap/>
            <w:vAlign w:val="center"/>
            <w:hideMark/>
          </w:tcPr>
          <w:p w:rsidRPr="002D398E" w:rsidR="00172731" w:rsidP="00030677" w:rsidRDefault="00172731" w14:paraId="13D8C6FD" w14:textId="1F37D43E">
            <w:pPr>
              <w:rPr>
                <w:rFonts w:ascii="Arial" w:hAnsi="Arial" w:eastAsia="Times New Roman" w:cs="Arial"/>
                <w:sz w:val="20"/>
                <w:szCs w:val="20"/>
                <w:lang w:eastAsia="de-DE"/>
              </w:rPr>
            </w:pPr>
            <w:r>
              <w:rPr>
                <w:rFonts w:ascii="Arial" w:hAnsi="Arial" w:eastAsia="Times New Roman" w:cs="Arial"/>
                <w:sz w:val="20"/>
                <w:szCs w:val="20"/>
                <w:lang w:eastAsia="de-DE"/>
              </w:rPr>
              <w:t>2</w:t>
            </w:r>
            <w:r w:rsidR="005A2DFB">
              <w:rPr>
                <w:rFonts w:ascii="Arial" w:hAnsi="Arial" w:eastAsia="Times New Roman" w:cs="Arial"/>
                <w:sz w:val="20"/>
                <w:szCs w:val="20"/>
                <w:lang w:eastAsia="de-DE"/>
              </w:rPr>
              <w:t>8</w:t>
            </w:r>
          </w:p>
        </w:tc>
        <w:tc>
          <w:tcPr>
            <w:tcW w:w="1730" w:type="dxa"/>
            <w:shd w:val="clear" w:color="auto" w:fill="auto"/>
            <w:noWrap/>
            <w:vAlign w:val="center"/>
            <w:hideMark/>
          </w:tcPr>
          <w:p w:rsidRPr="002D398E" w:rsidR="00172731" w:rsidP="0084256C" w:rsidRDefault="00172731" w14:paraId="7E5681A4" w14:textId="77777777">
            <w:pPr>
              <w:jc w:val="center"/>
              <w:rPr>
                <w:rFonts w:ascii="Arial" w:hAnsi="Arial" w:eastAsia="Times New Roman" w:cs="Arial"/>
                <w:sz w:val="20"/>
                <w:szCs w:val="20"/>
                <w:lang w:eastAsia="de-DE"/>
              </w:rPr>
            </w:pPr>
          </w:p>
        </w:tc>
        <w:tc>
          <w:tcPr>
            <w:tcW w:w="1219" w:type="dxa"/>
            <w:shd w:val="clear" w:color="auto" w:fill="auto"/>
            <w:noWrap/>
            <w:vAlign w:val="center"/>
            <w:hideMark/>
          </w:tcPr>
          <w:p w:rsidRPr="002D398E" w:rsidR="00172731" w:rsidP="0084256C" w:rsidRDefault="00172731" w14:paraId="57B87773" w14:textId="77777777">
            <w:pPr>
              <w:jc w:val="center"/>
              <w:rPr>
                <w:rFonts w:ascii="Arial" w:hAnsi="Arial" w:eastAsia="Times New Roman" w:cs="Arial"/>
                <w:sz w:val="20"/>
                <w:szCs w:val="20"/>
                <w:lang w:eastAsia="de-DE"/>
              </w:rPr>
            </w:pPr>
          </w:p>
        </w:tc>
        <w:tc>
          <w:tcPr>
            <w:tcW w:w="1205" w:type="dxa"/>
            <w:shd w:val="clear" w:color="auto" w:fill="auto"/>
            <w:noWrap/>
            <w:vAlign w:val="center"/>
            <w:hideMark/>
          </w:tcPr>
          <w:p w:rsidRPr="002D398E" w:rsidR="00172731" w:rsidP="0084256C" w:rsidRDefault="00172731" w14:paraId="5ACB4ED1" w14:textId="77777777">
            <w:pPr>
              <w:jc w:val="center"/>
              <w:rPr>
                <w:rFonts w:ascii="Arial" w:hAnsi="Arial" w:eastAsia="Times New Roman" w:cs="Arial"/>
                <w:sz w:val="20"/>
                <w:szCs w:val="20"/>
                <w:lang w:eastAsia="de-DE"/>
              </w:rPr>
            </w:pPr>
          </w:p>
        </w:tc>
        <w:tc>
          <w:tcPr>
            <w:tcW w:w="244" w:type="dxa"/>
          </w:tcPr>
          <w:p w:rsidRPr="002D398E" w:rsidR="00172731" w:rsidP="0084256C" w:rsidRDefault="00172731" w14:paraId="449B922D" w14:textId="77777777">
            <w:pPr>
              <w:jc w:val="center"/>
              <w:rPr>
                <w:rFonts w:ascii="Arial" w:hAnsi="Arial" w:eastAsia="Times New Roman" w:cs="Arial"/>
                <w:sz w:val="20"/>
                <w:szCs w:val="20"/>
                <w:lang w:eastAsia="de-DE"/>
              </w:rPr>
            </w:pPr>
          </w:p>
        </w:tc>
      </w:tr>
      <w:tr w:rsidRPr="002D398E" w:rsidR="00172731" w:rsidTr="728432B7" w14:paraId="00950DA9" w14:textId="77777777">
        <w:trPr>
          <w:trHeight w:val="22"/>
        </w:trPr>
        <w:tc>
          <w:tcPr>
            <w:tcW w:w="2552" w:type="dxa"/>
            <w:gridSpan w:val="2"/>
            <w:tcBorders>
              <w:left w:val="nil"/>
            </w:tcBorders>
            <w:shd w:val="clear" w:color="auto" w:fill="auto"/>
            <w:noWrap/>
            <w:vAlign w:val="center"/>
          </w:tcPr>
          <w:p w:rsidRPr="00172731" w:rsidR="00172731" w:rsidP="0084256C" w:rsidRDefault="005A2DFB" w14:paraId="7E33B9D1" w14:textId="7483A897">
            <w:pPr>
              <w:rPr>
                <w:rFonts w:ascii="Arial" w:hAnsi="Arial" w:eastAsia="Times New Roman" w:cs="Arial"/>
                <w:sz w:val="20"/>
                <w:szCs w:val="20"/>
                <w:vertAlign w:val="superscript"/>
                <w:lang w:eastAsia="de-DE"/>
              </w:rPr>
            </w:pPr>
            <w:proofErr w:type="spellStart"/>
            <w:r>
              <w:rPr>
                <w:rFonts w:ascii="Arial" w:hAnsi="Arial" w:eastAsia="Times New Roman" w:cs="Arial"/>
                <w:sz w:val="20"/>
                <w:szCs w:val="20"/>
                <w:lang w:eastAsia="de-DE"/>
              </w:rPr>
              <w:t>Observations</w:t>
            </w:r>
            <w:proofErr w:type="spellEnd"/>
          </w:p>
        </w:tc>
        <w:tc>
          <w:tcPr>
            <w:tcW w:w="1215" w:type="dxa"/>
            <w:shd w:val="clear" w:color="auto" w:fill="auto"/>
            <w:noWrap/>
            <w:vAlign w:val="center"/>
          </w:tcPr>
          <w:p w:rsidR="00172731" w:rsidP="00030677" w:rsidRDefault="005A2DFB" w14:paraId="216C80D6" w14:textId="4E2EEEBC">
            <w:pPr>
              <w:rPr>
                <w:rFonts w:ascii="Arial" w:hAnsi="Arial" w:eastAsia="Times New Roman" w:cs="Arial"/>
                <w:sz w:val="20"/>
                <w:szCs w:val="20"/>
                <w:lang w:eastAsia="de-DE"/>
              </w:rPr>
            </w:pPr>
            <w:r>
              <w:rPr>
                <w:rFonts w:ascii="Arial" w:hAnsi="Arial" w:eastAsia="Times New Roman" w:cs="Arial"/>
                <w:sz w:val="20"/>
                <w:szCs w:val="20"/>
                <w:lang w:eastAsia="de-DE"/>
              </w:rPr>
              <w:t>8893</w:t>
            </w:r>
          </w:p>
        </w:tc>
        <w:tc>
          <w:tcPr>
            <w:tcW w:w="1730" w:type="dxa"/>
            <w:shd w:val="clear" w:color="auto" w:fill="auto"/>
            <w:noWrap/>
            <w:vAlign w:val="center"/>
          </w:tcPr>
          <w:p w:rsidRPr="002D398E" w:rsidR="00172731" w:rsidP="0084256C" w:rsidRDefault="00172731" w14:paraId="5A975999" w14:textId="77777777">
            <w:pPr>
              <w:jc w:val="center"/>
              <w:rPr>
                <w:rFonts w:ascii="Arial" w:hAnsi="Arial" w:eastAsia="Times New Roman" w:cs="Arial"/>
                <w:sz w:val="20"/>
                <w:szCs w:val="20"/>
                <w:lang w:eastAsia="de-DE"/>
              </w:rPr>
            </w:pPr>
          </w:p>
        </w:tc>
        <w:tc>
          <w:tcPr>
            <w:tcW w:w="1219" w:type="dxa"/>
            <w:shd w:val="clear" w:color="auto" w:fill="auto"/>
            <w:noWrap/>
            <w:vAlign w:val="center"/>
          </w:tcPr>
          <w:p w:rsidRPr="002D398E" w:rsidR="00172731" w:rsidP="0084256C" w:rsidRDefault="00172731" w14:paraId="7B5523D6" w14:textId="77777777">
            <w:pPr>
              <w:jc w:val="center"/>
              <w:rPr>
                <w:rFonts w:ascii="Arial" w:hAnsi="Arial" w:eastAsia="Times New Roman" w:cs="Arial"/>
                <w:sz w:val="20"/>
                <w:szCs w:val="20"/>
                <w:lang w:eastAsia="de-DE"/>
              </w:rPr>
            </w:pPr>
          </w:p>
        </w:tc>
        <w:tc>
          <w:tcPr>
            <w:tcW w:w="1205" w:type="dxa"/>
            <w:shd w:val="clear" w:color="auto" w:fill="auto"/>
            <w:noWrap/>
            <w:vAlign w:val="center"/>
          </w:tcPr>
          <w:p w:rsidRPr="002D398E" w:rsidR="00172731" w:rsidP="0084256C" w:rsidRDefault="00172731" w14:paraId="0C4CC01B" w14:textId="77777777">
            <w:pPr>
              <w:jc w:val="center"/>
              <w:rPr>
                <w:rFonts w:ascii="Arial" w:hAnsi="Arial" w:eastAsia="Times New Roman" w:cs="Arial"/>
                <w:sz w:val="20"/>
                <w:szCs w:val="20"/>
                <w:lang w:eastAsia="de-DE"/>
              </w:rPr>
            </w:pPr>
          </w:p>
        </w:tc>
        <w:tc>
          <w:tcPr>
            <w:tcW w:w="244" w:type="dxa"/>
          </w:tcPr>
          <w:p w:rsidRPr="002D398E" w:rsidR="00172731" w:rsidP="0084256C" w:rsidRDefault="00172731" w14:paraId="77728CEB" w14:textId="77777777">
            <w:pPr>
              <w:jc w:val="center"/>
              <w:rPr>
                <w:rFonts w:ascii="Arial" w:hAnsi="Arial" w:eastAsia="Times New Roman" w:cs="Arial"/>
                <w:sz w:val="20"/>
                <w:szCs w:val="20"/>
                <w:lang w:eastAsia="de-DE"/>
              </w:rPr>
            </w:pPr>
          </w:p>
        </w:tc>
      </w:tr>
      <w:tr w:rsidRPr="002D398E" w:rsidR="005A2DFB" w:rsidTr="728432B7" w14:paraId="5F78D2A6" w14:textId="77777777">
        <w:trPr>
          <w:gridAfter w:val="1"/>
          <w:wAfter w:w="244" w:type="dxa"/>
          <w:trHeight w:val="22"/>
        </w:trPr>
        <w:tc>
          <w:tcPr>
            <w:tcW w:w="2552" w:type="dxa"/>
            <w:gridSpan w:val="2"/>
            <w:tcBorders>
              <w:left w:val="nil"/>
            </w:tcBorders>
            <w:shd w:val="clear" w:color="auto" w:fill="auto"/>
            <w:noWrap/>
            <w:vAlign w:val="center"/>
          </w:tcPr>
          <w:p w:rsidRPr="00172731" w:rsidR="005A2DFB" w:rsidP="0084256C" w:rsidRDefault="005A2DFB" w14:paraId="0B8C78F3" w14:textId="77777777">
            <w:pPr>
              <w:rPr>
                <w:rFonts w:ascii="Arial" w:hAnsi="Arial" w:eastAsia="Times New Roman" w:cs="Arial"/>
                <w:sz w:val="20"/>
                <w:szCs w:val="20"/>
                <w:vertAlign w:val="superscript"/>
                <w:lang w:eastAsia="de-DE"/>
              </w:rPr>
            </w:pPr>
            <w:r>
              <w:rPr>
                <w:rFonts w:ascii="Arial" w:hAnsi="Arial" w:eastAsia="Times New Roman" w:cs="Arial"/>
                <w:sz w:val="20"/>
                <w:szCs w:val="20"/>
                <w:lang w:eastAsia="de-DE"/>
              </w:rPr>
              <w:t>Marginal R</w:t>
            </w:r>
            <w:r>
              <w:rPr>
                <w:rFonts w:ascii="Arial" w:hAnsi="Arial" w:eastAsia="Times New Roman" w:cs="Arial"/>
                <w:sz w:val="20"/>
                <w:szCs w:val="20"/>
                <w:vertAlign w:val="superscript"/>
                <w:lang w:eastAsia="de-DE"/>
              </w:rPr>
              <w:t>2</w:t>
            </w:r>
            <w:r>
              <w:rPr>
                <w:rFonts w:ascii="Arial" w:hAnsi="Arial" w:eastAsia="Times New Roman" w:cs="Arial"/>
                <w:sz w:val="20"/>
                <w:szCs w:val="20"/>
                <w:lang w:eastAsia="de-DE"/>
              </w:rPr>
              <w:t xml:space="preserve"> / </w:t>
            </w:r>
            <w:proofErr w:type="spellStart"/>
            <w:r>
              <w:rPr>
                <w:rFonts w:ascii="Arial" w:hAnsi="Arial" w:eastAsia="Times New Roman" w:cs="Arial"/>
                <w:sz w:val="20"/>
                <w:szCs w:val="20"/>
                <w:lang w:eastAsia="de-DE"/>
              </w:rPr>
              <w:t>Conditional</w:t>
            </w:r>
            <w:proofErr w:type="spellEnd"/>
            <w:r>
              <w:rPr>
                <w:rFonts w:ascii="Arial" w:hAnsi="Arial" w:eastAsia="Times New Roman" w:cs="Arial"/>
                <w:sz w:val="20"/>
                <w:szCs w:val="20"/>
                <w:lang w:eastAsia="de-DE"/>
              </w:rPr>
              <w:t xml:space="preserve"> R</w:t>
            </w:r>
            <w:r>
              <w:rPr>
                <w:rFonts w:ascii="Arial" w:hAnsi="Arial" w:eastAsia="Times New Roman" w:cs="Arial"/>
                <w:sz w:val="20"/>
                <w:szCs w:val="20"/>
                <w:vertAlign w:val="superscript"/>
                <w:lang w:eastAsia="de-DE"/>
              </w:rPr>
              <w:t>2</w:t>
            </w:r>
          </w:p>
        </w:tc>
        <w:tc>
          <w:tcPr>
            <w:tcW w:w="1215" w:type="dxa"/>
            <w:shd w:val="clear" w:color="auto" w:fill="auto"/>
            <w:noWrap/>
            <w:vAlign w:val="center"/>
          </w:tcPr>
          <w:p w:rsidR="005A2DFB" w:rsidP="00030677" w:rsidRDefault="005A2DFB" w14:paraId="2708BEF9" w14:textId="26287A85">
            <w:pPr>
              <w:rPr>
                <w:rFonts w:ascii="Arial" w:hAnsi="Arial" w:eastAsia="Times New Roman" w:cs="Arial"/>
                <w:sz w:val="20"/>
                <w:szCs w:val="20"/>
                <w:lang w:eastAsia="de-DE"/>
              </w:rPr>
            </w:pPr>
            <w:r>
              <w:rPr>
                <w:rFonts w:ascii="Arial" w:hAnsi="Arial" w:eastAsia="Times New Roman" w:cs="Arial"/>
                <w:sz w:val="20"/>
                <w:szCs w:val="20"/>
                <w:lang w:eastAsia="de-DE"/>
              </w:rPr>
              <w:t>0.05</w:t>
            </w:r>
            <w:r w:rsidR="00030677">
              <w:rPr>
                <w:rFonts w:ascii="Arial" w:hAnsi="Arial" w:eastAsia="Times New Roman" w:cs="Arial"/>
                <w:sz w:val="20"/>
                <w:szCs w:val="20"/>
                <w:lang w:eastAsia="de-DE"/>
              </w:rPr>
              <w:t>3</w:t>
            </w:r>
            <w:r>
              <w:rPr>
                <w:rFonts w:ascii="Arial" w:hAnsi="Arial" w:eastAsia="Times New Roman" w:cs="Arial"/>
                <w:sz w:val="20"/>
                <w:szCs w:val="20"/>
                <w:lang w:eastAsia="de-DE"/>
              </w:rPr>
              <w:t>/0.08</w:t>
            </w:r>
            <w:r w:rsidR="00030677">
              <w:rPr>
                <w:rFonts w:ascii="Arial" w:hAnsi="Arial" w:eastAsia="Times New Roman" w:cs="Arial"/>
                <w:sz w:val="20"/>
                <w:szCs w:val="20"/>
                <w:lang w:eastAsia="de-DE"/>
              </w:rPr>
              <w:t>8</w:t>
            </w:r>
          </w:p>
        </w:tc>
        <w:tc>
          <w:tcPr>
            <w:tcW w:w="1730" w:type="dxa"/>
            <w:shd w:val="clear" w:color="auto" w:fill="auto"/>
            <w:noWrap/>
            <w:vAlign w:val="center"/>
          </w:tcPr>
          <w:p w:rsidRPr="002D398E" w:rsidR="005A2DFB" w:rsidP="0084256C" w:rsidRDefault="005A2DFB" w14:paraId="15930EE2" w14:textId="77777777">
            <w:pPr>
              <w:jc w:val="center"/>
              <w:rPr>
                <w:rFonts w:ascii="Arial" w:hAnsi="Arial" w:eastAsia="Times New Roman" w:cs="Arial"/>
                <w:sz w:val="20"/>
                <w:szCs w:val="20"/>
                <w:lang w:eastAsia="de-DE"/>
              </w:rPr>
            </w:pPr>
          </w:p>
        </w:tc>
        <w:tc>
          <w:tcPr>
            <w:tcW w:w="1219" w:type="dxa"/>
            <w:shd w:val="clear" w:color="auto" w:fill="auto"/>
            <w:noWrap/>
            <w:vAlign w:val="center"/>
          </w:tcPr>
          <w:p w:rsidRPr="002D398E" w:rsidR="005A2DFB" w:rsidP="0084256C" w:rsidRDefault="005A2DFB" w14:paraId="45AE9EF6" w14:textId="77777777">
            <w:pPr>
              <w:jc w:val="center"/>
              <w:rPr>
                <w:rFonts w:ascii="Arial" w:hAnsi="Arial" w:eastAsia="Times New Roman" w:cs="Arial"/>
                <w:sz w:val="20"/>
                <w:szCs w:val="20"/>
                <w:lang w:eastAsia="de-DE"/>
              </w:rPr>
            </w:pPr>
          </w:p>
        </w:tc>
        <w:tc>
          <w:tcPr>
            <w:tcW w:w="1205" w:type="dxa"/>
            <w:shd w:val="clear" w:color="auto" w:fill="auto"/>
            <w:noWrap/>
            <w:vAlign w:val="center"/>
          </w:tcPr>
          <w:p w:rsidRPr="002D398E" w:rsidR="005A2DFB" w:rsidP="0084256C" w:rsidRDefault="005A2DFB" w14:paraId="5715194F" w14:textId="77777777">
            <w:pPr>
              <w:jc w:val="center"/>
              <w:rPr>
                <w:rFonts w:ascii="Arial" w:hAnsi="Arial" w:eastAsia="Times New Roman" w:cs="Arial"/>
                <w:sz w:val="20"/>
                <w:szCs w:val="20"/>
                <w:lang w:eastAsia="de-DE"/>
              </w:rPr>
            </w:pPr>
          </w:p>
        </w:tc>
      </w:tr>
    </w:tbl>
    <w:p w:rsidR="0023740C" w:rsidP="006F1403" w:rsidRDefault="0023740C" w14:paraId="3EFA3FCB" w14:textId="77777777">
      <w:pPr>
        <w:spacing w:line="480" w:lineRule="auto"/>
        <w:jc w:val="both"/>
        <w:rPr>
          <w:rFonts w:ascii="Arial" w:hAnsi="Arial" w:cs="Arial"/>
          <w:u w:val="single"/>
          <w:lang w:val="en-US"/>
        </w:rPr>
      </w:pPr>
    </w:p>
    <w:p w:rsidR="008F1CDF" w:rsidP="006F1403" w:rsidRDefault="001E1DDC" w14:paraId="35B3D799" w14:textId="131D4110">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Pr="008F1CDF" w:rsidR="008F1CDF">
        <w:rPr>
          <w:rFonts w:ascii="Arial" w:hAnsi="Arial" w:cs="Arial"/>
          <w:u w:val="single"/>
          <w:lang w:val="en-US"/>
        </w:rPr>
        <w:t>results</w:t>
      </w:r>
    </w:p>
    <w:p w:rsidR="00A04D95" w:rsidP="006F1403" w:rsidRDefault="00411BFD" w14:paraId="319EFE19" w14:textId="7DDFE4FD">
      <w:pPr>
        <w:spacing w:line="480" w:lineRule="auto"/>
        <w:jc w:val="both"/>
        <w:rPr>
          <w:rFonts w:ascii="Arial" w:hAnsi="Arial" w:cs="Arial"/>
          <w:lang w:val="en-US"/>
        </w:rPr>
      </w:pPr>
      <w:ins w:author="Schlagenhauf, Florian" w:date="2021-07-20T14:28:00Z" w:id="507">
        <w:r>
          <w:rPr>
            <w:rFonts w:ascii="Arial" w:hAnsi="Arial" w:cs="Arial"/>
            <w:lang w:val="en-US"/>
          </w:rPr>
          <w:t xml:space="preserve">Behavior in the control condition </w:t>
        </w:r>
      </w:ins>
      <w:ins w:author="Schlagenhauf, Florian" w:date="2021-07-20T14:29:00Z" w:id="508">
        <w:r>
          <w:rPr>
            <w:rFonts w:ascii="Arial" w:hAnsi="Arial" w:cs="Arial"/>
            <w:lang w:val="en-US"/>
          </w:rPr>
          <w:t>(</w:t>
        </w:r>
        <w:commentRangeStart w:id="509"/>
        <w:r w:rsidRPr="728432B7">
          <w:rPr>
            <w:rFonts w:ascii="Arial" w:hAnsi="Arial" w:cs="Arial" w:eastAsiaTheme="minorEastAsia"/>
            <w:lang w:val="en-US"/>
          </w:rPr>
          <w:t>‘step 1 model space’</w:t>
        </w:r>
        <w:commentRangeEnd w:id="509"/>
        <w:r>
          <w:commentReference w:id="509"/>
        </w:r>
        <w:r>
          <w:rPr>
            <w:rFonts w:ascii="Arial" w:hAnsi="Arial" w:cs="Arial" w:eastAsiaTheme="minorEastAsia"/>
            <w:lang w:val="en-US"/>
          </w:rPr>
          <w:t>)</w:t>
        </w:r>
      </w:ins>
      <w:ins w:author="Schlagenhauf, Florian" w:date="2021-07-20T14:28:00Z" w:id="510">
        <w:r>
          <w:rPr>
            <w:rFonts w:ascii="Arial" w:hAnsi="Arial" w:cs="Arial"/>
            <w:lang w:val="en-US"/>
          </w:rPr>
          <w:t xml:space="preserve">was best explained by </w:t>
        </w:r>
      </w:ins>
      <w:del w:author="Schlagenhauf, Florian" w:date="2021-07-20T14:28:00Z" w:id="511">
        <w:r w:rsidDel="00411BFD" w:rsidR="00A04D95">
          <w:rPr>
            <w:rFonts w:ascii="Arial" w:hAnsi="Arial" w:cs="Arial"/>
            <w:lang w:val="en-US"/>
          </w:rPr>
          <w:delText xml:space="preserve">In the </w:delText>
        </w:r>
        <w:commentRangeStart w:id="512"/>
        <w:commentRangeStart w:id="513"/>
        <w:r w:rsidRPr="728432B7" w:rsidDel="00411BFD" w:rsidR="00A04D95">
          <w:rPr>
            <w:rFonts w:ascii="Arial" w:hAnsi="Arial" w:cs="Arial" w:eastAsiaTheme="minorEastAsia"/>
            <w:lang w:val="en-US"/>
          </w:rPr>
          <w:delText>‘step 1 model space’</w:delText>
        </w:r>
        <w:commentRangeEnd w:id="512"/>
        <w:r w:rsidDel="00411BFD" w:rsidR="00A04D95">
          <w:commentReference w:id="512"/>
        </w:r>
      </w:del>
      <w:commentRangeEnd w:id="513"/>
      <w:r w:rsidR="00047A52">
        <w:rPr>
          <w:rStyle w:val="CommentReference"/>
        </w:rPr>
        <w:commentReference w:id="513"/>
      </w:r>
      <w:del w:author="Schlagenhauf, Florian" w:date="2021-07-20T14:28:00Z" w:id="514">
        <w:r w:rsidRPr="728432B7" w:rsidDel="00411BFD" w:rsidR="00A04D95">
          <w:rPr>
            <w:rFonts w:ascii="Arial" w:hAnsi="Arial" w:cs="Arial" w:eastAsiaTheme="minorEastAsia"/>
            <w:lang w:val="en-US"/>
          </w:rPr>
          <w:delText xml:space="preserve">, </w:delText>
        </w:r>
      </w:del>
      <w:r w:rsidRPr="728432B7" w:rsidR="00A04D95">
        <w:rPr>
          <w:rFonts w:ascii="Arial" w:hAnsi="Arial" w:cs="Arial" w:eastAsiaTheme="minorEastAsia"/>
          <w:lang w:val="en-US"/>
        </w:rPr>
        <w:t xml:space="preserve">the RW-DU-2al model </w:t>
      </w:r>
      <w:del w:author="Schlagenhauf, Florian" w:date="2021-07-20T14:28:00Z" w:id="515">
        <w:r w:rsidRPr="728432B7" w:rsidDel="00411BFD" w:rsidR="00A04D95">
          <w:rPr>
            <w:rFonts w:ascii="Arial" w:hAnsi="Arial" w:cs="Arial" w:eastAsiaTheme="minorEastAsia"/>
            <w:lang w:val="en-US"/>
          </w:rPr>
          <w:delText xml:space="preserve">fit best </w:delText>
        </w:r>
      </w:del>
      <w:r w:rsidRPr="728432B7" w:rsidR="00A04D95">
        <w:rPr>
          <w:rFonts w:ascii="Arial" w:hAnsi="Arial" w:cs="Arial" w:eastAsiaTheme="minorEastAsia"/>
          <w:lang w:val="en-US"/>
        </w:rPr>
        <w:t>across all participants</w:t>
      </w:r>
      <w:r w:rsidRPr="728432B7" w:rsidR="000C6BC1">
        <w:rPr>
          <w:rFonts w:ascii="Arial" w:hAnsi="Arial" w:cs="Arial" w:eastAsiaTheme="minorEastAsia"/>
          <w:lang w:val="en-US"/>
        </w:rPr>
        <w:t xml:space="preserve"> with a PXP = 0.62 </w:t>
      </w:r>
      <w:del w:author="Lennart Lüttgau" w:date="2021-07-06T14:13:00Z" w:id="516">
        <w:r w:rsidRPr="728432B7" w:rsidDel="00A04D95" w:rsidR="00A04D95">
          <w:rPr>
            <w:rFonts w:ascii="Arial" w:hAnsi="Arial" w:cs="Arial" w:eastAsiaTheme="minorEastAsia"/>
            <w:lang w:val="en-US"/>
          </w:rPr>
          <w:delText xml:space="preserve"> </w:delText>
        </w:r>
      </w:del>
      <w:r w:rsidRPr="728432B7" w:rsidR="00A04D95">
        <w:rPr>
          <w:rFonts w:ascii="Arial" w:hAnsi="Arial" w:cs="Arial" w:eastAsiaTheme="minorEastAsia"/>
          <w:lang w:val="en-US"/>
        </w:rPr>
        <w:t>(see Figure 6)</w:t>
      </w:r>
      <w:del w:author="Schlagenhauf, Florian" w:date="2021-07-20T14:29:00Z" w:id="517">
        <w:r w:rsidRPr="728432B7" w:rsidDel="00411BFD" w:rsidR="00A04D95">
          <w:rPr>
            <w:rFonts w:ascii="Arial" w:hAnsi="Arial" w:cs="Arial" w:eastAsiaTheme="minorEastAsia"/>
            <w:lang w:val="en-US"/>
          </w:rPr>
          <w:delText xml:space="preserve"> to explain behavior in the control condition</w:delText>
        </w:r>
      </w:del>
      <w:r w:rsidRPr="728432B7" w:rsidR="00A04D95">
        <w:rPr>
          <w:rFonts w:ascii="Arial" w:hAnsi="Arial" w:cs="Arial" w:eastAsiaTheme="minorEastAsia"/>
          <w:lang w:val="en-US"/>
        </w:rPr>
        <w:t xml:space="preserve">. </w:t>
      </w:r>
      <w:r w:rsidR="00A04D95">
        <w:rPr>
          <w:rFonts w:ascii="Arial" w:hAnsi="Arial" w:cs="Arial"/>
          <w:lang w:val="en-US"/>
        </w:rPr>
        <w:t xml:space="preserve">Subsequently, </w:t>
      </w:r>
      <w:ins w:author="Schlagenhauf, Florian" w:date="2021-07-20T14:29:00Z" w:id="518">
        <w:r w:rsidR="00BC49D4">
          <w:rPr>
            <w:rFonts w:ascii="Arial" w:hAnsi="Arial" w:cs="Arial"/>
            <w:lang w:val="en-US"/>
          </w:rPr>
          <w:t xml:space="preserve">adding </w:t>
        </w:r>
      </w:ins>
      <w:ins w:author="Schlagenhauf, Florian" w:date="2021-07-20T14:30:00Z" w:id="519">
        <w:r w:rsidR="00BC49D4">
          <w:rPr>
            <w:rFonts w:ascii="Arial" w:hAnsi="Arial" w:cs="Arial"/>
            <w:lang w:val="en-US"/>
          </w:rPr>
          <w:t>free parameters for potential stress effects (</w:t>
        </w:r>
      </w:ins>
      <w:r w:rsidR="00A04D95">
        <w:rPr>
          <w:rFonts w:ascii="Arial" w:hAnsi="Arial" w:cs="Arial"/>
          <w:lang w:val="en-US"/>
        </w:rPr>
        <w:t>the ‘step 2 model space’</w:t>
      </w:r>
      <w:ins w:author="Schlagenhauf, Florian" w:date="2021-07-20T14:30:00Z" w:id="520">
        <w:r w:rsidR="00BC49D4">
          <w:rPr>
            <w:rFonts w:ascii="Arial" w:hAnsi="Arial" w:cs="Arial"/>
            <w:lang w:val="en-US"/>
          </w:rPr>
          <w:t>)</w:t>
        </w:r>
      </w:ins>
      <w:r w:rsidR="00A04D95">
        <w:rPr>
          <w:rFonts w:ascii="Arial" w:hAnsi="Arial" w:cs="Arial"/>
          <w:lang w:val="en-US"/>
        </w:rPr>
        <w:t xml:space="preserve"> resulted in a best fit for RW-DU-2al-StressBetas</w:t>
      </w:r>
      <w:r w:rsidR="000C6BC1">
        <w:rPr>
          <w:rFonts w:ascii="Arial" w:hAnsi="Arial" w:cs="Arial"/>
          <w:lang w:val="en-US"/>
        </w:rPr>
        <w:t xml:space="preserve"> (PXP = 0.92)</w:t>
      </w:r>
      <w:r w:rsidR="00A04D95">
        <w:rPr>
          <w:rFonts w:ascii="Arial" w:hAnsi="Arial" w:cs="Arial"/>
          <w:lang w:val="en-US"/>
        </w:rPr>
        <w:t>, only affecting the temperature parameter</w:t>
      </w:r>
      <m:oMath>
        <m:r>
          <m:rPr>
            <m:sty m:val="p"/>
          </m:rPr>
          <w:rPr>
            <w:rFonts w:ascii="Cambria Math" w:hAnsi="Cambria Math" w:cs="Arial" w:eastAsiaTheme="minorEastAsia"/>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Pr="728432B7" w:rsidR="00A04D95">
        <w:rPr>
          <w:rFonts w:ascii="Arial" w:hAnsi="Arial" w:cs="Arial" w:eastAsiaTheme="minorEastAsia"/>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Pr="728432B7" w:rsidR="00B118F5">
        <w:rPr>
          <w:rFonts w:ascii="Arial" w:hAnsi="Arial" w:cs="Arial" w:eastAsiaTheme="minorEastAsia"/>
          <w:lang w:val="en-US"/>
        </w:rPr>
        <w:t xml:space="preserve"> (see Table 2 for parameter estimates and Figure S2/3 for violin plots of distributions). </w:t>
      </w:r>
      <w:r w:rsidRPr="728432B7" w:rsidR="0023740C">
        <w:rPr>
          <w:rFonts w:ascii="Arial" w:hAnsi="Arial" w:cs="Arial" w:eastAsiaTheme="minorEastAsia"/>
          <w:lang w:val="en-US"/>
        </w:rPr>
        <w:t>Model selection resulted in protected exceedance probabilities (PXP) &lt; 0.1 for all other models</w:t>
      </w:r>
      <w:r w:rsidRPr="728432B7" w:rsidR="00B118F5">
        <w:rPr>
          <w:rFonts w:ascii="Arial" w:hAnsi="Arial" w:cs="Arial" w:eastAsiaTheme="minorEastAsia"/>
          <w:lang w:val="en-US"/>
        </w:rPr>
        <w:t xml:space="preserve"> (see Figure 6)</w:t>
      </w:r>
      <w:commentRangeStart w:id="521"/>
      <w:commentRangeStart w:id="522"/>
      <w:r w:rsidRPr="728432B7" w:rsidR="00B118F5">
        <w:rPr>
          <w:rFonts w:ascii="Arial" w:hAnsi="Arial" w:cs="Arial" w:eastAsiaTheme="minorEastAsia"/>
          <w:lang w:val="en-US"/>
        </w:rPr>
        <w:t>.</w:t>
      </w:r>
      <w:commentRangeEnd w:id="521"/>
      <w:r w:rsidR="00A04D95">
        <w:commentReference w:id="521"/>
      </w:r>
      <w:commentRangeEnd w:id="522"/>
      <w:r w:rsidR="006F2726">
        <w:rPr>
          <w:rStyle w:val="CommentReference"/>
        </w:rPr>
        <w:commentReference w:id="522"/>
      </w:r>
    </w:p>
    <w:p w:rsidR="00A04D95" w:rsidP="006F1403" w:rsidRDefault="0023740C" w14:paraId="6165B7A8" w14:textId="5DBDFE71">
      <w:pPr>
        <w:spacing w:line="480" w:lineRule="auto"/>
        <w:jc w:val="both"/>
        <w:rPr>
          <w:rFonts w:ascii="Arial" w:hAnsi="Arial" w:cs="Arial"/>
          <w:lang w:val="en-US"/>
        </w:rPr>
      </w:pPr>
      <w:r>
        <w:rPr>
          <w:rFonts w:ascii="Arial" w:hAnsi="Arial" w:cs="Arial"/>
          <w:lang w:val="en-US"/>
        </w:rPr>
        <w:t xml:space="preserve">Table 2 Parameter </w:t>
      </w:r>
      <w:r w:rsidR="00A009B5">
        <w:rPr>
          <w:rFonts w:ascii="Arial" w:hAnsi="Arial" w:cs="Arial"/>
          <w:lang w:val="en-US"/>
        </w:rPr>
        <w:t>mean estimates of the winning model</w:t>
      </w:r>
      <w:ins w:author="Schlagenhauf, Florian" w:date="2021-07-20T14:33:00Z" w:id="523">
        <w:r w:rsidR="006F3AE0">
          <w:rPr>
            <w:rFonts w:ascii="Arial" w:hAnsi="Arial" w:cs="Arial"/>
            <w:lang w:val="en-US"/>
          </w:rPr>
          <w:t xml:space="preserve"> allowing for </w:t>
        </w:r>
        <w:r w:rsidR="006123AE">
          <w:rPr>
            <w:rFonts w:ascii="Arial" w:hAnsi="Arial" w:cs="Arial"/>
            <w:lang w:val="en-US"/>
          </w:rPr>
          <w:t xml:space="preserve">stress effect </w:t>
        </w:r>
        <w:r w:rsidR="009142A7">
          <w:rPr>
            <w:rFonts w:ascii="Arial" w:hAnsi="Arial" w:cs="Arial"/>
            <w:lang w:val="en-US"/>
          </w:rPr>
          <w:t xml:space="preserve">of </w:t>
        </w:r>
      </w:ins>
      <w:ins w:author="Schlagenhauf, Florian" w:date="2021-07-20T14:34:00Z" w:id="524">
        <w:r w:rsidR="001C1039">
          <w:rPr>
            <w:rFonts w:ascii="Arial" w:hAnsi="Arial" w:cs="Arial"/>
            <w:lang w:val="en-US"/>
          </w:rPr>
          <w:t>decision noise (beta)</w:t>
        </w:r>
        <w:r w:rsidR="0021047A">
          <w:rPr>
            <w:rFonts w:ascii="Arial" w:hAnsi="Arial" w:cs="Arial"/>
            <w:lang w:val="en-US"/>
          </w:rPr>
          <w:t xml:space="preserve"> with similar learning rates for control and stress condition.</w:t>
        </w:r>
      </w:ins>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Pr="002D398E" w:rsidR="00A009B5" w:rsidTr="00A009B5" w14:paraId="06CD9654" w14:textId="77777777">
        <w:trPr>
          <w:trHeight w:val="22"/>
        </w:trPr>
        <w:tc>
          <w:tcPr>
            <w:tcW w:w="2552" w:type="dxa"/>
            <w:tcBorders>
              <w:left w:val="nil"/>
              <w:bottom w:val="single" w:color="auto" w:sz="4" w:space="0"/>
            </w:tcBorders>
            <w:shd w:val="clear" w:color="auto" w:fill="auto"/>
            <w:noWrap/>
            <w:vAlign w:val="bottom"/>
            <w:hideMark/>
          </w:tcPr>
          <w:p w:rsidRPr="002D398E" w:rsidR="00A009B5" w:rsidP="0084256C" w:rsidRDefault="00A009B5" w14:paraId="1F5C38CB" w14:textId="61D78E61">
            <w:pPr>
              <w:jc w:val="center"/>
              <w:rPr>
                <w:rFonts w:ascii="Arial" w:hAnsi="Arial" w:eastAsia="Times New Roman" w:cs="Arial"/>
                <w:b/>
                <w:sz w:val="20"/>
                <w:szCs w:val="20"/>
                <w:lang w:eastAsia="de-DE"/>
              </w:rPr>
            </w:pPr>
            <w:r>
              <w:rPr>
                <w:rFonts w:ascii="Arial" w:hAnsi="Arial" w:eastAsia="Times New Roman" w:cs="Arial"/>
                <w:b/>
                <w:sz w:val="20"/>
                <w:szCs w:val="20"/>
                <w:lang w:eastAsia="de-DE"/>
              </w:rPr>
              <w:t>Variable</w:t>
            </w:r>
          </w:p>
        </w:tc>
        <w:tc>
          <w:tcPr>
            <w:tcW w:w="1215" w:type="dxa"/>
            <w:tcBorders>
              <w:top w:val="single" w:color="auto" w:sz="4" w:space="0"/>
              <w:bottom w:val="single" w:color="auto" w:sz="4" w:space="0"/>
            </w:tcBorders>
            <w:shd w:val="clear" w:color="auto" w:fill="auto"/>
            <w:vAlign w:val="bottom"/>
            <w:hideMark/>
          </w:tcPr>
          <w:p w:rsidRPr="00E30683" w:rsidR="00A009B5" w:rsidP="0084256C" w:rsidRDefault="00A009B5" w14:paraId="2FFB7ECA" w14:textId="26FD6920">
            <w:pPr>
              <w:jc w:val="center"/>
              <w:rPr>
                <w:rFonts w:ascii="Arial" w:hAnsi="Arial" w:eastAsia="Times New Roman" w:cs="Arial"/>
                <w:bCs/>
                <w:i/>
                <w:iCs/>
                <w:sz w:val="20"/>
                <w:szCs w:val="20"/>
                <w:lang w:eastAsia="de-DE"/>
              </w:rPr>
            </w:pPr>
            <w:r>
              <w:rPr>
                <w:rFonts w:ascii="Arial" w:hAnsi="Arial" w:eastAsia="Times New Roman" w:cs="Arial"/>
                <w:bCs/>
                <w:i/>
                <w:iCs/>
                <w:sz w:val="20"/>
                <w:szCs w:val="20"/>
                <w:lang w:val="en-GB" w:eastAsia="de-DE"/>
              </w:rPr>
              <w:t>M</w:t>
            </w:r>
          </w:p>
        </w:tc>
        <w:tc>
          <w:tcPr>
            <w:tcW w:w="1730" w:type="dxa"/>
            <w:tcBorders>
              <w:top w:val="single" w:color="auto" w:sz="4" w:space="0"/>
              <w:bottom w:val="single" w:color="auto" w:sz="4" w:space="0"/>
            </w:tcBorders>
            <w:shd w:val="clear" w:color="auto" w:fill="auto"/>
            <w:vAlign w:val="bottom"/>
            <w:hideMark/>
          </w:tcPr>
          <w:p w:rsidRPr="00E30683" w:rsidR="00A009B5" w:rsidP="0084256C" w:rsidRDefault="00A009B5" w14:paraId="5E3BEA51" w14:textId="3910BC1C">
            <w:pPr>
              <w:jc w:val="center"/>
              <w:rPr>
                <w:rFonts w:ascii="Arial" w:hAnsi="Arial" w:eastAsia="Times New Roman" w:cs="Arial"/>
                <w:bCs/>
                <w:i/>
                <w:iCs/>
                <w:sz w:val="20"/>
                <w:szCs w:val="20"/>
                <w:lang w:eastAsia="de-DE"/>
              </w:rPr>
            </w:pPr>
            <w:r>
              <w:rPr>
                <w:rFonts w:ascii="Arial" w:hAnsi="Arial" w:eastAsia="Times New Roman" w:cs="Arial"/>
                <w:bCs/>
                <w:i/>
                <w:iCs/>
                <w:sz w:val="20"/>
                <w:szCs w:val="20"/>
                <w:lang w:eastAsia="de-DE"/>
              </w:rPr>
              <w:t>SD</w:t>
            </w:r>
          </w:p>
        </w:tc>
        <w:tc>
          <w:tcPr>
            <w:tcW w:w="244" w:type="dxa"/>
            <w:tcBorders>
              <w:bottom w:val="single" w:color="auto" w:sz="4" w:space="0"/>
            </w:tcBorders>
            <w:vAlign w:val="bottom"/>
          </w:tcPr>
          <w:p w:rsidRPr="002D398E" w:rsidR="00A009B5" w:rsidP="0084256C" w:rsidRDefault="00A009B5" w14:paraId="72AD8B80" w14:textId="77777777">
            <w:pPr>
              <w:jc w:val="center"/>
              <w:rPr>
                <w:rFonts w:ascii="Arial" w:hAnsi="Arial" w:eastAsia="Times New Roman" w:cs="Arial"/>
                <w:bCs/>
                <w:sz w:val="20"/>
                <w:szCs w:val="20"/>
                <w:lang w:val="en-GB" w:eastAsia="de-DE"/>
              </w:rPr>
            </w:pPr>
          </w:p>
        </w:tc>
      </w:tr>
      <w:commentRangeStart w:id="525"/>
      <w:tr w:rsidRPr="002D398E" w:rsidR="00A009B5" w:rsidTr="00A009B5" w14:paraId="0F63F952" w14:textId="77777777">
        <w:trPr>
          <w:trHeight w:val="22"/>
        </w:trPr>
        <w:tc>
          <w:tcPr>
            <w:tcW w:w="2552" w:type="dxa"/>
            <w:tcBorders>
              <w:top w:val="single" w:color="auto" w:sz="4" w:space="0"/>
              <w:left w:val="nil"/>
            </w:tcBorders>
            <w:shd w:val="clear" w:color="auto" w:fill="auto"/>
            <w:noWrap/>
            <w:vAlign w:val="center"/>
            <w:hideMark/>
          </w:tcPr>
          <w:p w:rsidRPr="00A009B5" w:rsidR="00A009B5" w:rsidP="0084256C" w:rsidRDefault="0084256C" w14:paraId="180CCC7D" w14:textId="74D0D446">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w:commentRangeEnd w:id="525"/>
                <m:r>
                  <m:rPr>
                    <m:sty m:val="p"/>
                  </m:rPr>
                  <w:rPr>
                    <w:rStyle w:val="CommentReference"/>
                  </w:rPr>
                  <w:commentReference w:id="525"/>
                </m:r>
              </m:oMath>
            </m:oMathPara>
          </w:p>
        </w:tc>
        <w:tc>
          <w:tcPr>
            <w:tcW w:w="1215" w:type="dxa"/>
            <w:tcBorders>
              <w:top w:val="single" w:color="auto" w:sz="4" w:space="0"/>
            </w:tcBorders>
            <w:shd w:val="clear" w:color="auto" w:fill="auto"/>
            <w:vAlign w:val="center"/>
            <w:hideMark/>
          </w:tcPr>
          <w:p w:rsidRPr="002D398E" w:rsidR="00A009B5" w:rsidP="0084256C" w:rsidRDefault="00A009B5" w14:paraId="3E0DA530" w14:textId="0DC54A8E">
            <w:pPr>
              <w:jc w:val="center"/>
              <w:rPr>
                <w:rFonts w:ascii="Arial" w:hAnsi="Arial" w:eastAsia="Times New Roman" w:cs="Arial"/>
                <w:sz w:val="20"/>
                <w:szCs w:val="20"/>
                <w:lang w:eastAsia="de-DE"/>
              </w:rPr>
            </w:pPr>
            <w:r>
              <w:rPr>
                <w:rFonts w:ascii="Arial" w:hAnsi="Arial" w:eastAsia="Times New Roman" w:cs="Arial"/>
                <w:sz w:val="20"/>
                <w:szCs w:val="20"/>
                <w:lang w:eastAsia="de-DE"/>
              </w:rPr>
              <w:t>0.19</w:t>
            </w:r>
          </w:p>
        </w:tc>
        <w:tc>
          <w:tcPr>
            <w:tcW w:w="1730" w:type="dxa"/>
            <w:tcBorders>
              <w:top w:val="single" w:color="auto" w:sz="4" w:space="0"/>
            </w:tcBorders>
            <w:shd w:val="clear" w:color="auto" w:fill="auto"/>
            <w:vAlign w:val="center"/>
            <w:hideMark/>
          </w:tcPr>
          <w:p w:rsidRPr="002D398E" w:rsidR="00A009B5" w:rsidP="0084256C" w:rsidRDefault="00A009B5" w14:paraId="2C86EABF" w14:textId="5427C321">
            <w:pPr>
              <w:jc w:val="center"/>
              <w:rPr>
                <w:rFonts w:ascii="Arial" w:hAnsi="Arial" w:eastAsia="Times New Roman" w:cs="Arial"/>
                <w:sz w:val="20"/>
                <w:szCs w:val="20"/>
                <w:lang w:eastAsia="de-DE"/>
              </w:rPr>
            </w:pPr>
            <w:r>
              <w:rPr>
                <w:rFonts w:ascii="Arial" w:hAnsi="Arial" w:eastAsia="Times New Roman" w:cs="Arial"/>
                <w:sz w:val="20"/>
                <w:szCs w:val="20"/>
                <w:lang w:eastAsia="de-DE"/>
              </w:rPr>
              <w:t>0.11</w:t>
            </w:r>
          </w:p>
        </w:tc>
        <w:tc>
          <w:tcPr>
            <w:tcW w:w="244" w:type="dxa"/>
            <w:tcBorders>
              <w:top w:val="single" w:color="auto" w:sz="4" w:space="0"/>
            </w:tcBorders>
          </w:tcPr>
          <w:p w:rsidRPr="002D398E" w:rsidR="00A009B5" w:rsidP="0084256C" w:rsidRDefault="00A009B5" w14:paraId="68AB518A" w14:textId="77777777">
            <w:pPr>
              <w:jc w:val="center"/>
              <w:rPr>
                <w:rFonts w:ascii="Arial" w:hAnsi="Arial" w:eastAsia="Times New Roman" w:cs="Arial"/>
                <w:sz w:val="20"/>
                <w:szCs w:val="20"/>
                <w:lang w:eastAsia="de-DE"/>
              </w:rPr>
            </w:pPr>
          </w:p>
        </w:tc>
      </w:tr>
      <w:tr w:rsidRPr="002D398E" w:rsidR="00A009B5" w:rsidTr="00A009B5" w14:paraId="54C94A5F" w14:textId="77777777">
        <w:trPr>
          <w:trHeight w:val="22"/>
        </w:trPr>
        <w:tc>
          <w:tcPr>
            <w:tcW w:w="2552" w:type="dxa"/>
            <w:tcBorders>
              <w:top w:val="nil"/>
              <w:left w:val="nil"/>
            </w:tcBorders>
            <w:shd w:val="clear" w:color="auto" w:fill="auto"/>
            <w:noWrap/>
            <w:vAlign w:val="bottom"/>
          </w:tcPr>
          <w:p w:rsidRPr="00A009B5" w:rsidR="00A009B5" w:rsidP="00A009B5" w:rsidRDefault="0084256C" w14:paraId="09607EA2" w14:textId="71F92C8B">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rsidRPr="002D398E" w:rsidR="00A009B5" w:rsidP="00A009B5" w:rsidRDefault="00A009B5" w14:paraId="55E6B709" w14:textId="4F63DFF6">
            <w:pPr>
              <w:jc w:val="center"/>
              <w:rPr>
                <w:rFonts w:ascii="Arial" w:hAnsi="Arial" w:eastAsia="Times New Roman"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rsidRPr="002D398E" w:rsidR="00A009B5" w:rsidP="00A009B5" w:rsidRDefault="00A009B5" w14:paraId="0F08B83A" w14:textId="3163E8FE">
            <w:pPr>
              <w:jc w:val="center"/>
              <w:rPr>
                <w:rFonts w:ascii="Arial" w:hAnsi="Arial" w:eastAsia="Times New Roman" w:cs="Arial"/>
                <w:sz w:val="20"/>
                <w:szCs w:val="20"/>
                <w:lang w:eastAsia="de-DE"/>
              </w:rPr>
            </w:pPr>
            <w:r>
              <w:rPr>
                <w:rFonts w:ascii="Arial" w:hAnsi="Arial" w:eastAsia="Times New Roman" w:cs="Arial"/>
                <w:sz w:val="20"/>
                <w:szCs w:val="20"/>
                <w:lang w:eastAsia="de-DE"/>
              </w:rPr>
              <w:t>0.17</w:t>
            </w:r>
          </w:p>
        </w:tc>
        <w:tc>
          <w:tcPr>
            <w:tcW w:w="244" w:type="dxa"/>
            <w:tcBorders>
              <w:top w:val="nil"/>
            </w:tcBorders>
          </w:tcPr>
          <w:p w:rsidRPr="002D398E" w:rsidR="00A009B5" w:rsidP="00A009B5" w:rsidRDefault="00A009B5" w14:paraId="77B0CD84" w14:textId="77777777">
            <w:pPr>
              <w:jc w:val="center"/>
              <w:rPr>
                <w:rFonts w:ascii="Arial" w:hAnsi="Arial" w:eastAsia="Times New Roman" w:cs="Arial"/>
                <w:sz w:val="20"/>
                <w:szCs w:val="20"/>
                <w:lang w:eastAsia="de-DE"/>
              </w:rPr>
            </w:pPr>
          </w:p>
        </w:tc>
      </w:tr>
      <w:tr w:rsidRPr="002D398E" w:rsidR="00A009B5" w:rsidTr="00A009B5" w14:paraId="6C3F7F13" w14:textId="77777777">
        <w:trPr>
          <w:trHeight w:val="22"/>
        </w:trPr>
        <w:tc>
          <w:tcPr>
            <w:tcW w:w="2552" w:type="dxa"/>
            <w:tcBorders>
              <w:top w:val="nil"/>
              <w:left w:val="nil"/>
            </w:tcBorders>
            <w:shd w:val="clear" w:color="auto" w:fill="auto"/>
            <w:noWrap/>
            <w:vAlign w:val="center"/>
            <w:hideMark/>
          </w:tcPr>
          <w:p w:rsidRPr="00A009B5" w:rsidR="00A009B5" w:rsidP="00A009B5" w:rsidRDefault="0084256C" w14:paraId="4936FD72" w14:textId="506B36A9">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w:ins w:id="526" w:author="Schlagenhauf, Florian" w:date="2021-07-20T14:33:00Z">
                        <m:rPr>
                          <m:sty m:val="p"/>
                        </m:rPr>
                        <w:rPr>
                          <w:rFonts w:ascii="Cambria Math" w:hAnsi="Cambria Math" w:cs="Arial"/>
                          <w:lang w:val="en-US"/>
                        </w:rPr>
                        <m:t xml:space="preserve">control </m:t>
                      </w:ins>
                    </m:r>
                    <m:r>
                      <m:rPr>
                        <m:sty m:val="p"/>
                      </m:rPr>
                      <w:rPr>
                        <w:rFonts w:ascii="Cambria Math" w:hAnsi="Cambria Math" w:cs="Arial"/>
                        <w:lang w:val="en-US"/>
                      </w:rPr>
                      <m:t>wi</m:t>
                    </m:r>
                    <w:commentRangeStart w:id="527"/>
                    <w:commentRangeEnd w:id="527"/>
                    <m:r>
                      <m:rPr>
                        <m:sty m:val="p"/>
                      </m:rPr>
                      <w:rPr>
                        <w:rStyle w:val="CommentReference"/>
                      </w:rPr>
                      <w:commentReference w:id="527"/>
                    </m:r>
                    <m:r>
                      <m:rPr>
                        <m:sty m:val="p"/>
                      </m:rPr>
                      <w:rPr>
                        <w:rFonts w:ascii="Cambria Math" w:hAnsi="Cambria Math" w:cs="Arial"/>
                        <w:lang w:val="en-US"/>
                      </w:rPr>
                      <m:t>n</m:t>
                    </m:r>
                  </m:sub>
                </m:sSub>
              </m:oMath>
            </m:oMathPara>
          </w:p>
        </w:tc>
        <w:tc>
          <w:tcPr>
            <w:tcW w:w="1215" w:type="dxa"/>
            <w:tcBorders>
              <w:top w:val="nil"/>
            </w:tcBorders>
            <w:shd w:val="clear" w:color="auto" w:fill="auto"/>
            <w:noWrap/>
            <w:vAlign w:val="center"/>
            <w:hideMark/>
          </w:tcPr>
          <w:p w:rsidRPr="002D398E" w:rsidR="00A009B5" w:rsidP="00A009B5" w:rsidRDefault="00A009B5" w14:paraId="5DA5DD92" w14:textId="5ADF9CF6">
            <w:pPr>
              <w:jc w:val="center"/>
              <w:rPr>
                <w:rFonts w:ascii="Arial" w:hAnsi="Arial" w:eastAsia="Times New Roman" w:cs="Arial"/>
                <w:sz w:val="20"/>
                <w:szCs w:val="20"/>
                <w:lang w:eastAsia="de-DE"/>
              </w:rPr>
            </w:pPr>
            <w:r>
              <w:rPr>
                <w:rFonts w:ascii="Arial" w:hAnsi="Arial" w:eastAsia="Times New Roman" w:cs="Arial"/>
                <w:sz w:val="20"/>
                <w:szCs w:val="20"/>
                <w:lang w:eastAsia="de-DE"/>
              </w:rPr>
              <w:t>6.01</w:t>
            </w:r>
          </w:p>
        </w:tc>
        <w:tc>
          <w:tcPr>
            <w:tcW w:w="1730" w:type="dxa"/>
            <w:tcBorders>
              <w:top w:val="nil"/>
            </w:tcBorders>
            <w:shd w:val="clear" w:color="auto" w:fill="auto"/>
            <w:noWrap/>
            <w:vAlign w:val="center"/>
            <w:hideMark/>
          </w:tcPr>
          <w:p w:rsidRPr="002D398E" w:rsidR="00A009B5" w:rsidP="00A009B5" w:rsidRDefault="00A009B5" w14:paraId="3F321E1A" w14:textId="4BABAA58">
            <w:pPr>
              <w:jc w:val="center"/>
              <w:rPr>
                <w:rFonts w:ascii="Arial" w:hAnsi="Arial" w:eastAsia="Times New Roman" w:cs="Arial"/>
                <w:sz w:val="20"/>
                <w:szCs w:val="20"/>
                <w:lang w:eastAsia="de-DE"/>
              </w:rPr>
            </w:pPr>
            <w:r>
              <w:rPr>
                <w:rFonts w:ascii="Arial" w:hAnsi="Arial" w:eastAsia="Times New Roman" w:cs="Arial"/>
                <w:sz w:val="20"/>
                <w:szCs w:val="20"/>
                <w:lang w:eastAsia="de-DE"/>
              </w:rPr>
              <w:t>3.99</w:t>
            </w:r>
          </w:p>
        </w:tc>
        <w:tc>
          <w:tcPr>
            <w:tcW w:w="244" w:type="dxa"/>
            <w:tcBorders>
              <w:top w:val="nil"/>
            </w:tcBorders>
          </w:tcPr>
          <w:p w:rsidRPr="002D398E" w:rsidR="00A009B5" w:rsidP="00A009B5" w:rsidRDefault="00A009B5" w14:paraId="65F7BDF6" w14:textId="77777777">
            <w:pPr>
              <w:jc w:val="center"/>
              <w:rPr>
                <w:rFonts w:ascii="Arial" w:hAnsi="Arial" w:eastAsia="Times New Roman" w:cs="Arial"/>
                <w:sz w:val="20"/>
                <w:szCs w:val="20"/>
                <w:lang w:eastAsia="de-DE"/>
              </w:rPr>
            </w:pPr>
          </w:p>
        </w:tc>
      </w:tr>
      <w:tr w:rsidRPr="002D398E" w:rsidR="00A009B5" w:rsidTr="00A009B5" w14:paraId="3F5A3EE3" w14:textId="77777777">
        <w:trPr>
          <w:trHeight w:val="22"/>
        </w:trPr>
        <w:tc>
          <w:tcPr>
            <w:tcW w:w="2552" w:type="dxa"/>
            <w:tcBorders>
              <w:top w:val="nil"/>
              <w:left w:val="nil"/>
            </w:tcBorders>
            <w:shd w:val="clear" w:color="auto" w:fill="auto"/>
            <w:noWrap/>
            <w:vAlign w:val="center"/>
            <w:hideMark/>
          </w:tcPr>
          <w:p w:rsidRPr="00A009B5" w:rsidR="00A009B5" w:rsidP="00A009B5" w:rsidRDefault="0084256C" w14:paraId="5AFAEDA4" w14:textId="5AF9D1CB">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w:ins w:id="528" w:author="Schlagenhauf, Florian" w:date="2021-07-20T14:33:00Z">
                        <m:rPr>
                          <m:sty m:val="p"/>
                        </m:rPr>
                        <w:rPr>
                          <w:rFonts w:ascii="Cambria Math" w:hAnsi="Cambria Math" w:cs="Arial"/>
                          <w:lang w:val="en-US"/>
                        </w:rPr>
                        <m:t xml:space="preserve">control </m:t>
                      </w:ins>
                    </m:r>
                    <m:r>
                      <m:rPr>
                        <m:sty m:val="p"/>
                      </m:rPr>
                      <w:rPr>
                        <w:rFonts w:ascii="Cambria Math" w:hAnsi="Cambria Math" w:cs="Arial"/>
                        <w:lang w:val="en-US"/>
                      </w:rPr>
                      <m:t>loss</m:t>
                    </m:r>
                  </m:sub>
                </m:sSub>
              </m:oMath>
            </m:oMathPara>
          </w:p>
        </w:tc>
        <w:tc>
          <w:tcPr>
            <w:tcW w:w="1215" w:type="dxa"/>
            <w:tcBorders>
              <w:top w:val="nil"/>
            </w:tcBorders>
            <w:shd w:val="clear" w:color="auto" w:fill="auto"/>
            <w:noWrap/>
            <w:vAlign w:val="center"/>
            <w:hideMark/>
          </w:tcPr>
          <w:p w:rsidRPr="002D398E" w:rsidR="00A009B5" w:rsidP="00A009B5" w:rsidRDefault="00A009B5" w14:paraId="677BA297" w14:textId="692A5324">
            <w:pPr>
              <w:jc w:val="center"/>
              <w:rPr>
                <w:rFonts w:ascii="Arial" w:hAnsi="Arial" w:eastAsia="Times New Roman" w:cs="Arial"/>
                <w:sz w:val="20"/>
                <w:szCs w:val="20"/>
                <w:lang w:eastAsia="de-DE"/>
              </w:rPr>
            </w:pPr>
            <w:r>
              <w:rPr>
                <w:rFonts w:ascii="Arial" w:hAnsi="Arial" w:eastAsia="Times New Roman" w:cs="Arial"/>
                <w:sz w:val="20"/>
                <w:szCs w:val="20"/>
                <w:lang w:eastAsia="de-DE"/>
              </w:rPr>
              <w:t>3.21</w:t>
            </w:r>
          </w:p>
        </w:tc>
        <w:tc>
          <w:tcPr>
            <w:tcW w:w="1730" w:type="dxa"/>
            <w:tcBorders>
              <w:top w:val="nil"/>
            </w:tcBorders>
            <w:shd w:val="clear" w:color="auto" w:fill="auto"/>
            <w:noWrap/>
            <w:vAlign w:val="center"/>
            <w:hideMark/>
          </w:tcPr>
          <w:p w:rsidRPr="002D398E" w:rsidR="00A009B5" w:rsidP="00A009B5" w:rsidRDefault="00A009B5" w14:paraId="0D1957EB" w14:textId="7A055C8B">
            <w:pPr>
              <w:jc w:val="center"/>
              <w:rPr>
                <w:rFonts w:ascii="Arial" w:hAnsi="Arial" w:eastAsia="Times New Roman" w:cs="Arial"/>
                <w:sz w:val="20"/>
                <w:szCs w:val="20"/>
                <w:lang w:eastAsia="de-DE"/>
              </w:rPr>
            </w:pPr>
            <w:r>
              <w:rPr>
                <w:rFonts w:ascii="Arial" w:hAnsi="Arial" w:eastAsia="Times New Roman" w:cs="Arial"/>
                <w:sz w:val="20"/>
                <w:szCs w:val="20"/>
                <w:lang w:eastAsia="de-DE"/>
              </w:rPr>
              <w:t>2.52</w:t>
            </w:r>
          </w:p>
        </w:tc>
        <w:tc>
          <w:tcPr>
            <w:tcW w:w="244" w:type="dxa"/>
            <w:tcBorders>
              <w:top w:val="nil"/>
            </w:tcBorders>
          </w:tcPr>
          <w:p w:rsidRPr="002D398E" w:rsidR="00A009B5" w:rsidP="00A009B5" w:rsidRDefault="00A009B5" w14:paraId="165E6BCC" w14:textId="77777777">
            <w:pPr>
              <w:jc w:val="center"/>
              <w:rPr>
                <w:rFonts w:ascii="Arial" w:hAnsi="Arial" w:eastAsia="Times New Roman" w:cs="Arial"/>
                <w:sz w:val="20"/>
                <w:szCs w:val="20"/>
                <w:lang w:eastAsia="de-DE"/>
              </w:rPr>
            </w:pPr>
          </w:p>
        </w:tc>
      </w:tr>
      <w:commentRangeStart w:id="529"/>
      <w:tr w:rsidRPr="002D398E" w:rsidR="00A009B5" w:rsidTr="00A009B5" w14:paraId="753A7F28" w14:textId="77777777">
        <w:trPr>
          <w:trHeight w:val="22"/>
        </w:trPr>
        <w:tc>
          <w:tcPr>
            <w:tcW w:w="2552" w:type="dxa"/>
            <w:tcBorders>
              <w:top w:val="nil"/>
              <w:left w:val="nil"/>
              <w:bottom w:val="nil"/>
            </w:tcBorders>
            <w:shd w:val="clear" w:color="auto" w:fill="auto"/>
            <w:noWrap/>
            <w:vAlign w:val="center"/>
          </w:tcPr>
          <w:p w:rsidRPr="00A009B5" w:rsidR="00A009B5" w:rsidP="00A009B5" w:rsidRDefault="0084256C" w14:paraId="0434923A" w14:textId="36BD6537">
            <w:pPr>
              <w:rPr>
                <w:rFonts w:ascii="Calibri" w:hAnsi="Calibri" w:eastAsia="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ST-win</m:t>
                    </m:r>
                  </m:sub>
                </m:sSub>
              </m:oMath>
            </m:oMathPara>
          </w:p>
        </w:tc>
        <w:tc>
          <w:tcPr>
            <w:tcW w:w="1215" w:type="dxa"/>
            <w:tcBorders>
              <w:top w:val="nil"/>
              <w:bottom w:val="nil"/>
            </w:tcBorders>
            <w:shd w:val="clear" w:color="auto" w:fill="auto"/>
            <w:noWrap/>
            <w:vAlign w:val="center"/>
          </w:tcPr>
          <w:p w:rsidR="00A009B5" w:rsidP="00A009B5" w:rsidRDefault="00A009B5" w14:paraId="6FDA7AFB" w14:textId="1CA6951A">
            <w:pPr>
              <w:jc w:val="center"/>
              <w:rPr>
                <w:rFonts w:ascii="Arial" w:hAnsi="Arial" w:eastAsia="Times New Roman" w:cs="Arial"/>
                <w:sz w:val="20"/>
                <w:szCs w:val="20"/>
                <w:lang w:eastAsia="de-DE"/>
              </w:rPr>
            </w:pPr>
            <w:r w:rsidRPr="001E1DDC">
              <w:rPr>
                <w:rFonts w:ascii="Arial" w:hAnsi="Arial" w:eastAsia="Times New Roman" w:cs="Arial"/>
                <w:sz w:val="20"/>
                <w:szCs w:val="20"/>
                <w:highlight w:val="yellow"/>
                <w:lang w:eastAsia="de-DE"/>
              </w:rPr>
              <w:t>5.61</w:t>
            </w:r>
          </w:p>
        </w:tc>
        <w:tc>
          <w:tcPr>
            <w:tcW w:w="1730" w:type="dxa"/>
            <w:tcBorders>
              <w:top w:val="nil"/>
              <w:bottom w:val="nil"/>
            </w:tcBorders>
            <w:shd w:val="clear" w:color="auto" w:fill="auto"/>
            <w:noWrap/>
            <w:vAlign w:val="center"/>
          </w:tcPr>
          <w:p w:rsidR="00A009B5" w:rsidP="00A009B5" w:rsidRDefault="00A009B5" w14:paraId="2BACED11" w14:textId="0556E43C">
            <w:pPr>
              <w:jc w:val="center"/>
              <w:rPr>
                <w:rFonts w:ascii="Arial" w:hAnsi="Arial" w:eastAsia="Times New Roman" w:cs="Arial"/>
                <w:sz w:val="20"/>
                <w:szCs w:val="20"/>
                <w:lang w:eastAsia="de-DE"/>
              </w:rPr>
            </w:pPr>
            <w:r w:rsidRPr="001E1DDC">
              <w:rPr>
                <w:rFonts w:ascii="Arial" w:hAnsi="Arial" w:eastAsia="Times New Roman" w:cs="Arial"/>
                <w:sz w:val="20"/>
                <w:szCs w:val="20"/>
                <w:highlight w:val="yellow"/>
                <w:lang w:eastAsia="de-DE"/>
              </w:rPr>
              <w:t>4.68</w:t>
            </w:r>
            <w:commentRangeEnd w:id="529"/>
            <w:r>
              <w:rPr>
                <w:rStyle w:val="CommentReference"/>
              </w:rPr>
              <w:commentReference w:id="529"/>
            </w:r>
          </w:p>
        </w:tc>
        <w:tc>
          <w:tcPr>
            <w:tcW w:w="244" w:type="dxa"/>
            <w:tcBorders>
              <w:top w:val="nil"/>
              <w:bottom w:val="nil"/>
            </w:tcBorders>
          </w:tcPr>
          <w:p w:rsidRPr="002D398E" w:rsidR="00A009B5" w:rsidP="00A009B5" w:rsidRDefault="00A009B5" w14:paraId="57EE8A3F" w14:textId="77777777">
            <w:pPr>
              <w:jc w:val="center"/>
              <w:rPr>
                <w:rFonts w:ascii="Arial" w:hAnsi="Arial" w:eastAsia="Times New Roman" w:cs="Arial"/>
                <w:sz w:val="20"/>
                <w:szCs w:val="20"/>
                <w:lang w:eastAsia="de-DE"/>
              </w:rPr>
            </w:pPr>
          </w:p>
        </w:tc>
      </w:tr>
      <w:tr w:rsidRPr="002D398E" w:rsidR="00A009B5" w:rsidTr="00A009B5" w14:paraId="2DD34202" w14:textId="77777777">
        <w:trPr>
          <w:trHeight w:val="22"/>
        </w:trPr>
        <w:tc>
          <w:tcPr>
            <w:tcW w:w="2552" w:type="dxa"/>
            <w:tcBorders>
              <w:top w:val="nil"/>
              <w:left w:val="nil"/>
            </w:tcBorders>
            <w:shd w:val="clear" w:color="auto" w:fill="auto"/>
            <w:noWrap/>
            <w:vAlign w:val="center"/>
          </w:tcPr>
          <w:p w:rsidRPr="00A009B5" w:rsidR="00A009B5" w:rsidP="00A009B5" w:rsidRDefault="0084256C" w14:paraId="69648C4B" w14:textId="4A1F085F">
            <w:pPr>
              <w:rPr>
                <w:rFonts w:ascii="Calibri" w:hAnsi="Calibri" w:eastAsia="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ST-loss</m:t>
                    </m:r>
                  </m:sub>
                </m:sSub>
              </m:oMath>
            </m:oMathPara>
          </w:p>
        </w:tc>
        <w:tc>
          <w:tcPr>
            <w:tcW w:w="1215" w:type="dxa"/>
            <w:tcBorders>
              <w:top w:val="nil"/>
            </w:tcBorders>
            <w:shd w:val="clear" w:color="auto" w:fill="auto"/>
            <w:noWrap/>
            <w:vAlign w:val="center"/>
          </w:tcPr>
          <w:p w:rsidR="00A009B5" w:rsidP="00A009B5" w:rsidRDefault="00A009B5" w14:paraId="51670298" w14:textId="7551178B">
            <w:pPr>
              <w:jc w:val="center"/>
              <w:rPr>
                <w:rFonts w:ascii="Arial" w:hAnsi="Arial" w:eastAsia="Times New Roman" w:cs="Arial"/>
                <w:sz w:val="20"/>
                <w:szCs w:val="20"/>
                <w:lang w:eastAsia="de-DE"/>
              </w:rPr>
            </w:pPr>
            <w:commentRangeStart w:id="530"/>
            <w:r w:rsidRPr="001E1DDC">
              <w:rPr>
                <w:rFonts w:ascii="Arial" w:hAnsi="Arial" w:eastAsia="Times New Roman" w:cs="Arial"/>
                <w:sz w:val="20"/>
                <w:szCs w:val="20"/>
                <w:highlight w:val="yellow"/>
                <w:lang w:eastAsia="de-DE"/>
              </w:rPr>
              <w:t>3.08</w:t>
            </w:r>
          </w:p>
        </w:tc>
        <w:tc>
          <w:tcPr>
            <w:tcW w:w="1730" w:type="dxa"/>
            <w:tcBorders>
              <w:top w:val="nil"/>
            </w:tcBorders>
            <w:shd w:val="clear" w:color="auto" w:fill="auto"/>
            <w:noWrap/>
            <w:vAlign w:val="center"/>
          </w:tcPr>
          <w:p w:rsidR="00A009B5" w:rsidP="00A009B5" w:rsidRDefault="00A009B5" w14:paraId="77DB69E4" w14:textId="6998E8DA">
            <w:pPr>
              <w:jc w:val="center"/>
              <w:rPr>
                <w:rFonts w:ascii="Arial" w:hAnsi="Arial" w:eastAsia="Times New Roman" w:cs="Arial"/>
                <w:sz w:val="20"/>
                <w:szCs w:val="20"/>
                <w:lang w:eastAsia="de-DE"/>
              </w:rPr>
            </w:pPr>
            <w:r w:rsidRPr="001E1DDC">
              <w:rPr>
                <w:rFonts w:ascii="Arial" w:hAnsi="Arial" w:eastAsia="Times New Roman" w:cs="Arial"/>
                <w:sz w:val="20"/>
                <w:szCs w:val="20"/>
                <w:highlight w:val="yellow"/>
                <w:lang w:eastAsia="de-DE"/>
              </w:rPr>
              <w:t>3.33</w:t>
            </w:r>
            <w:commentRangeEnd w:id="530"/>
            <w:r>
              <w:rPr>
                <w:rStyle w:val="CommentReference"/>
              </w:rPr>
              <w:commentReference w:id="530"/>
            </w:r>
          </w:p>
        </w:tc>
        <w:tc>
          <w:tcPr>
            <w:tcW w:w="244" w:type="dxa"/>
            <w:tcBorders>
              <w:top w:val="nil"/>
            </w:tcBorders>
          </w:tcPr>
          <w:p w:rsidRPr="002D398E" w:rsidR="00A009B5" w:rsidP="00A009B5" w:rsidRDefault="00A009B5" w14:paraId="5AFCC30A" w14:textId="77777777">
            <w:pPr>
              <w:jc w:val="center"/>
              <w:rPr>
                <w:rFonts w:ascii="Arial" w:hAnsi="Arial" w:eastAsia="Times New Roman" w:cs="Arial"/>
                <w:sz w:val="20"/>
                <w:szCs w:val="20"/>
                <w:lang w:eastAsia="de-DE"/>
              </w:rPr>
            </w:pPr>
          </w:p>
        </w:tc>
      </w:tr>
    </w:tbl>
    <w:p w:rsidR="00172731" w:rsidP="00172731" w:rsidRDefault="00172731" w14:paraId="2158B62B" w14:textId="77777777">
      <w:pPr>
        <w:spacing w:line="480" w:lineRule="auto"/>
        <w:jc w:val="both"/>
        <w:rPr>
          <w:rFonts w:ascii="Arial" w:hAnsi="Arial" w:cs="Arial"/>
          <w:lang w:val="en-US"/>
        </w:rPr>
      </w:pPr>
    </w:p>
    <w:p w:rsidR="00172731" w:rsidP="00172731" w:rsidRDefault="00172731" w14:paraId="63515A19" w14:textId="77777777">
      <w:pPr>
        <w:spacing w:line="480" w:lineRule="auto"/>
        <w:jc w:val="both"/>
        <w:rPr>
          <w:rFonts w:ascii="Arial" w:hAnsi="Arial" w:cs="Arial"/>
          <w:lang w:val="en-US"/>
        </w:rPr>
      </w:pPr>
      <w:r>
        <w:rPr>
          <w:noProof/>
        </w:rPr>
        <w:drawing>
          <wp:inline distT="0" distB="0" distL="0" distR="0" wp14:anchorId="1A7870FE" wp14:editId="1C1A0D85">
            <wp:extent cx="4959020" cy="6241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9020" cy="6241410"/>
                    </a:xfrm>
                    <a:prstGeom prst="rect">
                      <a:avLst/>
                    </a:prstGeom>
                  </pic:spPr>
                </pic:pic>
              </a:graphicData>
            </a:graphic>
          </wp:inline>
        </w:drawing>
      </w:r>
    </w:p>
    <w:p w:rsidR="00172731" w:rsidP="00172731" w:rsidRDefault="00172731" w14:paraId="42FA600D" w14:textId="1D89813C">
      <w:pPr>
        <w:spacing w:line="480" w:lineRule="auto"/>
        <w:jc w:val="both"/>
        <w:rPr>
          <w:rFonts w:ascii="Arial" w:hAnsi="Arial" w:cs="Arial"/>
          <w:lang w:val="en-US"/>
        </w:rPr>
      </w:pPr>
      <w:r>
        <w:rPr>
          <w:rFonts w:ascii="Arial" w:hAnsi="Arial" w:cs="Arial"/>
          <w:lang w:val="en-US"/>
        </w:rPr>
        <w:t xml:space="preserve">Figure 6 Protected </w:t>
      </w:r>
      <w:r w:rsidR="00C301CF">
        <w:rPr>
          <w:rFonts w:ascii="Arial" w:hAnsi="Arial" w:cs="Arial"/>
          <w:lang w:val="en-US"/>
        </w:rPr>
        <w:t>e</w:t>
      </w:r>
      <w:r>
        <w:rPr>
          <w:rFonts w:ascii="Arial" w:hAnsi="Arial" w:cs="Arial"/>
          <w:lang w:val="en-US"/>
        </w:rPr>
        <w:t xml:space="preserve">xceedance </w:t>
      </w:r>
      <w:r w:rsidR="00C301CF">
        <w:rPr>
          <w:rFonts w:ascii="Arial" w:hAnsi="Arial" w:cs="Arial"/>
          <w:lang w:val="en-US"/>
        </w:rPr>
        <w:t>pr</w:t>
      </w:r>
      <w:r>
        <w:rPr>
          <w:rFonts w:ascii="Arial" w:hAnsi="Arial" w:cs="Arial"/>
          <w:lang w:val="en-US"/>
        </w:rPr>
        <w:t xml:space="preserve">obability - </w:t>
      </w:r>
      <w:commentRangeStart w:id="531"/>
      <w:r w:rsidR="00C301CF">
        <w:rPr>
          <w:rFonts w:ascii="Arial" w:hAnsi="Arial" w:cs="Arial"/>
          <w:lang w:val="en-US"/>
        </w:rPr>
        <w:t>'step 1' and 'step 2' model spaces</w:t>
      </w:r>
      <w:commentRangeEnd w:id="531"/>
      <w:r w:rsidR="00930ABD">
        <w:rPr>
          <w:rStyle w:val="CommentReference"/>
        </w:rPr>
        <w:commentReference w:id="531"/>
      </w:r>
    </w:p>
    <w:p w:rsidRPr="008F1CDF" w:rsidR="00172731" w:rsidP="00172731" w:rsidRDefault="00172731" w14:paraId="1A43ACF0" w14:textId="77777777">
      <w:pPr>
        <w:spacing w:line="480" w:lineRule="auto"/>
        <w:rPr>
          <w:rFonts w:ascii="Arial" w:hAnsi="Arial" w:cs="Arial"/>
          <w:u w:val="single"/>
          <w:lang w:val="en-US"/>
        </w:rPr>
      </w:pPr>
      <w:r>
        <w:rPr>
          <w:rFonts w:ascii="Arial" w:hAnsi="Arial" w:cs="Arial"/>
          <w:u w:val="single"/>
          <w:lang w:val="en-US"/>
        </w:rPr>
        <w:t xml:space="preserve">fMRI </w:t>
      </w:r>
      <w:r w:rsidRPr="008F1CDF">
        <w:rPr>
          <w:rFonts w:ascii="Arial" w:hAnsi="Arial" w:cs="Arial"/>
          <w:u w:val="single"/>
          <w:lang w:val="en-US"/>
        </w:rPr>
        <w:t>results</w:t>
      </w:r>
    </w:p>
    <w:p w:rsidR="00172731" w:rsidP="00A65BF5" w:rsidRDefault="00A05617" w14:paraId="314E4157" w14:textId="04BCA029">
      <w:pPr>
        <w:spacing w:line="480" w:lineRule="auto"/>
        <w:jc w:val="both"/>
        <w:rPr>
          <w:rFonts w:ascii="Arial" w:hAnsi="Arial" w:cs="Arial"/>
          <w:lang w:val="en-US"/>
        </w:rPr>
      </w:pPr>
      <w:r w:rsidRPr="728432B7">
        <w:rPr>
          <w:rFonts w:ascii="Arial" w:hAnsi="Arial" w:cs="Arial"/>
          <w:lang w:val="en-US"/>
        </w:rPr>
        <w:t>We found a</w:t>
      </w:r>
      <w:r w:rsidRPr="728432B7" w:rsidR="00172731">
        <w:rPr>
          <w:rFonts w:ascii="Arial" w:hAnsi="Arial" w:cs="Arial"/>
          <w:lang w:val="en-US"/>
        </w:rPr>
        <w:t xml:space="preserve"> </w:t>
      </w:r>
      <w:commentRangeStart w:id="532"/>
      <w:r w:rsidRPr="728432B7" w:rsidR="00172731">
        <w:rPr>
          <w:rFonts w:ascii="Arial" w:hAnsi="Arial" w:cs="Arial"/>
          <w:lang w:val="en-US"/>
        </w:rPr>
        <w:t>main effect</w:t>
      </w:r>
      <w:r w:rsidRPr="728432B7" w:rsidR="001236E6">
        <w:rPr>
          <w:rFonts w:ascii="Arial" w:hAnsi="Arial" w:cs="Arial"/>
          <w:lang w:val="en-US"/>
        </w:rPr>
        <w:t xml:space="preserve"> </w:t>
      </w:r>
      <w:ins w:author="Schlagenhauf, Florian" w:date="2021-07-20T14:38:00Z" w:id="533">
        <w:r w:rsidR="00720A9C">
          <w:rPr>
            <w:rFonts w:ascii="Arial" w:hAnsi="Arial" w:cs="Arial"/>
            <w:lang w:val="en-US"/>
          </w:rPr>
          <w:t xml:space="preserve">of RPE combined over </w:t>
        </w:r>
      </w:ins>
      <w:del w:author="Schlagenhauf, Florian" w:date="2021-07-20T14:38:00Z" w:id="534">
        <w:r w:rsidRPr="728432B7" w:rsidDel="00720A9C" w:rsidR="001236E6">
          <w:rPr>
            <w:rFonts w:ascii="Arial" w:hAnsi="Arial" w:cs="Arial"/>
            <w:lang w:val="en-US"/>
          </w:rPr>
          <w:delText xml:space="preserve">of </w:delText>
        </w:r>
      </w:del>
      <w:r w:rsidRPr="728432B7" w:rsidR="001236E6">
        <w:rPr>
          <w:rFonts w:ascii="Arial" w:hAnsi="Arial" w:cs="Arial"/>
          <w:lang w:val="en-US"/>
        </w:rPr>
        <w:t>both conditions</w:t>
      </w:r>
      <w:commentRangeEnd w:id="532"/>
      <w:r w:rsidR="00172731">
        <w:commentReference w:id="532"/>
      </w:r>
      <w:r w:rsidRPr="728432B7" w:rsidR="001236E6">
        <w:rPr>
          <w:rFonts w:ascii="Arial" w:hAnsi="Arial" w:cs="Arial"/>
          <w:lang w:val="en-US"/>
        </w:rPr>
        <w:t xml:space="preserve"> </w:t>
      </w:r>
      <w:r w:rsidRPr="728432B7" w:rsidR="00172731">
        <w:rPr>
          <w:rFonts w:ascii="Arial" w:hAnsi="Arial" w:cs="Arial"/>
          <w:lang w:val="en-US"/>
        </w:rPr>
        <w:t xml:space="preserve">in the </w:t>
      </w:r>
      <w:del w:author="Lennart Lüttgau" w:date="2021-07-06T14:15:00Z" w:id="535">
        <w:r w:rsidRPr="728432B7" w:rsidDel="00172731" w:rsidR="00172731">
          <w:rPr>
            <w:rFonts w:ascii="Arial" w:hAnsi="Arial" w:cs="Arial"/>
            <w:lang w:val="en-US"/>
          </w:rPr>
          <w:delText xml:space="preserve">network of the </w:delText>
        </w:r>
      </w:del>
      <w:proofErr w:type="spellStart"/>
      <w:r w:rsidRPr="728432B7" w:rsidR="00172731">
        <w:rPr>
          <w:rFonts w:ascii="Arial" w:hAnsi="Arial" w:cs="Arial"/>
          <w:lang w:val="en-US"/>
        </w:rPr>
        <w:t>vmPFC</w:t>
      </w:r>
      <w:proofErr w:type="spellEnd"/>
      <w:r w:rsidRPr="728432B7" w:rsidR="00172731">
        <w:rPr>
          <w:rFonts w:ascii="Arial" w:hAnsi="Arial" w:cs="Arial"/>
          <w:lang w:val="en-US"/>
        </w:rPr>
        <w:t>, bilateral striatum, posterior cingulate cortex (PCC) and bilateral insula</w:t>
      </w:r>
      <w:r w:rsidRPr="728432B7">
        <w:rPr>
          <w:rFonts w:ascii="Arial" w:hAnsi="Arial" w:cs="Arial"/>
          <w:lang w:val="en-US"/>
        </w:rPr>
        <w:t xml:space="preserve"> (</w:t>
      </w:r>
      <w:del w:author="Lennart Lüttgau" w:date="2021-07-06T14:16:00Z" w:id="536">
        <w:r w:rsidRPr="728432B7" w:rsidDel="00A05617" w:rsidR="00172731">
          <w:rPr>
            <w:rFonts w:ascii="Arial" w:hAnsi="Arial" w:cs="Arial"/>
            <w:lang w:val="en-US"/>
          </w:rPr>
          <w:delText xml:space="preserve">thresholded at </w:delText>
        </w:r>
      </w:del>
      <w:r w:rsidRPr="728432B7">
        <w:rPr>
          <w:rFonts w:ascii="Arial" w:hAnsi="Arial" w:cs="Arial"/>
          <w:lang w:val="en-US"/>
        </w:rPr>
        <w:t xml:space="preserve">FWE-corrected p </w:t>
      </w:r>
      <w:del w:author="Lennart Lüttgau" w:date="2021-07-06T14:16:00Z" w:id="537">
        <w:r w:rsidRPr="728432B7" w:rsidDel="00A05617" w:rsidR="00172731">
          <w:rPr>
            <w:rFonts w:ascii="Cambria Math" w:hAnsi="Cambria Math" w:cs="Cambria Math"/>
            <w:lang w:val="en-US"/>
          </w:rPr>
          <w:delText>&gt;</w:delText>
        </w:r>
        <w:r w:rsidRPr="728432B7" w:rsidDel="00A05617" w:rsidR="00172731">
          <w:rPr>
            <w:rFonts w:ascii="Arial" w:hAnsi="Arial" w:cs="Arial"/>
            <w:lang w:val="en-US"/>
          </w:rPr>
          <w:delText xml:space="preserve"> </w:delText>
        </w:r>
      </w:del>
      <w:ins w:author="Lennart Lüttgau" w:date="2021-07-06T14:16:00Z" w:id="538">
        <w:r w:rsidRPr="728432B7" w:rsidR="00EB1963">
          <w:rPr>
            <w:rFonts w:ascii="Cambria Math" w:hAnsi="Cambria Math" w:cs="Cambria Math"/>
            <w:lang w:val="en-US"/>
          </w:rPr>
          <w:t xml:space="preserve">&lt; </w:t>
        </w:r>
      </w:ins>
      <w:r w:rsidRPr="728432B7">
        <w:rPr>
          <w:rFonts w:ascii="Arial" w:hAnsi="Arial" w:cs="Arial"/>
          <w:lang w:val="en-US"/>
        </w:rPr>
        <w:t>0.05 for the whole brain</w:t>
      </w:r>
      <w:r w:rsidRPr="728432B7" w:rsidR="00D11351">
        <w:rPr>
          <w:rFonts w:ascii="Arial" w:hAnsi="Arial" w:cs="Arial"/>
          <w:lang w:val="en-US"/>
        </w:rPr>
        <w:t>, see Table 1).</w:t>
      </w:r>
    </w:p>
    <w:p w:rsidR="00BA031D" w:rsidP="00A65BF5" w:rsidRDefault="005324AF" w14:paraId="12947C43" w14:textId="6E857051">
      <w:pPr>
        <w:spacing w:line="480" w:lineRule="auto"/>
        <w:jc w:val="both"/>
        <w:rPr>
          <w:rFonts w:ascii="Arial" w:hAnsi="Arial" w:cs="Arial"/>
          <w:lang w:val="en-US"/>
        </w:rPr>
      </w:pPr>
      <w:ins w:author="Schlagenhauf, Florian" w:date="2021-07-20T14:46:00Z" w:id="539">
        <w:r>
          <w:rPr>
            <w:rFonts w:ascii="Arial" w:hAnsi="Arial" w:cs="Arial"/>
            <w:lang w:val="en-US"/>
          </w:rPr>
          <w:t>There was no significant e</w:t>
        </w:r>
      </w:ins>
      <w:ins w:author="Schlagenhauf, Florian" w:date="2021-07-20T14:45:00Z" w:id="540">
        <w:r w:rsidR="006769F5">
          <w:rPr>
            <w:rFonts w:ascii="Arial" w:hAnsi="Arial" w:cs="Arial"/>
            <w:lang w:val="en-US"/>
          </w:rPr>
          <w:t>ffect of conditio</w:t>
        </w:r>
        <w:r>
          <w:rPr>
            <w:rFonts w:ascii="Arial" w:hAnsi="Arial" w:cs="Arial"/>
            <w:lang w:val="en-US"/>
          </w:rPr>
          <w:t>n</w:t>
        </w:r>
        <w:r w:rsidR="006769F5">
          <w:rPr>
            <w:rFonts w:ascii="Arial" w:hAnsi="Arial" w:cs="Arial"/>
            <w:lang w:val="en-US"/>
          </w:rPr>
          <w:t xml:space="preserve"> </w:t>
        </w:r>
      </w:ins>
      <w:ins w:author="Schlagenhauf, Florian" w:date="2021-07-20T14:46:00Z" w:id="541">
        <w:r>
          <w:rPr>
            <w:rFonts w:ascii="Arial" w:hAnsi="Arial" w:cs="Arial"/>
            <w:lang w:val="en-US"/>
          </w:rPr>
          <w:t xml:space="preserve">on RPE-related activation in the </w:t>
        </w:r>
        <w:proofErr w:type="spellStart"/>
        <w:r>
          <w:rPr>
            <w:rFonts w:ascii="Arial" w:hAnsi="Arial" w:cs="Arial"/>
            <w:lang w:val="en-US"/>
          </w:rPr>
          <w:t>whie</w:t>
        </w:r>
        <w:proofErr w:type="spellEnd"/>
        <w:r>
          <w:rPr>
            <w:rFonts w:ascii="Arial" w:hAnsi="Arial" w:cs="Arial"/>
            <w:lang w:val="en-US"/>
          </w:rPr>
          <w:t xml:space="preserve"> brain analyses. </w:t>
        </w:r>
      </w:ins>
    </w:p>
    <w:p w:rsidR="00BA031D" w:rsidP="00A65BF5" w:rsidRDefault="00BA031D" w14:paraId="41024FE6" w14:textId="0901E2B4">
      <w:pPr>
        <w:spacing w:line="480" w:lineRule="auto"/>
        <w:jc w:val="both"/>
        <w:rPr>
          <w:rFonts w:ascii="Arial" w:hAnsi="Arial" w:cs="Arial"/>
          <w:lang w:val="en-US"/>
        </w:rPr>
      </w:pPr>
    </w:p>
    <w:p w:rsidR="00172731" w:rsidP="00172731" w:rsidRDefault="00BA031D" w14:paraId="222D6B64" w14:textId="4F2A1EDF">
      <w:pPr>
        <w:spacing w:line="480" w:lineRule="auto"/>
        <w:rPr>
          <w:rFonts w:ascii="Arial" w:hAnsi="Arial" w:cs="Arial"/>
          <w:lang w:val="en-US"/>
        </w:rPr>
      </w:pPr>
      <w:r w:rsidRPr="728432B7">
        <w:rPr>
          <w:rFonts w:ascii="Arial" w:hAnsi="Arial" w:cs="Arial"/>
          <w:lang w:val="en-US"/>
        </w:rPr>
        <w:t xml:space="preserve">Table </w:t>
      </w:r>
      <w:del w:author="Lennart Lüttgau" w:date="2021-07-06T14:16:00Z" w:id="542">
        <w:r w:rsidRPr="728432B7" w:rsidDel="00BA031D">
          <w:rPr>
            <w:rFonts w:ascii="Arial" w:hAnsi="Arial" w:cs="Arial"/>
            <w:lang w:val="en-US"/>
          </w:rPr>
          <w:delText xml:space="preserve">1 </w:delText>
        </w:r>
      </w:del>
      <w:ins w:author="Sjoerds, Z." w:date="2021-07-19T07:54:00Z" w:id="543">
        <w:r w:rsidRPr="728432B7" w:rsidR="18D1B0A0">
          <w:rPr>
            <w:rFonts w:ascii="Arial" w:hAnsi="Arial" w:cs="Arial"/>
            <w:lang w:val="en-US"/>
          </w:rPr>
          <w:t>3</w:t>
        </w:r>
      </w:ins>
      <w:ins w:author="Lennart Lüttgau" w:date="2021-07-06T14:16:00Z" w:id="544">
        <w:del w:author="Sjoerds, Z." w:date="2021-07-19T07:54:00Z" w:id="545">
          <w:r w:rsidRPr="728432B7" w:rsidDel="00EB1963">
            <w:rPr>
              <w:rFonts w:ascii="Arial" w:hAnsi="Arial" w:cs="Arial"/>
              <w:lang w:val="en-US"/>
            </w:rPr>
            <w:delText>2</w:delText>
          </w:r>
        </w:del>
        <w:r w:rsidRPr="728432B7" w:rsidR="00EB1963">
          <w:rPr>
            <w:rFonts w:ascii="Arial" w:hAnsi="Arial" w:cs="Arial"/>
            <w:lang w:val="en-US"/>
          </w:rPr>
          <w:t xml:space="preserve"> </w:t>
        </w:r>
      </w:ins>
      <w:r w:rsidRPr="728432B7">
        <w:rPr>
          <w:rFonts w:ascii="Arial" w:hAnsi="Arial" w:cs="Arial"/>
          <w:lang w:val="en-US"/>
        </w:rPr>
        <w:t>Main effects of task on RPE representation across conditions</w:t>
      </w:r>
    </w:p>
    <w:tbl>
      <w:tblPr>
        <w:tblpPr w:leftFromText="141" w:rightFromText="141" w:bottomFromText="160" w:vertAnchor="text" w:horzAnchor="margin" w:tblpY="319"/>
        <w:tblW w:w="8431" w:type="dxa"/>
        <w:tblLayout w:type="fixed"/>
        <w:tblCellMar>
          <w:left w:w="70" w:type="dxa"/>
          <w:right w:w="70" w:type="dxa"/>
        </w:tblCellMar>
        <w:tblLook w:val="04A0" w:firstRow="1" w:lastRow="0" w:firstColumn="1" w:lastColumn="0" w:noHBand="0" w:noVBand="1"/>
      </w:tblPr>
      <w:tblGrid>
        <w:gridCol w:w="1271"/>
        <w:gridCol w:w="626"/>
        <w:gridCol w:w="826"/>
        <w:gridCol w:w="409"/>
        <w:gridCol w:w="679"/>
        <w:gridCol w:w="547"/>
        <w:gridCol w:w="1454"/>
        <w:gridCol w:w="1015"/>
        <w:gridCol w:w="1604"/>
        <w:tblGridChange w:id="546">
          <w:tblGrid>
            <w:gridCol w:w="1271"/>
            <w:gridCol w:w="626"/>
            <w:gridCol w:w="826"/>
            <w:gridCol w:w="409"/>
            <w:gridCol w:w="679"/>
            <w:gridCol w:w="547"/>
            <w:gridCol w:w="1311"/>
            <w:gridCol w:w="1158"/>
            <w:gridCol w:w="1604"/>
          </w:tblGrid>
        </w:tblGridChange>
      </w:tblGrid>
      <w:tr w:rsidRPr="00F12B24" w:rsidR="00BA243B" w:rsidTr="728432B7" w14:paraId="64776DB0" w14:textId="77777777">
        <w:trPr>
          <w:trHeight w:val="214"/>
        </w:trPr>
        <w:tc>
          <w:tcPr>
            <w:tcW w:w="8431" w:type="dxa"/>
            <w:gridSpan w:val="9"/>
            <w:tcBorders>
              <w:top w:val="nil"/>
              <w:left w:val="nil"/>
              <w:bottom w:val="single" w:color="auto" w:sz="24" w:space="0"/>
              <w:right w:val="nil"/>
            </w:tcBorders>
            <w:vAlign w:val="center"/>
            <w:hideMark/>
          </w:tcPr>
          <w:p w:rsidRPr="00BA243B" w:rsidR="00BA243B" w:rsidP="00BA243B" w:rsidRDefault="222693B8" w14:paraId="5CD4A2D3" w14:textId="43BA5D4F">
            <w:pPr>
              <w:spacing w:after="0" w:line="480" w:lineRule="auto"/>
              <w:jc w:val="center"/>
              <w:rPr>
                <w:rFonts w:ascii="Arial" w:hAnsi="Arial" w:eastAsia="Times New Roman" w:cs="Arial"/>
                <w:b/>
                <w:bCs/>
                <w:color w:val="000000"/>
                <w:sz w:val="20"/>
                <w:szCs w:val="20"/>
                <w:lang w:val="en-US" w:eastAsia="de-DE"/>
              </w:rPr>
            </w:pPr>
            <w:commentRangeStart w:id="547"/>
            <w:commentRangeStart w:id="548"/>
            <w:commentRangeStart w:id="549"/>
            <w:r w:rsidRPr="728432B7">
              <w:rPr>
                <w:rFonts w:ascii="Arial" w:hAnsi="Arial" w:eastAsia="Times New Roman" w:cs="Arial"/>
                <w:b/>
                <w:bCs/>
                <w:color w:val="000000" w:themeColor="text1"/>
                <w:sz w:val="20"/>
                <w:szCs w:val="20"/>
                <w:lang w:val="en-US" w:eastAsia="de-DE"/>
              </w:rPr>
              <w:t xml:space="preserve">Main Effect of </w:t>
            </w:r>
            <w:r w:rsidRPr="728432B7" w:rsidR="7FB7186F">
              <w:rPr>
                <w:rFonts w:ascii="Arial" w:hAnsi="Arial" w:eastAsia="Times New Roman" w:cs="Arial"/>
                <w:b/>
                <w:bCs/>
                <w:color w:val="000000" w:themeColor="text1"/>
                <w:sz w:val="20"/>
                <w:szCs w:val="20"/>
                <w:lang w:val="en-US" w:eastAsia="de-DE"/>
              </w:rPr>
              <w:t>Task across Conditions</w:t>
            </w:r>
            <w:r w:rsidRPr="728432B7">
              <w:rPr>
                <w:rFonts w:ascii="Arial" w:hAnsi="Arial" w:eastAsia="Times New Roman" w:cs="Arial"/>
                <w:b/>
                <w:bCs/>
                <w:color w:val="000000" w:themeColor="text1"/>
                <w:sz w:val="20"/>
                <w:szCs w:val="20"/>
                <w:lang w:val="en-US" w:eastAsia="de-DE"/>
              </w:rPr>
              <w:t xml:space="preserve"> (</w:t>
            </w:r>
            <w:r w:rsidRPr="728432B7" w:rsidR="7FB7186F">
              <w:rPr>
                <w:rFonts w:ascii="Arial" w:hAnsi="Arial" w:eastAsia="Times New Roman" w:cs="Arial"/>
                <w:b/>
                <w:bCs/>
                <w:color w:val="000000" w:themeColor="text1"/>
                <w:sz w:val="20"/>
                <w:szCs w:val="20"/>
                <w:lang w:val="en-US" w:eastAsia="de-DE"/>
              </w:rPr>
              <w:t>CT and ST</w:t>
            </w:r>
            <w:r w:rsidRPr="728432B7">
              <w:rPr>
                <w:rFonts w:ascii="Arial" w:hAnsi="Arial" w:eastAsia="Times New Roman" w:cs="Arial"/>
                <w:b/>
                <w:bCs/>
                <w:color w:val="000000" w:themeColor="text1"/>
                <w:sz w:val="20"/>
                <w:szCs w:val="20"/>
                <w:lang w:val="en-US" w:eastAsia="de-DE"/>
              </w:rPr>
              <w:t>)</w:t>
            </w:r>
            <w:commentRangeEnd w:id="547"/>
            <w:r w:rsidR="00BA243B">
              <w:commentReference w:id="547"/>
            </w:r>
            <w:commentRangeEnd w:id="548"/>
            <w:r w:rsidR="00BA243B">
              <w:commentReference w:id="548"/>
            </w:r>
            <w:commentRangeEnd w:id="549"/>
            <w:r w:rsidR="00BA243B">
              <w:commentReference w:id="549"/>
            </w:r>
          </w:p>
        </w:tc>
      </w:tr>
      <w:tr w:rsidRPr="00BA243B" w:rsidR="00BA243B" w:rsidTr="000C2983" w14:paraId="347E382C" w14:textId="77777777">
        <w:tblPrEx>
          <w:tblW w:w="8431" w:type="dxa"/>
          <w:tblLayout w:type="fixed"/>
          <w:tblCellMar>
            <w:left w:w="70" w:type="dxa"/>
            <w:right w:w="70" w:type="dxa"/>
          </w:tblCellMar>
          <w:tblPrExChange w:author="Schlagenhauf, Florian" w:date="2021-07-20T14:39:00Z" w:id="550">
            <w:tblPrEx>
              <w:tblW w:w="8431" w:type="dxa"/>
              <w:tblLayout w:type="fixed"/>
              <w:tblCellMar>
                <w:left w:w="70" w:type="dxa"/>
                <w:right w:w="70" w:type="dxa"/>
              </w:tblCellMar>
            </w:tblPrEx>
          </w:tblPrExChange>
        </w:tblPrEx>
        <w:trPr>
          <w:trHeight w:val="214"/>
          <w:trPrChange w:author="Schlagenhauf, Florian" w:date="2021-07-20T14:39:00Z" w:id="551">
            <w:trPr>
              <w:trHeight w:val="214"/>
            </w:trPr>
          </w:trPrChange>
        </w:trPr>
        <w:tc>
          <w:tcPr>
            <w:tcW w:w="1271" w:type="dxa"/>
            <w:vMerge w:val="restart"/>
            <w:tcBorders>
              <w:top w:val="single" w:color="auto" w:sz="24" w:space="0"/>
              <w:left w:val="nil"/>
              <w:bottom w:val="nil"/>
              <w:right w:val="nil"/>
            </w:tcBorders>
            <w:vAlign w:val="center"/>
            <w:hideMark/>
            <w:tcPrChange w:author="Schlagenhauf, Florian" w:date="2021-07-20T14:39:00Z" w:id="552">
              <w:tcPr>
                <w:tcW w:w="1271" w:type="dxa"/>
                <w:vMerge w:val="restart"/>
                <w:tcBorders>
                  <w:top w:val="single" w:color="auto" w:sz="24" w:space="0"/>
                  <w:left w:val="nil"/>
                  <w:bottom w:val="nil"/>
                  <w:right w:val="nil"/>
                </w:tcBorders>
                <w:vAlign w:val="center"/>
                <w:hideMark/>
              </w:tcPr>
            </w:tcPrChange>
          </w:tcPr>
          <w:p w:rsidRPr="00BA243B" w:rsidR="00BA243B" w:rsidP="00813EFA" w:rsidRDefault="00BA243B" w14:paraId="54B7EE80"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color w:val="000000"/>
                <w:sz w:val="20"/>
                <w:szCs w:val="20"/>
                <w:lang w:val="en-US" w:eastAsia="de-DE"/>
              </w:rPr>
              <w:t>Region</w:t>
            </w:r>
          </w:p>
        </w:tc>
        <w:tc>
          <w:tcPr>
            <w:tcW w:w="626" w:type="dxa"/>
            <w:vMerge w:val="restart"/>
            <w:tcBorders>
              <w:top w:val="single" w:color="auto" w:sz="24" w:space="0"/>
              <w:left w:val="nil"/>
              <w:bottom w:val="nil"/>
              <w:right w:val="nil"/>
            </w:tcBorders>
            <w:vAlign w:val="center"/>
            <w:hideMark/>
            <w:tcPrChange w:author="Schlagenhauf, Florian" w:date="2021-07-20T14:39:00Z" w:id="553">
              <w:tcPr>
                <w:tcW w:w="626" w:type="dxa"/>
                <w:vMerge w:val="restart"/>
                <w:tcBorders>
                  <w:top w:val="single" w:color="auto" w:sz="24" w:space="0"/>
                  <w:left w:val="nil"/>
                  <w:bottom w:val="nil"/>
                  <w:right w:val="nil"/>
                </w:tcBorders>
                <w:vAlign w:val="center"/>
                <w:hideMark/>
              </w:tcPr>
            </w:tcPrChange>
          </w:tcPr>
          <w:p w:rsidRPr="00BA243B" w:rsidR="00BA243B" w:rsidP="00813EFA" w:rsidRDefault="00BA243B" w14:paraId="2F457E1E"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color w:val="000000"/>
                <w:sz w:val="20"/>
                <w:szCs w:val="20"/>
                <w:lang w:val="en-US" w:eastAsia="de-DE"/>
              </w:rPr>
              <w:t>Side</w:t>
            </w:r>
          </w:p>
        </w:tc>
        <w:tc>
          <w:tcPr>
            <w:tcW w:w="826" w:type="dxa"/>
            <w:vMerge w:val="restart"/>
            <w:tcBorders>
              <w:top w:val="single" w:color="auto" w:sz="24" w:space="0"/>
              <w:left w:val="nil"/>
              <w:bottom w:val="nil"/>
              <w:right w:val="nil"/>
            </w:tcBorders>
            <w:vAlign w:val="center"/>
            <w:hideMark/>
            <w:tcPrChange w:author="Schlagenhauf, Florian" w:date="2021-07-20T14:39:00Z" w:id="554">
              <w:tcPr>
                <w:tcW w:w="826" w:type="dxa"/>
                <w:vMerge w:val="restart"/>
                <w:tcBorders>
                  <w:top w:val="single" w:color="auto" w:sz="24" w:space="0"/>
                  <w:left w:val="nil"/>
                  <w:bottom w:val="nil"/>
                  <w:right w:val="nil"/>
                </w:tcBorders>
                <w:vAlign w:val="center"/>
                <w:hideMark/>
              </w:tcPr>
            </w:tcPrChange>
          </w:tcPr>
          <w:p w:rsidRPr="00BA243B" w:rsidR="00BA243B" w:rsidP="00813EFA" w:rsidRDefault="00BA243B" w14:paraId="180401AB"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color w:val="000000"/>
                <w:sz w:val="20"/>
                <w:szCs w:val="20"/>
                <w:lang w:val="en-US" w:eastAsia="de-DE"/>
              </w:rPr>
              <w:t>Cluster size</w:t>
            </w:r>
          </w:p>
        </w:tc>
        <w:tc>
          <w:tcPr>
            <w:tcW w:w="1635" w:type="dxa"/>
            <w:gridSpan w:val="3"/>
            <w:vMerge w:val="restart"/>
            <w:tcBorders>
              <w:top w:val="single" w:color="auto" w:sz="24" w:space="0"/>
              <w:left w:val="nil"/>
              <w:bottom w:val="single" w:color="auto" w:sz="18" w:space="0"/>
              <w:right w:val="nil"/>
            </w:tcBorders>
            <w:vAlign w:val="center"/>
            <w:hideMark/>
            <w:tcPrChange w:author="Schlagenhauf, Florian" w:date="2021-07-20T14:39:00Z" w:id="555">
              <w:tcPr>
                <w:tcW w:w="1635" w:type="dxa"/>
                <w:gridSpan w:val="3"/>
                <w:vMerge w:val="restart"/>
                <w:tcBorders>
                  <w:top w:val="single" w:color="auto" w:sz="24" w:space="0"/>
                  <w:left w:val="nil"/>
                  <w:bottom w:val="single" w:color="auto" w:sz="18" w:space="0"/>
                  <w:right w:val="nil"/>
                </w:tcBorders>
                <w:vAlign w:val="center"/>
                <w:hideMark/>
              </w:tcPr>
            </w:tcPrChange>
          </w:tcPr>
          <w:p w:rsidRPr="00BA243B" w:rsidR="00BA243B" w:rsidP="00813EFA" w:rsidRDefault="00BA243B" w14:paraId="6CC0BC82"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color w:val="000000"/>
                <w:sz w:val="20"/>
                <w:szCs w:val="20"/>
                <w:lang w:val="en-US" w:eastAsia="de-DE"/>
              </w:rPr>
              <w:t>MNI - peak coordinate</w:t>
            </w:r>
          </w:p>
        </w:tc>
        <w:tc>
          <w:tcPr>
            <w:tcW w:w="1454" w:type="dxa"/>
            <w:vMerge w:val="restart"/>
            <w:tcBorders>
              <w:top w:val="single" w:color="auto" w:sz="24" w:space="0"/>
              <w:left w:val="nil"/>
              <w:bottom w:val="nil"/>
              <w:right w:val="nil"/>
            </w:tcBorders>
            <w:vAlign w:val="center"/>
            <w:hideMark/>
            <w:tcPrChange w:author="Schlagenhauf, Florian" w:date="2021-07-20T14:39:00Z" w:id="556">
              <w:tcPr>
                <w:tcW w:w="1311" w:type="dxa"/>
                <w:vMerge w:val="restart"/>
                <w:tcBorders>
                  <w:top w:val="single" w:color="auto" w:sz="24" w:space="0"/>
                  <w:left w:val="nil"/>
                  <w:bottom w:val="nil"/>
                  <w:right w:val="nil"/>
                </w:tcBorders>
                <w:vAlign w:val="center"/>
                <w:hideMark/>
              </w:tcPr>
            </w:tcPrChange>
          </w:tcPr>
          <w:p w:rsidRPr="00BA243B" w:rsidR="00BA243B" w:rsidP="00813EFA" w:rsidRDefault="00BA243B" w14:paraId="390CBAB1" w14:textId="0B4E8279">
            <w:pPr>
              <w:spacing w:after="0" w:line="240" w:lineRule="auto"/>
              <w:jc w:val="center"/>
              <w:rPr>
                <w:rFonts w:ascii="Arial" w:hAnsi="Arial" w:eastAsia="Times New Roman" w:cs="Arial"/>
                <w:i/>
                <w:iCs/>
                <w:color w:val="000000"/>
                <w:sz w:val="20"/>
                <w:szCs w:val="20"/>
                <w:lang w:val="en-US" w:eastAsia="de-DE"/>
              </w:rPr>
            </w:pPr>
            <w:r>
              <w:rPr>
                <w:rFonts w:ascii="Arial" w:hAnsi="Arial" w:eastAsia="Times New Roman" w:cs="Arial"/>
                <w:i/>
                <w:iCs/>
                <w:color w:val="000000"/>
                <w:sz w:val="20"/>
                <w:szCs w:val="20"/>
                <w:lang w:val="en-US" w:eastAsia="de-DE"/>
              </w:rPr>
              <w:t>T</w:t>
            </w:r>
            <w:r w:rsidRPr="00BA243B">
              <w:rPr>
                <w:rFonts w:ascii="Arial" w:hAnsi="Arial" w:eastAsia="Times New Roman" w:cs="Arial"/>
                <w:i/>
                <w:iCs/>
                <w:color w:val="000000"/>
                <w:sz w:val="20"/>
                <w:szCs w:val="20"/>
                <w:lang w:val="en-US" w:eastAsia="de-DE"/>
              </w:rPr>
              <w:t xml:space="preserve"> value</w:t>
            </w:r>
          </w:p>
        </w:tc>
        <w:tc>
          <w:tcPr>
            <w:tcW w:w="1015" w:type="dxa"/>
            <w:vMerge w:val="restart"/>
            <w:tcBorders>
              <w:top w:val="single" w:color="auto" w:sz="24" w:space="0"/>
              <w:left w:val="nil"/>
              <w:bottom w:val="nil"/>
              <w:right w:val="nil"/>
            </w:tcBorders>
            <w:vAlign w:val="center"/>
            <w:hideMark/>
            <w:tcPrChange w:author="Schlagenhauf, Florian" w:date="2021-07-20T14:39:00Z" w:id="557">
              <w:tcPr>
                <w:tcW w:w="1158" w:type="dxa"/>
                <w:vMerge w:val="restart"/>
                <w:tcBorders>
                  <w:top w:val="single" w:color="auto" w:sz="24" w:space="0"/>
                  <w:left w:val="nil"/>
                  <w:bottom w:val="nil"/>
                  <w:right w:val="nil"/>
                </w:tcBorders>
                <w:vAlign w:val="center"/>
                <w:hideMark/>
              </w:tcPr>
            </w:tcPrChange>
          </w:tcPr>
          <w:p w:rsidRPr="00BA243B" w:rsidR="00BA243B" w:rsidP="00813EFA" w:rsidRDefault="00BA243B" w14:paraId="3862EEB2" w14:textId="77777777">
            <w:pPr>
              <w:spacing w:after="0" w:line="240" w:lineRule="auto"/>
              <w:jc w:val="center"/>
              <w:rPr>
                <w:rFonts w:ascii="Arial" w:hAnsi="Arial" w:eastAsia="Times New Roman" w:cs="Arial"/>
                <w:i/>
                <w:iCs/>
                <w:color w:val="000000"/>
                <w:sz w:val="20"/>
                <w:szCs w:val="20"/>
                <w:lang w:val="en-US" w:eastAsia="de-DE"/>
              </w:rPr>
            </w:pPr>
            <w:proofErr w:type="spellStart"/>
            <w:r w:rsidRPr="00BA243B">
              <w:rPr>
                <w:rFonts w:ascii="Arial" w:hAnsi="Arial" w:eastAsia="Times New Roman" w:cs="Arial"/>
                <w:i/>
                <w:iCs/>
                <w:color w:val="000000"/>
                <w:sz w:val="20"/>
                <w:szCs w:val="20"/>
                <w:lang w:val="en-US" w:eastAsia="de-DE"/>
              </w:rPr>
              <w:t>p</w:t>
            </w:r>
            <w:r w:rsidRPr="00BA243B">
              <w:rPr>
                <w:rFonts w:ascii="Arial" w:hAnsi="Arial" w:eastAsia="Times New Roman" w:cs="Arial"/>
                <w:i/>
                <w:iCs/>
                <w:color w:val="000000"/>
                <w:sz w:val="20"/>
                <w:szCs w:val="20"/>
                <w:vertAlign w:val="subscript"/>
                <w:lang w:val="en-US" w:eastAsia="de-DE"/>
              </w:rPr>
              <w:t>uncorrected</w:t>
            </w:r>
            <w:proofErr w:type="spellEnd"/>
          </w:p>
        </w:tc>
        <w:tc>
          <w:tcPr>
            <w:tcW w:w="1604" w:type="dxa"/>
            <w:tcBorders>
              <w:top w:val="single" w:color="auto" w:sz="24" w:space="0"/>
              <w:left w:val="nil"/>
              <w:bottom w:val="nil"/>
              <w:right w:val="nil"/>
            </w:tcBorders>
            <w:vAlign w:val="center"/>
            <w:hideMark/>
            <w:tcPrChange w:author="Schlagenhauf, Florian" w:date="2021-07-20T14:39:00Z" w:id="558">
              <w:tcPr>
                <w:tcW w:w="1604" w:type="dxa"/>
                <w:tcBorders>
                  <w:top w:val="single" w:color="auto" w:sz="24" w:space="0"/>
                  <w:left w:val="nil"/>
                  <w:bottom w:val="nil"/>
                  <w:right w:val="nil"/>
                </w:tcBorders>
                <w:vAlign w:val="center"/>
                <w:hideMark/>
              </w:tcPr>
            </w:tcPrChange>
          </w:tcPr>
          <w:p w:rsidRPr="00BA243B" w:rsidR="00BA243B" w:rsidP="00813EFA" w:rsidRDefault="00BA243B" w14:paraId="466BE6B3" w14:textId="77777777">
            <w:pPr>
              <w:spacing w:after="0" w:line="240" w:lineRule="auto"/>
              <w:jc w:val="center"/>
              <w:rPr>
                <w:rFonts w:ascii="Arial" w:hAnsi="Arial" w:eastAsia="Times New Roman" w:cs="Arial"/>
                <w:i/>
                <w:iCs/>
                <w:color w:val="000000"/>
                <w:sz w:val="20"/>
                <w:szCs w:val="20"/>
                <w:lang w:val="en-US" w:eastAsia="de-DE"/>
              </w:rPr>
            </w:pPr>
            <w:proofErr w:type="spellStart"/>
            <w:r w:rsidRPr="00BA243B">
              <w:rPr>
                <w:rFonts w:ascii="Arial" w:hAnsi="Arial" w:eastAsia="Times New Roman" w:cs="Arial"/>
                <w:bCs/>
                <w:i/>
                <w:iCs/>
                <w:color w:val="000000"/>
                <w:sz w:val="20"/>
                <w:szCs w:val="20"/>
                <w:lang w:val="en-US" w:eastAsia="de-DE"/>
              </w:rPr>
              <w:t>p</w:t>
            </w:r>
            <w:r w:rsidRPr="00BA243B">
              <w:rPr>
                <w:rFonts w:ascii="Arial" w:hAnsi="Arial" w:eastAsia="Times New Roman" w:cs="Arial"/>
                <w:i/>
                <w:iCs/>
                <w:color w:val="000000"/>
                <w:sz w:val="20"/>
                <w:szCs w:val="20"/>
                <w:vertAlign w:val="subscript"/>
                <w:lang w:val="en-US" w:eastAsia="de-DE"/>
              </w:rPr>
              <w:t>FWE</w:t>
            </w:r>
            <w:proofErr w:type="spellEnd"/>
          </w:p>
        </w:tc>
      </w:tr>
      <w:tr w:rsidRPr="00BA243B" w:rsidR="00BA243B" w:rsidTr="000C2983" w14:paraId="50C9836A" w14:textId="77777777">
        <w:tblPrEx>
          <w:tblW w:w="8431" w:type="dxa"/>
          <w:tblLayout w:type="fixed"/>
          <w:tblCellMar>
            <w:left w:w="70" w:type="dxa"/>
            <w:right w:w="70" w:type="dxa"/>
          </w:tblCellMar>
          <w:tblPrExChange w:author="Schlagenhauf, Florian" w:date="2021-07-20T14:39:00Z" w:id="559">
            <w:tblPrEx>
              <w:tblW w:w="8431" w:type="dxa"/>
              <w:tblLayout w:type="fixed"/>
              <w:tblCellMar>
                <w:left w:w="70" w:type="dxa"/>
                <w:right w:w="70" w:type="dxa"/>
              </w:tblCellMar>
            </w:tblPrEx>
          </w:tblPrExChange>
        </w:tblPrEx>
        <w:trPr>
          <w:trHeight w:val="333"/>
          <w:trPrChange w:author="Schlagenhauf, Florian" w:date="2021-07-20T14:39:00Z" w:id="560">
            <w:trPr>
              <w:trHeight w:val="333"/>
            </w:trPr>
          </w:trPrChange>
        </w:trPr>
        <w:tc>
          <w:tcPr>
            <w:tcW w:w="1271" w:type="dxa"/>
            <w:vMerge/>
            <w:vAlign w:val="center"/>
            <w:hideMark/>
            <w:tcPrChange w:author="Schlagenhauf, Florian" w:date="2021-07-20T14:39:00Z" w:id="561">
              <w:tcPr>
                <w:tcW w:w="1271" w:type="dxa"/>
                <w:vMerge/>
                <w:vAlign w:val="center"/>
                <w:hideMark/>
              </w:tcPr>
            </w:tcPrChange>
          </w:tcPr>
          <w:p w:rsidRPr="00BA243B" w:rsidR="00BA243B" w:rsidP="00813EFA" w:rsidRDefault="00BA243B" w14:paraId="693DACF9" w14:textId="77777777">
            <w:pPr>
              <w:spacing w:after="0" w:line="240" w:lineRule="auto"/>
              <w:rPr>
                <w:rFonts w:ascii="Arial" w:hAnsi="Arial" w:eastAsia="Times New Roman" w:cs="Arial"/>
                <w:color w:val="000000"/>
                <w:sz w:val="20"/>
                <w:szCs w:val="20"/>
                <w:lang w:val="en-US" w:eastAsia="de-DE"/>
              </w:rPr>
            </w:pPr>
          </w:p>
        </w:tc>
        <w:tc>
          <w:tcPr>
            <w:tcW w:w="626" w:type="dxa"/>
            <w:vMerge/>
            <w:vAlign w:val="center"/>
            <w:hideMark/>
            <w:tcPrChange w:author="Schlagenhauf, Florian" w:date="2021-07-20T14:39:00Z" w:id="562">
              <w:tcPr>
                <w:tcW w:w="626" w:type="dxa"/>
                <w:vMerge/>
                <w:vAlign w:val="center"/>
                <w:hideMark/>
              </w:tcPr>
            </w:tcPrChange>
          </w:tcPr>
          <w:p w:rsidRPr="00BA243B" w:rsidR="00BA243B" w:rsidP="00813EFA" w:rsidRDefault="00BA243B" w14:paraId="7E21C71C" w14:textId="77777777">
            <w:pPr>
              <w:spacing w:after="0" w:line="240" w:lineRule="auto"/>
              <w:rPr>
                <w:rFonts w:ascii="Arial" w:hAnsi="Arial" w:eastAsia="Times New Roman" w:cs="Arial"/>
                <w:color w:val="000000"/>
                <w:sz w:val="20"/>
                <w:szCs w:val="20"/>
                <w:lang w:val="en-US" w:eastAsia="de-DE"/>
              </w:rPr>
            </w:pPr>
          </w:p>
        </w:tc>
        <w:tc>
          <w:tcPr>
            <w:tcW w:w="826" w:type="dxa"/>
            <w:vMerge/>
            <w:vAlign w:val="center"/>
            <w:hideMark/>
            <w:tcPrChange w:author="Schlagenhauf, Florian" w:date="2021-07-20T14:39:00Z" w:id="563">
              <w:tcPr>
                <w:tcW w:w="826" w:type="dxa"/>
                <w:vMerge/>
                <w:vAlign w:val="center"/>
                <w:hideMark/>
              </w:tcPr>
            </w:tcPrChange>
          </w:tcPr>
          <w:p w:rsidRPr="00BA243B" w:rsidR="00BA243B" w:rsidP="00813EFA" w:rsidRDefault="00BA243B" w14:paraId="70E08AA2" w14:textId="77777777">
            <w:pPr>
              <w:spacing w:after="0" w:line="240" w:lineRule="auto"/>
              <w:rPr>
                <w:rFonts w:ascii="Arial" w:hAnsi="Arial" w:eastAsia="Times New Roman" w:cs="Arial"/>
                <w:color w:val="000000"/>
                <w:sz w:val="20"/>
                <w:szCs w:val="20"/>
                <w:lang w:val="en-US" w:eastAsia="de-DE"/>
              </w:rPr>
            </w:pPr>
          </w:p>
        </w:tc>
        <w:tc>
          <w:tcPr>
            <w:tcW w:w="1635" w:type="dxa"/>
            <w:gridSpan w:val="3"/>
            <w:vMerge/>
            <w:vAlign w:val="center"/>
            <w:hideMark/>
            <w:tcPrChange w:author="Schlagenhauf, Florian" w:date="2021-07-20T14:39:00Z" w:id="564">
              <w:tcPr>
                <w:tcW w:w="1635" w:type="dxa"/>
                <w:gridSpan w:val="3"/>
                <w:vMerge/>
                <w:vAlign w:val="center"/>
                <w:hideMark/>
              </w:tcPr>
            </w:tcPrChange>
          </w:tcPr>
          <w:p w:rsidRPr="00BA243B" w:rsidR="00BA243B" w:rsidP="00813EFA" w:rsidRDefault="00BA243B" w14:paraId="713366A7" w14:textId="77777777">
            <w:pPr>
              <w:spacing w:after="0" w:line="240" w:lineRule="auto"/>
              <w:rPr>
                <w:rFonts w:ascii="Arial" w:hAnsi="Arial" w:eastAsia="Times New Roman" w:cs="Arial"/>
                <w:color w:val="000000"/>
                <w:sz w:val="20"/>
                <w:szCs w:val="20"/>
                <w:lang w:val="en-US" w:eastAsia="de-DE"/>
              </w:rPr>
            </w:pPr>
          </w:p>
        </w:tc>
        <w:tc>
          <w:tcPr>
            <w:tcW w:w="1454" w:type="dxa"/>
            <w:vMerge/>
            <w:vAlign w:val="center"/>
            <w:hideMark/>
            <w:tcPrChange w:author="Schlagenhauf, Florian" w:date="2021-07-20T14:39:00Z" w:id="565">
              <w:tcPr>
                <w:tcW w:w="1311" w:type="dxa"/>
                <w:vMerge/>
                <w:vAlign w:val="center"/>
                <w:hideMark/>
              </w:tcPr>
            </w:tcPrChange>
          </w:tcPr>
          <w:p w:rsidRPr="00BA243B" w:rsidR="00BA243B" w:rsidP="00813EFA" w:rsidRDefault="00BA243B" w14:paraId="5BF613F8" w14:textId="77777777">
            <w:pPr>
              <w:spacing w:after="0" w:line="240" w:lineRule="auto"/>
              <w:rPr>
                <w:rFonts w:ascii="Arial" w:hAnsi="Arial" w:eastAsia="Times New Roman" w:cs="Arial"/>
                <w:i/>
                <w:iCs/>
                <w:color w:val="000000"/>
                <w:sz w:val="20"/>
                <w:szCs w:val="20"/>
                <w:lang w:val="en-US" w:eastAsia="de-DE"/>
              </w:rPr>
            </w:pPr>
          </w:p>
        </w:tc>
        <w:tc>
          <w:tcPr>
            <w:tcW w:w="1015" w:type="dxa"/>
            <w:vMerge/>
            <w:vAlign w:val="center"/>
            <w:hideMark/>
            <w:tcPrChange w:author="Schlagenhauf, Florian" w:date="2021-07-20T14:39:00Z" w:id="566">
              <w:tcPr>
                <w:tcW w:w="1158" w:type="dxa"/>
                <w:vMerge/>
                <w:vAlign w:val="center"/>
                <w:hideMark/>
              </w:tcPr>
            </w:tcPrChange>
          </w:tcPr>
          <w:p w:rsidRPr="00BA243B" w:rsidR="00BA243B" w:rsidP="00813EFA" w:rsidRDefault="00BA243B" w14:paraId="0A690250" w14:textId="77777777">
            <w:pPr>
              <w:spacing w:after="0" w:line="240" w:lineRule="auto"/>
              <w:rPr>
                <w:rFonts w:ascii="Arial" w:hAnsi="Arial" w:eastAsia="Times New Roman" w:cs="Arial"/>
                <w:i/>
                <w:iCs/>
                <w:color w:val="000000"/>
                <w:sz w:val="20"/>
                <w:szCs w:val="20"/>
                <w:lang w:val="en-US" w:eastAsia="de-DE"/>
              </w:rPr>
            </w:pPr>
          </w:p>
        </w:tc>
        <w:tc>
          <w:tcPr>
            <w:tcW w:w="1604" w:type="dxa"/>
            <w:vAlign w:val="center"/>
            <w:hideMark/>
            <w:tcPrChange w:author="Schlagenhauf, Florian" w:date="2021-07-20T14:39:00Z" w:id="567">
              <w:tcPr>
                <w:tcW w:w="1604" w:type="dxa"/>
                <w:vAlign w:val="center"/>
                <w:hideMark/>
              </w:tcPr>
            </w:tcPrChange>
          </w:tcPr>
          <w:p w:rsidRPr="00BA243B" w:rsidR="00BA243B" w:rsidP="00813EFA" w:rsidRDefault="00BA243B" w14:paraId="798A7C25"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corrected</w:t>
            </w:r>
          </w:p>
        </w:tc>
      </w:tr>
      <w:tr w:rsidRPr="00BA243B" w:rsidR="00BA243B" w:rsidTr="000C2983" w14:paraId="2990E0B3" w14:textId="77777777">
        <w:tblPrEx>
          <w:tblW w:w="8431" w:type="dxa"/>
          <w:tblLayout w:type="fixed"/>
          <w:tblCellMar>
            <w:left w:w="70" w:type="dxa"/>
            <w:right w:w="70" w:type="dxa"/>
          </w:tblCellMar>
          <w:tblPrExChange w:author="Schlagenhauf, Florian" w:date="2021-07-20T14:39:00Z" w:id="568">
            <w:tblPrEx>
              <w:tblW w:w="8431" w:type="dxa"/>
              <w:tblLayout w:type="fixed"/>
              <w:tblCellMar>
                <w:left w:w="70" w:type="dxa"/>
                <w:right w:w="70" w:type="dxa"/>
              </w:tblCellMar>
            </w:tblPrEx>
          </w:tblPrExChange>
        </w:tblPrEx>
        <w:trPr>
          <w:trHeight w:val="255"/>
          <w:trPrChange w:author="Schlagenhauf, Florian" w:date="2021-07-20T14:39:00Z" w:id="569">
            <w:trPr>
              <w:trHeight w:val="255"/>
            </w:trPr>
          </w:trPrChange>
        </w:trPr>
        <w:tc>
          <w:tcPr>
            <w:tcW w:w="1271" w:type="dxa"/>
            <w:tcBorders>
              <w:top w:val="nil"/>
              <w:left w:val="nil"/>
              <w:bottom w:val="double" w:color="auto" w:sz="4" w:space="0"/>
              <w:right w:val="nil"/>
            </w:tcBorders>
            <w:vAlign w:val="center"/>
            <w:hideMark/>
            <w:tcPrChange w:author="Schlagenhauf, Florian" w:date="2021-07-20T14:39:00Z" w:id="570">
              <w:tcPr>
                <w:tcW w:w="1271" w:type="dxa"/>
                <w:tcBorders>
                  <w:top w:val="nil"/>
                  <w:left w:val="nil"/>
                  <w:bottom w:val="double" w:color="auto" w:sz="4" w:space="0"/>
                  <w:right w:val="nil"/>
                </w:tcBorders>
                <w:vAlign w:val="center"/>
                <w:hideMark/>
              </w:tcPr>
            </w:tcPrChange>
          </w:tcPr>
          <w:p w:rsidRPr="00BA243B" w:rsidR="00BA243B" w:rsidP="00813EFA" w:rsidRDefault="00BA243B" w14:paraId="5DC3499B"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 </w:t>
            </w:r>
          </w:p>
        </w:tc>
        <w:tc>
          <w:tcPr>
            <w:tcW w:w="626" w:type="dxa"/>
            <w:tcBorders>
              <w:top w:val="nil"/>
              <w:left w:val="nil"/>
              <w:bottom w:val="double" w:color="auto" w:sz="4" w:space="0"/>
              <w:right w:val="nil"/>
            </w:tcBorders>
            <w:vAlign w:val="center"/>
            <w:hideMark/>
            <w:tcPrChange w:author="Schlagenhauf, Florian" w:date="2021-07-20T14:39:00Z" w:id="571">
              <w:tcPr>
                <w:tcW w:w="626" w:type="dxa"/>
                <w:tcBorders>
                  <w:top w:val="nil"/>
                  <w:left w:val="nil"/>
                  <w:bottom w:val="double" w:color="auto" w:sz="4" w:space="0"/>
                  <w:right w:val="nil"/>
                </w:tcBorders>
                <w:vAlign w:val="center"/>
                <w:hideMark/>
              </w:tcPr>
            </w:tcPrChange>
          </w:tcPr>
          <w:p w:rsidRPr="00BA243B" w:rsidR="00BA243B" w:rsidP="00813EFA" w:rsidRDefault="00BA243B" w14:paraId="27EB9FD1"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color w:val="000000"/>
                <w:sz w:val="20"/>
                <w:szCs w:val="20"/>
                <w:lang w:val="en-US" w:eastAsia="de-DE"/>
              </w:rPr>
              <w:t> </w:t>
            </w:r>
          </w:p>
        </w:tc>
        <w:tc>
          <w:tcPr>
            <w:tcW w:w="826" w:type="dxa"/>
            <w:tcBorders>
              <w:top w:val="nil"/>
              <w:left w:val="nil"/>
              <w:bottom w:val="double" w:color="auto" w:sz="4" w:space="0"/>
              <w:right w:val="nil"/>
            </w:tcBorders>
            <w:vAlign w:val="center"/>
            <w:hideMark/>
            <w:tcPrChange w:author="Schlagenhauf, Florian" w:date="2021-07-20T14:39:00Z" w:id="572">
              <w:tcPr>
                <w:tcW w:w="826" w:type="dxa"/>
                <w:tcBorders>
                  <w:top w:val="nil"/>
                  <w:left w:val="nil"/>
                  <w:bottom w:val="double" w:color="auto" w:sz="4" w:space="0"/>
                  <w:right w:val="nil"/>
                </w:tcBorders>
                <w:vAlign w:val="center"/>
                <w:hideMark/>
              </w:tcPr>
            </w:tcPrChange>
          </w:tcPr>
          <w:p w:rsidRPr="00BA243B" w:rsidR="00BA243B" w:rsidP="00813EFA" w:rsidRDefault="00BA243B" w14:paraId="155EECF8"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color w:val="000000"/>
                <w:sz w:val="20"/>
                <w:szCs w:val="20"/>
                <w:lang w:val="en-US" w:eastAsia="de-DE"/>
              </w:rPr>
              <w:t> </w:t>
            </w:r>
          </w:p>
        </w:tc>
        <w:tc>
          <w:tcPr>
            <w:tcW w:w="409" w:type="dxa"/>
            <w:tcBorders>
              <w:top w:val="single" w:color="auto" w:sz="18" w:space="0"/>
              <w:left w:val="nil"/>
              <w:bottom w:val="double" w:color="auto" w:sz="4" w:space="0"/>
              <w:right w:val="nil"/>
            </w:tcBorders>
            <w:vAlign w:val="center"/>
            <w:hideMark/>
            <w:tcPrChange w:author="Schlagenhauf, Florian" w:date="2021-07-20T14:39:00Z" w:id="573">
              <w:tcPr>
                <w:tcW w:w="409" w:type="dxa"/>
                <w:tcBorders>
                  <w:top w:val="single" w:color="auto" w:sz="18" w:space="0"/>
                  <w:left w:val="nil"/>
                  <w:bottom w:val="double" w:color="auto" w:sz="4" w:space="0"/>
                  <w:right w:val="nil"/>
                </w:tcBorders>
                <w:vAlign w:val="center"/>
                <w:hideMark/>
              </w:tcPr>
            </w:tcPrChange>
          </w:tcPr>
          <w:p w:rsidRPr="00BA243B" w:rsidR="00BA243B" w:rsidP="00813EFA" w:rsidRDefault="00BA243B" w14:paraId="75B5A9FA"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x</w:t>
            </w:r>
          </w:p>
        </w:tc>
        <w:tc>
          <w:tcPr>
            <w:tcW w:w="679" w:type="dxa"/>
            <w:tcBorders>
              <w:top w:val="single" w:color="auto" w:sz="18" w:space="0"/>
              <w:left w:val="nil"/>
              <w:bottom w:val="double" w:color="auto" w:sz="4" w:space="0"/>
              <w:right w:val="nil"/>
            </w:tcBorders>
            <w:vAlign w:val="center"/>
            <w:hideMark/>
            <w:tcPrChange w:author="Schlagenhauf, Florian" w:date="2021-07-20T14:39:00Z" w:id="574">
              <w:tcPr>
                <w:tcW w:w="679" w:type="dxa"/>
                <w:tcBorders>
                  <w:top w:val="single" w:color="auto" w:sz="18" w:space="0"/>
                  <w:left w:val="nil"/>
                  <w:bottom w:val="double" w:color="auto" w:sz="4" w:space="0"/>
                  <w:right w:val="nil"/>
                </w:tcBorders>
                <w:vAlign w:val="center"/>
                <w:hideMark/>
              </w:tcPr>
            </w:tcPrChange>
          </w:tcPr>
          <w:p w:rsidRPr="00BA243B" w:rsidR="00BA243B" w:rsidP="00813EFA" w:rsidRDefault="00BA243B" w14:paraId="5546CB63"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y</w:t>
            </w:r>
          </w:p>
        </w:tc>
        <w:tc>
          <w:tcPr>
            <w:tcW w:w="547" w:type="dxa"/>
            <w:tcBorders>
              <w:top w:val="single" w:color="auto" w:sz="18" w:space="0"/>
              <w:left w:val="nil"/>
              <w:bottom w:val="double" w:color="auto" w:sz="4" w:space="0"/>
              <w:right w:val="nil"/>
            </w:tcBorders>
            <w:vAlign w:val="center"/>
            <w:hideMark/>
            <w:tcPrChange w:author="Schlagenhauf, Florian" w:date="2021-07-20T14:39:00Z" w:id="575">
              <w:tcPr>
                <w:tcW w:w="547" w:type="dxa"/>
                <w:tcBorders>
                  <w:top w:val="single" w:color="auto" w:sz="18" w:space="0"/>
                  <w:left w:val="nil"/>
                  <w:bottom w:val="double" w:color="auto" w:sz="4" w:space="0"/>
                  <w:right w:val="nil"/>
                </w:tcBorders>
                <w:vAlign w:val="center"/>
                <w:hideMark/>
              </w:tcPr>
            </w:tcPrChange>
          </w:tcPr>
          <w:p w:rsidRPr="00BA243B" w:rsidR="00BA243B" w:rsidP="00813EFA" w:rsidRDefault="00BA243B" w14:paraId="17F580A4"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z</w:t>
            </w:r>
          </w:p>
        </w:tc>
        <w:tc>
          <w:tcPr>
            <w:tcW w:w="1454" w:type="dxa"/>
            <w:tcBorders>
              <w:top w:val="nil"/>
              <w:left w:val="nil"/>
              <w:bottom w:val="double" w:color="auto" w:sz="4" w:space="0"/>
              <w:right w:val="nil"/>
            </w:tcBorders>
            <w:vAlign w:val="center"/>
            <w:hideMark/>
            <w:tcPrChange w:author="Schlagenhauf, Florian" w:date="2021-07-20T14:39:00Z" w:id="576">
              <w:tcPr>
                <w:tcW w:w="1311" w:type="dxa"/>
                <w:tcBorders>
                  <w:top w:val="nil"/>
                  <w:left w:val="nil"/>
                  <w:bottom w:val="double" w:color="auto" w:sz="4" w:space="0"/>
                  <w:right w:val="nil"/>
                </w:tcBorders>
                <w:vAlign w:val="center"/>
                <w:hideMark/>
              </w:tcPr>
            </w:tcPrChange>
          </w:tcPr>
          <w:p w:rsidRPr="00BA243B" w:rsidR="00BA243B" w:rsidP="00813EFA" w:rsidRDefault="00BA243B" w14:paraId="4054C7BB"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 </w:t>
            </w:r>
          </w:p>
        </w:tc>
        <w:tc>
          <w:tcPr>
            <w:tcW w:w="1015" w:type="dxa"/>
            <w:tcBorders>
              <w:top w:val="nil"/>
              <w:left w:val="nil"/>
              <w:bottom w:val="double" w:color="auto" w:sz="4" w:space="0"/>
              <w:right w:val="nil"/>
            </w:tcBorders>
            <w:vAlign w:val="center"/>
            <w:hideMark/>
            <w:tcPrChange w:author="Schlagenhauf, Florian" w:date="2021-07-20T14:39:00Z" w:id="577">
              <w:tcPr>
                <w:tcW w:w="1158" w:type="dxa"/>
                <w:tcBorders>
                  <w:top w:val="nil"/>
                  <w:left w:val="nil"/>
                  <w:bottom w:val="double" w:color="auto" w:sz="4" w:space="0"/>
                  <w:right w:val="nil"/>
                </w:tcBorders>
                <w:vAlign w:val="center"/>
                <w:hideMark/>
              </w:tcPr>
            </w:tcPrChange>
          </w:tcPr>
          <w:p w:rsidRPr="00BA243B" w:rsidR="00BA243B" w:rsidP="00813EFA" w:rsidRDefault="00BA243B" w14:paraId="0F7F1499"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 </w:t>
            </w:r>
          </w:p>
        </w:tc>
        <w:tc>
          <w:tcPr>
            <w:tcW w:w="1604" w:type="dxa"/>
            <w:tcBorders>
              <w:top w:val="nil"/>
              <w:left w:val="nil"/>
              <w:bottom w:val="double" w:color="auto" w:sz="4" w:space="0"/>
              <w:right w:val="nil"/>
            </w:tcBorders>
            <w:vAlign w:val="center"/>
            <w:hideMark/>
            <w:tcPrChange w:author="Schlagenhauf, Florian" w:date="2021-07-20T14:39:00Z" w:id="578">
              <w:tcPr>
                <w:tcW w:w="1604" w:type="dxa"/>
                <w:tcBorders>
                  <w:top w:val="nil"/>
                  <w:left w:val="nil"/>
                  <w:bottom w:val="double" w:color="auto" w:sz="4" w:space="0"/>
                  <w:right w:val="nil"/>
                </w:tcBorders>
                <w:vAlign w:val="center"/>
                <w:hideMark/>
              </w:tcPr>
            </w:tcPrChange>
          </w:tcPr>
          <w:p w:rsidRPr="00BA243B" w:rsidR="00BA243B" w:rsidP="00813EFA" w:rsidRDefault="00BA243B" w14:paraId="1945E5E2" w14:textId="77777777">
            <w:pPr>
              <w:spacing w:after="0" w:line="240" w:lineRule="auto"/>
              <w:jc w:val="center"/>
              <w:rPr>
                <w:rFonts w:ascii="Arial" w:hAnsi="Arial" w:eastAsia="Times New Roman" w:cs="Arial"/>
                <w:color w:val="000000"/>
                <w:sz w:val="20"/>
                <w:szCs w:val="20"/>
                <w:lang w:val="en-US" w:eastAsia="de-DE"/>
              </w:rPr>
            </w:pPr>
            <w:r w:rsidRPr="00BA243B">
              <w:rPr>
                <w:rFonts w:ascii="Arial" w:hAnsi="Arial" w:eastAsia="Times New Roman" w:cs="Arial"/>
                <w:bCs/>
                <w:color w:val="000000"/>
                <w:sz w:val="20"/>
                <w:szCs w:val="20"/>
                <w:lang w:val="en-US" w:eastAsia="de-DE"/>
              </w:rPr>
              <w:t> </w:t>
            </w:r>
          </w:p>
        </w:tc>
      </w:tr>
      <w:tr w:rsidRPr="00BA243B" w:rsidR="00BA243B" w:rsidTr="000C2983" w14:paraId="4A84E05C" w14:textId="77777777">
        <w:tblPrEx>
          <w:tblW w:w="8431" w:type="dxa"/>
          <w:tblLayout w:type="fixed"/>
          <w:tblCellMar>
            <w:left w:w="70" w:type="dxa"/>
            <w:right w:w="70" w:type="dxa"/>
          </w:tblCellMar>
          <w:tblPrExChange w:author="Schlagenhauf, Florian" w:date="2021-07-20T14:39:00Z" w:id="579">
            <w:tblPrEx>
              <w:tblW w:w="8431" w:type="dxa"/>
              <w:tblLayout w:type="fixed"/>
              <w:tblCellMar>
                <w:left w:w="70" w:type="dxa"/>
                <w:right w:w="70" w:type="dxa"/>
              </w:tblCellMar>
            </w:tblPrEx>
          </w:tblPrExChange>
        </w:tblPrEx>
        <w:trPr>
          <w:trHeight w:val="415"/>
          <w:trPrChange w:author="Schlagenhauf, Florian" w:date="2021-07-20T14:39:00Z" w:id="580">
            <w:trPr>
              <w:trHeight w:val="415"/>
            </w:trPr>
          </w:trPrChange>
        </w:trPr>
        <w:tc>
          <w:tcPr>
            <w:tcW w:w="1271" w:type="dxa"/>
            <w:vMerge w:val="restart"/>
            <w:tcBorders>
              <w:top w:val="double" w:color="auto" w:sz="4" w:space="0"/>
              <w:left w:val="nil"/>
              <w:bottom w:val="nil"/>
              <w:right w:val="nil"/>
            </w:tcBorders>
            <w:vAlign w:val="center"/>
            <w:hideMark/>
            <w:tcPrChange w:author="Schlagenhauf, Florian" w:date="2021-07-20T14:39:00Z" w:id="581">
              <w:tcPr>
                <w:tcW w:w="1271" w:type="dxa"/>
                <w:vMerge w:val="restart"/>
                <w:tcBorders>
                  <w:top w:val="double" w:color="auto" w:sz="4" w:space="0"/>
                  <w:left w:val="nil"/>
                  <w:bottom w:val="nil"/>
                  <w:right w:val="nil"/>
                </w:tcBorders>
                <w:vAlign w:val="center"/>
                <w:hideMark/>
              </w:tcPr>
            </w:tcPrChange>
          </w:tcPr>
          <w:p w:rsidR="00D11351" w:rsidP="00813EFA" w:rsidRDefault="00D11351" w14:paraId="5415870B" w14:textId="77777777">
            <w:pPr>
              <w:spacing w:after="0" w:line="240" w:lineRule="auto"/>
              <w:jc w:val="center"/>
              <w:rPr>
                <w:rFonts w:ascii="Arial" w:hAnsi="Arial" w:eastAsia="Times New Roman" w:cs="Arial"/>
                <w:color w:val="000000"/>
                <w:sz w:val="18"/>
                <w:szCs w:val="18"/>
                <w:lang w:val="en-US" w:eastAsia="de-DE"/>
              </w:rPr>
            </w:pPr>
          </w:p>
          <w:p w:rsidR="00BA243B" w:rsidP="00813EFA" w:rsidRDefault="00BA243B" w14:paraId="438C37BA" w14:textId="5674A61D">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Middle frontal gyru</w:t>
            </w:r>
            <w:r w:rsidR="002B3C00">
              <w:rPr>
                <w:rFonts w:ascii="Arial" w:hAnsi="Arial" w:eastAsia="Times New Roman" w:cs="Arial"/>
                <w:color w:val="000000"/>
                <w:sz w:val="18"/>
                <w:szCs w:val="18"/>
                <w:lang w:val="en-US" w:eastAsia="de-DE"/>
              </w:rPr>
              <w:t>s</w:t>
            </w:r>
          </w:p>
          <w:p w:rsidR="00D11351" w:rsidP="00813EFA" w:rsidRDefault="00D11351" w14:paraId="63A545D3" w14:textId="77777777">
            <w:pPr>
              <w:spacing w:after="0" w:line="240" w:lineRule="auto"/>
              <w:jc w:val="center"/>
              <w:rPr>
                <w:rFonts w:ascii="Arial" w:hAnsi="Arial" w:eastAsia="Times New Roman" w:cs="Arial"/>
                <w:color w:val="000000"/>
                <w:sz w:val="18"/>
                <w:szCs w:val="18"/>
                <w:lang w:val="en-US" w:eastAsia="de-DE"/>
              </w:rPr>
            </w:pPr>
          </w:p>
          <w:p w:rsidRPr="00BA243B" w:rsidR="002B3C00" w:rsidP="00813EFA" w:rsidRDefault="002B3C00" w14:paraId="1322DF20" w14:textId="79DB0D97">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Precuneus</w:t>
            </w:r>
          </w:p>
        </w:tc>
        <w:tc>
          <w:tcPr>
            <w:tcW w:w="626" w:type="dxa"/>
            <w:vMerge w:val="restart"/>
            <w:tcBorders>
              <w:top w:val="double" w:color="auto" w:sz="4" w:space="0"/>
              <w:left w:val="nil"/>
              <w:bottom w:val="nil"/>
              <w:right w:val="nil"/>
            </w:tcBorders>
            <w:vAlign w:val="center"/>
            <w:hideMark/>
            <w:tcPrChange w:author="Schlagenhauf, Florian" w:date="2021-07-20T14:39:00Z" w:id="582">
              <w:tcPr>
                <w:tcW w:w="626" w:type="dxa"/>
                <w:vMerge w:val="restart"/>
                <w:tcBorders>
                  <w:top w:val="double" w:color="auto" w:sz="4" w:space="0"/>
                  <w:left w:val="nil"/>
                  <w:bottom w:val="nil"/>
                  <w:right w:val="nil"/>
                </w:tcBorders>
                <w:vAlign w:val="center"/>
                <w:hideMark/>
              </w:tcPr>
            </w:tcPrChange>
          </w:tcPr>
          <w:p w:rsidR="00BA243B" w:rsidP="00813EFA" w:rsidRDefault="00BA243B" w14:paraId="603FE422" w14:textId="585F27C2">
            <w:pPr>
              <w:spacing w:after="0" w:line="240" w:lineRule="auto"/>
              <w:jc w:val="center"/>
              <w:rPr>
                <w:rFonts w:ascii="Arial" w:hAnsi="Arial" w:eastAsia="AdvPTimes" w:cs="Arial"/>
                <w:color w:val="000000"/>
                <w:sz w:val="18"/>
                <w:szCs w:val="18"/>
                <w:lang w:val="en-US" w:eastAsia="de-DE"/>
              </w:rPr>
            </w:pPr>
          </w:p>
          <w:p w:rsidR="00D11351" w:rsidP="00813EFA" w:rsidRDefault="00D11351" w14:paraId="44C1163C" w14:textId="77777777">
            <w:pPr>
              <w:spacing w:after="0" w:line="240" w:lineRule="auto"/>
              <w:jc w:val="center"/>
              <w:rPr>
                <w:rFonts w:ascii="Arial" w:hAnsi="Arial" w:eastAsia="AdvPTimes" w:cs="Arial"/>
                <w:color w:val="000000"/>
                <w:sz w:val="18"/>
                <w:szCs w:val="18"/>
                <w:lang w:val="en-US" w:eastAsia="de-DE"/>
              </w:rPr>
            </w:pPr>
          </w:p>
          <w:p w:rsidR="002B3C00" w:rsidP="00813EFA" w:rsidRDefault="002B3C00" w14:paraId="7921DC7F" w14:textId="39030AC6">
            <w:pPr>
              <w:spacing w:after="0" w:line="240" w:lineRule="auto"/>
              <w:jc w:val="center"/>
              <w:rPr>
                <w:rFonts w:ascii="Arial" w:hAnsi="Arial" w:eastAsia="AdvPTimes" w:cs="Arial"/>
                <w:color w:val="000000"/>
                <w:sz w:val="18"/>
                <w:szCs w:val="18"/>
                <w:lang w:val="en-US" w:eastAsia="de-DE"/>
              </w:rPr>
            </w:pPr>
            <w:r>
              <w:rPr>
                <w:rFonts w:ascii="Arial" w:hAnsi="Arial" w:eastAsia="AdvPTimes" w:cs="Arial"/>
                <w:color w:val="000000"/>
                <w:sz w:val="18"/>
                <w:szCs w:val="18"/>
                <w:lang w:val="en-US" w:eastAsia="de-DE"/>
              </w:rPr>
              <w:t>L/R</w:t>
            </w:r>
          </w:p>
          <w:p w:rsidRPr="00BA243B" w:rsidR="002B3C00" w:rsidP="00813EFA" w:rsidRDefault="00D11351" w14:paraId="3BD69A01" w14:textId="086F830C">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br/>
            </w:r>
            <w:r w:rsidR="002B3C00">
              <w:rPr>
                <w:rFonts w:ascii="Arial" w:hAnsi="Arial" w:eastAsia="AdvPTimes" w:cs="Arial"/>
                <w:color w:val="000000"/>
                <w:sz w:val="18"/>
                <w:szCs w:val="18"/>
                <w:lang w:val="en-US" w:eastAsia="de-DE"/>
              </w:rPr>
              <w:t>L</w:t>
            </w:r>
          </w:p>
        </w:tc>
        <w:tc>
          <w:tcPr>
            <w:tcW w:w="826" w:type="dxa"/>
            <w:vMerge w:val="restart"/>
            <w:tcBorders>
              <w:top w:val="double" w:color="auto" w:sz="4" w:space="0"/>
              <w:left w:val="nil"/>
              <w:bottom w:val="nil"/>
              <w:right w:val="nil"/>
            </w:tcBorders>
            <w:vAlign w:val="center"/>
            <w:hideMark/>
            <w:tcPrChange w:author="Schlagenhauf, Florian" w:date="2021-07-20T14:39:00Z" w:id="583">
              <w:tcPr>
                <w:tcW w:w="826" w:type="dxa"/>
                <w:vMerge w:val="restart"/>
                <w:tcBorders>
                  <w:top w:val="double" w:color="auto" w:sz="4" w:space="0"/>
                  <w:left w:val="nil"/>
                  <w:bottom w:val="nil"/>
                  <w:right w:val="nil"/>
                </w:tcBorders>
                <w:vAlign w:val="center"/>
                <w:hideMark/>
              </w:tcPr>
            </w:tcPrChange>
          </w:tcPr>
          <w:p w:rsidR="00FF4769" w:rsidP="00813EFA" w:rsidRDefault="00FF4769" w14:paraId="06AA4560" w14:textId="77777777">
            <w:pPr>
              <w:spacing w:after="0" w:line="240" w:lineRule="auto"/>
              <w:jc w:val="center"/>
              <w:rPr>
                <w:rFonts w:ascii="Arial" w:hAnsi="Arial" w:eastAsia="AdvPTimes" w:cs="Arial"/>
                <w:color w:val="000000"/>
                <w:sz w:val="18"/>
                <w:szCs w:val="18"/>
                <w:lang w:val="en-US" w:eastAsia="de-DE"/>
              </w:rPr>
            </w:pPr>
          </w:p>
          <w:p w:rsidR="00D11351" w:rsidP="00813EFA" w:rsidRDefault="00D11351" w14:paraId="7A88C22B" w14:textId="77777777">
            <w:pPr>
              <w:spacing w:after="0" w:line="240" w:lineRule="auto"/>
              <w:jc w:val="center"/>
              <w:rPr>
                <w:rFonts w:ascii="Arial" w:hAnsi="Arial" w:eastAsia="AdvPTimes" w:cs="Arial"/>
                <w:color w:val="000000"/>
                <w:sz w:val="18"/>
                <w:szCs w:val="18"/>
                <w:lang w:val="en-US" w:eastAsia="de-DE"/>
              </w:rPr>
            </w:pPr>
          </w:p>
          <w:p w:rsidR="00FF4769" w:rsidP="00813EFA" w:rsidRDefault="00BA243B" w14:paraId="4F3D38FC" w14:textId="74B5B90B">
            <w:pPr>
              <w:spacing w:after="0" w:line="240" w:lineRule="auto"/>
              <w:jc w:val="center"/>
              <w:rPr>
                <w:rFonts w:ascii="Arial" w:hAnsi="Arial" w:eastAsia="AdvPTimes" w:cs="Arial"/>
                <w:color w:val="000000"/>
                <w:sz w:val="18"/>
                <w:szCs w:val="18"/>
                <w:lang w:val="en-US" w:eastAsia="de-DE"/>
              </w:rPr>
            </w:pPr>
            <w:r w:rsidRPr="00BA243B">
              <w:rPr>
                <w:rFonts w:ascii="Arial" w:hAnsi="Arial" w:eastAsia="AdvPTimes" w:cs="Arial"/>
                <w:color w:val="000000"/>
                <w:sz w:val="18"/>
                <w:szCs w:val="18"/>
                <w:lang w:val="en-US" w:eastAsia="de-DE"/>
              </w:rPr>
              <w:t>4</w:t>
            </w:r>
            <w:r w:rsidR="002B3C00">
              <w:rPr>
                <w:rFonts w:ascii="Arial" w:hAnsi="Arial" w:eastAsia="AdvPTimes" w:cs="Arial"/>
                <w:color w:val="000000"/>
                <w:sz w:val="18"/>
                <w:szCs w:val="18"/>
                <w:lang w:val="en-US" w:eastAsia="de-DE"/>
              </w:rPr>
              <w:t>01</w:t>
            </w:r>
          </w:p>
          <w:p w:rsidR="00D11351" w:rsidP="00813EFA" w:rsidRDefault="00D11351" w14:paraId="0C069CB0" w14:textId="77777777">
            <w:pPr>
              <w:spacing w:after="0" w:line="240" w:lineRule="auto"/>
              <w:jc w:val="center"/>
              <w:rPr>
                <w:rFonts w:ascii="Arial" w:hAnsi="Arial" w:eastAsia="AdvPTimes" w:cs="Arial"/>
                <w:color w:val="000000"/>
                <w:sz w:val="18"/>
                <w:szCs w:val="18"/>
                <w:lang w:val="en-US" w:eastAsia="de-DE"/>
              </w:rPr>
            </w:pPr>
          </w:p>
          <w:p w:rsidRPr="00BA243B" w:rsidR="00FF4769" w:rsidP="00813EFA" w:rsidRDefault="00FF4769" w14:paraId="32DEE7DD" w14:textId="5002871F">
            <w:pPr>
              <w:spacing w:after="0" w:line="240" w:lineRule="auto"/>
              <w:jc w:val="center"/>
              <w:rPr>
                <w:rFonts w:ascii="Arial" w:hAnsi="Arial" w:eastAsia="AdvPTimes" w:cs="Arial"/>
                <w:color w:val="000000"/>
                <w:sz w:val="18"/>
                <w:szCs w:val="18"/>
                <w:lang w:val="en-US" w:eastAsia="de-DE"/>
              </w:rPr>
            </w:pPr>
            <w:r>
              <w:rPr>
                <w:rFonts w:ascii="Arial" w:hAnsi="Arial" w:eastAsia="AdvPTimes" w:cs="Arial"/>
                <w:color w:val="000000"/>
                <w:sz w:val="18"/>
                <w:szCs w:val="18"/>
                <w:lang w:val="en-US" w:eastAsia="de-DE"/>
              </w:rPr>
              <w:t>222</w:t>
            </w:r>
          </w:p>
        </w:tc>
        <w:tc>
          <w:tcPr>
            <w:tcW w:w="409" w:type="dxa"/>
            <w:tcBorders>
              <w:top w:val="double" w:color="auto" w:sz="4" w:space="0"/>
              <w:left w:val="nil"/>
              <w:bottom w:val="nil"/>
              <w:right w:val="nil"/>
            </w:tcBorders>
            <w:vAlign w:val="center"/>
            <w:tcPrChange w:author="Schlagenhauf, Florian" w:date="2021-07-20T14:39:00Z" w:id="584">
              <w:tcPr>
                <w:tcW w:w="409" w:type="dxa"/>
                <w:tcBorders>
                  <w:top w:val="double" w:color="auto" w:sz="4" w:space="0"/>
                  <w:left w:val="nil"/>
                  <w:bottom w:val="nil"/>
                  <w:right w:val="nil"/>
                </w:tcBorders>
                <w:vAlign w:val="center"/>
              </w:tcPr>
            </w:tcPrChange>
          </w:tcPr>
          <w:p w:rsidRPr="00BA243B" w:rsidR="00BA243B" w:rsidP="00813EFA" w:rsidRDefault="00BA243B" w14:paraId="2C71D869" w14:textId="3BE36F64">
            <w:pPr>
              <w:spacing w:after="0" w:line="240" w:lineRule="auto"/>
              <w:jc w:val="center"/>
              <w:rPr>
                <w:rFonts w:ascii="Arial" w:hAnsi="Arial" w:eastAsia="Times New Roman" w:cs="Arial"/>
                <w:color w:val="000000"/>
                <w:sz w:val="18"/>
                <w:szCs w:val="18"/>
                <w:lang w:val="en-US" w:eastAsia="de-DE"/>
              </w:rPr>
            </w:pPr>
          </w:p>
        </w:tc>
        <w:tc>
          <w:tcPr>
            <w:tcW w:w="679" w:type="dxa"/>
            <w:tcBorders>
              <w:top w:val="double" w:color="auto" w:sz="4" w:space="0"/>
              <w:left w:val="nil"/>
              <w:bottom w:val="nil"/>
              <w:right w:val="nil"/>
            </w:tcBorders>
            <w:vAlign w:val="center"/>
            <w:tcPrChange w:author="Schlagenhauf, Florian" w:date="2021-07-20T14:39:00Z" w:id="585">
              <w:tcPr>
                <w:tcW w:w="679" w:type="dxa"/>
                <w:tcBorders>
                  <w:top w:val="double" w:color="auto" w:sz="4" w:space="0"/>
                  <w:left w:val="nil"/>
                  <w:bottom w:val="nil"/>
                  <w:right w:val="nil"/>
                </w:tcBorders>
                <w:vAlign w:val="center"/>
              </w:tcPr>
            </w:tcPrChange>
          </w:tcPr>
          <w:p w:rsidRPr="00BA243B" w:rsidR="00BA243B" w:rsidP="00813EFA" w:rsidRDefault="00BA243B" w14:paraId="268806CB" w14:textId="32673184">
            <w:pPr>
              <w:spacing w:after="0" w:line="240" w:lineRule="auto"/>
              <w:jc w:val="center"/>
              <w:rPr>
                <w:rFonts w:ascii="Arial" w:hAnsi="Arial" w:eastAsia="Times New Roman" w:cs="Arial"/>
                <w:color w:val="000000"/>
                <w:sz w:val="18"/>
                <w:szCs w:val="18"/>
                <w:lang w:val="en-US" w:eastAsia="de-DE"/>
              </w:rPr>
            </w:pPr>
          </w:p>
        </w:tc>
        <w:tc>
          <w:tcPr>
            <w:tcW w:w="547" w:type="dxa"/>
            <w:tcBorders>
              <w:top w:val="double" w:color="auto" w:sz="4" w:space="0"/>
              <w:left w:val="nil"/>
              <w:bottom w:val="nil"/>
              <w:right w:val="nil"/>
            </w:tcBorders>
            <w:vAlign w:val="center"/>
            <w:tcPrChange w:author="Schlagenhauf, Florian" w:date="2021-07-20T14:39:00Z" w:id="586">
              <w:tcPr>
                <w:tcW w:w="547" w:type="dxa"/>
                <w:tcBorders>
                  <w:top w:val="double" w:color="auto" w:sz="4" w:space="0"/>
                  <w:left w:val="nil"/>
                  <w:bottom w:val="nil"/>
                  <w:right w:val="nil"/>
                </w:tcBorders>
                <w:vAlign w:val="center"/>
              </w:tcPr>
            </w:tcPrChange>
          </w:tcPr>
          <w:p w:rsidRPr="00BA243B" w:rsidR="00BA243B" w:rsidP="00813EFA" w:rsidRDefault="00BA243B" w14:paraId="4B795AA2" w14:textId="6C346DDA">
            <w:pPr>
              <w:spacing w:after="0" w:line="240" w:lineRule="auto"/>
              <w:jc w:val="center"/>
              <w:rPr>
                <w:rFonts w:ascii="Arial" w:hAnsi="Arial" w:eastAsia="Times New Roman" w:cs="Arial"/>
                <w:color w:val="000000"/>
                <w:sz w:val="18"/>
                <w:szCs w:val="18"/>
                <w:lang w:val="en-US" w:eastAsia="de-DE"/>
              </w:rPr>
            </w:pPr>
          </w:p>
        </w:tc>
        <w:tc>
          <w:tcPr>
            <w:tcW w:w="1454" w:type="dxa"/>
            <w:tcBorders>
              <w:top w:val="double" w:color="auto" w:sz="4" w:space="0"/>
              <w:left w:val="nil"/>
              <w:bottom w:val="nil"/>
              <w:right w:val="nil"/>
            </w:tcBorders>
            <w:vAlign w:val="center"/>
            <w:tcPrChange w:author="Schlagenhauf, Florian" w:date="2021-07-20T14:39:00Z" w:id="587">
              <w:tcPr>
                <w:tcW w:w="1311" w:type="dxa"/>
                <w:tcBorders>
                  <w:top w:val="double" w:color="auto" w:sz="4" w:space="0"/>
                  <w:left w:val="nil"/>
                  <w:bottom w:val="nil"/>
                  <w:right w:val="nil"/>
                </w:tcBorders>
                <w:vAlign w:val="center"/>
              </w:tcPr>
            </w:tcPrChange>
          </w:tcPr>
          <w:p w:rsidRPr="00BA243B" w:rsidR="00BA243B" w:rsidP="00813EFA" w:rsidRDefault="00BA243B" w14:paraId="0996DE3C" w14:textId="71949566">
            <w:pPr>
              <w:spacing w:after="0" w:line="240" w:lineRule="auto"/>
              <w:jc w:val="center"/>
              <w:rPr>
                <w:rFonts w:ascii="Arial" w:hAnsi="Arial" w:eastAsia="Times New Roman" w:cs="Arial"/>
                <w:color w:val="000000"/>
                <w:sz w:val="18"/>
                <w:szCs w:val="18"/>
                <w:lang w:val="en-US" w:eastAsia="de-DE"/>
              </w:rPr>
            </w:pPr>
          </w:p>
        </w:tc>
        <w:tc>
          <w:tcPr>
            <w:tcW w:w="1015" w:type="dxa"/>
            <w:tcBorders>
              <w:top w:val="double" w:color="auto" w:sz="4" w:space="0"/>
              <w:left w:val="nil"/>
              <w:bottom w:val="nil"/>
              <w:right w:val="nil"/>
            </w:tcBorders>
            <w:vAlign w:val="center"/>
            <w:tcPrChange w:author="Schlagenhauf, Florian" w:date="2021-07-20T14:39:00Z" w:id="588">
              <w:tcPr>
                <w:tcW w:w="1158" w:type="dxa"/>
                <w:tcBorders>
                  <w:top w:val="double" w:color="auto" w:sz="4" w:space="0"/>
                  <w:left w:val="nil"/>
                  <w:bottom w:val="nil"/>
                  <w:right w:val="nil"/>
                </w:tcBorders>
                <w:vAlign w:val="center"/>
              </w:tcPr>
            </w:tcPrChange>
          </w:tcPr>
          <w:p w:rsidRPr="00BA243B" w:rsidR="00BA243B" w:rsidP="00813EFA" w:rsidRDefault="00BA243B" w14:paraId="7BD84E0E" w14:textId="171A9360">
            <w:pPr>
              <w:spacing w:after="0" w:line="240" w:lineRule="auto"/>
              <w:jc w:val="center"/>
              <w:rPr>
                <w:rFonts w:ascii="Arial" w:hAnsi="Arial" w:eastAsia="Times New Roman" w:cs="Arial"/>
                <w:color w:val="000000"/>
                <w:sz w:val="18"/>
                <w:szCs w:val="18"/>
                <w:lang w:val="en-US" w:eastAsia="de-DE"/>
              </w:rPr>
            </w:pPr>
          </w:p>
        </w:tc>
        <w:tc>
          <w:tcPr>
            <w:tcW w:w="1604" w:type="dxa"/>
            <w:tcBorders>
              <w:top w:val="double" w:color="auto" w:sz="4" w:space="0"/>
              <w:left w:val="nil"/>
              <w:bottom w:val="nil"/>
              <w:right w:val="nil"/>
            </w:tcBorders>
            <w:vAlign w:val="center"/>
            <w:tcPrChange w:author="Schlagenhauf, Florian" w:date="2021-07-20T14:39:00Z" w:id="589">
              <w:tcPr>
                <w:tcW w:w="1604" w:type="dxa"/>
                <w:tcBorders>
                  <w:top w:val="double" w:color="auto" w:sz="4" w:space="0"/>
                  <w:left w:val="nil"/>
                  <w:bottom w:val="nil"/>
                  <w:right w:val="nil"/>
                </w:tcBorders>
                <w:vAlign w:val="center"/>
              </w:tcPr>
            </w:tcPrChange>
          </w:tcPr>
          <w:p w:rsidRPr="00BA243B" w:rsidR="00BA243B" w:rsidP="00813EFA" w:rsidRDefault="00BA243B" w14:paraId="34375A02" w14:textId="4B47A891">
            <w:pPr>
              <w:spacing w:after="0" w:line="240" w:lineRule="auto"/>
              <w:jc w:val="center"/>
              <w:rPr>
                <w:rFonts w:ascii="Arial" w:hAnsi="Arial" w:eastAsia="Times New Roman" w:cs="Arial"/>
                <w:color w:val="000000"/>
                <w:sz w:val="18"/>
                <w:szCs w:val="18"/>
                <w:lang w:val="en-US" w:eastAsia="de-DE"/>
              </w:rPr>
            </w:pPr>
          </w:p>
        </w:tc>
      </w:tr>
      <w:tr w:rsidRPr="00BA243B" w:rsidR="00B26EF6" w:rsidTr="000C2983" w14:paraId="30A8C9D2" w14:textId="77777777">
        <w:tblPrEx>
          <w:tblW w:w="8431" w:type="dxa"/>
          <w:tblLayout w:type="fixed"/>
          <w:tblCellMar>
            <w:left w:w="70" w:type="dxa"/>
            <w:right w:w="70" w:type="dxa"/>
          </w:tblCellMar>
          <w:tblPrExChange w:author="Schlagenhauf, Florian" w:date="2021-07-20T14:39:00Z" w:id="590">
            <w:tblPrEx>
              <w:tblW w:w="8431" w:type="dxa"/>
              <w:tblLayout w:type="fixed"/>
              <w:tblCellMar>
                <w:left w:w="70" w:type="dxa"/>
                <w:right w:w="70" w:type="dxa"/>
              </w:tblCellMar>
            </w:tblPrEx>
          </w:tblPrExChange>
        </w:tblPrEx>
        <w:trPr>
          <w:trHeight w:val="214"/>
          <w:trPrChange w:author="Schlagenhauf, Florian" w:date="2021-07-20T14:39:00Z" w:id="591">
            <w:trPr>
              <w:trHeight w:val="214"/>
            </w:trPr>
          </w:trPrChange>
        </w:trPr>
        <w:tc>
          <w:tcPr>
            <w:tcW w:w="1271" w:type="dxa"/>
            <w:vMerge/>
            <w:vAlign w:val="center"/>
            <w:hideMark/>
            <w:tcPrChange w:author="Schlagenhauf, Florian" w:date="2021-07-20T14:39:00Z" w:id="592">
              <w:tcPr>
                <w:tcW w:w="1271" w:type="dxa"/>
                <w:vMerge/>
                <w:vAlign w:val="center"/>
                <w:hideMark/>
              </w:tcPr>
            </w:tcPrChange>
          </w:tcPr>
          <w:p w:rsidRPr="00BA243B" w:rsidR="00B26EF6" w:rsidP="00813EFA" w:rsidRDefault="00B26EF6" w14:paraId="669FF6E5" w14:textId="77777777">
            <w:pPr>
              <w:spacing w:after="0" w:line="240" w:lineRule="auto"/>
              <w:rPr>
                <w:rFonts w:ascii="Arial" w:hAnsi="Arial" w:eastAsia="Times New Roman" w:cs="Arial"/>
                <w:color w:val="000000"/>
                <w:sz w:val="18"/>
                <w:szCs w:val="18"/>
                <w:lang w:val="en-US" w:eastAsia="de-DE"/>
              </w:rPr>
            </w:pPr>
          </w:p>
        </w:tc>
        <w:tc>
          <w:tcPr>
            <w:tcW w:w="626" w:type="dxa"/>
            <w:vMerge/>
            <w:vAlign w:val="center"/>
            <w:hideMark/>
            <w:tcPrChange w:author="Schlagenhauf, Florian" w:date="2021-07-20T14:39:00Z" w:id="593">
              <w:tcPr>
                <w:tcW w:w="626" w:type="dxa"/>
                <w:vMerge/>
                <w:vAlign w:val="center"/>
                <w:hideMark/>
              </w:tcPr>
            </w:tcPrChange>
          </w:tcPr>
          <w:p w:rsidRPr="00BA243B" w:rsidR="00B26EF6" w:rsidP="00813EFA" w:rsidRDefault="00B26EF6" w14:paraId="21CFA85A" w14:textId="77777777">
            <w:pPr>
              <w:spacing w:after="0" w:line="240" w:lineRule="auto"/>
              <w:rPr>
                <w:rFonts w:ascii="Arial" w:hAnsi="Arial" w:eastAsia="Times New Roman" w:cs="Arial"/>
                <w:color w:val="000000"/>
                <w:sz w:val="18"/>
                <w:szCs w:val="18"/>
                <w:lang w:val="en-US" w:eastAsia="de-DE"/>
              </w:rPr>
            </w:pPr>
          </w:p>
        </w:tc>
        <w:tc>
          <w:tcPr>
            <w:tcW w:w="826" w:type="dxa"/>
            <w:vMerge/>
            <w:vAlign w:val="center"/>
            <w:hideMark/>
            <w:tcPrChange w:author="Schlagenhauf, Florian" w:date="2021-07-20T14:39:00Z" w:id="594">
              <w:tcPr>
                <w:tcW w:w="826" w:type="dxa"/>
                <w:vMerge/>
                <w:vAlign w:val="center"/>
                <w:hideMark/>
              </w:tcPr>
            </w:tcPrChange>
          </w:tcPr>
          <w:p w:rsidRPr="00BA243B" w:rsidR="00B26EF6" w:rsidP="00813EFA" w:rsidRDefault="00B26EF6" w14:paraId="367A5385" w14:textId="77777777">
            <w:pPr>
              <w:spacing w:after="0" w:line="240" w:lineRule="auto"/>
              <w:rPr>
                <w:rFonts w:ascii="Arial" w:hAnsi="Arial" w:eastAsia="Times New Roman" w:cs="Arial"/>
                <w:color w:val="000000"/>
                <w:sz w:val="18"/>
                <w:szCs w:val="18"/>
                <w:lang w:val="en-US" w:eastAsia="de-DE"/>
              </w:rPr>
            </w:pPr>
          </w:p>
        </w:tc>
        <w:tc>
          <w:tcPr>
            <w:tcW w:w="409" w:type="dxa"/>
            <w:vAlign w:val="center"/>
            <w:tcPrChange w:author="Schlagenhauf, Florian" w:date="2021-07-20T14:39:00Z" w:id="595">
              <w:tcPr>
                <w:tcW w:w="409" w:type="dxa"/>
                <w:vAlign w:val="center"/>
              </w:tcPr>
            </w:tcPrChange>
          </w:tcPr>
          <w:p w:rsidR="00D11351" w:rsidP="00813EFA" w:rsidRDefault="00D11351" w14:paraId="3E0B6A5B"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0DE2F275" w14:textId="631BD6C7">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w:t>
            </w:r>
            <w:r>
              <w:rPr>
                <w:rFonts w:ascii="Arial" w:hAnsi="Arial" w:eastAsia="AdvPTimes" w:cs="Arial"/>
                <w:color w:val="000000"/>
                <w:sz w:val="18"/>
                <w:szCs w:val="18"/>
                <w:lang w:val="en-US" w:eastAsia="de-DE"/>
              </w:rPr>
              <w:t>10</w:t>
            </w:r>
          </w:p>
        </w:tc>
        <w:tc>
          <w:tcPr>
            <w:tcW w:w="679" w:type="dxa"/>
            <w:vAlign w:val="center"/>
            <w:tcPrChange w:author="Schlagenhauf, Florian" w:date="2021-07-20T14:39:00Z" w:id="596">
              <w:tcPr>
                <w:tcW w:w="679" w:type="dxa"/>
                <w:vAlign w:val="center"/>
              </w:tcPr>
            </w:tcPrChange>
          </w:tcPr>
          <w:p w:rsidR="00D11351" w:rsidP="00813EFA" w:rsidRDefault="00D11351" w14:paraId="1E57393E"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567C1D83" w14:textId="56FC0BA2">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t>42</w:t>
            </w:r>
          </w:p>
        </w:tc>
        <w:tc>
          <w:tcPr>
            <w:tcW w:w="547" w:type="dxa"/>
            <w:vAlign w:val="center"/>
            <w:tcPrChange w:author="Schlagenhauf, Florian" w:date="2021-07-20T14:39:00Z" w:id="597">
              <w:tcPr>
                <w:tcW w:w="547" w:type="dxa"/>
                <w:vAlign w:val="center"/>
              </w:tcPr>
            </w:tcPrChange>
          </w:tcPr>
          <w:p w:rsidR="00D11351" w:rsidP="00813EFA" w:rsidRDefault="00D11351" w14:paraId="787C288F"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72850E77" w14:textId="133BCEE0">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t>-12</w:t>
            </w:r>
          </w:p>
        </w:tc>
        <w:tc>
          <w:tcPr>
            <w:tcW w:w="1454" w:type="dxa"/>
            <w:vAlign w:val="center"/>
            <w:tcPrChange w:author="Schlagenhauf, Florian" w:date="2021-07-20T14:39:00Z" w:id="598">
              <w:tcPr>
                <w:tcW w:w="1311" w:type="dxa"/>
                <w:vAlign w:val="center"/>
              </w:tcPr>
            </w:tcPrChange>
          </w:tcPr>
          <w:p w:rsidR="00D11351" w:rsidP="00813EFA" w:rsidRDefault="00D11351" w14:paraId="2E14461B"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7588F04D" w14:textId="4E2CF733">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t>9</w:t>
            </w:r>
            <w:r w:rsidRPr="00BA243B">
              <w:rPr>
                <w:rFonts w:ascii="Arial" w:hAnsi="Arial" w:eastAsia="AdvPTimes" w:cs="Arial"/>
                <w:color w:val="000000"/>
                <w:sz w:val="18"/>
                <w:szCs w:val="18"/>
                <w:lang w:val="en-US" w:eastAsia="de-DE"/>
              </w:rPr>
              <w:t>.</w:t>
            </w:r>
            <w:r>
              <w:rPr>
                <w:rFonts w:ascii="Arial" w:hAnsi="Arial" w:eastAsia="AdvPTimes" w:cs="Arial"/>
                <w:color w:val="000000"/>
                <w:sz w:val="18"/>
                <w:szCs w:val="18"/>
                <w:lang w:val="en-US" w:eastAsia="de-DE"/>
              </w:rPr>
              <w:t>48</w:t>
            </w:r>
          </w:p>
        </w:tc>
        <w:tc>
          <w:tcPr>
            <w:tcW w:w="1015" w:type="dxa"/>
            <w:vAlign w:val="center"/>
            <w:tcPrChange w:author="Schlagenhauf, Florian" w:date="2021-07-20T14:39:00Z" w:id="599">
              <w:tcPr>
                <w:tcW w:w="1158" w:type="dxa"/>
                <w:vAlign w:val="center"/>
              </w:tcPr>
            </w:tcPrChange>
          </w:tcPr>
          <w:p w:rsidR="00D11351" w:rsidP="00813EFA" w:rsidRDefault="00D11351" w14:paraId="4FF44F17"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2177AA98" w14:textId="5AD246D5">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tcPrChange w:author="Schlagenhauf, Florian" w:date="2021-07-20T14:39:00Z" w:id="600">
              <w:tcPr>
                <w:tcW w:w="1604" w:type="dxa"/>
                <w:vAlign w:val="center"/>
              </w:tcPr>
            </w:tcPrChange>
          </w:tcPr>
          <w:p w:rsidR="00D11351" w:rsidP="00813EFA" w:rsidRDefault="00D11351" w14:paraId="737AFB2B"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06D83CFF" w14:textId="6A8B0CE7">
            <w:pPr>
              <w:spacing w:after="0" w:line="240" w:lineRule="auto"/>
              <w:jc w:val="center"/>
              <w:rPr>
                <w:rFonts w:ascii="Arial" w:hAnsi="Arial" w:eastAsia="AdvPTimes" w:cs="Arial"/>
                <w:color w:val="000000"/>
                <w:sz w:val="18"/>
                <w:szCs w:val="18"/>
                <w:lang w:val="en-US" w:eastAsia="de-DE"/>
              </w:rPr>
            </w:pPr>
            <w:r w:rsidRPr="00BA243B">
              <w:rPr>
                <w:rFonts w:ascii="Arial" w:hAnsi="Arial" w:eastAsia="AdvPTimes" w:cs="Arial"/>
                <w:color w:val="000000"/>
                <w:sz w:val="18"/>
                <w:szCs w:val="18"/>
                <w:lang w:val="en-US" w:eastAsia="de-DE"/>
              </w:rPr>
              <w:t>&lt; .001</w:t>
            </w:r>
          </w:p>
        </w:tc>
      </w:tr>
      <w:tr w:rsidRPr="00BA243B" w:rsidR="00B26EF6" w:rsidTr="000C2983" w14:paraId="29787A29" w14:textId="77777777">
        <w:tblPrEx>
          <w:tblW w:w="8431" w:type="dxa"/>
          <w:tblLayout w:type="fixed"/>
          <w:tblCellMar>
            <w:left w:w="70" w:type="dxa"/>
            <w:right w:w="70" w:type="dxa"/>
          </w:tblCellMar>
          <w:tblPrExChange w:author="Schlagenhauf, Florian" w:date="2021-07-20T14:39:00Z" w:id="601">
            <w:tblPrEx>
              <w:tblW w:w="8431" w:type="dxa"/>
              <w:tblLayout w:type="fixed"/>
              <w:tblCellMar>
                <w:left w:w="70" w:type="dxa"/>
                <w:right w:w="70" w:type="dxa"/>
              </w:tblCellMar>
            </w:tblPrEx>
          </w:tblPrExChange>
        </w:tblPrEx>
        <w:trPr>
          <w:trHeight w:val="554"/>
          <w:trPrChange w:author="Schlagenhauf, Florian" w:date="2021-07-20T14:39:00Z" w:id="602">
            <w:trPr>
              <w:trHeight w:val="554"/>
            </w:trPr>
          </w:trPrChange>
        </w:trPr>
        <w:tc>
          <w:tcPr>
            <w:tcW w:w="1271" w:type="dxa"/>
            <w:vMerge/>
            <w:vAlign w:val="center"/>
            <w:hideMark/>
            <w:tcPrChange w:author="Schlagenhauf, Florian" w:date="2021-07-20T14:39:00Z" w:id="603">
              <w:tcPr>
                <w:tcW w:w="1271" w:type="dxa"/>
                <w:vMerge/>
                <w:vAlign w:val="center"/>
                <w:hideMark/>
              </w:tcPr>
            </w:tcPrChange>
          </w:tcPr>
          <w:p w:rsidRPr="00BA243B" w:rsidR="00B26EF6" w:rsidP="00813EFA" w:rsidRDefault="00B26EF6" w14:paraId="56534631" w14:textId="77777777">
            <w:pPr>
              <w:spacing w:after="0" w:line="240" w:lineRule="auto"/>
              <w:rPr>
                <w:rFonts w:ascii="Arial" w:hAnsi="Arial" w:eastAsia="Times New Roman" w:cs="Arial"/>
                <w:color w:val="000000"/>
                <w:sz w:val="18"/>
                <w:szCs w:val="18"/>
                <w:lang w:val="en-US" w:eastAsia="de-DE"/>
              </w:rPr>
            </w:pPr>
          </w:p>
        </w:tc>
        <w:tc>
          <w:tcPr>
            <w:tcW w:w="626" w:type="dxa"/>
            <w:vMerge/>
            <w:vAlign w:val="center"/>
            <w:hideMark/>
            <w:tcPrChange w:author="Schlagenhauf, Florian" w:date="2021-07-20T14:39:00Z" w:id="604">
              <w:tcPr>
                <w:tcW w:w="626" w:type="dxa"/>
                <w:vMerge/>
                <w:vAlign w:val="center"/>
                <w:hideMark/>
              </w:tcPr>
            </w:tcPrChange>
          </w:tcPr>
          <w:p w:rsidRPr="00BA243B" w:rsidR="00B26EF6" w:rsidP="00813EFA" w:rsidRDefault="00B26EF6" w14:paraId="53B8BBE3" w14:textId="77777777">
            <w:pPr>
              <w:spacing w:after="0" w:line="240" w:lineRule="auto"/>
              <w:rPr>
                <w:rFonts w:ascii="Arial" w:hAnsi="Arial" w:eastAsia="Times New Roman" w:cs="Arial"/>
                <w:color w:val="000000"/>
                <w:sz w:val="18"/>
                <w:szCs w:val="18"/>
                <w:lang w:val="en-US" w:eastAsia="de-DE"/>
              </w:rPr>
            </w:pPr>
          </w:p>
        </w:tc>
        <w:tc>
          <w:tcPr>
            <w:tcW w:w="826" w:type="dxa"/>
            <w:vMerge/>
            <w:vAlign w:val="center"/>
            <w:hideMark/>
            <w:tcPrChange w:author="Schlagenhauf, Florian" w:date="2021-07-20T14:39:00Z" w:id="605">
              <w:tcPr>
                <w:tcW w:w="826" w:type="dxa"/>
                <w:vMerge/>
                <w:vAlign w:val="center"/>
                <w:hideMark/>
              </w:tcPr>
            </w:tcPrChange>
          </w:tcPr>
          <w:p w:rsidRPr="00BA243B" w:rsidR="00B26EF6" w:rsidP="00813EFA" w:rsidRDefault="00B26EF6" w14:paraId="710CD77E" w14:textId="77777777">
            <w:pPr>
              <w:spacing w:after="0" w:line="240" w:lineRule="auto"/>
              <w:rPr>
                <w:rFonts w:ascii="Arial" w:hAnsi="Arial" w:eastAsia="Times New Roman" w:cs="Arial"/>
                <w:color w:val="000000"/>
                <w:sz w:val="18"/>
                <w:szCs w:val="18"/>
                <w:lang w:val="en-US" w:eastAsia="de-DE"/>
              </w:rPr>
            </w:pPr>
          </w:p>
        </w:tc>
        <w:tc>
          <w:tcPr>
            <w:tcW w:w="409" w:type="dxa"/>
            <w:vAlign w:val="center"/>
            <w:hideMark/>
            <w:tcPrChange w:author="Schlagenhauf, Florian" w:date="2021-07-20T14:39:00Z" w:id="606">
              <w:tcPr>
                <w:tcW w:w="409" w:type="dxa"/>
                <w:vAlign w:val="center"/>
                <w:hideMark/>
              </w:tcPr>
            </w:tcPrChange>
          </w:tcPr>
          <w:p w:rsidR="00D11351" w:rsidP="00813EFA" w:rsidRDefault="00D11351" w14:paraId="24776D23"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14B3E96C" w14:textId="3E7EE080">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w:t>
            </w:r>
            <w:r>
              <w:rPr>
                <w:rFonts w:ascii="Arial" w:hAnsi="Arial" w:eastAsia="AdvPTimes" w:cs="Arial"/>
                <w:color w:val="000000"/>
                <w:sz w:val="18"/>
                <w:szCs w:val="18"/>
                <w:lang w:val="en-US" w:eastAsia="de-DE"/>
              </w:rPr>
              <w:t>8</w:t>
            </w:r>
          </w:p>
        </w:tc>
        <w:tc>
          <w:tcPr>
            <w:tcW w:w="679" w:type="dxa"/>
            <w:vAlign w:val="center"/>
            <w:hideMark/>
            <w:tcPrChange w:author="Schlagenhauf, Florian" w:date="2021-07-20T14:39:00Z" w:id="607">
              <w:tcPr>
                <w:tcW w:w="679" w:type="dxa"/>
                <w:vAlign w:val="center"/>
                <w:hideMark/>
              </w:tcPr>
            </w:tcPrChange>
          </w:tcPr>
          <w:p w:rsidR="00D11351" w:rsidP="00813EFA" w:rsidRDefault="00D11351" w14:paraId="3CCF4A47"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550E9665" w14:textId="3D212D2F">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t>-52</w:t>
            </w:r>
          </w:p>
        </w:tc>
        <w:tc>
          <w:tcPr>
            <w:tcW w:w="547" w:type="dxa"/>
            <w:vAlign w:val="center"/>
            <w:hideMark/>
            <w:tcPrChange w:author="Schlagenhauf, Florian" w:date="2021-07-20T14:39:00Z" w:id="608">
              <w:tcPr>
                <w:tcW w:w="547" w:type="dxa"/>
                <w:vAlign w:val="center"/>
                <w:hideMark/>
              </w:tcPr>
            </w:tcPrChange>
          </w:tcPr>
          <w:p w:rsidR="00D11351" w:rsidP="00813EFA" w:rsidRDefault="00D11351" w14:paraId="6C3A2B8F"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2BAC8971" w14:textId="77615656">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t>32</w:t>
            </w:r>
          </w:p>
        </w:tc>
        <w:tc>
          <w:tcPr>
            <w:tcW w:w="1454" w:type="dxa"/>
            <w:vAlign w:val="center"/>
            <w:hideMark/>
            <w:tcPrChange w:author="Schlagenhauf, Florian" w:date="2021-07-20T14:39:00Z" w:id="609">
              <w:tcPr>
                <w:tcW w:w="1311" w:type="dxa"/>
                <w:vAlign w:val="center"/>
                <w:hideMark/>
              </w:tcPr>
            </w:tcPrChange>
          </w:tcPr>
          <w:p w:rsidR="00D11351" w:rsidP="00813EFA" w:rsidRDefault="00D11351" w14:paraId="0F5F9071"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15218B58" w14:textId="0EA5F2C8">
            <w:pPr>
              <w:spacing w:after="0" w:line="240" w:lineRule="auto"/>
              <w:jc w:val="center"/>
              <w:rPr>
                <w:rFonts w:ascii="Arial" w:hAnsi="Arial" w:eastAsia="Times New Roman" w:cs="Arial"/>
                <w:color w:val="000000"/>
                <w:sz w:val="18"/>
                <w:szCs w:val="18"/>
                <w:lang w:val="en-US" w:eastAsia="de-DE"/>
              </w:rPr>
            </w:pPr>
            <w:r>
              <w:rPr>
                <w:rFonts w:ascii="Arial" w:hAnsi="Arial" w:eastAsia="AdvPTimes" w:cs="Arial"/>
                <w:color w:val="000000"/>
                <w:sz w:val="18"/>
                <w:szCs w:val="18"/>
                <w:lang w:val="en-US" w:eastAsia="de-DE"/>
              </w:rPr>
              <w:t>9.05</w:t>
            </w:r>
          </w:p>
        </w:tc>
        <w:tc>
          <w:tcPr>
            <w:tcW w:w="1015" w:type="dxa"/>
            <w:vAlign w:val="center"/>
            <w:tcPrChange w:author="Schlagenhauf, Florian" w:date="2021-07-20T14:39:00Z" w:id="610">
              <w:tcPr>
                <w:tcW w:w="1158" w:type="dxa"/>
                <w:vAlign w:val="center"/>
              </w:tcPr>
            </w:tcPrChange>
          </w:tcPr>
          <w:p w:rsidR="00D11351" w:rsidP="00813EFA" w:rsidRDefault="00D11351" w14:paraId="6A2F17E0"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42EB79E6" w14:textId="6034F1DA">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hideMark/>
            <w:tcPrChange w:author="Schlagenhauf, Florian" w:date="2021-07-20T14:39:00Z" w:id="611">
              <w:tcPr>
                <w:tcW w:w="1604" w:type="dxa"/>
                <w:vAlign w:val="center"/>
                <w:hideMark/>
              </w:tcPr>
            </w:tcPrChange>
          </w:tcPr>
          <w:p w:rsidR="00D11351" w:rsidP="00813EFA" w:rsidRDefault="00D11351" w14:paraId="30459E6A"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5EB0389B" w14:textId="2BB3EADB">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r>
      <w:tr w:rsidRPr="00BA243B" w:rsidR="00B26EF6" w:rsidTr="000C2983" w14:paraId="052E6D70" w14:textId="77777777">
        <w:tblPrEx>
          <w:tblW w:w="8431" w:type="dxa"/>
          <w:tblLayout w:type="fixed"/>
          <w:tblCellMar>
            <w:left w:w="70" w:type="dxa"/>
            <w:right w:w="70" w:type="dxa"/>
          </w:tblCellMar>
          <w:tblPrExChange w:author="Schlagenhauf, Florian" w:date="2021-07-20T14:39:00Z" w:id="612">
            <w:tblPrEx>
              <w:tblW w:w="8431" w:type="dxa"/>
              <w:tblLayout w:type="fixed"/>
              <w:tblCellMar>
                <w:left w:w="70" w:type="dxa"/>
                <w:right w:w="70" w:type="dxa"/>
              </w:tblCellMar>
            </w:tblPrEx>
          </w:tblPrExChange>
        </w:tblPrEx>
        <w:trPr>
          <w:trHeight w:val="214"/>
          <w:trPrChange w:author="Schlagenhauf, Florian" w:date="2021-07-20T14:39:00Z" w:id="613">
            <w:trPr>
              <w:trHeight w:val="214"/>
            </w:trPr>
          </w:trPrChange>
        </w:trPr>
        <w:tc>
          <w:tcPr>
            <w:tcW w:w="1271" w:type="dxa"/>
            <w:vMerge w:val="restart"/>
            <w:vAlign w:val="center"/>
            <w:hideMark/>
            <w:tcPrChange w:author="Schlagenhauf, Florian" w:date="2021-07-20T14:39:00Z" w:id="614">
              <w:tcPr>
                <w:tcW w:w="1271" w:type="dxa"/>
                <w:vMerge w:val="restart"/>
                <w:vAlign w:val="center"/>
                <w:hideMark/>
              </w:tcPr>
            </w:tcPrChange>
          </w:tcPr>
          <w:p w:rsidR="00B26EF6" w:rsidP="00813EFA" w:rsidRDefault="00B26EF6" w14:paraId="7DF0A662" w14:textId="142C0B9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Ventral striatum</w:t>
            </w:r>
          </w:p>
          <w:p w:rsidRPr="00BA243B" w:rsidR="00B26EF6" w:rsidP="00813EFA" w:rsidRDefault="00B26EF6" w14:paraId="1A4BBA05" w14:textId="2D77F8AC">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br/>
            </w:r>
            <w:r>
              <w:rPr>
                <w:rFonts w:ascii="Arial" w:hAnsi="Arial" w:eastAsia="Times New Roman" w:cs="Arial"/>
                <w:color w:val="000000"/>
                <w:sz w:val="18"/>
                <w:szCs w:val="18"/>
                <w:lang w:val="en-US" w:eastAsia="de-DE"/>
              </w:rPr>
              <w:t>Insula</w:t>
            </w:r>
          </w:p>
        </w:tc>
        <w:tc>
          <w:tcPr>
            <w:tcW w:w="626" w:type="dxa"/>
            <w:vAlign w:val="center"/>
            <w:hideMark/>
            <w:tcPrChange w:author="Schlagenhauf, Florian" w:date="2021-07-20T14:39:00Z" w:id="615">
              <w:tcPr>
                <w:tcW w:w="626" w:type="dxa"/>
                <w:vAlign w:val="center"/>
                <w:hideMark/>
              </w:tcPr>
            </w:tcPrChange>
          </w:tcPr>
          <w:p w:rsidRPr="00BA243B" w:rsidR="00B26EF6" w:rsidP="00813EFA" w:rsidRDefault="00B26EF6" w14:paraId="662C16D3" w14:textId="25290A7C">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br/>
            </w:r>
            <w:r>
              <w:rPr>
                <w:rFonts w:ascii="Arial" w:hAnsi="Arial" w:eastAsia="Times New Roman" w:cs="Arial"/>
                <w:color w:val="000000"/>
                <w:sz w:val="18"/>
                <w:szCs w:val="18"/>
                <w:lang w:val="en-US" w:eastAsia="de-DE"/>
              </w:rPr>
              <w:t>R</w:t>
            </w:r>
          </w:p>
        </w:tc>
        <w:tc>
          <w:tcPr>
            <w:tcW w:w="826" w:type="dxa"/>
            <w:vAlign w:val="center"/>
            <w:hideMark/>
            <w:tcPrChange w:author="Schlagenhauf, Florian" w:date="2021-07-20T14:39:00Z" w:id="616">
              <w:tcPr>
                <w:tcW w:w="826" w:type="dxa"/>
                <w:vAlign w:val="center"/>
                <w:hideMark/>
              </w:tcPr>
            </w:tcPrChange>
          </w:tcPr>
          <w:p w:rsidRPr="00BA243B" w:rsidR="00B26EF6" w:rsidP="00813EFA" w:rsidRDefault="00B26EF6" w14:paraId="447481A8" w14:textId="73EEC117">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br/>
            </w:r>
            <w:r>
              <w:rPr>
                <w:rFonts w:ascii="Arial" w:hAnsi="Arial" w:eastAsia="Times New Roman" w:cs="Arial"/>
                <w:color w:val="000000"/>
                <w:sz w:val="18"/>
                <w:szCs w:val="18"/>
                <w:lang w:val="en-US" w:eastAsia="de-DE"/>
              </w:rPr>
              <w:t>16</w:t>
            </w:r>
          </w:p>
        </w:tc>
        <w:tc>
          <w:tcPr>
            <w:tcW w:w="409" w:type="dxa"/>
            <w:vAlign w:val="center"/>
            <w:hideMark/>
            <w:tcPrChange w:author="Schlagenhauf, Florian" w:date="2021-07-20T14:39:00Z" w:id="617">
              <w:tcPr>
                <w:tcW w:w="409" w:type="dxa"/>
                <w:vAlign w:val="center"/>
                <w:hideMark/>
              </w:tcPr>
            </w:tcPrChange>
          </w:tcPr>
          <w:p w:rsidR="00B26EF6" w:rsidP="00813EFA" w:rsidRDefault="00B26EF6" w14:paraId="4DD260DD"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449EDE2D" w14:textId="744673B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10</w:t>
            </w:r>
          </w:p>
        </w:tc>
        <w:tc>
          <w:tcPr>
            <w:tcW w:w="679" w:type="dxa"/>
            <w:vAlign w:val="center"/>
            <w:hideMark/>
            <w:tcPrChange w:author="Schlagenhauf, Florian" w:date="2021-07-20T14:39:00Z" w:id="618">
              <w:tcPr>
                <w:tcW w:w="679" w:type="dxa"/>
                <w:vAlign w:val="center"/>
                <w:hideMark/>
              </w:tcPr>
            </w:tcPrChange>
          </w:tcPr>
          <w:p w:rsidR="00B26EF6" w:rsidP="00813EFA" w:rsidRDefault="00B26EF6" w14:paraId="5A798016"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DBE3D84" w14:textId="1ADAE46A">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w:t>
            </w:r>
          </w:p>
        </w:tc>
        <w:tc>
          <w:tcPr>
            <w:tcW w:w="547" w:type="dxa"/>
            <w:vAlign w:val="center"/>
            <w:hideMark/>
            <w:tcPrChange w:author="Schlagenhauf, Florian" w:date="2021-07-20T14:39:00Z" w:id="619">
              <w:tcPr>
                <w:tcW w:w="547" w:type="dxa"/>
                <w:vAlign w:val="center"/>
                <w:hideMark/>
              </w:tcPr>
            </w:tcPrChange>
          </w:tcPr>
          <w:p w:rsidR="00B26EF6" w:rsidP="00813EFA" w:rsidRDefault="00B26EF6" w14:paraId="148FD57B"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264AAA46" w14:textId="0233B412">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12</w:t>
            </w:r>
          </w:p>
        </w:tc>
        <w:tc>
          <w:tcPr>
            <w:tcW w:w="1454" w:type="dxa"/>
            <w:vAlign w:val="center"/>
            <w:hideMark/>
            <w:tcPrChange w:author="Schlagenhauf, Florian" w:date="2021-07-20T14:39:00Z" w:id="620">
              <w:tcPr>
                <w:tcW w:w="1311" w:type="dxa"/>
                <w:vAlign w:val="center"/>
                <w:hideMark/>
              </w:tcPr>
            </w:tcPrChange>
          </w:tcPr>
          <w:p w:rsidR="00B26EF6" w:rsidP="00813EFA" w:rsidRDefault="00B26EF6" w14:paraId="57F07E4A"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973178C" w14:textId="6CFD9957">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8.62</w:t>
            </w:r>
          </w:p>
        </w:tc>
        <w:tc>
          <w:tcPr>
            <w:tcW w:w="1015" w:type="dxa"/>
            <w:vAlign w:val="center"/>
            <w:tcPrChange w:author="Schlagenhauf, Florian" w:date="2021-07-20T14:39:00Z" w:id="621">
              <w:tcPr>
                <w:tcW w:w="1158" w:type="dxa"/>
                <w:vAlign w:val="center"/>
              </w:tcPr>
            </w:tcPrChange>
          </w:tcPr>
          <w:p w:rsidR="00B26EF6" w:rsidP="00813EFA" w:rsidRDefault="00B26EF6" w14:paraId="7A4AB292"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6F5B20B6" w14:textId="10968A77">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hideMark/>
            <w:tcPrChange w:author="Schlagenhauf, Florian" w:date="2021-07-20T14:39:00Z" w:id="622">
              <w:tcPr>
                <w:tcW w:w="1604" w:type="dxa"/>
                <w:vAlign w:val="center"/>
                <w:hideMark/>
              </w:tcPr>
            </w:tcPrChange>
          </w:tcPr>
          <w:p w:rsidR="00B26EF6" w:rsidP="00813EFA" w:rsidRDefault="00B26EF6" w14:paraId="18A1286E"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602D191" w14:textId="7998B45D">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&lt; .001</w:t>
            </w:r>
          </w:p>
        </w:tc>
      </w:tr>
      <w:tr w:rsidRPr="00BA243B" w:rsidR="00B26EF6" w:rsidTr="000C2983" w14:paraId="26045C63" w14:textId="77777777">
        <w:tblPrEx>
          <w:tblW w:w="8431" w:type="dxa"/>
          <w:tblLayout w:type="fixed"/>
          <w:tblCellMar>
            <w:left w:w="70" w:type="dxa"/>
            <w:right w:w="70" w:type="dxa"/>
          </w:tblCellMar>
          <w:tblPrExChange w:author="Schlagenhauf, Florian" w:date="2021-07-20T14:39:00Z" w:id="623">
            <w:tblPrEx>
              <w:tblW w:w="8431" w:type="dxa"/>
              <w:tblLayout w:type="fixed"/>
              <w:tblCellMar>
                <w:left w:w="70" w:type="dxa"/>
                <w:right w:w="70" w:type="dxa"/>
              </w:tblCellMar>
            </w:tblPrEx>
          </w:tblPrExChange>
        </w:tblPrEx>
        <w:trPr>
          <w:trHeight w:val="391"/>
          <w:trPrChange w:author="Schlagenhauf, Florian" w:date="2021-07-20T14:39:00Z" w:id="624">
            <w:trPr>
              <w:trHeight w:val="391"/>
            </w:trPr>
          </w:trPrChange>
        </w:trPr>
        <w:tc>
          <w:tcPr>
            <w:tcW w:w="1271" w:type="dxa"/>
            <w:vMerge/>
            <w:vAlign w:val="center"/>
            <w:hideMark/>
            <w:tcPrChange w:author="Schlagenhauf, Florian" w:date="2021-07-20T14:39:00Z" w:id="625">
              <w:tcPr>
                <w:tcW w:w="1271" w:type="dxa"/>
                <w:vMerge/>
                <w:vAlign w:val="center"/>
                <w:hideMark/>
              </w:tcPr>
            </w:tcPrChange>
          </w:tcPr>
          <w:p w:rsidRPr="00BA243B" w:rsidR="00B26EF6" w:rsidP="00813EFA" w:rsidRDefault="00B26EF6" w14:paraId="61291948" w14:textId="77777777">
            <w:pPr>
              <w:spacing w:after="0" w:line="240" w:lineRule="auto"/>
              <w:rPr>
                <w:rFonts w:ascii="Arial" w:hAnsi="Arial" w:eastAsia="Times New Roman" w:cs="Arial"/>
                <w:color w:val="000000"/>
                <w:sz w:val="18"/>
                <w:szCs w:val="18"/>
                <w:lang w:val="en-US" w:eastAsia="de-DE"/>
              </w:rPr>
            </w:pPr>
          </w:p>
        </w:tc>
        <w:tc>
          <w:tcPr>
            <w:tcW w:w="626" w:type="dxa"/>
            <w:vAlign w:val="center"/>
            <w:hideMark/>
            <w:tcPrChange w:author="Schlagenhauf, Florian" w:date="2021-07-20T14:39:00Z" w:id="626">
              <w:tcPr>
                <w:tcW w:w="626" w:type="dxa"/>
                <w:vAlign w:val="center"/>
                <w:hideMark/>
              </w:tcPr>
            </w:tcPrChange>
          </w:tcPr>
          <w:p w:rsidRPr="00BA243B" w:rsidR="00B26EF6" w:rsidP="00813EFA" w:rsidRDefault="00B26EF6" w14:paraId="00BBD6D2" w14:textId="22F48DD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br/>
            </w:r>
            <w:r w:rsidRPr="00BA243B">
              <w:rPr>
                <w:rFonts w:ascii="Arial" w:hAnsi="Arial" w:eastAsia="Times New Roman" w:cs="Arial"/>
                <w:color w:val="000000"/>
                <w:sz w:val="18"/>
                <w:szCs w:val="18"/>
                <w:lang w:val="en-US" w:eastAsia="de-DE"/>
              </w:rPr>
              <w:t>L</w:t>
            </w:r>
          </w:p>
        </w:tc>
        <w:tc>
          <w:tcPr>
            <w:tcW w:w="826" w:type="dxa"/>
            <w:vAlign w:val="center"/>
            <w:hideMark/>
            <w:tcPrChange w:author="Schlagenhauf, Florian" w:date="2021-07-20T14:39:00Z" w:id="627">
              <w:tcPr>
                <w:tcW w:w="826" w:type="dxa"/>
                <w:vAlign w:val="center"/>
                <w:hideMark/>
              </w:tcPr>
            </w:tcPrChange>
          </w:tcPr>
          <w:p w:rsidR="00B26EF6" w:rsidP="00813EFA" w:rsidRDefault="00B26EF6" w14:paraId="7579610C"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412CECD6" w14:textId="7754D8BF">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56</w:t>
            </w:r>
          </w:p>
        </w:tc>
        <w:tc>
          <w:tcPr>
            <w:tcW w:w="409" w:type="dxa"/>
            <w:vAlign w:val="center"/>
            <w:hideMark/>
            <w:tcPrChange w:author="Schlagenhauf, Florian" w:date="2021-07-20T14:39:00Z" w:id="628">
              <w:tcPr>
                <w:tcW w:w="409" w:type="dxa"/>
                <w:vAlign w:val="center"/>
                <w:hideMark/>
              </w:tcPr>
            </w:tcPrChange>
          </w:tcPr>
          <w:p w:rsidR="00B26EF6" w:rsidP="00813EFA" w:rsidRDefault="00B26EF6" w14:paraId="5997EC5A"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7386B092" w14:textId="4C8D08D0">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w:t>
            </w:r>
            <w:r>
              <w:rPr>
                <w:rFonts w:ascii="Arial" w:hAnsi="Arial" w:eastAsia="Times New Roman" w:cs="Arial"/>
                <w:color w:val="000000"/>
                <w:sz w:val="18"/>
                <w:szCs w:val="18"/>
                <w:lang w:val="en-US" w:eastAsia="de-DE"/>
              </w:rPr>
              <w:t>36</w:t>
            </w:r>
          </w:p>
        </w:tc>
        <w:tc>
          <w:tcPr>
            <w:tcW w:w="679" w:type="dxa"/>
            <w:vAlign w:val="center"/>
            <w:hideMark/>
            <w:tcPrChange w:author="Schlagenhauf, Florian" w:date="2021-07-20T14:39:00Z" w:id="629">
              <w:tcPr>
                <w:tcW w:w="679" w:type="dxa"/>
                <w:vAlign w:val="center"/>
                <w:hideMark/>
              </w:tcPr>
            </w:tcPrChange>
          </w:tcPr>
          <w:p w:rsidR="00B26EF6" w:rsidP="00813EFA" w:rsidRDefault="00B26EF6" w14:paraId="73623346"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130CCC0" w14:textId="34531BE7">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w:t>
            </w:r>
          </w:p>
        </w:tc>
        <w:tc>
          <w:tcPr>
            <w:tcW w:w="547" w:type="dxa"/>
            <w:vAlign w:val="center"/>
            <w:hideMark/>
            <w:tcPrChange w:author="Schlagenhauf, Florian" w:date="2021-07-20T14:39:00Z" w:id="630">
              <w:tcPr>
                <w:tcW w:w="547" w:type="dxa"/>
                <w:vAlign w:val="center"/>
                <w:hideMark/>
              </w:tcPr>
            </w:tcPrChange>
          </w:tcPr>
          <w:p w:rsidR="00B26EF6" w:rsidP="00813EFA" w:rsidRDefault="00B26EF6" w14:paraId="1175C9C6"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82B9108" w14:textId="1955F3C7">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12</w:t>
            </w:r>
          </w:p>
        </w:tc>
        <w:tc>
          <w:tcPr>
            <w:tcW w:w="1454" w:type="dxa"/>
            <w:vAlign w:val="center"/>
            <w:hideMark/>
            <w:tcPrChange w:author="Schlagenhauf, Florian" w:date="2021-07-20T14:39:00Z" w:id="631">
              <w:tcPr>
                <w:tcW w:w="1311" w:type="dxa"/>
                <w:vAlign w:val="center"/>
                <w:hideMark/>
              </w:tcPr>
            </w:tcPrChange>
          </w:tcPr>
          <w:p w:rsidR="00B26EF6" w:rsidP="00813EFA" w:rsidRDefault="00B26EF6" w14:paraId="687A38EC"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A67AAFC" w14:textId="6ECA7869">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8.08</w:t>
            </w:r>
          </w:p>
        </w:tc>
        <w:tc>
          <w:tcPr>
            <w:tcW w:w="1015" w:type="dxa"/>
            <w:vAlign w:val="center"/>
            <w:tcPrChange w:author="Schlagenhauf, Florian" w:date="2021-07-20T14:39:00Z" w:id="632">
              <w:tcPr>
                <w:tcW w:w="1158" w:type="dxa"/>
                <w:vAlign w:val="center"/>
              </w:tcPr>
            </w:tcPrChange>
          </w:tcPr>
          <w:p w:rsidR="00B26EF6" w:rsidP="00813EFA" w:rsidRDefault="00B26EF6" w14:paraId="187EBE4D"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56175F89" w14:textId="1B68A496">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hideMark/>
            <w:tcPrChange w:author="Schlagenhauf, Florian" w:date="2021-07-20T14:39:00Z" w:id="633">
              <w:tcPr>
                <w:tcW w:w="1604" w:type="dxa"/>
                <w:vAlign w:val="center"/>
                <w:hideMark/>
              </w:tcPr>
            </w:tcPrChange>
          </w:tcPr>
          <w:p w:rsidR="00B26EF6" w:rsidP="00813EFA" w:rsidRDefault="00B26EF6" w14:paraId="71734E5E"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9B8EA60" w14:textId="6F92586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w:t>
            </w:r>
            <w:r w:rsidRPr="00BA243B">
              <w:rPr>
                <w:rFonts w:ascii="Arial" w:hAnsi="Arial" w:eastAsia="Times New Roman" w:cs="Arial"/>
                <w:color w:val="000000"/>
                <w:sz w:val="18"/>
                <w:szCs w:val="18"/>
                <w:lang w:val="en-US" w:eastAsia="de-DE"/>
              </w:rPr>
              <w:t>001</w:t>
            </w:r>
          </w:p>
        </w:tc>
      </w:tr>
      <w:tr w:rsidRPr="00BA243B" w:rsidR="00B26EF6" w:rsidTr="000C2983" w14:paraId="3A401611" w14:textId="77777777">
        <w:tblPrEx>
          <w:tblW w:w="8431" w:type="dxa"/>
          <w:tblLayout w:type="fixed"/>
          <w:tblCellMar>
            <w:left w:w="70" w:type="dxa"/>
            <w:right w:w="70" w:type="dxa"/>
          </w:tblCellMar>
          <w:tblPrExChange w:author="Schlagenhauf, Florian" w:date="2021-07-20T14:39:00Z" w:id="634">
            <w:tblPrEx>
              <w:tblW w:w="8431" w:type="dxa"/>
              <w:tblLayout w:type="fixed"/>
              <w:tblCellMar>
                <w:left w:w="70" w:type="dxa"/>
                <w:right w:w="70" w:type="dxa"/>
              </w:tblCellMar>
            </w:tblPrEx>
          </w:tblPrExChange>
        </w:tblPrEx>
        <w:trPr>
          <w:trHeight w:val="350"/>
          <w:trPrChange w:author="Schlagenhauf, Florian" w:date="2021-07-20T14:39:00Z" w:id="635">
            <w:trPr>
              <w:trHeight w:val="350"/>
            </w:trPr>
          </w:trPrChange>
        </w:trPr>
        <w:tc>
          <w:tcPr>
            <w:tcW w:w="1271" w:type="dxa"/>
            <w:vAlign w:val="center"/>
            <w:hideMark/>
            <w:tcPrChange w:author="Schlagenhauf, Florian" w:date="2021-07-20T14:39:00Z" w:id="636">
              <w:tcPr>
                <w:tcW w:w="1271" w:type="dxa"/>
                <w:vAlign w:val="center"/>
                <w:hideMark/>
              </w:tcPr>
            </w:tcPrChange>
          </w:tcPr>
          <w:p w:rsidRPr="00BA243B" w:rsidR="00B26EF6" w:rsidP="00813EFA" w:rsidRDefault="00B26EF6" w14:paraId="105910F1" w14:textId="0D3A667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Inferior frontal gyrus</w:t>
            </w:r>
          </w:p>
        </w:tc>
        <w:tc>
          <w:tcPr>
            <w:tcW w:w="626" w:type="dxa"/>
            <w:vAlign w:val="center"/>
            <w:hideMark/>
            <w:tcPrChange w:author="Schlagenhauf, Florian" w:date="2021-07-20T14:39:00Z" w:id="637">
              <w:tcPr>
                <w:tcW w:w="626" w:type="dxa"/>
                <w:vAlign w:val="center"/>
                <w:hideMark/>
              </w:tcPr>
            </w:tcPrChange>
          </w:tcPr>
          <w:p w:rsidR="00B26EF6" w:rsidP="00813EFA" w:rsidRDefault="00B26EF6" w14:paraId="2E4493CF"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43EBB243" w14:textId="57DC01F9">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L</w:t>
            </w:r>
          </w:p>
        </w:tc>
        <w:tc>
          <w:tcPr>
            <w:tcW w:w="826" w:type="dxa"/>
            <w:vAlign w:val="center"/>
            <w:hideMark/>
            <w:tcPrChange w:author="Schlagenhauf, Florian" w:date="2021-07-20T14:39:00Z" w:id="638">
              <w:tcPr>
                <w:tcW w:w="826" w:type="dxa"/>
                <w:vAlign w:val="center"/>
                <w:hideMark/>
              </w:tcPr>
            </w:tcPrChange>
          </w:tcPr>
          <w:p w:rsidR="00B26EF6" w:rsidP="00813EFA" w:rsidRDefault="00B26EF6" w14:paraId="1F28F74A"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44227D78" w14:textId="774FA19E">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39</w:t>
            </w:r>
          </w:p>
        </w:tc>
        <w:tc>
          <w:tcPr>
            <w:tcW w:w="409" w:type="dxa"/>
            <w:vAlign w:val="center"/>
            <w:hideMark/>
            <w:tcPrChange w:author="Schlagenhauf, Florian" w:date="2021-07-20T14:39:00Z" w:id="639">
              <w:tcPr>
                <w:tcW w:w="409" w:type="dxa"/>
                <w:vAlign w:val="center"/>
                <w:hideMark/>
              </w:tcPr>
            </w:tcPrChange>
          </w:tcPr>
          <w:p w:rsidR="00B26EF6" w:rsidP="00813EFA" w:rsidRDefault="00B26EF6" w14:paraId="7B22D65D"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7A344938" w14:textId="01A391F3">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w:t>
            </w:r>
            <w:r>
              <w:rPr>
                <w:rFonts w:ascii="Arial" w:hAnsi="Arial" w:eastAsia="Times New Roman" w:cs="Arial"/>
                <w:color w:val="000000"/>
                <w:sz w:val="18"/>
                <w:szCs w:val="18"/>
                <w:lang w:val="en-US" w:eastAsia="de-DE"/>
              </w:rPr>
              <w:t>22</w:t>
            </w:r>
          </w:p>
        </w:tc>
        <w:tc>
          <w:tcPr>
            <w:tcW w:w="679" w:type="dxa"/>
            <w:vAlign w:val="center"/>
            <w:hideMark/>
            <w:tcPrChange w:author="Schlagenhauf, Florian" w:date="2021-07-20T14:39:00Z" w:id="640">
              <w:tcPr>
                <w:tcW w:w="679" w:type="dxa"/>
                <w:vAlign w:val="center"/>
                <w:hideMark/>
              </w:tcPr>
            </w:tcPrChange>
          </w:tcPr>
          <w:p w:rsidR="00B26EF6" w:rsidP="00813EFA" w:rsidRDefault="00B26EF6" w14:paraId="03776414"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42E9E760" w14:textId="0286ABBF">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w:t>
            </w:r>
            <w:r>
              <w:rPr>
                <w:rFonts w:ascii="Arial" w:hAnsi="Arial" w:eastAsia="Times New Roman" w:cs="Arial"/>
                <w:color w:val="000000"/>
                <w:sz w:val="18"/>
                <w:szCs w:val="18"/>
                <w:lang w:val="en-US" w:eastAsia="de-DE"/>
              </w:rPr>
              <w:t>32</w:t>
            </w:r>
          </w:p>
        </w:tc>
        <w:tc>
          <w:tcPr>
            <w:tcW w:w="547" w:type="dxa"/>
            <w:vAlign w:val="center"/>
            <w:hideMark/>
            <w:tcPrChange w:author="Schlagenhauf, Florian" w:date="2021-07-20T14:39:00Z" w:id="641">
              <w:tcPr>
                <w:tcW w:w="547" w:type="dxa"/>
                <w:vAlign w:val="center"/>
                <w:hideMark/>
              </w:tcPr>
            </w:tcPrChange>
          </w:tcPr>
          <w:p w:rsidR="00B26EF6" w:rsidP="00813EFA" w:rsidRDefault="00B26EF6" w14:paraId="3FF41781"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225E156F" w14:textId="164714C2">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-12</w:t>
            </w:r>
          </w:p>
        </w:tc>
        <w:tc>
          <w:tcPr>
            <w:tcW w:w="1454" w:type="dxa"/>
            <w:vAlign w:val="center"/>
            <w:hideMark/>
            <w:tcPrChange w:author="Schlagenhauf, Florian" w:date="2021-07-20T14:39:00Z" w:id="642">
              <w:tcPr>
                <w:tcW w:w="1311" w:type="dxa"/>
                <w:vAlign w:val="center"/>
                <w:hideMark/>
              </w:tcPr>
            </w:tcPrChange>
          </w:tcPr>
          <w:p w:rsidR="00B26EF6" w:rsidP="00813EFA" w:rsidRDefault="00B26EF6" w14:paraId="52D5EE5F"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0E6908B6" w14:textId="123693EF">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8</w:t>
            </w:r>
            <w:r>
              <w:rPr>
                <w:rFonts w:ascii="Arial" w:hAnsi="Arial" w:eastAsia="Times New Roman" w:cs="Arial"/>
                <w:color w:val="000000"/>
                <w:sz w:val="18"/>
                <w:szCs w:val="18"/>
                <w:lang w:val="en-US" w:eastAsia="de-DE"/>
              </w:rPr>
              <w:t>.05</w:t>
            </w:r>
          </w:p>
        </w:tc>
        <w:tc>
          <w:tcPr>
            <w:tcW w:w="1015" w:type="dxa"/>
            <w:vAlign w:val="center"/>
            <w:tcPrChange w:author="Schlagenhauf, Florian" w:date="2021-07-20T14:39:00Z" w:id="643">
              <w:tcPr>
                <w:tcW w:w="1158" w:type="dxa"/>
                <w:vAlign w:val="center"/>
              </w:tcPr>
            </w:tcPrChange>
          </w:tcPr>
          <w:p w:rsidR="00B26EF6" w:rsidP="00813EFA" w:rsidRDefault="00B26EF6" w14:paraId="1B1CABF4"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6E7FE93C" w14:textId="35FD6B82">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hideMark/>
            <w:tcPrChange w:author="Schlagenhauf, Florian" w:date="2021-07-20T14:39:00Z" w:id="644">
              <w:tcPr>
                <w:tcW w:w="1604" w:type="dxa"/>
                <w:vAlign w:val="center"/>
                <w:hideMark/>
              </w:tcPr>
            </w:tcPrChange>
          </w:tcPr>
          <w:p w:rsidR="00B26EF6" w:rsidP="00813EFA" w:rsidRDefault="00B26EF6" w14:paraId="0DC8EA92"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3C2388B3" w14:textId="6FDB9D2E">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w:t>
            </w:r>
            <w:r>
              <w:rPr>
                <w:rFonts w:ascii="Arial" w:hAnsi="Arial" w:eastAsia="Times New Roman" w:cs="Arial"/>
                <w:color w:val="000000"/>
                <w:sz w:val="18"/>
                <w:szCs w:val="18"/>
                <w:lang w:val="en-US" w:eastAsia="de-DE"/>
              </w:rPr>
              <w:t>001</w:t>
            </w:r>
          </w:p>
        </w:tc>
      </w:tr>
      <w:tr w:rsidRPr="00BA243B" w:rsidR="00B26EF6" w:rsidTr="000C2983" w14:paraId="210C7432" w14:textId="77777777">
        <w:tblPrEx>
          <w:tblW w:w="8431" w:type="dxa"/>
          <w:tblLayout w:type="fixed"/>
          <w:tblCellMar>
            <w:left w:w="70" w:type="dxa"/>
            <w:right w:w="70" w:type="dxa"/>
          </w:tblCellMar>
          <w:tblPrExChange w:author="Schlagenhauf, Florian" w:date="2021-07-20T14:39:00Z" w:id="645">
            <w:tblPrEx>
              <w:tblW w:w="8431" w:type="dxa"/>
              <w:tblLayout w:type="fixed"/>
              <w:tblCellMar>
                <w:left w:w="70" w:type="dxa"/>
                <w:right w:w="70" w:type="dxa"/>
              </w:tblCellMar>
            </w:tblPrEx>
          </w:tblPrExChange>
        </w:tblPrEx>
        <w:trPr>
          <w:trHeight w:val="354"/>
          <w:trPrChange w:author="Schlagenhauf, Florian" w:date="2021-07-20T14:39:00Z" w:id="646">
            <w:trPr>
              <w:trHeight w:val="354"/>
            </w:trPr>
          </w:trPrChange>
        </w:trPr>
        <w:tc>
          <w:tcPr>
            <w:tcW w:w="1271" w:type="dxa"/>
            <w:vAlign w:val="center"/>
            <w:hideMark/>
            <w:tcPrChange w:author="Schlagenhauf, Florian" w:date="2021-07-20T14:39:00Z" w:id="647">
              <w:tcPr>
                <w:tcW w:w="1271" w:type="dxa"/>
                <w:vAlign w:val="center"/>
                <w:hideMark/>
              </w:tcPr>
            </w:tcPrChange>
          </w:tcPr>
          <w:p w:rsidRPr="00BA243B" w:rsidR="00B26EF6" w:rsidP="00813EFA" w:rsidRDefault="00B26EF6" w14:paraId="479B5840" w14:textId="585EE15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 xml:space="preserve">Precentral </w:t>
            </w:r>
            <w:r w:rsidR="00D11351">
              <w:rPr>
                <w:rFonts w:ascii="Arial" w:hAnsi="Arial" w:eastAsia="Times New Roman" w:cs="Arial"/>
                <w:color w:val="000000"/>
                <w:sz w:val="18"/>
                <w:szCs w:val="18"/>
                <w:lang w:val="en-US" w:eastAsia="de-DE"/>
              </w:rPr>
              <w:t>g</w:t>
            </w:r>
            <w:r>
              <w:rPr>
                <w:rFonts w:ascii="Arial" w:hAnsi="Arial" w:eastAsia="Times New Roman" w:cs="Arial"/>
                <w:color w:val="000000"/>
                <w:sz w:val="18"/>
                <w:szCs w:val="18"/>
                <w:lang w:val="en-US" w:eastAsia="de-DE"/>
              </w:rPr>
              <w:t>yrus</w:t>
            </w:r>
          </w:p>
        </w:tc>
        <w:tc>
          <w:tcPr>
            <w:tcW w:w="626" w:type="dxa"/>
            <w:vAlign w:val="center"/>
            <w:hideMark/>
            <w:tcPrChange w:author="Schlagenhauf, Florian" w:date="2021-07-20T14:39:00Z" w:id="648">
              <w:tcPr>
                <w:tcW w:w="626" w:type="dxa"/>
                <w:vAlign w:val="center"/>
                <w:hideMark/>
              </w:tcPr>
            </w:tcPrChange>
          </w:tcPr>
          <w:p w:rsidR="00B26EF6" w:rsidP="00813EFA" w:rsidRDefault="00B26EF6" w14:paraId="45B7DA03"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2D95736E" w14:textId="15FA7DC6">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R</w:t>
            </w:r>
          </w:p>
        </w:tc>
        <w:tc>
          <w:tcPr>
            <w:tcW w:w="826" w:type="dxa"/>
            <w:vAlign w:val="center"/>
            <w:hideMark/>
            <w:tcPrChange w:author="Schlagenhauf, Florian" w:date="2021-07-20T14:39:00Z" w:id="649">
              <w:tcPr>
                <w:tcW w:w="826" w:type="dxa"/>
                <w:vAlign w:val="center"/>
                <w:hideMark/>
              </w:tcPr>
            </w:tcPrChange>
          </w:tcPr>
          <w:p w:rsidR="00B26EF6" w:rsidP="00813EFA" w:rsidRDefault="00B26EF6" w14:paraId="0A50E2D7"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97A172E" w14:textId="39339110">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85</w:t>
            </w:r>
          </w:p>
        </w:tc>
        <w:tc>
          <w:tcPr>
            <w:tcW w:w="409" w:type="dxa"/>
            <w:vAlign w:val="center"/>
            <w:hideMark/>
            <w:tcPrChange w:author="Schlagenhauf, Florian" w:date="2021-07-20T14:39:00Z" w:id="650">
              <w:tcPr>
                <w:tcW w:w="409" w:type="dxa"/>
                <w:vAlign w:val="center"/>
                <w:hideMark/>
              </w:tcPr>
            </w:tcPrChange>
          </w:tcPr>
          <w:p w:rsidR="00B26EF6" w:rsidP="00813EFA" w:rsidRDefault="00B26EF6" w14:paraId="13A67752"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3BD81FD8" w14:textId="5C1B054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32</w:t>
            </w:r>
          </w:p>
        </w:tc>
        <w:tc>
          <w:tcPr>
            <w:tcW w:w="679" w:type="dxa"/>
            <w:vAlign w:val="center"/>
            <w:hideMark/>
            <w:tcPrChange w:author="Schlagenhauf, Florian" w:date="2021-07-20T14:39:00Z" w:id="651">
              <w:tcPr>
                <w:tcW w:w="679" w:type="dxa"/>
                <w:vAlign w:val="center"/>
                <w:hideMark/>
              </w:tcPr>
            </w:tcPrChange>
          </w:tcPr>
          <w:p w:rsidR="00B26EF6" w:rsidP="00813EFA" w:rsidRDefault="00B26EF6" w14:paraId="47AE7EB3"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6D4A7D07" w14:textId="743C484C">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-20</w:t>
            </w:r>
          </w:p>
        </w:tc>
        <w:tc>
          <w:tcPr>
            <w:tcW w:w="547" w:type="dxa"/>
            <w:vAlign w:val="center"/>
            <w:hideMark/>
            <w:tcPrChange w:author="Schlagenhauf, Florian" w:date="2021-07-20T14:39:00Z" w:id="652">
              <w:tcPr>
                <w:tcW w:w="547" w:type="dxa"/>
                <w:vAlign w:val="center"/>
                <w:hideMark/>
              </w:tcPr>
            </w:tcPrChange>
          </w:tcPr>
          <w:p w:rsidR="00B26EF6" w:rsidP="00813EFA" w:rsidRDefault="00B26EF6" w14:paraId="79268051"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DAB7465" w14:textId="0C3F72DF">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58</w:t>
            </w:r>
          </w:p>
        </w:tc>
        <w:tc>
          <w:tcPr>
            <w:tcW w:w="1454" w:type="dxa"/>
            <w:vAlign w:val="center"/>
            <w:hideMark/>
            <w:tcPrChange w:author="Schlagenhauf, Florian" w:date="2021-07-20T14:39:00Z" w:id="653">
              <w:tcPr>
                <w:tcW w:w="1311" w:type="dxa"/>
                <w:vAlign w:val="center"/>
                <w:hideMark/>
              </w:tcPr>
            </w:tcPrChange>
          </w:tcPr>
          <w:p w:rsidR="00B26EF6" w:rsidP="00813EFA" w:rsidRDefault="00B26EF6" w14:paraId="3A21EA03"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59D3477" w14:textId="5515A32D">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7.69</w:t>
            </w:r>
          </w:p>
        </w:tc>
        <w:tc>
          <w:tcPr>
            <w:tcW w:w="1015" w:type="dxa"/>
            <w:vAlign w:val="center"/>
            <w:tcPrChange w:author="Schlagenhauf, Florian" w:date="2021-07-20T14:39:00Z" w:id="654">
              <w:tcPr>
                <w:tcW w:w="1158" w:type="dxa"/>
                <w:vAlign w:val="center"/>
              </w:tcPr>
            </w:tcPrChange>
          </w:tcPr>
          <w:p w:rsidR="00B26EF6" w:rsidP="00813EFA" w:rsidRDefault="00B26EF6" w14:paraId="1424D930"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4AF270AD" w14:textId="64ACB1E5">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hideMark/>
            <w:tcPrChange w:author="Schlagenhauf, Florian" w:date="2021-07-20T14:39:00Z" w:id="655">
              <w:tcPr>
                <w:tcW w:w="1604" w:type="dxa"/>
                <w:vAlign w:val="center"/>
                <w:hideMark/>
              </w:tcPr>
            </w:tcPrChange>
          </w:tcPr>
          <w:p w:rsidR="00B26EF6" w:rsidP="00813EFA" w:rsidRDefault="00B26EF6" w14:paraId="7E53FEDB"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1D98692" w14:textId="77650E1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w:t>
            </w:r>
            <w:r w:rsidRPr="00BA243B">
              <w:rPr>
                <w:rFonts w:ascii="Arial" w:hAnsi="Arial" w:eastAsia="Times New Roman" w:cs="Arial"/>
                <w:color w:val="000000"/>
                <w:sz w:val="18"/>
                <w:szCs w:val="18"/>
                <w:lang w:val="en-US" w:eastAsia="de-DE"/>
              </w:rPr>
              <w:t>00</w:t>
            </w:r>
            <w:r>
              <w:rPr>
                <w:rFonts w:ascii="Arial" w:hAnsi="Arial" w:eastAsia="Times New Roman" w:cs="Arial"/>
                <w:color w:val="000000"/>
                <w:sz w:val="18"/>
                <w:szCs w:val="18"/>
                <w:lang w:val="en-US" w:eastAsia="de-DE"/>
              </w:rPr>
              <w:t>2</w:t>
            </w:r>
          </w:p>
        </w:tc>
      </w:tr>
      <w:tr w:rsidRPr="00BA243B" w:rsidR="00B26EF6" w:rsidTr="000C2983" w14:paraId="6E29620C" w14:textId="77777777">
        <w:tblPrEx>
          <w:tblW w:w="8431" w:type="dxa"/>
          <w:tblLayout w:type="fixed"/>
          <w:tblCellMar>
            <w:left w:w="70" w:type="dxa"/>
            <w:right w:w="70" w:type="dxa"/>
          </w:tblCellMar>
          <w:tblPrExChange w:author="Schlagenhauf, Florian" w:date="2021-07-20T14:39:00Z" w:id="656">
            <w:tblPrEx>
              <w:tblW w:w="8431" w:type="dxa"/>
              <w:tblLayout w:type="fixed"/>
              <w:tblCellMar>
                <w:left w:w="70" w:type="dxa"/>
                <w:right w:w="70" w:type="dxa"/>
              </w:tblCellMar>
            </w:tblPrEx>
          </w:tblPrExChange>
        </w:tblPrEx>
        <w:trPr>
          <w:trHeight w:val="466"/>
          <w:trPrChange w:author="Schlagenhauf, Florian" w:date="2021-07-20T14:39:00Z" w:id="657">
            <w:trPr>
              <w:trHeight w:val="466"/>
            </w:trPr>
          </w:trPrChange>
        </w:trPr>
        <w:tc>
          <w:tcPr>
            <w:tcW w:w="1271" w:type="dxa"/>
            <w:vAlign w:val="center"/>
            <w:hideMark/>
            <w:tcPrChange w:author="Schlagenhauf, Florian" w:date="2021-07-20T14:39:00Z" w:id="658">
              <w:tcPr>
                <w:tcW w:w="1271" w:type="dxa"/>
                <w:vAlign w:val="center"/>
                <w:hideMark/>
              </w:tcPr>
            </w:tcPrChange>
          </w:tcPr>
          <w:p w:rsidRPr="00BA243B" w:rsidR="00B26EF6" w:rsidP="00813EFA" w:rsidRDefault="00B26EF6" w14:paraId="75D25DE1" w14:textId="63E87673">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Superior frontal gyrus</w:t>
            </w:r>
          </w:p>
        </w:tc>
        <w:tc>
          <w:tcPr>
            <w:tcW w:w="626" w:type="dxa"/>
            <w:vAlign w:val="center"/>
            <w:hideMark/>
            <w:tcPrChange w:author="Schlagenhauf, Florian" w:date="2021-07-20T14:39:00Z" w:id="659">
              <w:tcPr>
                <w:tcW w:w="626" w:type="dxa"/>
                <w:vAlign w:val="center"/>
                <w:hideMark/>
              </w:tcPr>
            </w:tcPrChange>
          </w:tcPr>
          <w:p w:rsidR="00B26EF6" w:rsidP="00813EFA" w:rsidRDefault="00B26EF6" w14:paraId="546BFB3A"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22687807" w14:textId="447194F3">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L</w:t>
            </w:r>
          </w:p>
        </w:tc>
        <w:tc>
          <w:tcPr>
            <w:tcW w:w="826" w:type="dxa"/>
            <w:vAlign w:val="center"/>
            <w:hideMark/>
            <w:tcPrChange w:author="Schlagenhauf, Florian" w:date="2021-07-20T14:39:00Z" w:id="660">
              <w:tcPr>
                <w:tcW w:w="826" w:type="dxa"/>
                <w:vAlign w:val="center"/>
                <w:hideMark/>
              </w:tcPr>
            </w:tcPrChange>
          </w:tcPr>
          <w:p w:rsidR="00B26EF6" w:rsidP="00813EFA" w:rsidRDefault="00B26EF6" w14:paraId="6DB7ED3B"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CD15E9D" w14:textId="4D91CED0">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19</w:t>
            </w:r>
          </w:p>
        </w:tc>
        <w:tc>
          <w:tcPr>
            <w:tcW w:w="409" w:type="dxa"/>
            <w:vAlign w:val="center"/>
            <w:hideMark/>
            <w:tcPrChange w:author="Schlagenhauf, Florian" w:date="2021-07-20T14:39:00Z" w:id="661">
              <w:tcPr>
                <w:tcW w:w="409" w:type="dxa"/>
                <w:vAlign w:val="center"/>
                <w:hideMark/>
              </w:tcPr>
            </w:tcPrChange>
          </w:tcPr>
          <w:p w:rsidR="00B26EF6" w:rsidP="00813EFA" w:rsidRDefault="00B26EF6" w14:paraId="727A4DB8"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27277E1C" w14:textId="4414F14F">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-18</w:t>
            </w:r>
          </w:p>
        </w:tc>
        <w:tc>
          <w:tcPr>
            <w:tcW w:w="679" w:type="dxa"/>
            <w:vAlign w:val="center"/>
            <w:hideMark/>
            <w:tcPrChange w:author="Schlagenhauf, Florian" w:date="2021-07-20T14:39:00Z" w:id="662">
              <w:tcPr>
                <w:tcW w:w="679" w:type="dxa"/>
                <w:vAlign w:val="center"/>
                <w:hideMark/>
              </w:tcPr>
            </w:tcPrChange>
          </w:tcPr>
          <w:p w:rsidR="00B26EF6" w:rsidP="00813EFA" w:rsidRDefault="00B26EF6" w14:paraId="1E9D18C3"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311DC02E" w14:textId="59048CDE">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38</w:t>
            </w:r>
          </w:p>
        </w:tc>
        <w:tc>
          <w:tcPr>
            <w:tcW w:w="547" w:type="dxa"/>
            <w:vAlign w:val="center"/>
            <w:hideMark/>
            <w:tcPrChange w:author="Schlagenhauf, Florian" w:date="2021-07-20T14:39:00Z" w:id="663">
              <w:tcPr>
                <w:tcW w:w="547" w:type="dxa"/>
                <w:vAlign w:val="center"/>
                <w:hideMark/>
              </w:tcPr>
            </w:tcPrChange>
          </w:tcPr>
          <w:p w:rsidR="00B26EF6" w:rsidP="00813EFA" w:rsidRDefault="00B26EF6" w14:paraId="1F659DD9"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D626D8A" w14:textId="0BCBAAD6">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44</w:t>
            </w:r>
          </w:p>
        </w:tc>
        <w:tc>
          <w:tcPr>
            <w:tcW w:w="1454" w:type="dxa"/>
            <w:vAlign w:val="center"/>
            <w:hideMark/>
            <w:tcPrChange w:author="Schlagenhauf, Florian" w:date="2021-07-20T14:39:00Z" w:id="664">
              <w:tcPr>
                <w:tcW w:w="1311" w:type="dxa"/>
                <w:vAlign w:val="center"/>
                <w:hideMark/>
              </w:tcPr>
            </w:tcPrChange>
          </w:tcPr>
          <w:p w:rsidR="00B26EF6" w:rsidP="00813EFA" w:rsidRDefault="00B26EF6" w14:paraId="0338FAD4"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24113641" w14:textId="186559F6">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7.59</w:t>
            </w:r>
          </w:p>
        </w:tc>
        <w:tc>
          <w:tcPr>
            <w:tcW w:w="1015" w:type="dxa"/>
            <w:vAlign w:val="center"/>
            <w:tcPrChange w:author="Schlagenhauf, Florian" w:date="2021-07-20T14:39:00Z" w:id="665">
              <w:tcPr>
                <w:tcW w:w="1158" w:type="dxa"/>
                <w:vAlign w:val="center"/>
              </w:tcPr>
            </w:tcPrChange>
          </w:tcPr>
          <w:p w:rsidR="00B26EF6" w:rsidP="00813EFA" w:rsidRDefault="00B26EF6" w14:paraId="11C4277A" w14:textId="77777777">
            <w:pPr>
              <w:spacing w:after="0" w:line="240" w:lineRule="auto"/>
              <w:jc w:val="center"/>
              <w:rPr>
                <w:rFonts w:ascii="Arial" w:hAnsi="Arial" w:eastAsia="AdvPTimes" w:cs="Arial"/>
                <w:color w:val="000000"/>
                <w:sz w:val="18"/>
                <w:szCs w:val="18"/>
                <w:lang w:val="en-US" w:eastAsia="de-DE"/>
              </w:rPr>
            </w:pPr>
          </w:p>
          <w:p w:rsidRPr="00BA243B" w:rsidR="00B26EF6" w:rsidP="00813EFA" w:rsidRDefault="00B26EF6" w14:paraId="435B1D67" w14:textId="16DC054D">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hideMark/>
            <w:tcPrChange w:author="Schlagenhauf, Florian" w:date="2021-07-20T14:39:00Z" w:id="666">
              <w:tcPr>
                <w:tcW w:w="1604" w:type="dxa"/>
                <w:vAlign w:val="center"/>
                <w:hideMark/>
              </w:tcPr>
            </w:tcPrChange>
          </w:tcPr>
          <w:p w:rsidR="00B26EF6" w:rsidP="00813EFA" w:rsidRDefault="00B26EF6" w14:paraId="2EC68FE7"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1983BE54" w14:textId="128B53FB">
            <w:pPr>
              <w:spacing w:after="0" w:line="240" w:lineRule="auto"/>
              <w:jc w:val="center"/>
              <w:rPr>
                <w:rFonts w:ascii="Arial" w:hAnsi="Arial" w:eastAsia="Times New Roman" w:cs="Arial"/>
                <w:color w:val="000000"/>
                <w:sz w:val="18"/>
                <w:szCs w:val="18"/>
                <w:lang w:val="en-US" w:eastAsia="de-DE"/>
              </w:rPr>
            </w:pPr>
            <w:r w:rsidRPr="00BA243B">
              <w:rPr>
                <w:rFonts w:ascii="Arial" w:hAnsi="Arial" w:eastAsia="Times New Roman" w:cs="Arial"/>
                <w:color w:val="000000"/>
                <w:sz w:val="18"/>
                <w:szCs w:val="18"/>
                <w:lang w:val="en-US" w:eastAsia="de-DE"/>
              </w:rPr>
              <w:t>.00</w:t>
            </w:r>
            <w:r>
              <w:rPr>
                <w:rFonts w:ascii="Arial" w:hAnsi="Arial" w:eastAsia="Times New Roman" w:cs="Arial"/>
                <w:color w:val="000000"/>
                <w:sz w:val="18"/>
                <w:szCs w:val="18"/>
                <w:lang w:val="en-US" w:eastAsia="de-DE"/>
              </w:rPr>
              <w:t>3</w:t>
            </w:r>
          </w:p>
        </w:tc>
      </w:tr>
      <w:tr w:rsidRPr="00BA243B" w:rsidR="00B26EF6" w:rsidTr="000C2983" w14:paraId="3BC5633E" w14:textId="77777777">
        <w:tblPrEx>
          <w:tblW w:w="8431" w:type="dxa"/>
          <w:tblLayout w:type="fixed"/>
          <w:tblCellMar>
            <w:left w:w="70" w:type="dxa"/>
            <w:right w:w="70" w:type="dxa"/>
          </w:tblCellMar>
          <w:tblPrExChange w:author="Schlagenhauf, Florian" w:date="2021-07-20T14:39:00Z" w:id="667">
            <w:tblPrEx>
              <w:tblW w:w="8431" w:type="dxa"/>
              <w:tblLayout w:type="fixed"/>
              <w:tblCellMar>
                <w:left w:w="70" w:type="dxa"/>
                <w:right w:w="70" w:type="dxa"/>
              </w:tblCellMar>
            </w:tblPrEx>
          </w:tblPrExChange>
        </w:tblPrEx>
        <w:trPr>
          <w:trHeight w:val="466"/>
          <w:trPrChange w:author="Schlagenhauf, Florian" w:date="2021-07-20T14:39:00Z" w:id="668">
            <w:trPr>
              <w:trHeight w:val="466"/>
            </w:trPr>
          </w:trPrChange>
        </w:trPr>
        <w:tc>
          <w:tcPr>
            <w:tcW w:w="1271" w:type="dxa"/>
            <w:vAlign w:val="center"/>
            <w:tcPrChange w:author="Schlagenhauf, Florian" w:date="2021-07-20T14:39:00Z" w:id="669">
              <w:tcPr>
                <w:tcW w:w="1271" w:type="dxa"/>
                <w:vAlign w:val="center"/>
              </w:tcPr>
            </w:tcPrChange>
          </w:tcPr>
          <w:p w:rsidR="00B26EF6" w:rsidP="00813EFA" w:rsidRDefault="00B26EF6" w14:paraId="7F180AE2" w14:textId="4A7C19E7">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Postcentral gyrus</w:t>
            </w:r>
          </w:p>
        </w:tc>
        <w:tc>
          <w:tcPr>
            <w:tcW w:w="626" w:type="dxa"/>
            <w:vAlign w:val="center"/>
            <w:tcPrChange w:author="Schlagenhauf, Florian" w:date="2021-07-20T14:39:00Z" w:id="670">
              <w:tcPr>
                <w:tcW w:w="626" w:type="dxa"/>
                <w:vAlign w:val="center"/>
              </w:tcPr>
            </w:tcPrChange>
          </w:tcPr>
          <w:p w:rsidR="00B26EF6" w:rsidP="00813EFA" w:rsidRDefault="00B26EF6" w14:paraId="538F53D6"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58667763" w14:textId="3C9018E0">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R</w:t>
            </w:r>
          </w:p>
        </w:tc>
        <w:tc>
          <w:tcPr>
            <w:tcW w:w="826" w:type="dxa"/>
            <w:vAlign w:val="center"/>
            <w:tcPrChange w:author="Schlagenhauf, Florian" w:date="2021-07-20T14:39:00Z" w:id="671">
              <w:tcPr>
                <w:tcW w:w="826" w:type="dxa"/>
                <w:vAlign w:val="center"/>
              </w:tcPr>
            </w:tcPrChange>
          </w:tcPr>
          <w:p w:rsidR="00B26EF6" w:rsidP="00813EFA" w:rsidRDefault="00B26EF6" w14:paraId="35F0E3AE"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6DFEF165" w14:textId="4B56F835">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75</w:t>
            </w:r>
          </w:p>
        </w:tc>
        <w:tc>
          <w:tcPr>
            <w:tcW w:w="409" w:type="dxa"/>
            <w:vAlign w:val="center"/>
            <w:tcPrChange w:author="Schlagenhauf, Florian" w:date="2021-07-20T14:39:00Z" w:id="672">
              <w:tcPr>
                <w:tcW w:w="409" w:type="dxa"/>
                <w:vAlign w:val="center"/>
              </w:tcPr>
            </w:tcPrChange>
          </w:tcPr>
          <w:p w:rsidR="00B26EF6" w:rsidP="00813EFA" w:rsidRDefault="00B26EF6" w14:paraId="6E8245F9"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687FA720" w14:textId="5C02D621">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38</w:t>
            </w:r>
          </w:p>
        </w:tc>
        <w:tc>
          <w:tcPr>
            <w:tcW w:w="679" w:type="dxa"/>
            <w:vAlign w:val="center"/>
            <w:tcPrChange w:author="Schlagenhauf, Florian" w:date="2021-07-20T14:39:00Z" w:id="673">
              <w:tcPr>
                <w:tcW w:w="679" w:type="dxa"/>
                <w:vAlign w:val="center"/>
              </w:tcPr>
            </w:tcPrChange>
          </w:tcPr>
          <w:p w:rsidR="00B26EF6" w:rsidP="00813EFA" w:rsidRDefault="00B26EF6" w14:paraId="1705A448"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043B6526" w14:textId="7D24D074">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-26</w:t>
            </w:r>
          </w:p>
        </w:tc>
        <w:tc>
          <w:tcPr>
            <w:tcW w:w="547" w:type="dxa"/>
            <w:vAlign w:val="center"/>
            <w:tcPrChange w:author="Schlagenhauf, Florian" w:date="2021-07-20T14:39:00Z" w:id="674">
              <w:tcPr>
                <w:tcW w:w="547" w:type="dxa"/>
                <w:vAlign w:val="center"/>
              </w:tcPr>
            </w:tcPrChange>
          </w:tcPr>
          <w:p w:rsidR="00B26EF6" w:rsidP="00813EFA" w:rsidRDefault="00B26EF6" w14:paraId="13E27147"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75A41335" w14:textId="04208C51">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46</w:t>
            </w:r>
          </w:p>
        </w:tc>
        <w:tc>
          <w:tcPr>
            <w:tcW w:w="1454" w:type="dxa"/>
            <w:vAlign w:val="center"/>
            <w:tcPrChange w:author="Schlagenhauf, Florian" w:date="2021-07-20T14:39:00Z" w:id="675">
              <w:tcPr>
                <w:tcW w:w="1311" w:type="dxa"/>
                <w:vAlign w:val="center"/>
              </w:tcPr>
            </w:tcPrChange>
          </w:tcPr>
          <w:p w:rsidR="00B26EF6" w:rsidP="00813EFA" w:rsidRDefault="00B26EF6" w14:paraId="5DE2C291"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3281BF22" w14:textId="5536BE4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7.56</w:t>
            </w:r>
          </w:p>
        </w:tc>
        <w:tc>
          <w:tcPr>
            <w:tcW w:w="1015" w:type="dxa"/>
            <w:vAlign w:val="center"/>
            <w:tcPrChange w:author="Schlagenhauf, Florian" w:date="2021-07-20T14:39:00Z" w:id="676">
              <w:tcPr>
                <w:tcW w:w="1158" w:type="dxa"/>
                <w:vAlign w:val="center"/>
              </w:tcPr>
            </w:tcPrChange>
          </w:tcPr>
          <w:p w:rsidR="00B26EF6" w:rsidP="00813EFA" w:rsidRDefault="00B26EF6" w14:paraId="6E19F3A5"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368E3DF7" w14:textId="74A4FF91">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tcPrChange w:author="Schlagenhauf, Florian" w:date="2021-07-20T14:39:00Z" w:id="677">
              <w:tcPr>
                <w:tcW w:w="1604" w:type="dxa"/>
                <w:vAlign w:val="center"/>
              </w:tcPr>
            </w:tcPrChange>
          </w:tcPr>
          <w:p w:rsidR="00B26EF6" w:rsidP="00813EFA" w:rsidRDefault="00B26EF6" w14:paraId="503CDA6F" w14:textId="77777777">
            <w:pPr>
              <w:spacing w:after="0" w:line="240" w:lineRule="auto"/>
              <w:jc w:val="center"/>
              <w:rPr>
                <w:rFonts w:ascii="Arial" w:hAnsi="Arial" w:eastAsia="Times New Roman" w:cs="Arial"/>
                <w:color w:val="000000"/>
                <w:sz w:val="18"/>
                <w:szCs w:val="18"/>
                <w:lang w:val="en-US" w:eastAsia="de-DE"/>
              </w:rPr>
            </w:pPr>
          </w:p>
          <w:p w:rsidRPr="00BA243B" w:rsidR="00B26EF6" w:rsidP="00813EFA" w:rsidRDefault="00B26EF6" w14:paraId="09EBF291" w14:textId="4994A3BF">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.003</w:t>
            </w:r>
          </w:p>
        </w:tc>
      </w:tr>
      <w:tr w:rsidRPr="00BA243B" w:rsidR="00B26EF6" w:rsidTr="000C2983" w14:paraId="2C557BC0" w14:textId="77777777">
        <w:tblPrEx>
          <w:tblW w:w="8431" w:type="dxa"/>
          <w:tblLayout w:type="fixed"/>
          <w:tblCellMar>
            <w:left w:w="70" w:type="dxa"/>
            <w:right w:w="70" w:type="dxa"/>
          </w:tblCellMar>
          <w:tblPrExChange w:author="Schlagenhauf, Florian" w:date="2021-07-20T14:39:00Z" w:id="678">
            <w:tblPrEx>
              <w:tblW w:w="8431" w:type="dxa"/>
              <w:tblLayout w:type="fixed"/>
              <w:tblCellMar>
                <w:left w:w="70" w:type="dxa"/>
                <w:right w:w="70" w:type="dxa"/>
              </w:tblCellMar>
            </w:tblPrEx>
          </w:tblPrExChange>
        </w:tblPrEx>
        <w:trPr>
          <w:trHeight w:val="466"/>
          <w:trPrChange w:author="Schlagenhauf, Florian" w:date="2021-07-20T14:39:00Z" w:id="679">
            <w:trPr>
              <w:trHeight w:val="466"/>
            </w:trPr>
          </w:trPrChange>
        </w:trPr>
        <w:tc>
          <w:tcPr>
            <w:tcW w:w="1271" w:type="dxa"/>
            <w:vAlign w:val="center"/>
            <w:tcPrChange w:author="Schlagenhauf, Florian" w:date="2021-07-20T14:39:00Z" w:id="680">
              <w:tcPr>
                <w:tcW w:w="1271" w:type="dxa"/>
                <w:vAlign w:val="center"/>
              </w:tcPr>
            </w:tcPrChange>
          </w:tcPr>
          <w:p w:rsidR="00B26EF6" w:rsidP="00813EFA" w:rsidRDefault="00B26EF6" w14:paraId="6FEBE44C" w14:textId="16A9B02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Rolandic operculum</w:t>
            </w:r>
          </w:p>
        </w:tc>
        <w:tc>
          <w:tcPr>
            <w:tcW w:w="626" w:type="dxa"/>
            <w:vAlign w:val="center"/>
            <w:tcPrChange w:author="Schlagenhauf, Florian" w:date="2021-07-20T14:39:00Z" w:id="681">
              <w:tcPr>
                <w:tcW w:w="626" w:type="dxa"/>
                <w:vAlign w:val="center"/>
              </w:tcPr>
            </w:tcPrChange>
          </w:tcPr>
          <w:p w:rsidR="00B26EF6" w:rsidP="00813EFA" w:rsidRDefault="00B26EF6" w14:paraId="2EE70121"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47A21CFD" w14:textId="6F231964">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R</w:t>
            </w:r>
          </w:p>
        </w:tc>
        <w:tc>
          <w:tcPr>
            <w:tcW w:w="826" w:type="dxa"/>
            <w:vAlign w:val="center"/>
            <w:tcPrChange w:author="Schlagenhauf, Florian" w:date="2021-07-20T14:39:00Z" w:id="682">
              <w:tcPr>
                <w:tcW w:w="826" w:type="dxa"/>
                <w:vAlign w:val="center"/>
              </w:tcPr>
            </w:tcPrChange>
          </w:tcPr>
          <w:p w:rsidR="00B26EF6" w:rsidP="00813EFA" w:rsidRDefault="00B26EF6" w14:paraId="6B16E9D9"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313EE69C" w14:textId="4DCF1623">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11</w:t>
            </w:r>
          </w:p>
        </w:tc>
        <w:tc>
          <w:tcPr>
            <w:tcW w:w="409" w:type="dxa"/>
            <w:vAlign w:val="center"/>
            <w:tcPrChange w:author="Schlagenhauf, Florian" w:date="2021-07-20T14:39:00Z" w:id="683">
              <w:tcPr>
                <w:tcW w:w="409" w:type="dxa"/>
                <w:vAlign w:val="center"/>
              </w:tcPr>
            </w:tcPrChange>
          </w:tcPr>
          <w:p w:rsidR="00B26EF6" w:rsidP="00813EFA" w:rsidRDefault="00B26EF6" w14:paraId="068826D6"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5521BA33" w14:textId="7DE79DF0">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46</w:t>
            </w:r>
          </w:p>
        </w:tc>
        <w:tc>
          <w:tcPr>
            <w:tcW w:w="679" w:type="dxa"/>
            <w:vAlign w:val="center"/>
            <w:tcPrChange w:author="Schlagenhauf, Florian" w:date="2021-07-20T14:39:00Z" w:id="684">
              <w:tcPr>
                <w:tcW w:w="679" w:type="dxa"/>
                <w:vAlign w:val="center"/>
              </w:tcPr>
            </w:tcPrChange>
          </w:tcPr>
          <w:p w:rsidR="00B26EF6" w:rsidP="00813EFA" w:rsidRDefault="00B26EF6" w14:paraId="7BD6B573"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09F113F7" w14:textId="76FBF02A">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w:t>
            </w:r>
          </w:p>
        </w:tc>
        <w:tc>
          <w:tcPr>
            <w:tcW w:w="547" w:type="dxa"/>
            <w:vAlign w:val="center"/>
            <w:tcPrChange w:author="Schlagenhauf, Florian" w:date="2021-07-20T14:39:00Z" w:id="685">
              <w:tcPr>
                <w:tcW w:w="547" w:type="dxa"/>
                <w:vAlign w:val="center"/>
              </w:tcPr>
            </w:tcPrChange>
          </w:tcPr>
          <w:p w:rsidR="00B26EF6" w:rsidP="00813EFA" w:rsidRDefault="00B26EF6" w14:paraId="48AFC1B8"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0097B19E" w14:textId="4C8D626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10</w:t>
            </w:r>
          </w:p>
        </w:tc>
        <w:tc>
          <w:tcPr>
            <w:tcW w:w="1454" w:type="dxa"/>
            <w:vAlign w:val="center"/>
            <w:tcPrChange w:author="Schlagenhauf, Florian" w:date="2021-07-20T14:39:00Z" w:id="686">
              <w:tcPr>
                <w:tcW w:w="1311" w:type="dxa"/>
                <w:vAlign w:val="center"/>
              </w:tcPr>
            </w:tcPrChange>
          </w:tcPr>
          <w:p w:rsidR="00B26EF6" w:rsidP="00813EFA" w:rsidRDefault="00B26EF6" w14:paraId="4A2629B7"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5685A76E" w14:textId="6638C088">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7.35</w:t>
            </w:r>
          </w:p>
        </w:tc>
        <w:tc>
          <w:tcPr>
            <w:tcW w:w="1015" w:type="dxa"/>
            <w:vAlign w:val="center"/>
            <w:tcPrChange w:author="Schlagenhauf, Florian" w:date="2021-07-20T14:39:00Z" w:id="687">
              <w:tcPr>
                <w:tcW w:w="1158" w:type="dxa"/>
                <w:vAlign w:val="center"/>
              </w:tcPr>
            </w:tcPrChange>
          </w:tcPr>
          <w:p w:rsidR="00B26EF6" w:rsidP="00813EFA" w:rsidRDefault="00B26EF6" w14:paraId="504FEDFE"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B26EF6" w14:paraId="6075072B" w14:textId="51BB184D">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tcPrChange w:author="Schlagenhauf, Florian" w:date="2021-07-20T14:39:00Z" w:id="688">
              <w:tcPr>
                <w:tcW w:w="1604" w:type="dxa"/>
                <w:vAlign w:val="center"/>
              </w:tcPr>
            </w:tcPrChange>
          </w:tcPr>
          <w:p w:rsidR="00B26EF6" w:rsidP="00813EFA" w:rsidRDefault="00B26EF6" w14:paraId="0724ABFD" w14:textId="77777777">
            <w:pPr>
              <w:spacing w:after="0" w:line="240" w:lineRule="auto"/>
              <w:jc w:val="center"/>
              <w:rPr>
                <w:rFonts w:ascii="Arial" w:hAnsi="Arial" w:eastAsia="Times New Roman" w:cs="Arial"/>
                <w:color w:val="000000"/>
                <w:sz w:val="18"/>
                <w:szCs w:val="18"/>
                <w:lang w:val="en-US" w:eastAsia="de-DE"/>
              </w:rPr>
            </w:pPr>
          </w:p>
          <w:p w:rsidR="00B26EF6" w:rsidP="00813EFA" w:rsidRDefault="00D11351" w14:paraId="04A0EA9F" w14:textId="4719AACA">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.005</w:t>
            </w:r>
          </w:p>
        </w:tc>
      </w:tr>
      <w:tr w:rsidRPr="00BA243B" w:rsidR="00D11351" w:rsidTr="000C2983" w14:paraId="749D797E" w14:textId="77777777">
        <w:tblPrEx>
          <w:tblW w:w="8431" w:type="dxa"/>
          <w:tblLayout w:type="fixed"/>
          <w:tblCellMar>
            <w:left w:w="70" w:type="dxa"/>
            <w:right w:w="70" w:type="dxa"/>
          </w:tblCellMar>
          <w:tblPrExChange w:author="Schlagenhauf, Florian" w:date="2021-07-20T14:39:00Z" w:id="689">
            <w:tblPrEx>
              <w:tblW w:w="8431" w:type="dxa"/>
              <w:tblLayout w:type="fixed"/>
              <w:tblCellMar>
                <w:left w:w="70" w:type="dxa"/>
                <w:right w:w="70" w:type="dxa"/>
              </w:tblCellMar>
            </w:tblPrEx>
          </w:tblPrExChange>
        </w:tblPrEx>
        <w:trPr>
          <w:trHeight w:val="466"/>
          <w:trPrChange w:author="Schlagenhauf, Florian" w:date="2021-07-20T14:39:00Z" w:id="690">
            <w:trPr>
              <w:trHeight w:val="466"/>
            </w:trPr>
          </w:trPrChange>
        </w:trPr>
        <w:tc>
          <w:tcPr>
            <w:tcW w:w="1271" w:type="dxa"/>
            <w:vAlign w:val="center"/>
            <w:tcPrChange w:author="Schlagenhauf, Florian" w:date="2021-07-20T14:39:00Z" w:id="691">
              <w:tcPr>
                <w:tcW w:w="1271" w:type="dxa"/>
                <w:vAlign w:val="center"/>
              </w:tcPr>
            </w:tcPrChange>
          </w:tcPr>
          <w:p w:rsidR="00D11351" w:rsidP="00813EFA" w:rsidRDefault="00D11351" w14:paraId="5B341B46" w14:textId="5E699E3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Median cingulate gyri</w:t>
            </w:r>
          </w:p>
        </w:tc>
        <w:tc>
          <w:tcPr>
            <w:tcW w:w="626" w:type="dxa"/>
            <w:vAlign w:val="center"/>
            <w:tcPrChange w:author="Schlagenhauf, Florian" w:date="2021-07-20T14:39:00Z" w:id="692">
              <w:tcPr>
                <w:tcW w:w="626" w:type="dxa"/>
                <w:vAlign w:val="center"/>
              </w:tcPr>
            </w:tcPrChange>
          </w:tcPr>
          <w:p w:rsidR="00D11351" w:rsidP="00813EFA" w:rsidRDefault="00D11351" w14:paraId="6DAD8A17"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7907273D" w14:textId="29278F34">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R</w:t>
            </w:r>
          </w:p>
        </w:tc>
        <w:tc>
          <w:tcPr>
            <w:tcW w:w="826" w:type="dxa"/>
            <w:vAlign w:val="center"/>
            <w:tcPrChange w:author="Schlagenhauf, Florian" w:date="2021-07-20T14:39:00Z" w:id="693">
              <w:tcPr>
                <w:tcW w:w="826" w:type="dxa"/>
                <w:vAlign w:val="center"/>
              </w:tcPr>
            </w:tcPrChange>
          </w:tcPr>
          <w:p w:rsidR="00D11351" w:rsidP="00813EFA" w:rsidRDefault="00D11351" w14:paraId="119B759A"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2279550F" w14:textId="6DB75BFF">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11</w:t>
            </w:r>
          </w:p>
        </w:tc>
        <w:tc>
          <w:tcPr>
            <w:tcW w:w="409" w:type="dxa"/>
            <w:vAlign w:val="center"/>
            <w:tcPrChange w:author="Schlagenhauf, Florian" w:date="2021-07-20T14:39:00Z" w:id="694">
              <w:tcPr>
                <w:tcW w:w="409" w:type="dxa"/>
                <w:vAlign w:val="center"/>
              </w:tcPr>
            </w:tcPrChange>
          </w:tcPr>
          <w:p w:rsidR="00D11351" w:rsidP="00813EFA" w:rsidRDefault="00D11351" w14:paraId="73817229"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23C0EAB5" w14:textId="160398D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16</w:t>
            </w:r>
          </w:p>
        </w:tc>
        <w:tc>
          <w:tcPr>
            <w:tcW w:w="679" w:type="dxa"/>
            <w:vAlign w:val="center"/>
            <w:tcPrChange w:author="Schlagenhauf, Florian" w:date="2021-07-20T14:39:00Z" w:id="695">
              <w:tcPr>
                <w:tcW w:w="679" w:type="dxa"/>
                <w:vAlign w:val="center"/>
              </w:tcPr>
            </w:tcPrChange>
          </w:tcPr>
          <w:p w:rsidR="00D11351" w:rsidP="00813EFA" w:rsidRDefault="00D11351" w14:paraId="2B55445F"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3AF8D574" w14:textId="314FD882">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-14</w:t>
            </w:r>
          </w:p>
        </w:tc>
        <w:tc>
          <w:tcPr>
            <w:tcW w:w="547" w:type="dxa"/>
            <w:vAlign w:val="center"/>
            <w:tcPrChange w:author="Schlagenhauf, Florian" w:date="2021-07-20T14:39:00Z" w:id="696">
              <w:tcPr>
                <w:tcW w:w="547" w:type="dxa"/>
                <w:vAlign w:val="center"/>
              </w:tcPr>
            </w:tcPrChange>
          </w:tcPr>
          <w:p w:rsidR="00D11351" w:rsidP="00813EFA" w:rsidRDefault="00D11351" w14:paraId="1738432C"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7721A9B7" w14:textId="1FD3E889">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46</w:t>
            </w:r>
          </w:p>
        </w:tc>
        <w:tc>
          <w:tcPr>
            <w:tcW w:w="1454" w:type="dxa"/>
            <w:vAlign w:val="center"/>
            <w:tcPrChange w:author="Schlagenhauf, Florian" w:date="2021-07-20T14:39:00Z" w:id="697">
              <w:tcPr>
                <w:tcW w:w="1311" w:type="dxa"/>
                <w:vAlign w:val="center"/>
              </w:tcPr>
            </w:tcPrChange>
          </w:tcPr>
          <w:p w:rsidR="00D11351" w:rsidP="00813EFA" w:rsidRDefault="00D11351" w14:paraId="6E4E85A4"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6178C4DE" w14:textId="727063CF">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7.17</w:t>
            </w:r>
          </w:p>
        </w:tc>
        <w:tc>
          <w:tcPr>
            <w:tcW w:w="1015" w:type="dxa"/>
            <w:vAlign w:val="center"/>
            <w:tcPrChange w:author="Schlagenhauf, Florian" w:date="2021-07-20T14:39:00Z" w:id="698">
              <w:tcPr>
                <w:tcW w:w="1158" w:type="dxa"/>
                <w:vAlign w:val="center"/>
              </w:tcPr>
            </w:tcPrChange>
          </w:tcPr>
          <w:p w:rsidR="00D11351" w:rsidP="00813EFA" w:rsidRDefault="00D11351" w14:paraId="0435248D" w14:textId="77777777">
            <w:pPr>
              <w:spacing w:after="0" w:line="240" w:lineRule="auto"/>
              <w:jc w:val="center"/>
              <w:rPr>
                <w:rFonts w:ascii="Arial" w:hAnsi="Arial" w:eastAsia="AdvPTimes" w:cs="Arial"/>
                <w:color w:val="000000"/>
                <w:sz w:val="18"/>
                <w:szCs w:val="18"/>
                <w:lang w:val="en-US" w:eastAsia="de-DE"/>
              </w:rPr>
            </w:pPr>
          </w:p>
          <w:p w:rsidR="00D11351" w:rsidP="00813EFA" w:rsidRDefault="00D11351" w14:paraId="71256E5C" w14:textId="2AEA93CF">
            <w:pPr>
              <w:spacing w:after="0" w:line="240" w:lineRule="auto"/>
              <w:jc w:val="center"/>
              <w:rPr>
                <w:rFonts w:ascii="Arial" w:hAnsi="Arial" w:eastAsia="Times New Roman"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tcPrChange w:author="Schlagenhauf, Florian" w:date="2021-07-20T14:39:00Z" w:id="699">
              <w:tcPr>
                <w:tcW w:w="1604" w:type="dxa"/>
                <w:vAlign w:val="center"/>
              </w:tcPr>
            </w:tcPrChange>
          </w:tcPr>
          <w:p w:rsidR="00D11351" w:rsidP="00813EFA" w:rsidRDefault="00D11351" w14:paraId="5EE10799"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4407A6F9" w14:textId="573FEAC9">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.007</w:t>
            </w:r>
          </w:p>
        </w:tc>
      </w:tr>
      <w:tr w:rsidRPr="00BA243B" w:rsidR="00D11351" w:rsidTr="000C2983" w14:paraId="5BF169A9" w14:textId="77777777">
        <w:tblPrEx>
          <w:tblW w:w="8431" w:type="dxa"/>
          <w:tblLayout w:type="fixed"/>
          <w:tblCellMar>
            <w:left w:w="70" w:type="dxa"/>
            <w:right w:w="70" w:type="dxa"/>
          </w:tblCellMar>
          <w:tblPrExChange w:author="Schlagenhauf, Florian" w:date="2021-07-20T14:39:00Z" w:id="700">
            <w:tblPrEx>
              <w:tblW w:w="8431" w:type="dxa"/>
              <w:tblLayout w:type="fixed"/>
              <w:tblCellMar>
                <w:left w:w="70" w:type="dxa"/>
                <w:right w:w="70" w:type="dxa"/>
              </w:tblCellMar>
            </w:tblPrEx>
          </w:tblPrExChange>
        </w:tblPrEx>
        <w:trPr>
          <w:trHeight w:val="466"/>
          <w:trPrChange w:author="Schlagenhauf, Florian" w:date="2021-07-20T14:39:00Z" w:id="701">
            <w:trPr>
              <w:trHeight w:val="466"/>
            </w:trPr>
          </w:trPrChange>
        </w:trPr>
        <w:tc>
          <w:tcPr>
            <w:tcW w:w="1271" w:type="dxa"/>
            <w:vAlign w:val="center"/>
            <w:tcPrChange w:author="Schlagenhauf, Florian" w:date="2021-07-20T14:39:00Z" w:id="702">
              <w:tcPr>
                <w:tcW w:w="1271" w:type="dxa"/>
                <w:vAlign w:val="center"/>
              </w:tcPr>
            </w:tcPrChange>
          </w:tcPr>
          <w:p w:rsidR="00813EFA" w:rsidP="00813EFA" w:rsidRDefault="00D11351" w14:paraId="62BA3FC9" w14:textId="7D1AFFB1">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Paracentral lobule</w:t>
            </w:r>
          </w:p>
        </w:tc>
        <w:tc>
          <w:tcPr>
            <w:tcW w:w="626" w:type="dxa"/>
            <w:vAlign w:val="center"/>
            <w:tcPrChange w:author="Schlagenhauf, Florian" w:date="2021-07-20T14:39:00Z" w:id="703">
              <w:tcPr>
                <w:tcW w:w="626" w:type="dxa"/>
                <w:vAlign w:val="center"/>
              </w:tcPr>
            </w:tcPrChange>
          </w:tcPr>
          <w:p w:rsidR="00D11351" w:rsidP="00813EFA" w:rsidRDefault="00D11351" w14:paraId="6A101A29"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1E2DE706" w14:textId="06C89740">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L</w:t>
            </w:r>
          </w:p>
        </w:tc>
        <w:tc>
          <w:tcPr>
            <w:tcW w:w="826" w:type="dxa"/>
            <w:vAlign w:val="center"/>
            <w:tcPrChange w:author="Schlagenhauf, Florian" w:date="2021-07-20T14:39:00Z" w:id="704">
              <w:tcPr>
                <w:tcW w:w="826" w:type="dxa"/>
                <w:vAlign w:val="center"/>
              </w:tcPr>
            </w:tcPrChange>
          </w:tcPr>
          <w:p w:rsidR="00D11351" w:rsidP="00813EFA" w:rsidRDefault="00D11351" w14:paraId="56147848"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6204A553" w14:textId="33C467D9">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12</w:t>
            </w:r>
          </w:p>
        </w:tc>
        <w:tc>
          <w:tcPr>
            <w:tcW w:w="409" w:type="dxa"/>
            <w:vAlign w:val="center"/>
            <w:tcPrChange w:author="Schlagenhauf, Florian" w:date="2021-07-20T14:39:00Z" w:id="705">
              <w:tcPr>
                <w:tcW w:w="409" w:type="dxa"/>
                <w:vAlign w:val="center"/>
              </w:tcPr>
            </w:tcPrChange>
          </w:tcPr>
          <w:p w:rsidR="00D11351" w:rsidP="00813EFA" w:rsidRDefault="00D11351" w14:paraId="325499FF"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67473A51" w14:textId="3119AEBE">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-4</w:t>
            </w:r>
          </w:p>
        </w:tc>
        <w:tc>
          <w:tcPr>
            <w:tcW w:w="679" w:type="dxa"/>
            <w:vAlign w:val="center"/>
            <w:tcPrChange w:author="Schlagenhauf, Florian" w:date="2021-07-20T14:39:00Z" w:id="706">
              <w:tcPr>
                <w:tcW w:w="679" w:type="dxa"/>
                <w:vAlign w:val="center"/>
              </w:tcPr>
            </w:tcPrChange>
          </w:tcPr>
          <w:p w:rsidR="00D11351" w:rsidP="00813EFA" w:rsidRDefault="00D11351" w14:paraId="709790F9"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3295151C" w14:textId="6A0643E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-26</w:t>
            </w:r>
          </w:p>
        </w:tc>
        <w:tc>
          <w:tcPr>
            <w:tcW w:w="547" w:type="dxa"/>
            <w:vAlign w:val="center"/>
            <w:tcPrChange w:author="Schlagenhauf, Florian" w:date="2021-07-20T14:39:00Z" w:id="707">
              <w:tcPr>
                <w:tcW w:w="547" w:type="dxa"/>
                <w:vAlign w:val="center"/>
              </w:tcPr>
            </w:tcPrChange>
          </w:tcPr>
          <w:p w:rsidR="00D11351" w:rsidP="00813EFA" w:rsidRDefault="00D11351" w14:paraId="7E340A8E"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1C57AB4A" w14:textId="0305578D">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50</w:t>
            </w:r>
          </w:p>
        </w:tc>
        <w:tc>
          <w:tcPr>
            <w:tcW w:w="1454" w:type="dxa"/>
            <w:vAlign w:val="center"/>
            <w:tcPrChange w:author="Schlagenhauf, Florian" w:date="2021-07-20T14:39:00Z" w:id="708">
              <w:tcPr>
                <w:tcW w:w="1311" w:type="dxa"/>
                <w:vAlign w:val="center"/>
              </w:tcPr>
            </w:tcPrChange>
          </w:tcPr>
          <w:p w:rsidR="00D11351" w:rsidP="00813EFA" w:rsidRDefault="00D11351" w14:paraId="35029B74"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6A5300BC" w14:textId="6EAF6BAE">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7.00</w:t>
            </w:r>
          </w:p>
        </w:tc>
        <w:tc>
          <w:tcPr>
            <w:tcW w:w="1015" w:type="dxa"/>
            <w:vAlign w:val="center"/>
            <w:tcPrChange w:author="Schlagenhauf, Florian" w:date="2021-07-20T14:39:00Z" w:id="709">
              <w:tcPr>
                <w:tcW w:w="1158" w:type="dxa"/>
                <w:vAlign w:val="center"/>
              </w:tcPr>
            </w:tcPrChange>
          </w:tcPr>
          <w:p w:rsidR="00D11351" w:rsidP="00813EFA" w:rsidRDefault="00D11351" w14:paraId="61D0C693" w14:textId="77777777">
            <w:pPr>
              <w:spacing w:after="0" w:line="240" w:lineRule="auto"/>
              <w:jc w:val="center"/>
              <w:rPr>
                <w:rFonts w:ascii="Arial" w:hAnsi="Arial" w:eastAsia="AdvPTimes" w:cs="Arial"/>
                <w:color w:val="000000"/>
                <w:sz w:val="18"/>
                <w:szCs w:val="18"/>
                <w:lang w:val="en-US" w:eastAsia="de-DE"/>
              </w:rPr>
            </w:pPr>
          </w:p>
          <w:p w:rsidR="00D11351" w:rsidP="00813EFA" w:rsidRDefault="00D11351" w14:paraId="0D5017BF" w14:textId="215EDEB7">
            <w:pPr>
              <w:spacing w:after="0" w:line="240" w:lineRule="auto"/>
              <w:jc w:val="center"/>
              <w:rPr>
                <w:rFonts w:ascii="Arial" w:hAnsi="Arial" w:eastAsia="AdvPTimes"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tcPrChange w:author="Schlagenhauf, Florian" w:date="2021-07-20T14:39:00Z" w:id="710">
              <w:tcPr>
                <w:tcW w:w="1604" w:type="dxa"/>
                <w:vAlign w:val="center"/>
              </w:tcPr>
            </w:tcPrChange>
          </w:tcPr>
          <w:p w:rsidR="00D11351" w:rsidP="00813EFA" w:rsidRDefault="00D11351" w14:paraId="5153050A" w14:textId="77777777">
            <w:pPr>
              <w:spacing w:after="0" w:line="240" w:lineRule="auto"/>
              <w:jc w:val="center"/>
              <w:rPr>
                <w:rFonts w:ascii="Arial" w:hAnsi="Arial" w:eastAsia="Times New Roman" w:cs="Arial"/>
                <w:color w:val="000000"/>
                <w:sz w:val="18"/>
                <w:szCs w:val="18"/>
                <w:lang w:val="en-US" w:eastAsia="de-DE"/>
              </w:rPr>
            </w:pPr>
          </w:p>
          <w:p w:rsidR="00D11351" w:rsidP="00813EFA" w:rsidRDefault="00D11351" w14:paraId="54ABBFFF" w14:textId="628F35CC">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0.010</w:t>
            </w:r>
          </w:p>
        </w:tc>
      </w:tr>
      <w:tr w:rsidRPr="00BA243B" w:rsidR="00813EFA" w:rsidTr="000C2983" w14:paraId="706972E5" w14:textId="77777777">
        <w:tblPrEx>
          <w:tblW w:w="8431" w:type="dxa"/>
          <w:tblLayout w:type="fixed"/>
          <w:tblCellMar>
            <w:left w:w="70" w:type="dxa"/>
            <w:right w:w="70" w:type="dxa"/>
          </w:tblCellMar>
          <w:tblPrExChange w:author="Schlagenhauf, Florian" w:date="2021-07-20T14:39:00Z" w:id="711">
            <w:tblPrEx>
              <w:tblW w:w="8431" w:type="dxa"/>
              <w:tblLayout w:type="fixed"/>
              <w:tblCellMar>
                <w:left w:w="70" w:type="dxa"/>
                <w:right w:w="70" w:type="dxa"/>
              </w:tblCellMar>
            </w:tblPrEx>
          </w:tblPrExChange>
        </w:tblPrEx>
        <w:trPr>
          <w:trHeight w:val="466"/>
          <w:trPrChange w:author="Schlagenhauf, Florian" w:date="2021-07-20T14:39:00Z" w:id="712">
            <w:trPr>
              <w:trHeight w:val="466"/>
            </w:trPr>
          </w:trPrChange>
        </w:trPr>
        <w:tc>
          <w:tcPr>
            <w:tcW w:w="1271" w:type="dxa"/>
            <w:vAlign w:val="center"/>
            <w:tcPrChange w:author="Schlagenhauf, Florian" w:date="2021-07-20T14:39:00Z" w:id="713">
              <w:tcPr>
                <w:tcW w:w="1271" w:type="dxa"/>
                <w:vAlign w:val="center"/>
              </w:tcPr>
            </w:tcPrChange>
          </w:tcPr>
          <w:p w:rsidR="00813EFA" w:rsidP="00813EFA" w:rsidRDefault="00813EFA" w14:paraId="5382CD00" w14:textId="1E45E643">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Postcentral gyrus</w:t>
            </w:r>
          </w:p>
        </w:tc>
        <w:tc>
          <w:tcPr>
            <w:tcW w:w="626" w:type="dxa"/>
            <w:vAlign w:val="center"/>
            <w:tcPrChange w:author="Schlagenhauf, Florian" w:date="2021-07-20T14:39:00Z" w:id="714">
              <w:tcPr>
                <w:tcW w:w="626" w:type="dxa"/>
                <w:vAlign w:val="center"/>
              </w:tcPr>
            </w:tcPrChange>
          </w:tcPr>
          <w:p w:rsidR="00813EFA" w:rsidP="00813EFA" w:rsidRDefault="00813EFA" w14:paraId="50A46F20"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5BFF6246" w14:textId="24497A5D">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L</w:t>
            </w:r>
          </w:p>
        </w:tc>
        <w:tc>
          <w:tcPr>
            <w:tcW w:w="826" w:type="dxa"/>
            <w:vAlign w:val="center"/>
            <w:tcPrChange w:author="Schlagenhauf, Florian" w:date="2021-07-20T14:39:00Z" w:id="715">
              <w:tcPr>
                <w:tcW w:w="826" w:type="dxa"/>
                <w:vAlign w:val="center"/>
              </w:tcPr>
            </w:tcPrChange>
          </w:tcPr>
          <w:p w:rsidR="00813EFA" w:rsidP="00813EFA" w:rsidRDefault="00813EFA" w14:paraId="0FF988E2"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6F69F922" w14:textId="7D88C904">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21</w:t>
            </w:r>
          </w:p>
        </w:tc>
        <w:tc>
          <w:tcPr>
            <w:tcW w:w="409" w:type="dxa"/>
            <w:vAlign w:val="center"/>
            <w:tcPrChange w:author="Schlagenhauf, Florian" w:date="2021-07-20T14:39:00Z" w:id="716">
              <w:tcPr>
                <w:tcW w:w="409" w:type="dxa"/>
                <w:vAlign w:val="center"/>
              </w:tcPr>
            </w:tcPrChange>
          </w:tcPr>
          <w:p w:rsidR="00813EFA" w:rsidP="00813EFA" w:rsidRDefault="00813EFA" w14:paraId="789A1923"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4F878829" w14:textId="19577545">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-34</w:t>
            </w:r>
          </w:p>
        </w:tc>
        <w:tc>
          <w:tcPr>
            <w:tcW w:w="679" w:type="dxa"/>
            <w:vAlign w:val="center"/>
            <w:tcPrChange w:author="Schlagenhauf, Florian" w:date="2021-07-20T14:39:00Z" w:id="717">
              <w:tcPr>
                <w:tcW w:w="679" w:type="dxa"/>
                <w:vAlign w:val="center"/>
              </w:tcPr>
            </w:tcPrChange>
          </w:tcPr>
          <w:p w:rsidR="00813EFA" w:rsidP="00813EFA" w:rsidRDefault="00813EFA" w14:paraId="2138D776"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1D7F5BA6" w14:textId="16BE554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-30</w:t>
            </w:r>
          </w:p>
        </w:tc>
        <w:tc>
          <w:tcPr>
            <w:tcW w:w="547" w:type="dxa"/>
            <w:vAlign w:val="center"/>
            <w:tcPrChange w:author="Schlagenhauf, Florian" w:date="2021-07-20T14:39:00Z" w:id="718">
              <w:tcPr>
                <w:tcW w:w="547" w:type="dxa"/>
                <w:vAlign w:val="center"/>
              </w:tcPr>
            </w:tcPrChange>
          </w:tcPr>
          <w:p w:rsidR="00813EFA" w:rsidP="00813EFA" w:rsidRDefault="00813EFA" w14:paraId="4FBD0910"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39EB9F1C" w14:textId="15B0459E">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48</w:t>
            </w:r>
          </w:p>
        </w:tc>
        <w:tc>
          <w:tcPr>
            <w:tcW w:w="1454" w:type="dxa"/>
            <w:vAlign w:val="center"/>
            <w:tcPrChange w:author="Schlagenhauf, Florian" w:date="2021-07-20T14:39:00Z" w:id="719">
              <w:tcPr>
                <w:tcW w:w="1311" w:type="dxa"/>
                <w:vAlign w:val="center"/>
              </w:tcPr>
            </w:tcPrChange>
          </w:tcPr>
          <w:p w:rsidR="00813EFA" w:rsidP="00813EFA" w:rsidRDefault="00813EFA" w14:paraId="054C9569"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1F43CAAB" w14:textId="5EFEB81B">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6.81</w:t>
            </w:r>
          </w:p>
        </w:tc>
        <w:tc>
          <w:tcPr>
            <w:tcW w:w="1015" w:type="dxa"/>
            <w:vAlign w:val="center"/>
            <w:tcPrChange w:author="Schlagenhauf, Florian" w:date="2021-07-20T14:39:00Z" w:id="720">
              <w:tcPr>
                <w:tcW w:w="1158" w:type="dxa"/>
                <w:vAlign w:val="center"/>
              </w:tcPr>
            </w:tcPrChange>
          </w:tcPr>
          <w:p w:rsidR="00813EFA" w:rsidP="00813EFA" w:rsidRDefault="00813EFA" w14:paraId="5F81CAF0" w14:textId="77777777">
            <w:pPr>
              <w:spacing w:after="0" w:line="240" w:lineRule="auto"/>
              <w:jc w:val="center"/>
              <w:rPr>
                <w:rFonts w:ascii="Arial" w:hAnsi="Arial" w:eastAsia="AdvPTimes" w:cs="Arial"/>
                <w:color w:val="000000"/>
                <w:sz w:val="18"/>
                <w:szCs w:val="18"/>
                <w:lang w:val="en-US" w:eastAsia="de-DE"/>
              </w:rPr>
            </w:pPr>
          </w:p>
          <w:p w:rsidR="00813EFA" w:rsidP="00813EFA" w:rsidRDefault="00813EFA" w14:paraId="06C2BF44" w14:textId="74C64E3F">
            <w:pPr>
              <w:spacing w:after="0" w:line="240" w:lineRule="auto"/>
              <w:jc w:val="center"/>
              <w:rPr>
                <w:rFonts w:ascii="Arial" w:hAnsi="Arial" w:eastAsia="AdvPTimes" w:cs="Arial"/>
                <w:color w:val="000000"/>
                <w:sz w:val="18"/>
                <w:szCs w:val="18"/>
                <w:lang w:val="en-US" w:eastAsia="de-DE"/>
              </w:rPr>
            </w:pPr>
            <w:r w:rsidRPr="00BA243B">
              <w:rPr>
                <w:rFonts w:ascii="Arial" w:hAnsi="Arial" w:eastAsia="AdvPTimes" w:cs="Arial"/>
                <w:color w:val="000000"/>
                <w:sz w:val="18"/>
                <w:szCs w:val="18"/>
                <w:lang w:val="en-US" w:eastAsia="de-DE"/>
              </w:rPr>
              <w:t>&lt; .001</w:t>
            </w:r>
          </w:p>
        </w:tc>
        <w:tc>
          <w:tcPr>
            <w:tcW w:w="1604" w:type="dxa"/>
            <w:vAlign w:val="center"/>
            <w:tcPrChange w:author="Schlagenhauf, Florian" w:date="2021-07-20T14:39:00Z" w:id="721">
              <w:tcPr>
                <w:tcW w:w="1604" w:type="dxa"/>
                <w:vAlign w:val="center"/>
              </w:tcPr>
            </w:tcPrChange>
          </w:tcPr>
          <w:p w:rsidR="00813EFA" w:rsidP="00813EFA" w:rsidRDefault="00813EFA" w14:paraId="108B8C00" w14:textId="77777777">
            <w:pPr>
              <w:spacing w:after="0" w:line="240" w:lineRule="auto"/>
              <w:jc w:val="center"/>
              <w:rPr>
                <w:rFonts w:ascii="Arial" w:hAnsi="Arial" w:eastAsia="Times New Roman" w:cs="Arial"/>
                <w:color w:val="000000"/>
                <w:sz w:val="18"/>
                <w:szCs w:val="18"/>
                <w:lang w:val="en-US" w:eastAsia="de-DE"/>
              </w:rPr>
            </w:pPr>
          </w:p>
          <w:p w:rsidR="00813EFA" w:rsidP="00813EFA" w:rsidRDefault="00813EFA" w14:paraId="78304F91" w14:textId="41294779">
            <w:pPr>
              <w:spacing w:after="0" w:line="240" w:lineRule="auto"/>
              <w:jc w:val="center"/>
              <w:rPr>
                <w:rFonts w:ascii="Arial" w:hAnsi="Arial" w:eastAsia="Times New Roman" w:cs="Arial"/>
                <w:color w:val="000000"/>
                <w:sz w:val="18"/>
                <w:szCs w:val="18"/>
                <w:lang w:val="en-US" w:eastAsia="de-DE"/>
              </w:rPr>
            </w:pPr>
            <w:r>
              <w:rPr>
                <w:rFonts w:ascii="Arial" w:hAnsi="Arial" w:eastAsia="Times New Roman" w:cs="Arial"/>
                <w:color w:val="000000"/>
                <w:sz w:val="18"/>
                <w:szCs w:val="18"/>
                <w:lang w:val="en-US" w:eastAsia="de-DE"/>
              </w:rPr>
              <w:t>0.015</w:t>
            </w:r>
          </w:p>
        </w:tc>
      </w:tr>
      <w:tr w:rsidRPr="00BA243B" w:rsidR="00813EFA" w:rsidTr="000C2983" w14:paraId="3B918372" w14:textId="77777777">
        <w:tblPrEx>
          <w:tblW w:w="8431" w:type="dxa"/>
          <w:tblLayout w:type="fixed"/>
          <w:tblCellMar>
            <w:left w:w="70" w:type="dxa"/>
            <w:right w:w="70" w:type="dxa"/>
          </w:tblCellMar>
          <w:tblPrExChange w:author="Schlagenhauf, Florian" w:date="2021-07-20T14:39:00Z" w:id="722">
            <w:tblPrEx>
              <w:tblW w:w="8431" w:type="dxa"/>
              <w:tblLayout w:type="fixed"/>
              <w:tblCellMar>
                <w:left w:w="70" w:type="dxa"/>
                <w:right w:w="70" w:type="dxa"/>
              </w:tblCellMar>
            </w:tblPrEx>
          </w:tblPrExChange>
        </w:tblPrEx>
        <w:trPr>
          <w:trHeight w:val="466"/>
          <w:trPrChange w:author="Schlagenhauf, Florian" w:date="2021-07-20T14:39:00Z" w:id="723">
            <w:trPr>
              <w:trHeight w:val="466"/>
            </w:trPr>
          </w:trPrChange>
        </w:trPr>
        <w:tc>
          <w:tcPr>
            <w:tcW w:w="1271" w:type="dxa"/>
            <w:vAlign w:val="center"/>
            <w:tcPrChange w:author="Schlagenhauf, Florian" w:date="2021-07-20T14:39:00Z" w:id="724">
              <w:tcPr>
                <w:tcW w:w="1271" w:type="dxa"/>
                <w:vAlign w:val="center"/>
              </w:tcPr>
            </w:tcPrChange>
          </w:tcPr>
          <w:p w:rsidR="00813EFA" w:rsidP="00BA243B" w:rsidRDefault="00813EFA" w14:paraId="5FE3B617" w14:textId="77777777">
            <w:pPr>
              <w:spacing w:after="0" w:line="480" w:lineRule="auto"/>
              <w:jc w:val="center"/>
              <w:rPr>
                <w:rFonts w:ascii="Arial" w:hAnsi="Arial" w:eastAsia="Times New Roman" w:cs="Arial"/>
                <w:color w:val="000000"/>
                <w:sz w:val="18"/>
                <w:szCs w:val="18"/>
                <w:lang w:val="en-US" w:eastAsia="de-DE"/>
              </w:rPr>
            </w:pPr>
          </w:p>
        </w:tc>
        <w:tc>
          <w:tcPr>
            <w:tcW w:w="626" w:type="dxa"/>
            <w:vAlign w:val="center"/>
            <w:tcPrChange w:author="Schlagenhauf, Florian" w:date="2021-07-20T14:39:00Z" w:id="725">
              <w:tcPr>
                <w:tcW w:w="626" w:type="dxa"/>
                <w:vAlign w:val="center"/>
              </w:tcPr>
            </w:tcPrChange>
          </w:tcPr>
          <w:p w:rsidR="00813EFA" w:rsidP="00BA243B" w:rsidRDefault="00813EFA" w14:paraId="3DCD6B18" w14:textId="77777777">
            <w:pPr>
              <w:spacing w:after="0" w:line="480" w:lineRule="auto"/>
              <w:jc w:val="center"/>
              <w:rPr>
                <w:rFonts w:ascii="Arial" w:hAnsi="Arial" w:eastAsia="Times New Roman" w:cs="Arial"/>
                <w:color w:val="000000"/>
                <w:sz w:val="18"/>
                <w:szCs w:val="18"/>
                <w:lang w:val="en-US" w:eastAsia="de-DE"/>
              </w:rPr>
            </w:pPr>
          </w:p>
        </w:tc>
        <w:tc>
          <w:tcPr>
            <w:tcW w:w="826" w:type="dxa"/>
            <w:vAlign w:val="center"/>
            <w:tcPrChange w:author="Schlagenhauf, Florian" w:date="2021-07-20T14:39:00Z" w:id="726">
              <w:tcPr>
                <w:tcW w:w="826" w:type="dxa"/>
                <w:vAlign w:val="center"/>
              </w:tcPr>
            </w:tcPrChange>
          </w:tcPr>
          <w:p w:rsidR="00813EFA" w:rsidP="00BA243B" w:rsidRDefault="00813EFA" w14:paraId="0C92504A" w14:textId="77777777">
            <w:pPr>
              <w:spacing w:after="0" w:line="480" w:lineRule="auto"/>
              <w:jc w:val="center"/>
              <w:rPr>
                <w:rFonts w:ascii="Arial" w:hAnsi="Arial" w:eastAsia="Times New Roman" w:cs="Arial"/>
                <w:color w:val="000000"/>
                <w:sz w:val="18"/>
                <w:szCs w:val="18"/>
                <w:lang w:val="en-US" w:eastAsia="de-DE"/>
              </w:rPr>
            </w:pPr>
          </w:p>
        </w:tc>
        <w:tc>
          <w:tcPr>
            <w:tcW w:w="409" w:type="dxa"/>
            <w:vAlign w:val="center"/>
            <w:tcPrChange w:author="Schlagenhauf, Florian" w:date="2021-07-20T14:39:00Z" w:id="727">
              <w:tcPr>
                <w:tcW w:w="409" w:type="dxa"/>
                <w:vAlign w:val="center"/>
              </w:tcPr>
            </w:tcPrChange>
          </w:tcPr>
          <w:p w:rsidR="00813EFA" w:rsidP="00BA243B" w:rsidRDefault="00813EFA" w14:paraId="641ECED1" w14:textId="77777777">
            <w:pPr>
              <w:spacing w:after="0" w:line="480" w:lineRule="auto"/>
              <w:jc w:val="center"/>
              <w:rPr>
                <w:rFonts w:ascii="Arial" w:hAnsi="Arial" w:eastAsia="Times New Roman" w:cs="Arial"/>
                <w:color w:val="000000"/>
                <w:sz w:val="18"/>
                <w:szCs w:val="18"/>
                <w:lang w:val="en-US" w:eastAsia="de-DE"/>
              </w:rPr>
            </w:pPr>
          </w:p>
        </w:tc>
        <w:tc>
          <w:tcPr>
            <w:tcW w:w="679" w:type="dxa"/>
            <w:vAlign w:val="center"/>
            <w:tcPrChange w:author="Schlagenhauf, Florian" w:date="2021-07-20T14:39:00Z" w:id="728">
              <w:tcPr>
                <w:tcW w:w="679" w:type="dxa"/>
                <w:vAlign w:val="center"/>
              </w:tcPr>
            </w:tcPrChange>
          </w:tcPr>
          <w:p w:rsidR="00813EFA" w:rsidP="00BA243B" w:rsidRDefault="00813EFA" w14:paraId="0CF12103" w14:textId="77777777">
            <w:pPr>
              <w:spacing w:after="0" w:line="480" w:lineRule="auto"/>
              <w:jc w:val="center"/>
              <w:rPr>
                <w:rFonts w:ascii="Arial" w:hAnsi="Arial" w:eastAsia="Times New Roman" w:cs="Arial"/>
                <w:color w:val="000000"/>
                <w:sz w:val="18"/>
                <w:szCs w:val="18"/>
                <w:lang w:val="en-US" w:eastAsia="de-DE"/>
              </w:rPr>
            </w:pPr>
          </w:p>
        </w:tc>
        <w:tc>
          <w:tcPr>
            <w:tcW w:w="547" w:type="dxa"/>
            <w:vAlign w:val="center"/>
            <w:tcPrChange w:author="Schlagenhauf, Florian" w:date="2021-07-20T14:39:00Z" w:id="729">
              <w:tcPr>
                <w:tcW w:w="547" w:type="dxa"/>
                <w:vAlign w:val="center"/>
              </w:tcPr>
            </w:tcPrChange>
          </w:tcPr>
          <w:p w:rsidR="00813EFA" w:rsidP="00BA243B" w:rsidRDefault="00813EFA" w14:paraId="198C37F3" w14:textId="77777777">
            <w:pPr>
              <w:spacing w:after="0" w:line="480" w:lineRule="auto"/>
              <w:jc w:val="center"/>
              <w:rPr>
                <w:rFonts w:ascii="Arial" w:hAnsi="Arial" w:eastAsia="Times New Roman" w:cs="Arial"/>
                <w:color w:val="000000"/>
                <w:sz w:val="18"/>
                <w:szCs w:val="18"/>
                <w:lang w:val="en-US" w:eastAsia="de-DE"/>
              </w:rPr>
            </w:pPr>
          </w:p>
        </w:tc>
        <w:tc>
          <w:tcPr>
            <w:tcW w:w="1454" w:type="dxa"/>
            <w:vAlign w:val="center"/>
            <w:tcPrChange w:author="Schlagenhauf, Florian" w:date="2021-07-20T14:39:00Z" w:id="730">
              <w:tcPr>
                <w:tcW w:w="1311" w:type="dxa"/>
                <w:vAlign w:val="center"/>
              </w:tcPr>
            </w:tcPrChange>
          </w:tcPr>
          <w:p w:rsidR="00813EFA" w:rsidP="00BA243B" w:rsidRDefault="00813EFA" w14:paraId="334B202C" w14:textId="77777777">
            <w:pPr>
              <w:spacing w:after="0" w:line="480" w:lineRule="auto"/>
              <w:jc w:val="center"/>
              <w:rPr>
                <w:rFonts w:ascii="Arial" w:hAnsi="Arial" w:eastAsia="Times New Roman" w:cs="Arial"/>
                <w:color w:val="000000"/>
                <w:sz w:val="18"/>
                <w:szCs w:val="18"/>
                <w:lang w:val="en-US" w:eastAsia="de-DE"/>
              </w:rPr>
            </w:pPr>
          </w:p>
        </w:tc>
        <w:tc>
          <w:tcPr>
            <w:tcW w:w="1015" w:type="dxa"/>
            <w:vAlign w:val="center"/>
            <w:tcPrChange w:author="Schlagenhauf, Florian" w:date="2021-07-20T14:39:00Z" w:id="731">
              <w:tcPr>
                <w:tcW w:w="1158" w:type="dxa"/>
                <w:vAlign w:val="center"/>
              </w:tcPr>
            </w:tcPrChange>
          </w:tcPr>
          <w:p w:rsidR="00813EFA" w:rsidP="00BA243B" w:rsidRDefault="00813EFA" w14:paraId="641E08FB" w14:textId="77777777">
            <w:pPr>
              <w:spacing w:after="0" w:line="480" w:lineRule="auto"/>
              <w:jc w:val="center"/>
              <w:rPr>
                <w:rFonts w:ascii="Arial" w:hAnsi="Arial" w:eastAsia="AdvPTimes" w:cs="Arial"/>
                <w:color w:val="000000"/>
                <w:sz w:val="18"/>
                <w:szCs w:val="18"/>
                <w:lang w:val="en-US" w:eastAsia="de-DE"/>
              </w:rPr>
            </w:pPr>
          </w:p>
        </w:tc>
        <w:tc>
          <w:tcPr>
            <w:tcW w:w="1604" w:type="dxa"/>
            <w:vAlign w:val="center"/>
            <w:tcPrChange w:author="Schlagenhauf, Florian" w:date="2021-07-20T14:39:00Z" w:id="732">
              <w:tcPr>
                <w:tcW w:w="1604" w:type="dxa"/>
                <w:vAlign w:val="center"/>
              </w:tcPr>
            </w:tcPrChange>
          </w:tcPr>
          <w:p w:rsidR="00813EFA" w:rsidP="00BA243B" w:rsidRDefault="00813EFA" w14:paraId="6F4B6C95" w14:textId="77777777">
            <w:pPr>
              <w:spacing w:after="0" w:line="480" w:lineRule="auto"/>
              <w:jc w:val="center"/>
              <w:rPr>
                <w:rFonts w:ascii="Arial" w:hAnsi="Arial" w:eastAsia="Times New Roman" w:cs="Arial"/>
                <w:color w:val="000000"/>
                <w:sz w:val="18"/>
                <w:szCs w:val="18"/>
                <w:lang w:val="en-US" w:eastAsia="de-DE"/>
              </w:rPr>
            </w:pPr>
          </w:p>
        </w:tc>
      </w:tr>
    </w:tbl>
    <w:p w:rsidR="00172731" w:rsidP="00172731" w:rsidRDefault="00172731" w14:paraId="264CED84" w14:textId="77777777">
      <w:pPr>
        <w:spacing w:line="480" w:lineRule="auto"/>
        <w:rPr>
          <w:rFonts w:ascii="Arial" w:hAnsi="Arial" w:cs="Arial"/>
          <w:lang w:val="en-US"/>
        </w:rPr>
      </w:pPr>
    </w:p>
    <w:p w:rsidRPr="00DA47A4" w:rsidR="00DA47A4" w:rsidP="001236E6" w:rsidRDefault="00936636" w14:paraId="3D6E247F" w14:textId="6144B84D">
      <w:pPr>
        <w:spacing w:line="480" w:lineRule="auto"/>
        <w:rPr>
          <w:rFonts w:ascii="Arial" w:hAnsi="Arial" w:cs="Arial"/>
          <w:lang w:val="en-US"/>
        </w:rPr>
        <w:sectPr w:rsidRPr="00DA47A4" w:rsidR="00DA47A4" w:rsidSect="009904A0">
          <w:pgSz w:w="11906" w:h="16838"/>
          <w:pgMar w:top="1417" w:right="1417" w:bottom="1134" w:left="1417" w:header="708" w:footer="708" w:gutter="0"/>
          <w:lnNumType w:countBy="1" w:restart="continuous"/>
          <w:cols w:space="708"/>
          <w:docGrid w:linePitch="360"/>
        </w:sectPr>
      </w:pPr>
      <w:r w:rsidRPr="728432B7">
        <w:rPr>
          <w:rFonts w:ascii="Arial" w:hAnsi="Arial" w:cs="Arial"/>
          <w:i/>
          <w:iCs/>
          <w:lang w:val="en-US"/>
        </w:rPr>
        <w:t>Note</w:t>
      </w:r>
      <w:r w:rsidRPr="728432B7">
        <w:rPr>
          <w:rFonts w:ascii="Arial" w:hAnsi="Arial" w:cs="Arial"/>
          <w:lang w:val="en-US"/>
        </w:rPr>
        <w:t>. Uncorrected</w:t>
      </w:r>
      <w:r w:rsidRPr="728432B7" w:rsidR="00B26EF6">
        <w:rPr>
          <w:rFonts w:ascii="Arial" w:hAnsi="Arial" w:cs="Arial"/>
          <w:lang w:val="en-US"/>
        </w:rPr>
        <w:t xml:space="preserve"> as</w:t>
      </w:r>
      <w:r w:rsidRPr="728432B7" w:rsidR="00C301CF">
        <w:rPr>
          <w:rFonts w:ascii="Arial" w:hAnsi="Arial" w:cs="Arial"/>
          <w:lang w:val="en-US"/>
        </w:rPr>
        <w:t xml:space="preserve"> well as</w:t>
      </w:r>
      <w:r w:rsidRPr="728432B7" w:rsidR="00B26EF6">
        <w:rPr>
          <w:rFonts w:ascii="Arial" w:hAnsi="Arial" w:cs="Arial"/>
          <w:lang w:val="en-US"/>
        </w:rPr>
        <w:t xml:space="preserve"> whole-brain </w:t>
      </w:r>
      <w:r w:rsidRPr="728432B7">
        <w:rPr>
          <w:rFonts w:ascii="Arial" w:hAnsi="Arial" w:cs="Arial"/>
          <w:lang w:val="en-US"/>
        </w:rPr>
        <w:t>corrected fMRI results (</w:t>
      </w:r>
      <w:r w:rsidRPr="728432B7" w:rsidR="00B26EF6">
        <w:rPr>
          <w:rFonts w:ascii="Arial" w:hAnsi="Arial" w:cs="Arial"/>
          <w:lang w:val="en-US"/>
        </w:rPr>
        <w:t>T</w:t>
      </w:r>
      <w:r w:rsidRPr="728432B7">
        <w:rPr>
          <w:rFonts w:ascii="Arial" w:hAnsi="Arial" w:cs="Arial"/>
          <w:lang w:val="en-US"/>
        </w:rPr>
        <w:t>-values, cluster sizes, side)</w:t>
      </w:r>
      <w:r w:rsidRPr="728432B7" w:rsidR="00C301CF">
        <w:rPr>
          <w:rFonts w:ascii="Arial" w:hAnsi="Arial" w:cs="Arial"/>
          <w:lang w:val="en-US"/>
        </w:rPr>
        <w:t xml:space="preserve"> </w:t>
      </w:r>
      <w:commentRangeStart w:id="733"/>
      <w:commentRangeStart w:id="734"/>
      <w:commentRangeStart w:id="735"/>
      <w:r w:rsidRPr="728432B7" w:rsidR="00C301CF">
        <w:rPr>
          <w:rFonts w:ascii="Arial" w:hAnsi="Arial" w:cs="Arial"/>
          <w:highlight w:val="yellow"/>
          <w:lang w:val="en-US"/>
        </w:rPr>
        <w:t>with all clusters &gt; 10 voxels</w:t>
      </w:r>
      <w:r w:rsidRPr="728432B7">
        <w:rPr>
          <w:rFonts w:ascii="Arial" w:hAnsi="Arial" w:cs="Arial"/>
          <w:lang w:val="en-US"/>
        </w:rPr>
        <w:t xml:space="preserve"> </w:t>
      </w:r>
      <w:commentRangeEnd w:id="733"/>
      <w:r>
        <w:commentReference w:id="733"/>
      </w:r>
      <w:commentRangeEnd w:id="734"/>
      <w:r>
        <w:commentReference w:id="734"/>
      </w:r>
      <w:commentRangeEnd w:id="735"/>
      <w:r>
        <w:commentReference w:id="735"/>
      </w:r>
      <w:r w:rsidRPr="728432B7">
        <w:rPr>
          <w:rFonts w:ascii="Arial" w:hAnsi="Arial" w:cs="Arial"/>
          <w:lang w:val="en-US"/>
        </w:rPr>
        <w:t>from the main task effect across conditions in n = 28 participants are illustrated above. Abbreviations: fMRI = functional magnetic resonance imaging, FWE = family-wise error correction, L = left, MNI = Montreal Neurological Institute, R = right</w:t>
      </w:r>
      <w:r w:rsidRPr="728432B7" w:rsidR="00C301CF">
        <w:rPr>
          <w:rFonts w:ascii="Arial" w:hAnsi="Arial" w:cs="Arial"/>
          <w:lang w:val="en-US"/>
        </w:rPr>
        <w:t>.</w:t>
      </w:r>
    </w:p>
    <w:p w:rsidRPr="00407D3B" w:rsidR="00277C76" w:rsidP="006F1403" w:rsidRDefault="00277C76" w14:paraId="70727119" w14:textId="2A22555B">
      <w:pPr>
        <w:spacing w:line="480" w:lineRule="auto"/>
        <w:jc w:val="both"/>
        <w:rPr>
          <w:rFonts w:ascii="Arial" w:hAnsi="Arial" w:cs="Arial"/>
          <w:lang w:val="en-US"/>
        </w:rPr>
      </w:pPr>
      <w:commentRangeStart w:id="736"/>
      <w:r w:rsidRPr="00407D3B">
        <w:rPr>
          <w:rFonts w:ascii="Arial" w:hAnsi="Arial" w:cs="Arial"/>
          <w:b/>
          <w:bCs/>
          <w:sz w:val="24"/>
          <w:szCs w:val="24"/>
          <w:u w:val="single"/>
          <w:lang w:val="en-US"/>
        </w:rPr>
        <w:t>Discussion</w:t>
      </w:r>
      <w:r w:rsidRPr="00407D3B">
        <w:rPr>
          <w:rFonts w:ascii="Arial" w:hAnsi="Arial" w:cs="Arial"/>
          <w:b/>
          <w:bCs/>
          <w:sz w:val="24"/>
          <w:szCs w:val="24"/>
          <w:lang w:val="en-US"/>
        </w:rPr>
        <w:t xml:space="preserve"> </w:t>
      </w:r>
      <w:r w:rsidR="00B118F5">
        <w:rPr>
          <w:rFonts w:ascii="Arial" w:hAnsi="Arial" w:cs="Arial"/>
          <w:lang w:val="en-US"/>
        </w:rPr>
        <w:t>(5</w:t>
      </w:r>
      <w:r w:rsidR="00C301CF">
        <w:rPr>
          <w:rFonts w:ascii="Arial" w:hAnsi="Arial" w:cs="Arial"/>
          <w:lang w:val="en-US"/>
        </w:rPr>
        <w:t>52</w:t>
      </w:r>
      <w:r w:rsidR="003432D8">
        <w:rPr>
          <w:rFonts w:ascii="Arial" w:hAnsi="Arial" w:cs="Arial"/>
          <w:lang w:val="en-US"/>
        </w:rPr>
        <w:t xml:space="preserve"> words)</w:t>
      </w:r>
      <w:commentRangeEnd w:id="736"/>
      <w:r w:rsidR="00C301CF">
        <w:rPr>
          <w:rStyle w:val="CommentReference"/>
        </w:rPr>
        <w:commentReference w:id="736"/>
      </w:r>
    </w:p>
    <w:p w:rsidR="00407D3B" w:rsidP="006F1403" w:rsidRDefault="00342C37" w14:paraId="68FC129F" w14:textId="689FC698">
      <w:pPr>
        <w:spacing w:line="480" w:lineRule="auto"/>
        <w:jc w:val="both"/>
        <w:rPr>
          <w:rFonts w:ascii="Arial" w:hAnsi="Arial" w:cs="Arial"/>
          <w:lang w:val="en-US"/>
        </w:rPr>
      </w:pPr>
      <w:r w:rsidRPr="728432B7">
        <w:rPr>
          <w:rFonts w:ascii="Arial" w:hAnsi="Arial" w:cs="Arial"/>
          <w:lang w:val="en-US"/>
        </w:rPr>
        <w:t xml:space="preserve">The present </w:t>
      </w:r>
      <w:r w:rsidRPr="728432B7" w:rsidR="00C820B3">
        <w:rPr>
          <w:rFonts w:ascii="Arial" w:hAnsi="Arial" w:cs="Arial"/>
          <w:lang w:val="en-US"/>
        </w:rPr>
        <w:t xml:space="preserve">study investigated the behavioral and </w:t>
      </w:r>
      <w:r w:rsidRPr="728432B7" w:rsidR="00F472EE">
        <w:rPr>
          <w:rFonts w:ascii="Arial" w:hAnsi="Arial" w:cs="Arial"/>
          <w:lang w:val="en-US"/>
        </w:rPr>
        <w:t>neural</w:t>
      </w:r>
      <w:r w:rsidRPr="728432B7" w:rsidR="00C820B3">
        <w:rPr>
          <w:rFonts w:ascii="Arial" w:hAnsi="Arial" w:cs="Arial"/>
          <w:lang w:val="en-US"/>
        </w:rPr>
        <w:t xml:space="preserve"> effects of acute psychosocial stress on reversal learning. </w:t>
      </w:r>
      <w:r w:rsidRPr="728432B7" w:rsidR="00755EB2">
        <w:rPr>
          <w:rFonts w:ascii="Arial" w:hAnsi="Arial" w:cs="Arial"/>
          <w:lang w:val="en-US"/>
        </w:rPr>
        <w:t>In healthy male</w:t>
      </w:r>
      <w:ins w:author="Lennart Lüttgau" w:date="2021-07-06T14:18:00Z" w:id="737">
        <w:r w:rsidRPr="728432B7" w:rsidR="00A24542">
          <w:rPr>
            <w:rFonts w:ascii="Arial" w:hAnsi="Arial" w:cs="Arial"/>
            <w:lang w:val="en-US"/>
          </w:rPr>
          <w:t xml:space="preserve"> human</w:t>
        </w:r>
      </w:ins>
      <w:r w:rsidRPr="728432B7" w:rsidR="00755EB2">
        <w:rPr>
          <w:rFonts w:ascii="Arial" w:hAnsi="Arial" w:cs="Arial"/>
          <w:lang w:val="en-US"/>
        </w:rPr>
        <w:t xml:space="preserve"> </w:t>
      </w:r>
      <w:del w:author="Lennart Lüttgau" w:date="2021-07-06T14:20:00Z" w:id="738">
        <w:r w:rsidRPr="728432B7" w:rsidDel="00755EB2">
          <w:rPr>
            <w:rFonts w:ascii="Arial" w:hAnsi="Arial" w:cs="Arial"/>
            <w:lang w:val="en-US"/>
          </w:rPr>
          <w:delText>participants</w:delText>
        </w:r>
      </w:del>
      <w:ins w:author="Lennart Lüttgau" w:date="2021-07-06T14:20:00Z" w:id="739">
        <w:r w:rsidRPr="728432B7" w:rsidR="002E3493">
          <w:rPr>
            <w:rFonts w:ascii="Arial" w:hAnsi="Arial" w:cs="Arial"/>
            <w:lang w:val="en-US"/>
          </w:rPr>
          <w:t>participants,</w:t>
        </w:r>
      </w:ins>
      <w:r w:rsidRPr="728432B7" w:rsidR="00755EB2">
        <w:rPr>
          <w:rFonts w:ascii="Arial" w:hAnsi="Arial" w:cs="Arial"/>
          <w:lang w:val="en-US"/>
        </w:rPr>
        <w:t xml:space="preserve"> we found</w:t>
      </w:r>
      <w:r w:rsidRPr="728432B7" w:rsidR="00E9252B">
        <w:rPr>
          <w:rFonts w:ascii="Arial" w:hAnsi="Arial" w:cs="Arial"/>
          <w:lang w:val="en-US"/>
        </w:rPr>
        <w:t xml:space="preserve"> that probabilistic reversal learning improves slightly under acute </w:t>
      </w:r>
      <w:r w:rsidRPr="728432B7" w:rsidR="009872DF">
        <w:rPr>
          <w:rFonts w:ascii="Arial" w:hAnsi="Arial" w:cs="Arial"/>
          <w:lang w:val="en-US"/>
        </w:rPr>
        <w:t>psycho</w:t>
      </w:r>
      <w:r w:rsidRPr="728432B7" w:rsidR="00E9252B">
        <w:rPr>
          <w:rFonts w:ascii="Arial" w:hAnsi="Arial" w:cs="Arial"/>
          <w:lang w:val="en-US"/>
        </w:rPr>
        <w:t xml:space="preserve">social stress. </w:t>
      </w:r>
      <w:ins w:author="Lennart Lüttgau" w:date="2021-07-06T14:21:00Z" w:id="740">
        <w:r w:rsidRPr="728432B7" w:rsidR="002E3493">
          <w:rPr>
            <w:rFonts w:ascii="Arial" w:hAnsi="Arial" w:cs="Arial"/>
            <w:lang w:val="en-US"/>
          </w:rPr>
          <w:t>Using in</w:t>
        </w:r>
        <w:commentRangeStart w:id="741"/>
        <w:r w:rsidRPr="728432B7" w:rsidR="002E3493">
          <w:rPr>
            <w:rFonts w:ascii="Arial" w:hAnsi="Arial" w:cs="Arial"/>
            <w:lang w:val="en-US"/>
          </w:rPr>
          <w:t>traindividual cortisol levels instead of condition (stress vs. control)</w:t>
        </w:r>
      </w:ins>
      <w:commentRangeEnd w:id="741"/>
      <w:r>
        <w:commentReference w:id="741"/>
      </w:r>
      <w:ins w:author="Lennart Lüttgau" w:date="2021-07-06T14:21:00Z" w:id="742">
        <w:r w:rsidRPr="728432B7" w:rsidR="002E3493">
          <w:rPr>
            <w:rFonts w:ascii="Arial" w:hAnsi="Arial" w:cs="Arial"/>
            <w:lang w:val="en-US"/>
          </w:rPr>
          <w:t xml:space="preserve"> as predictor confirmed </w:t>
        </w:r>
        <w:del w:author="Lennart Lüttgau" w:date="2021-07-06T14:21:00Z" w:id="743">
          <w:r w:rsidRPr="728432B7" w:rsidDel="002E3493">
            <w:rPr>
              <w:rFonts w:ascii="Arial" w:hAnsi="Arial" w:cs="Arial"/>
              <w:lang w:val="en-US"/>
            </w:rPr>
            <w:delText>our</w:delText>
          </w:r>
        </w:del>
        <w:r w:rsidRPr="728432B7" w:rsidR="002E3493">
          <w:rPr>
            <w:rFonts w:ascii="Arial" w:hAnsi="Arial" w:cs="Arial"/>
            <w:lang w:val="en-US"/>
          </w:rPr>
          <w:t xml:space="preserve">these results. </w:t>
        </w:r>
      </w:ins>
      <w:r w:rsidRPr="728432B7" w:rsidR="00E9252B">
        <w:rPr>
          <w:rFonts w:ascii="Arial" w:hAnsi="Arial" w:cs="Arial"/>
          <w:lang w:val="en-US"/>
        </w:rPr>
        <w:t>Win-stay, as well as lose-switch behavior was not affected</w:t>
      </w:r>
      <w:r w:rsidRPr="728432B7" w:rsidR="00407D3B">
        <w:rPr>
          <w:rFonts w:ascii="Arial" w:hAnsi="Arial" w:cs="Arial"/>
          <w:lang w:val="en-US"/>
        </w:rPr>
        <w:t>.</w:t>
      </w:r>
      <w:r w:rsidRPr="728432B7" w:rsidR="00833807">
        <w:rPr>
          <w:rFonts w:ascii="Arial" w:hAnsi="Arial" w:cs="Arial"/>
          <w:lang w:val="en-US"/>
        </w:rPr>
        <w:t xml:space="preserve"> </w:t>
      </w:r>
      <w:r w:rsidRPr="728432B7" w:rsidR="00A05A10">
        <w:rPr>
          <w:rFonts w:ascii="Arial" w:hAnsi="Arial" w:cs="Arial"/>
          <w:lang w:val="en-US"/>
        </w:rPr>
        <w:t>Choice</w:t>
      </w:r>
      <w:r w:rsidRPr="728432B7" w:rsidR="00833807">
        <w:rPr>
          <w:rFonts w:ascii="Arial" w:hAnsi="Arial" w:cs="Arial"/>
          <w:lang w:val="en-US"/>
        </w:rPr>
        <w:t xml:space="preserve"> behavior under stress was</w:t>
      </w:r>
      <w:r w:rsidRPr="728432B7" w:rsidR="00A05A10">
        <w:rPr>
          <w:rFonts w:ascii="Arial" w:hAnsi="Arial" w:cs="Arial"/>
          <w:lang w:val="en-US"/>
        </w:rPr>
        <w:t xml:space="preserve"> best</w:t>
      </w:r>
      <w:r w:rsidRPr="728432B7" w:rsidR="00833807">
        <w:rPr>
          <w:rFonts w:ascii="Arial" w:hAnsi="Arial" w:cs="Arial"/>
          <w:lang w:val="en-US"/>
        </w:rPr>
        <w:t xml:space="preserve"> </w:t>
      </w:r>
      <w:r w:rsidRPr="728432B7" w:rsidR="00C43B7E">
        <w:rPr>
          <w:rFonts w:ascii="Arial" w:hAnsi="Arial" w:cs="Arial"/>
          <w:lang w:val="en-US"/>
        </w:rPr>
        <w:t>explained</w:t>
      </w:r>
      <w:r w:rsidRPr="728432B7" w:rsidR="00833807">
        <w:rPr>
          <w:rFonts w:ascii="Arial" w:hAnsi="Arial" w:cs="Arial"/>
          <w:lang w:val="en-US"/>
        </w:rPr>
        <w:t xml:space="preserve"> </w:t>
      </w:r>
      <w:r w:rsidRPr="728432B7" w:rsidR="00C43B7E">
        <w:rPr>
          <w:rFonts w:ascii="Arial" w:hAnsi="Arial" w:cs="Arial"/>
          <w:lang w:val="en-US"/>
        </w:rPr>
        <w:t>by</w:t>
      </w:r>
      <w:r w:rsidRPr="728432B7" w:rsidR="00833807">
        <w:rPr>
          <w:rFonts w:ascii="Arial" w:hAnsi="Arial" w:cs="Arial"/>
          <w:lang w:val="en-US"/>
        </w:rPr>
        <w:t xml:space="preserve"> </w:t>
      </w:r>
      <w:r w:rsidRPr="728432B7" w:rsidR="00A05A10">
        <w:rPr>
          <w:rFonts w:ascii="Arial" w:hAnsi="Arial" w:cs="Arial"/>
          <w:lang w:val="en-US"/>
        </w:rPr>
        <w:t>a model with altered</w:t>
      </w:r>
      <w:r w:rsidRPr="728432B7" w:rsidR="00833807">
        <w:rPr>
          <w:rFonts w:ascii="Arial" w:hAnsi="Arial" w:cs="Arial"/>
          <w:lang w:val="en-US"/>
        </w:rPr>
        <w:t xml:space="preserve"> choice stochasticity</w:t>
      </w:r>
      <w:r w:rsidRPr="728432B7" w:rsidR="00794CD9">
        <w:rPr>
          <w:rFonts w:ascii="Arial" w:hAnsi="Arial" w:cs="Arial"/>
          <w:lang w:val="en-US"/>
        </w:rPr>
        <w:t xml:space="preserve"> but unchanged learning rate</w:t>
      </w:r>
      <w:r w:rsidRPr="728432B7" w:rsidR="00C43B7E">
        <w:rPr>
          <w:rFonts w:ascii="Arial" w:hAnsi="Arial" w:cs="Arial"/>
          <w:lang w:val="en-US"/>
        </w:rPr>
        <w:t xml:space="preserve"> under stress.</w:t>
      </w:r>
      <w:r w:rsidRPr="728432B7" w:rsidR="001E1DDC">
        <w:rPr>
          <w:rFonts w:ascii="Arial" w:hAnsi="Arial" w:cs="Arial"/>
          <w:lang w:val="en-US"/>
        </w:rPr>
        <w:t xml:space="preserve"> </w:t>
      </w:r>
      <w:proofErr w:type="spellStart"/>
      <w:r w:rsidRPr="728432B7" w:rsidR="001E1DDC">
        <w:rPr>
          <w:rFonts w:ascii="Arial" w:hAnsi="Arial" w:cs="Arial"/>
          <w:lang w:val="en-US"/>
        </w:rPr>
        <w:t>Neurally</w:t>
      </w:r>
      <w:proofErr w:type="spellEnd"/>
      <w:r w:rsidRPr="728432B7" w:rsidR="001E1DDC">
        <w:rPr>
          <w:rFonts w:ascii="Arial" w:hAnsi="Arial" w:cs="Arial"/>
          <w:lang w:val="en-US"/>
        </w:rPr>
        <w:t xml:space="preserve">, </w:t>
      </w:r>
      <w:r w:rsidRPr="728432B7" w:rsidR="003432D8">
        <w:rPr>
          <w:rFonts w:ascii="Arial" w:hAnsi="Arial" w:cs="Arial"/>
          <w:lang w:val="en-US"/>
        </w:rPr>
        <w:t xml:space="preserve">a </w:t>
      </w:r>
      <w:r w:rsidRPr="728432B7" w:rsidR="00F51EDA">
        <w:rPr>
          <w:rFonts w:ascii="Arial" w:hAnsi="Arial" w:cs="Arial"/>
          <w:lang w:val="en-US"/>
        </w:rPr>
        <w:t xml:space="preserve">network of </w:t>
      </w:r>
      <w:proofErr w:type="spellStart"/>
      <w:r w:rsidRPr="728432B7" w:rsidR="00F51EDA">
        <w:rPr>
          <w:rFonts w:ascii="Arial" w:hAnsi="Arial" w:cs="Arial"/>
          <w:lang w:val="en-US"/>
        </w:rPr>
        <w:t>vmPFC</w:t>
      </w:r>
      <w:proofErr w:type="spellEnd"/>
      <w:r w:rsidRPr="728432B7" w:rsidR="00F51EDA">
        <w:rPr>
          <w:rFonts w:ascii="Arial" w:hAnsi="Arial" w:cs="Arial"/>
          <w:lang w:val="en-US"/>
        </w:rPr>
        <w:t xml:space="preserve">, bilateral ventral striatum, posterior cingulate cortex and insula represented </w:t>
      </w:r>
      <w:r w:rsidRPr="728432B7" w:rsidR="001C43EC">
        <w:rPr>
          <w:rFonts w:ascii="Arial" w:hAnsi="Arial" w:cs="Arial"/>
          <w:lang w:val="en-US"/>
        </w:rPr>
        <w:t>reward-based learning</w:t>
      </w:r>
      <w:r w:rsidRPr="728432B7" w:rsidR="00F51EDA">
        <w:rPr>
          <w:rFonts w:ascii="Arial" w:hAnsi="Arial" w:cs="Arial"/>
          <w:lang w:val="en-US"/>
        </w:rPr>
        <w:t xml:space="preserve"> across conditions</w:t>
      </w:r>
      <w:r w:rsidRPr="728432B7" w:rsidR="00A05A10">
        <w:rPr>
          <w:rFonts w:ascii="Arial" w:hAnsi="Arial" w:cs="Arial"/>
          <w:lang w:val="en-US"/>
        </w:rPr>
        <w:t xml:space="preserve"> with no </w:t>
      </w:r>
      <w:r w:rsidRPr="728432B7" w:rsidR="00F51EDA">
        <w:rPr>
          <w:rFonts w:ascii="Arial" w:hAnsi="Arial" w:cs="Arial"/>
          <w:lang w:val="en-US"/>
        </w:rPr>
        <w:t>whole-brain correctable effect of stress</w:t>
      </w:r>
      <w:r w:rsidRPr="728432B7" w:rsidR="00A05A10">
        <w:rPr>
          <w:rFonts w:ascii="Arial" w:hAnsi="Arial" w:cs="Arial"/>
          <w:lang w:val="en-US"/>
        </w:rPr>
        <w:t>.</w:t>
      </w:r>
    </w:p>
    <w:p w:rsidRPr="00BA031D" w:rsidR="00370A46" w:rsidRDefault="00407D3B" w14:paraId="6B7903E6" w14:textId="32C4788D">
      <w:pPr>
        <w:spacing w:line="480" w:lineRule="auto"/>
        <w:ind w:firstLine="708"/>
        <w:jc w:val="both"/>
        <w:rPr>
          <w:rFonts w:ascii="Arial" w:hAnsi="Arial" w:cs="Arial"/>
          <w:lang w:val="en-US"/>
        </w:rPr>
        <w:pPrChange w:author="Sjoerds, Z." w:date="2021-07-19T07:59:00Z" w:id="744">
          <w:pPr>
            <w:spacing w:line="480" w:lineRule="auto"/>
            <w:jc w:val="both"/>
          </w:pPr>
        </w:pPrChange>
      </w:pPr>
      <w:r w:rsidRPr="728432B7">
        <w:rPr>
          <w:rFonts w:ascii="Arial" w:hAnsi="Arial" w:cs="Arial"/>
          <w:lang w:val="en-US"/>
        </w:rPr>
        <w:t xml:space="preserve">The existing literature on decision-making </w:t>
      </w:r>
      <w:r w:rsidRPr="728432B7" w:rsidR="00F472EE">
        <w:rPr>
          <w:rFonts w:ascii="Arial" w:hAnsi="Arial" w:cs="Arial"/>
          <w:lang w:val="en-US"/>
        </w:rPr>
        <w:t xml:space="preserve">is </w:t>
      </w:r>
      <w:r w:rsidRPr="728432B7" w:rsidR="00A05A10">
        <w:rPr>
          <w:rFonts w:ascii="Arial" w:hAnsi="Arial" w:cs="Arial"/>
          <w:lang w:val="en-US"/>
        </w:rPr>
        <w:t>unclear</w:t>
      </w:r>
      <w:r w:rsidRPr="728432B7" w:rsidR="00F472EE">
        <w:rPr>
          <w:rFonts w:ascii="Arial" w:hAnsi="Arial" w:cs="Arial"/>
          <w:lang w:val="en-US"/>
        </w:rPr>
        <w:t xml:space="preserve"> </w:t>
      </w:r>
      <w:r w:rsidRPr="728432B7" w:rsidR="00370A46">
        <w:rPr>
          <w:rFonts w:ascii="Arial" w:hAnsi="Arial" w:cs="Arial"/>
          <w:lang w:val="en-US"/>
        </w:rPr>
        <w:t>regarding</w:t>
      </w:r>
      <w:r w:rsidRPr="728432B7" w:rsidR="00F472EE">
        <w:rPr>
          <w:rFonts w:ascii="Arial" w:hAnsi="Arial" w:cs="Arial"/>
          <w:lang w:val="en-US"/>
        </w:rPr>
        <w:t xml:space="preserve"> the directional impact of stress on learning. While </w:t>
      </w:r>
      <w:r w:rsidRPr="728432B7" w:rsidR="003344A3">
        <w:rPr>
          <w:rFonts w:ascii="Arial" w:hAnsi="Arial" w:cs="Arial"/>
          <w:lang w:val="en-US"/>
        </w:rPr>
        <w:t>meta-analyses on older studies</w:t>
      </w:r>
      <w:r w:rsidRPr="728432B7" w:rsidR="00A05A10">
        <w:rPr>
          <w:rFonts w:ascii="Arial" w:hAnsi="Arial" w:cs="Arial"/>
          <w:lang w:val="en-US"/>
        </w:rPr>
        <w:t xml:space="preserve"> </w:t>
      </w:r>
      <w:r w:rsidRPr="728432B7" w:rsidR="00F472EE">
        <w:rPr>
          <w:rFonts w:ascii="Arial" w:hAnsi="Arial" w:cs="Arial"/>
          <w:lang w:val="en-US"/>
        </w:rPr>
        <w:t>found that stress</w:t>
      </w:r>
      <w:r w:rsidRPr="728432B7" w:rsidR="00A05A10">
        <w:rPr>
          <w:rFonts w:ascii="Arial" w:hAnsi="Arial" w:cs="Arial"/>
          <w:lang w:val="en-US"/>
        </w:rPr>
        <w:t xml:space="preserve"> slightly</w:t>
      </w:r>
      <w:r w:rsidRPr="728432B7" w:rsidR="00F472EE">
        <w:rPr>
          <w:rFonts w:ascii="Arial" w:hAnsi="Arial" w:cs="Arial"/>
          <w:lang w:val="en-US"/>
        </w:rPr>
        <w:t xml:space="preserve"> impairs learnin</w:t>
      </w:r>
      <w:r w:rsidRPr="728432B7" w:rsidR="003344A3">
        <w:rPr>
          <w:rFonts w:ascii="Arial" w:hAnsi="Arial" w:cs="Arial"/>
          <w:lang w:val="en-US"/>
        </w:rPr>
        <w:t xml:space="preserve">g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meta-analysis","type":"article-journal","volume":"142"},"uris":["http://www.mendeley.com/documents/?uuid=4b8b0f18-1a54-4f50-ae7f-aff4efb1e50f"]}],"mendeley":{"formattedCitation":"(Grant S. Shields et al., 2016; Starcke and Brand, 2016)","manualFormatting":"(Shields et al., 2016; Starcke and Brand, 2016)","plainTextFormattedCitation":"(Grant S. Shields et al., 2016; Starcke and Brand, 2016)","previouslyFormattedCitation":"(Grant S. Shields et al., 2016; Starcke and Brand, 2016)"},"properties":{"noteIndex":0},"schema":"https://github.com/citation-style-language/schema/raw/master/csl-citation.json"}</w:instrText>
      </w:r>
      <w:r w:rsidRPr="728432B7">
        <w:rPr>
          <w:rFonts w:ascii="Arial" w:hAnsi="Arial" w:cs="Arial"/>
          <w:lang w:val="en-US"/>
        </w:rPr>
        <w:fldChar w:fldCharType="separate"/>
      </w:r>
      <w:r w:rsidRPr="728432B7" w:rsidR="005213EF">
        <w:rPr>
          <w:rFonts w:ascii="Arial" w:hAnsi="Arial" w:cs="Arial"/>
          <w:noProof/>
          <w:lang w:val="en-US"/>
        </w:rPr>
        <w:t>(Shields et al., 2016; Starcke and Brand, 2016)</w:t>
      </w:r>
      <w:r w:rsidRPr="728432B7">
        <w:rPr>
          <w:rFonts w:ascii="Arial" w:hAnsi="Arial" w:cs="Arial"/>
          <w:lang w:val="en-US"/>
        </w:rPr>
        <w:fldChar w:fldCharType="end"/>
      </w:r>
      <w:r w:rsidRPr="728432B7" w:rsidR="003344A3">
        <w:rPr>
          <w:rFonts w:ascii="Arial" w:hAnsi="Arial" w:cs="Arial"/>
          <w:lang w:val="en-US"/>
        </w:rPr>
        <w:t xml:space="preserve">, more recent </w:t>
      </w:r>
      <w:r w:rsidRPr="728432B7" w:rsidR="00370A46">
        <w:rPr>
          <w:rFonts w:ascii="Arial" w:hAnsi="Arial" w:cs="Arial"/>
          <w:lang w:val="en-US"/>
        </w:rPr>
        <w:t>studies</w:t>
      </w:r>
      <w:r w:rsidRPr="728432B7" w:rsidR="00A05A10">
        <w:rPr>
          <w:rFonts w:ascii="Arial" w:hAnsi="Arial" w:cs="Arial"/>
          <w:lang w:val="en-US"/>
        </w:rPr>
        <w:t xml:space="preserve"> using cognitive computational modeling </w:t>
      </w:r>
      <w:r w:rsidRPr="728432B7" w:rsidR="00370A46">
        <w:rPr>
          <w:rFonts w:ascii="Arial" w:hAnsi="Arial" w:cs="Arial"/>
          <w:lang w:val="en-US"/>
        </w:rPr>
        <w:t xml:space="preserve">found a </w:t>
      </w:r>
      <w:commentRangeStart w:id="745"/>
      <w:r w:rsidRPr="728432B7" w:rsidR="00A05A10">
        <w:rPr>
          <w:rFonts w:ascii="Arial" w:hAnsi="Arial" w:cs="Arial"/>
          <w:lang w:val="en-US"/>
        </w:rPr>
        <w:t>shift in the balance of model-free and model-based learning</w:t>
      </w:r>
      <w:commentRangeEnd w:id="745"/>
      <w:r>
        <w:commentReference w:id="745"/>
      </w:r>
      <w:r w:rsidRPr="728432B7" w:rsidR="00A07752">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Pr="728432B7">
        <w:rPr>
          <w:rFonts w:ascii="Arial" w:hAnsi="Arial" w:cs="Arial"/>
          <w:lang w:val="en-US"/>
        </w:rPr>
        <w:fldChar w:fldCharType="separate"/>
      </w:r>
      <w:r w:rsidRPr="728432B7" w:rsidR="003432D8">
        <w:rPr>
          <w:rFonts w:ascii="Arial" w:hAnsi="Arial" w:cs="Arial"/>
          <w:noProof/>
          <w:lang w:val="en-US"/>
        </w:rPr>
        <w:t>(Cremer et al., 2021; Otto et al., 2013; Raio et al., 2020)</w:t>
      </w:r>
      <w:r w:rsidRPr="728432B7">
        <w:rPr>
          <w:rFonts w:ascii="Arial" w:hAnsi="Arial" w:cs="Arial"/>
          <w:lang w:val="en-US"/>
        </w:rPr>
        <w:fldChar w:fldCharType="end"/>
      </w:r>
      <w:r w:rsidRPr="728432B7" w:rsidR="00370A46">
        <w:rPr>
          <w:rFonts w:ascii="Arial" w:hAnsi="Arial" w:cs="Arial"/>
          <w:lang w:val="en-US"/>
        </w:rPr>
        <w:t>.</w:t>
      </w:r>
      <w:r w:rsidRPr="728432B7" w:rsidR="00833807">
        <w:rPr>
          <w:rFonts w:ascii="Arial" w:hAnsi="Arial" w:cs="Arial"/>
          <w:lang w:val="en-US"/>
        </w:rPr>
        <w:t xml:space="preserve"> High interindividual variability</w:t>
      </w:r>
      <w:r w:rsidRPr="728432B7" w:rsidR="00A05A10">
        <w:rPr>
          <w:rFonts w:ascii="Arial" w:hAnsi="Arial" w:cs="Arial"/>
          <w:lang w:val="en-US"/>
        </w:rPr>
        <w:t xml:space="preserve"> and a variety of paradigms</w:t>
      </w:r>
      <w:r w:rsidRPr="728432B7" w:rsidR="00833807">
        <w:rPr>
          <w:rFonts w:ascii="Arial" w:hAnsi="Arial" w:cs="Arial"/>
          <w:lang w:val="en-US"/>
        </w:rPr>
        <w:t xml:space="preserve"> </w:t>
      </w:r>
      <w:r w:rsidRPr="728432B7" w:rsidR="00FE45A0">
        <w:rPr>
          <w:rFonts w:ascii="Arial" w:hAnsi="Arial" w:cs="Arial"/>
          <w:lang w:val="en-US"/>
        </w:rPr>
        <w:t xml:space="preserve">and stressors used </w:t>
      </w:r>
      <w:r w:rsidRPr="728432B7" w:rsidR="00833807">
        <w:rPr>
          <w:rFonts w:ascii="Arial" w:hAnsi="Arial" w:cs="Arial"/>
          <w:lang w:val="en-US"/>
        </w:rPr>
        <w:t>possibly obscured effects in previous studies</w:t>
      </w:r>
      <w:r w:rsidRPr="728432B7" w:rsidR="00A05A10">
        <w:rPr>
          <w:rFonts w:ascii="Arial" w:hAnsi="Arial" w:cs="Arial"/>
          <w:lang w:val="en-US"/>
        </w:rPr>
        <w:t xml:space="preserve"> and call for further investigation.</w:t>
      </w:r>
      <w:r w:rsidRPr="728432B7" w:rsidR="00C43B7E">
        <w:rPr>
          <w:rFonts w:ascii="Arial" w:hAnsi="Arial" w:cs="Arial"/>
          <w:lang w:val="en-US"/>
        </w:rPr>
        <w:t xml:space="preserve"> </w:t>
      </w:r>
      <w:r w:rsidRPr="728432B7" w:rsidR="00370A46">
        <w:rPr>
          <w:rFonts w:ascii="Arial" w:hAnsi="Arial" w:cs="Arial"/>
          <w:lang w:val="en-US"/>
        </w:rPr>
        <w:t xml:space="preserve">Our </w:t>
      </w:r>
      <w:r w:rsidRPr="728432B7" w:rsidR="00C43B7E">
        <w:rPr>
          <w:rFonts w:ascii="Arial" w:hAnsi="Arial" w:cs="Arial"/>
          <w:lang w:val="en-US"/>
        </w:rPr>
        <w:t>neural findings</w:t>
      </w:r>
      <w:r w:rsidRPr="728432B7" w:rsidR="00370A46">
        <w:rPr>
          <w:rFonts w:ascii="Arial" w:hAnsi="Arial" w:cs="Arial"/>
          <w:lang w:val="en-US"/>
        </w:rPr>
        <w:t xml:space="preserve"> are in line with</w:t>
      </w:r>
      <w:r w:rsidRPr="728432B7" w:rsidR="000F0D96">
        <w:rPr>
          <w:rFonts w:ascii="Arial" w:hAnsi="Arial" w:cs="Arial"/>
          <w:lang w:val="en-US"/>
        </w:rPr>
        <w:t xml:space="preserve"> previous studies using the same paradigm </w:t>
      </w:r>
      <w:r w:rsidRPr="728432B7">
        <w:rPr>
          <w:rFonts w:ascii="Arial" w:hAnsi="Arial" w:cs="Arial"/>
          <w:lang w:val="en-US"/>
        </w:rPr>
        <w:fldChar w:fldCharType="begin" w:fldLock="1"/>
      </w:r>
      <w:r w:rsidRPr="728432B7">
        <w:rPr>
          <w:rFonts w:ascii="Arial" w:hAnsi="Arial" w:cs="Arial"/>
          <w:lang w:val="en-US"/>
        </w:rPr>
        <w:instrText xml:space="preserve">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decision-making","type":"article-journal","volume":"36"},"uris":["http://www.mendeley.com/documents/?uuid=23ea9d8c-fe60-3eff-bf0a-5c2deeaebbaf"]},{"id":"ITEM-3","itemData":{"DOI":"10.1038/npp.2016.95","ISSN":"1740634X","PMID":"27301429","abstract":"Despite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w:instrText>
      </w:r>
      <w:r w:rsidRPr="728432B7">
        <w:rPr>
          <w:rFonts w:ascii="Arial" w:hAnsi="Arial" w:cs="Arial"/>
        </w:rPr>
        <w:instrText>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-3","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Neuroimaging","type":"article-journal","volume":"42"},"uris":["http://www.mendeley.com/documents/?uuid=b1329b8d-d50c-4f50-a112-f68b5b0b1de5"]}],"mendeley":{"formattedCitation":"(Katthagen et al., 2020; Andrea M.F. Reiter et al., 2016; Reiter et al., 2017)","plainTextFormattedCitation":"(Katthagen et al., 2020; Andrea M.F. Reiter et al., 2016; Reiter et al., 2017)","previouslyFormattedCitation":"(Katthagen et al., 2020; Andrea M.F. Reiter et al., 2016; Reiter et al., 2017)"},"properties":{"noteIndex":0},"schema":"https://github.com/citation-style-language/schema/raw/master/csl-citation.json"}</w:instrText>
      </w:r>
      <w:r w:rsidRPr="728432B7">
        <w:rPr>
          <w:rFonts w:ascii="Arial" w:hAnsi="Arial" w:cs="Arial"/>
          <w:lang w:val="en-US"/>
        </w:rPr>
        <w:fldChar w:fldCharType="separate"/>
      </w:r>
      <w:r w:rsidRPr="728432B7" w:rsidR="000F0D96">
        <w:rPr>
          <w:rFonts w:ascii="Arial" w:hAnsi="Arial" w:cs="Arial"/>
          <w:noProof/>
        </w:rPr>
        <w:t>(Katthagen et al., 2020; Andrea M.F. Reiter et al., 2016; Reiter et al., 2017)</w:t>
      </w:r>
      <w:r w:rsidRPr="728432B7">
        <w:rPr>
          <w:rFonts w:ascii="Arial" w:hAnsi="Arial" w:cs="Arial"/>
          <w:lang w:val="en-US"/>
        </w:rPr>
        <w:fldChar w:fldCharType="end"/>
      </w:r>
      <w:r w:rsidRPr="728432B7" w:rsidR="000F0D96">
        <w:rPr>
          <w:rFonts w:ascii="Arial" w:hAnsi="Arial" w:cs="Arial"/>
        </w:rPr>
        <w:t>.</w:t>
      </w:r>
      <w:r w:rsidRPr="728432B7" w:rsidR="00BE5434">
        <w:rPr>
          <w:rFonts w:ascii="Arial" w:hAnsi="Arial" w:cs="Arial"/>
        </w:rPr>
        <w:t xml:space="preserve"> </w:t>
      </w:r>
      <w:commentRangeStart w:id="746"/>
      <w:del w:author="Lennart Lüttgau" w:date="2021-07-06T14:21:00Z" w:id="747">
        <w:r w:rsidRPr="00F12B24" w:rsidDel="00B118F5">
          <w:rPr>
            <w:rFonts w:ascii="Arial" w:hAnsi="Arial" w:cs="Arial"/>
            <w:rPrChange w:author="Schlagenhauf, Florian" w:date="2021-07-20T13:21:00Z" w:id="748">
              <w:rPr>
                <w:rFonts w:ascii="Arial" w:hAnsi="Arial" w:cs="Arial"/>
                <w:lang w:val="en-US"/>
              </w:rPr>
            </w:rPrChange>
          </w:rPr>
          <w:delText>Using</w:delText>
        </w:r>
        <w:r w:rsidRPr="00F12B24" w:rsidDel="00BA031D">
          <w:rPr>
            <w:rFonts w:ascii="Arial" w:hAnsi="Arial" w:cs="Arial"/>
            <w:rPrChange w:author="Schlagenhauf, Florian" w:date="2021-07-20T13:21:00Z" w:id="749">
              <w:rPr>
                <w:rFonts w:ascii="Arial" w:hAnsi="Arial" w:cs="Arial"/>
                <w:lang w:val="en-US"/>
              </w:rPr>
            </w:rPrChange>
          </w:rPr>
          <w:delText xml:space="preserve"> intraindividual cortisol levels </w:delText>
        </w:r>
        <w:r w:rsidRPr="00F12B24" w:rsidDel="00B118F5">
          <w:rPr>
            <w:rFonts w:ascii="Arial" w:hAnsi="Arial" w:cs="Arial"/>
            <w:rPrChange w:author="Schlagenhauf, Florian" w:date="2021-07-20T13:21:00Z" w:id="750">
              <w:rPr>
                <w:rFonts w:ascii="Arial" w:hAnsi="Arial" w:cs="Arial"/>
                <w:lang w:val="en-US"/>
              </w:rPr>
            </w:rPrChange>
          </w:rPr>
          <w:delText>instead of</w:delText>
        </w:r>
        <w:r w:rsidRPr="00F12B24" w:rsidDel="00BA031D">
          <w:rPr>
            <w:rFonts w:ascii="Arial" w:hAnsi="Arial" w:cs="Arial"/>
            <w:rPrChange w:author="Schlagenhauf, Florian" w:date="2021-07-20T13:21:00Z" w:id="751">
              <w:rPr>
                <w:rFonts w:ascii="Arial" w:hAnsi="Arial" w:cs="Arial"/>
                <w:lang w:val="en-US"/>
              </w:rPr>
            </w:rPrChange>
          </w:rPr>
          <w:delText xml:space="preserve"> condition (stress vs. control) as predictor</w:delText>
        </w:r>
        <w:r w:rsidRPr="00F12B24" w:rsidDel="00B118F5">
          <w:rPr>
            <w:rFonts w:ascii="Arial" w:hAnsi="Arial" w:cs="Arial"/>
            <w:rPrChange w:author="Schlagenhauf, Florian" w:date="2021-07-20T13:21:00Z" w:id="752">
              <w:rPr>
                <w:rFonts w:ascii="Arial" w:hAnsi="Arial" w:cs="Arial"/>
                <w:lang w:val="en-US"/>
              </w:rPr>
            </w:rPrChange>
          </w:rPr>
          <w:delText xml:space="preserve"> confirmed our results</w:delText>
        </w:r>
        <w:r w:rsidRPr="00F12B24" w:rsidDel="00BA031D">
          <w:rPr>
            <w:rFonts w:ascii="Arial" w:hAnsi="Arial" w:cs="Arial"/>
            <w:rPrChange w:author="Schlagenhauf, Florian" w:date="2021-07-20T13:21:00Z" w:id="753">
              <w:rPr>
                <w:rFonts w:ascii="Arial" w:hAnsi="Arial" w:cs="Arial"/>
                <w:lang w:val="en-US"/>
              </w:rPr>
            </w:rPrChange>
          </w:rPr>
          <w:delText xml:space="preserve">. </w:delText>
        </w:r>
      </w:del>
      <w:r w:rsidRPr="728432B7" w:rsidR="00BA031D">
        <w:rPr>
          <w:rFonts w:ascii="Arial" w:hAnsi="Arial" w:cs="Arial"/>
          <w:lang w:val="en-US"/>
        </w:rPr>
        <w:t>Future studies sho</w:t>
      </w:r>
      <w:r w:rsidRPr="728432B7" w:rsidR="00B118F5">
        <w:rPr>
          <w:rFonts w:ascii="Arial" w:hAnsi="Arial" w:cs="Arial"/>
          <w:lang w:val="en-US"/>
        </w:rPr>
        <w:t xml:space="preserve">uld </w:t>
      </w:r>
      <w:commentRangeStart w:id="754"/>
      <w:r w:rsidRPr="728432B7" w:rsidR="00B118F5">
        <w:rPr>
          <w:rFonts w:ascii="Arial" w:hAnsi="Arial" w:cs="Arial"/>
          <w:lang w:val="en-US"/>
        </w:rPr>
        <w:t>always consider interindividual differences in the reactivity to stress</w:t>
      </w:r>
      <w:commentRangeEnd w:id="754"/>
      <w:r>
        <w:commentReference w:id="754"/>
      </w:r>
      <w:r w:rsidRPr="728432B7" w:rsidR="00B118F5">
        <w:rPr>
          <w:rFonts w:ascii="Arial" w:hAnsi="Arial" w:cs="Arial"/>
          <w:lang w:val="en-US"/>
        </w:rPr>
        <w:t>.</w:t>
      </w:r>
      <w:r w:rsidRPr="728432B7" w:rsidR="00BA031D">
        <w:rPr>
          <w:rFonts w:ascii="Arial" w:hAnsi="Arial" w:cs="Arial"/>
          <w:lang w:val="en-US"/>
        </w:rPr>
        <w:t xml:space="preserve"> </w:t>
      </w:r>
      <w:commentRangeEnd w:id="746"/>
      <w:r>
        <w:commentReference w:id="746"/>
      </w:r>
      <w:r w:rsidRPr="728432B7" w:rsidR="00BA031D">
        <w:rPr>
          <w:rFonts w:ascii="Arial" w:hAnsi="Arial" w:cs="Arial"/>
          <w:lang w:val="en-US"/>
        </w:rPr>
        <w:t xml:space="preserve">The neural finding of </w:t>
      </w:r>
      <w:commentRangeStart w:id="755"/>
      <w:r w:rsidRPr="728432B7" w:rsidR="00BA031D">
        <w:rPr>
          <w:rFonts w:ascii="Arial" w:hAnsi="Arial" w:cs="Arial"/>
          <w:lang w:val="en-US"/>
        </w:rPr>
        <w:t xml:space="preserve">no whole-brain correctable effect </w:t>
      </w:r>
      <w:commentRangeEnd w:id="755"/>
      <w:r>
        <w:commentReference w:id="755"/>
      </w:r>
      <w:r w:rsidRPr="728432B7" w:rsidR="00BA031D">
        <w:rPr>
          <w:rFonts w:ascii="Arial" w:hAnsi="Arial" w:cs="Arial"/>
          <w:lang w:val="en-US"/>
        </w:rPr>
        <w:t xml:space="preserve">of stress </w:t>
      </w:r>
      <w:del w:author="Lennart Lüttgau" w:date="2021-07-06T14:25:00Z" w:id="756">
        <w:r w:rsidRPr="728432B7" w:rsidDel="00BA031D">
          <w:rPr>
            <w:rFonts w:ascii="Arial" w:hAnsi="Arial" w:cs="Arial"/>
            <w:lang w:val="en-US"/>
          </w:rPr>
          <w:delText>is not suprising, considering the</w:delText>
        </w:r>
      </w:del>
      <w:ins w:author="Lennart Lüttgau" w:date="2021-07-06T14:25:00Z" w:id="757">
        <w:r w:rsidRPr="728432B7" w:rsidR="00A315D0">
          <w:rPr>
            <w:rFonts w:ascii="Arial" w:hAnsi="Arial" w:cs="Arial"/>
            <w:lang w:val="en-US"/>
          </w:rPr>
          <w:t>may be related to the</w:t>
        </w:r>
      </w:ins>
      <w:r w:rsidRPr="728432B7" w:rsidR="00BA031D">
        <w:rPr>
          <w:rFonts w:ascii="Arial" w:hAnsi="Arial" w:cs="Arial"/>
          <w:lang w:val="en-US"/>
        </w:rPr>
        <w:t xml:space="preserve"> </w:t>
      </w:r>
      <w:del w:author="Lennart Lüttgau" w:date="2021-07-06T14:25:00Z" w:id="758">
        <w:r w:rsidRPr="728432B7" w:rsidDel="00BA031D">
          <w:rPr>
            <w:rFonts w:ascii="Arial" w:hAnsi="Arial" w:cs="Arial"/>
            <w:lang w:val="en-US"/>
          </w:rPr>
          <w:delText xml:space="preserve">subtlety </w:delText>
        </w:r>
      </w:del>
      <w:ins w:author="Lennart Lüttgau" w:date="2021-07-06T14:25:00Z" w:id="759">
        <w:r w:rsidRPr="728432B7" w:rsidR="00A315D0">
          <w:rPr>
            <w:rFonts w:ascii="Arial" w:hAnsi="Arial" w:cs="Arial"/>
            <w:lang w:val="en-US"/>
          </w:rPr>
          <w:t xml:space="preserve">low effect size </w:t>
        </w:r>
      </w:ins>
      <w:r w:rsidRPr="728432B7" w:rsidR="00BA031D">
        <w:rPr>
          <w:rFonts w:ascii="Arial" w:hAnsi="Arial" w:cs="Arial"/>
          <w:lang w:val="en-US"/>
        </w:rPr>
        <w:t xml:space="preserve">of </w:t>
      </w:r>
      <w:ins w:author="Lennart Lüttgau" w:date="2021-07-06T14:25:00Z" w:id="760">
        <w:r w:rsidRPr="728432B7" w:rsidR="00A315D0">
          <w:rPr>
            <w:rFonts w:ascii="Arial" w:hAnsi="Arial" w:cs="Arial"/>
            <w:lang w:val="en-US"/>
          </w:rPr>
          <w:t xml:space="preserve">the </w:t>
        </w:r>
      </w:ins>
      <w:r w:rsidRPr="728432B7" w:rsidR="00BA031D">
        <w:rPr>
          <w:rFonts w:ascii="Arial" w:hAnsi="Arial" w:cs="Arial"/>
          <w:lang w:val="en-US"/>
        </w:rPr>
        <w:t xml:space="preserve">behavioral stress effects uncovered by </w:t>
      </w:r>
      <w:del w:author="Lennart Lüttgau" w:date="2021-07-06T14:26:00Z" w:id="761">
        <w:r w:rsidRPr="728432B7" w:rsidDel="00BA031D">
          <w:rPr>
            <w:rFonts w:ascii="Arial" w:hAnsi="Arial" w:cs="Arial"/>
            <w:lang w:val="en-US"/>
          </w:rPr>
          <w:delText>linear mixed-effects</w:delText>
        </w:r>
      </w:del>
      <w:ins w:author="Lennart Lüttgau" w:date="2021-07-06T14:26:00Z" w:id="762">
        <w:r w:rsidRPr="728432B7" w:rsidR="00A315D0">
          <w:rPr>
            <w:rFonts w:ascii="Arial" w:hAnsi="Arial" w:cs="Arial"/>
            <w:lang w:val="en-US"/>
          </w:rPr>
          <w:t>multilevel linear</w:t>
        </w:r>
      </w:ins>
      <w:r w:rsidRPr="728432B7" w:rsidR="00BA031D">
        <w:rPr>
          <w:rFonts w:ascii="Arial" w:hAnsi="Arial" w:cs="Arial"/>
          <w:lang w:val="en-US"/>
        </w:rPr>
        <w:t xml:space="preserve"> modeling as well as computational modeling. </w:t>
      </w:r>
    </w:p>
    <w:p w:rsidRPr="004C2497" w:rsidR="00A05A10" w:rsidP="00A05A10" w:rsidRDefault="00A05A10" w14:paraId="248F8262" w14:textId="12113C25">
      <w:pPr>
        <w:spacing w:line="480" w:lineRule="auto"/>
        <w:jc w:val="both"/>
        <w:rPr>
          <w:rFonts w:ascii="Arial" w:hAnsi="Arial" w:cs="Arial"/>
          <w:b/>
          <w:bCs/>
          <w:lang w:val="en-US"/>
        </w:rPr>
      </w:pPr>
      <w:r>
        <w:rPr>
          <w:rFonts w:ascii="Arial" w:hAnsi="Arial" w:cs="Arial"/>
          <w:b/>
          <w:bCs/>
          <w:lang w:val="en-US"/>
        </w:rPr>
        <w:t>Moderator variables</w:t>
      </w:r>
    </w:p>
    <w:p w:rsidR="00A05A10" w:rsidP="006F1403" w:rsidRDefault="00A05A10" w14:paraId="3BFD7A4C" w14:textId="72426AFF">
      <w:pPr>
        <w:spacing w:line="480" w:lineRule="auto"/>
        <w:jc w:val="both"/>
        <w:rPr>
          <w:rFonts w:ascii="Arial" w:hAnsi="Arial" w:cs="Arial"/>
          <w:lang w:val="en-US"/>
        </w:rPr>
      </w:pPr>
      <w:r w:rsidRPr="7EBE532D">
        <w:rPr>
          <w:rFonts w:ascii="Arial" w:hAnsi="Arial" w:cs="Arial"/>
          <w:lang w:val="en-US"/>
        </w:rPr>
        <w:t xml:space="preserve">A further potential explanation for the inconsistent impact of acute stress on learning are moderating variables, such as chronic stress exposure, cognitive capacities or personality traits. For instance, a high working memory capacity seems to hold a protective function against the attenuation of model-based learning  </w:t>
      </w:r>
      <w:r w:rsidRPr="7EBE532D">
        <w:rPr>
          <w:rFonts w:ascii="Arial" w:hAnsi="Arial" w:cs="Arial"/>
          <w:lang w:val="en-US"/>
        </w:rPr>
        <w:fldChar w:fldCharType="begin" w:fldLock="1"/>
      </w:r>
      <w:r w:rsidRPr="7EBE532D">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Pr="7EBE532D">
        <w:rPr>
          <w:rFonts w:ascii="Arial" w:hAnsi="Arial" w:cs="Arial"/>
          <w:lang w:val="en-US"/>
        </w:rPr>
        <w:fldChar w:fldCharType="separate"/>
      </w:r>
      <w:r w:rsidRPr="7EBE532D">
        <w:rPr>
          <w:rFonts w:ascii="Arial" w:hAnsi="Arial" w:cs="Arial"/>
          <w:noProof/>
          <w:lang w:val="en-US"/>
        </w:rPr>
        <w:t>(Otto et al., 2013)</w:t>
      </w:r>
      <w:r w:rsidRPr="7EBE532D">
        <w:rPr>
          <w:rFonts w:ascii="Arial" w:hAnsi="Arial" w:cs="Arial"/>
          <w:lang w:val="en-US"/>
        </w:rPr>
        <w:fldChar w:fldCharType="end"/>
      </w:r>
      <w:r w:rsidRPr="7EBE532D">
        <w:rPr>
          <w:rFonts w:ascii="Arial" w:hAnsi="Arial" w:cs="Arial"/>
          <w:lang w:val="en-US"/>
        </w:rPr>
        <w:t xml:space="preserve">, while trait impulsivity interacts with different aspects of learning differentially, but particularly seems to increase perseveration </w:t>
      </w:r>
      <w:r w:rsidRPr="7EBE532D">
        <w:rPr>
          <w:rFonts w:ascii="Arial" w:hAnsi="Arial" w:cs="Arial"/>
          <w:lang w:val="en-US"/>
        </w:rPr>
        <w:fldChar w:fldCharType="begin" w:fldLock="1"/>
      </w:r>
      <w:r w:rsidRPr="7EBE532D">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Pr="7EBE532D">
        <w:rPr>
          <w:rFonts w:ascii="Arial" w:hAnsi="Arial" w:cs="Arial"/>
          <w:lang w:val="en-US"/>
        </w:rPr>
        <w:fldChar w:fldCharType="separate"/>
      </w:r>
      <w:r w:rsidRPr="7EBE532D">
        <w:rPr>
          <w:rFonts w:ascii="Arial" w:hAnsi="Arial" w:cs="Arial"/>
          <w:noProof/>
          <w:lang w:val="en-US"/>
        </w:rPr>
        <w:t>(Raio et al., 2017)</w:t>
      </w:r>
      <w:r w:rsidRPr="7EBE532D">
        <w:rPr>
          <w:rFonts w:ascii="Arial" w:hAnsi="Arial" w:cs="Arial"/>
          <w:lang w:val="en-US"/>
        </w:rPr>
        <w:fldChar w:fldCharType="end"/>
      </w:r>
      <w:commentRangeStart w:id="763"/>
      <w:r w:rsidRPr="7EBE532D">
        <w:rPr>
          <w:rFonts w:ascii="Arial" w:hAnsi="Arial" w:cs="Arial"/>
          <w:lang w:val="en-US"/>
        </w:rPr>
        <w:t>.</w:t>
      </w:r>
      <w:r w:rsidRPr="7EBE532D" w:rsidR="00BE5434">
        <w:rPr>
          <w:rFonts w:ascii="Arial" w:hAnsi="Arial" w:cs="Arial"/>
          <w:lang w:val="en-US"/>
        </w:rPr>
        <w:t xml:space="preserve"> </w:t>
      </w:r>
      <w:commentRangeEnd w:id="763"/>
      <w:r>
        <w:commentReference w:id="763"/>
      </w:r>
    </w:p>
    <w:p w:rsidR="00794CD9" w:rsidP="00794CD9" w:rsidRDefault="00794CD9" w14:paraId="791C0E64" w14:textId="77777777">
      <w:pPr>
        <w:spacing w:line="480" w:lineRule="auto"/>
        <w:jc w:val="both"/>
        <w:rPr>
          <w:rFonts w:ascii="Arial" w:hAnsi="Arial" w:cs="Arial"/>
          <w:lang w:val="en-US"/>
        </w:rPr>
      </w:pPr>
      <w:r>
        <w:rPr>
          <w:rFonts w:ascii="Arial" w:hAnsi="Arial" w:cs="Arial"/>
          <w:b/>
          <w:bCs/>
          <w:lang w:val="en-US"/>
        </w:rPr>
        <w:t>Limitations</w:t>
      </w:r>
    </w:p>
    <w:p w:rsidR="00794CD9" w:rsidP="006F1403" w:rsidRDefault="00794CD9" w14:paraId="70C6BF1A" w14:textId="4558DA7F">
      <w:pPr>
        <w:spacing w:line="480" w:lineRule="auto"/>
        <w:jc w:val="both"/>
        <w:rPr>
          <w:ins w:author="Lennart Lüttgau" w:date="2021-07-06T14:28:00Z" w:id="764"/>
          <w:rFonts w:ascii="Arial" w:hAnsi="Arial" w:cs="Arial"/>
          <w:lang w:val="en-US"/>
        </w:rPr>
      </w:pPr>
      <w:r w:rsidRPr="00407D3B">
        <w:rPr>
          <w:rFonts w:ascii="Arial" w:hAnsi="Arial" w:cs="Arial"/>
          <w:lang w:val="en-US"/>
        </w:rPr>
        <w:t xml:space="preserve">Considering the gender differences in decision-making </w:t>
      </w:r>
      <w:r w:rsidRPr="00407D3B">
        <w:rPr>
          <w:rFonts w:ascii="Arial" w:hAnsi="Arial" w:cs="Arial"/>
          <w:lang w:val="en-US"/>
        </w:rPr>
        <w:fldChar w:fldCharType="begin" w:fldLock="1"/>
      </w:r>
      <w:r w:rsidR="006D3934">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(Shields et al., 2016)</w:t>
      </w:r>
      <w:r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(Mather and Lighthall, 2012)</w:t>
      </w:r>
      <w:r w:rsidRPr="00407D3B">
        <w:rPr>
          <w:rFonts w:ascii="Arial" w:hAnsi="Arial" w:cs="Arial"/>
          <w:lang w:val="en-US"/>
        </w:rPr>
        <w:fldChar w:fldCharType="end"/>
      </w:r>
      <w:r w:rsidRPr="00407D3B">
        <w:rPr>
          <w:rFonts w:ascii="Arial" w:hAnsi="Arial" w:cs="Arial"/>
          <w:lang w:val="en-US"/>
        </w:rPr>
        <w:t xml:space="preserve"> and potential impact of cyclical changes in female individuals we decided to investigate an exclusively male sample.</w:t>
      </w:r>
      <w:r>
        <w:rPr>
          <w:rFonts w:ascii="Arial" w:hAnsi="Arial" w:cs="Arial"/>
          <w:lang w:val="en-US"/>
        </w:rPr>
        <w:t xml:space="preserve"> Furthermore, our sample was homogenously young and highly educated. Therefore, our findings cannot be generalized to the general population or patient samples.</w:t>
      </w:r>
    </w:p>
    <w:p w:rsidR="00207E12" w:rsidRDefault="00207E12" w14:paraId="7CC32342" w14:textId="3993ACDC">
      <w:pPr>
        <w:spacing w:line="480" w:lineRule="auto"/>
        <w:ind w:firstLine="708"/>
        <w:jc w:val="both"/>
        <w:rPr>
          <w:ins w:author="Lennart Lüttgau" w:date="2021-07-06T14:32:00Z" w:id="765"/>
          <w:rFonts w:ascii="Arial" w:hAnsi="Arial" w:cs="Arial"/>
          <w:lang w:val="en-US"/>
        </w:rPr>
        <w:pPrChange w:author="Sjoerds, Z." w:date="2021-07-19T07:59:00Z" w:id="766">
          <w:pPr>
            <w:spacing w:line="480" w:lineRule="auto"/>
            <w:jc w:val="both"/>
          </w:pPr>
        </w:pPrChange>
      </w:pPr>
      <w:ins w:author="Lennart Lüttgau" w:date="2021-07-06T14:28:00Z" w:id="767">
        <w:r w:rsidRPr="728432B7">
          <w:rPr>
            <w:rFonts w:ascii="Arial" w:hAnsi="Arial" w:cs="Arial"/>
            <w:lang w:val="en-US"/>
          </w:rPr>
          <w:t xml:space="preserve">Our task does not allow to </w:t>
        </w:r>
      </w:ins>
      <w:ins w:author="Lennart Lüttgau" w:date="2021-07-06T14:29:00Z" w:id="768">
        <w:r w:rsidRPr="728432B7">
          <w:rPr>
            <w:rFonts w:ascii="Arial" w:hAnsi="Arial" w:cs="Arial"/>
            <w:lang w:val="en-US"/>
          </w:rPr>
          <w:t xml:space="preserve">temporally </w:t>
        </w:r>
      </w:ins>
      <w:ins w:author="Lennart Lüttgau" w:date="2021-07-06T14:28:00Z" w:id="769">
        <w:r w:rsidRPr="728432B7">
          <w:rPr>
            <w:rFonts w:ascii="Arial" w:hAnsi="Arial" w:cs="Arial"/>
            <w:lang w:val="en-US"/>
          </w:rPr>
          <w:t>disen</w:t>
        </w:r>
      </w:ins>
      <w:ins w:author="Lennart Lüttgau" w:date="2021-07-06T14:29:00Z" w:id="770">
        <w:r w:rsidRPr="728432B7">
          <w:rPr>
            <w:rFonts w:ascii="Arial" w:hAnsi="Arial" w:cs="Arial"/>
            <w:lang w:val="en-US"/>
          </w:rPr>
          <w:t xml:space="preserve">tangle value and RPE representations in the brain. </w:t>
        </w:r>
      </w:ins>
      <w:ins w:author="Lennart Lüttgau" w:date="2021-07-06T14:31:00Z" w:id="771">
        <w:r w:rsidRPr="728432B7">
          <w:rPr>
            <w:rFonts w:ascii="Arial" w:hAnsi="Arial" w:cs="Arial"/>
            <w:lang w:val="en-US"/>
          </w:rPr>
          <w:t>Dissociating these computations</w:t>
        </w:r>
      </w:ins>
      <w:ins w:author="Lennart Lüttgau" w:date="2021-07-06T14:29:00Z" w:id="772">
        <w:r w:rsidRPr="728432B7">
          <w:rPr>
            <w:rFonts w:ascii="Arial" w:hAnsi="Arial" w:cs="Arial"/>
            <w:lang w:val="en-US"/>
          </w:rPr>
          <w:t xml:space="preserve"> might be </w:t>
        </w:r>
      </w:ins>
      <w:ins w:author="Lennart Lüttgau" w:date="2021-07-06T14:31:00Z" w:id="773">
        <w:r w:rsidRPr="728432B7">
          <w:rPr>
            <w:rFonts w:ascii="Arial" w:hAnsi="Arial" w:cs="Arial"/>
            <w:lang w:val="en-US"/>
          </w:rPr>
          <w:t xml:space="preserve">a promising avenue for future studies to determine </w:t>
        </w:r>
      </w:ins>
      <w:ins w:author="Lennart Lüttgau" w:date="2021-07-06T14:32:00Z" w:id="774">
        <w:r w:rsidRPr="728432B7">
          <w:rPr>
            <w:rFonts w:ascii="Arial" w:hAnsi="Arial" w:cs="Arial"/>
            <w:lang w:val="en-US"/>
          </w:rPr>
          <w:t>the neurocomputational processes underlying reversal learning performance increases under acute stress.</w:t>
        </w:r>
      </w:ins>
    </w:p>
    <w:p w:rsidR="00864F0F" w:rsidDel="00864F0F" w:rsidP="006F1403" w:rsidRDefault="00864F0F" w14:paraId="715B4AD6" w14:textId="4B5685E0">
      <w:pPr>
        <w:spacing w:line="480" w:lineRule="auto"/>
        <w:jc w:val="both"/>
        <w:rPr>
          <w:del w:author="Lennart Lüttgau" w:date="2021-07-06T14:33:00Z" w:id="775"/>
          <w:rFonts w:ascii="Arial" w:hAnsi="Arial" w:cs="Arial"/>
          <w:lang w:val="en-US"/>
        </w:rPr>
      </w:pPr>
    </w:p>
    <w:p w:rsidRPr="00F71203" w:rsidR="00277C76" w:rsidP="006F1403" w:rsidRDefault="00277C76" w14:paraId="1975F6D3" w14:textId="42E89A40">
      <w:pPr>
        <w:spacing w:line="480" w:lineRule="auto"/>
        <w:jc w:val="both"/>
        <w:rPr>
          <w:rFonts w:ascii="Arial" w:hAnsi="Arial" w:cs="Arial"/>
          <w:b/>
          <w:bCs/>
          <w:lang w:val="en-US"/>
        </w:rPr>
      </w:pPr>
      <w:r w:rsidRPr="00755EB2">
        <w:rPr>
          <w:rFonts w:ascii="Arial" w:hAnsi="Arial" w:cs="Arial"/>
          <w:b/>
          <w:bCs/>
          <w:lang w:val="en-US"/>
        </w:rPr>
        <w:t>Reversal learning and psychiatric relevance</w:t>
      </w:r>
    </w:p>
    <w:p w:rsidR="00277C76" w:rsidP="006F1403" w:rsidRDefault="00794CD9" w14:paraId="5D8AC688" w14:textId="4CED5C23">
      <w:pPr>
        <w:spacing w:line="480" w:lineRule="auto"/>
        <w:jc w:val="both"/>
        <w:rPr>
          <w:rFonts w:ascii="Arial" w:hAnsi="Arial" w:cs="Arial"/>
          <w:lang w:val="en-US"/>
        </w:rPr>
      </w:pPr>
      <w:r>
        <w:rPr>
          <w:rFonts w:ascii="Arial" w:hAnsi="Arial" w:cs="Arial"/>
          <w:lang w:val="en-US"/>
        </w:rPr>
        <w:t xml:space="preserve">Our results suggest that it might be worthwhile </w:t>
      </w:r>
      <w:del w:author="Lennart Lüttgau" w:date="2021-07-06T14:27:00Z" w:id="776">
        <w:r w:rsidDel="00EF7103">
          <w:rPr>
            <w:rFonts w:ascii="Arial" w:hAnsi="Arial" w:cs="Arial"/>
            <w:lang w:val="en-US"/>
          </w:rPr>
          <w:delText xml:space="preserve">to </w:delText>
        </w:r>
      </w:del>
      <w:r>
        <w:rPr>
          <w:rFonts w:ascii="Arial" w:hAnsi="Arial" w:cs="Arial"/>
          <w:lang w:val="en-US"/>
        </w:rPr>
        <w:t>assess</w:t>
      </w:r>
      <w:ins w:author="Lennart Lüttgau" w:date="2021-07-06T14:27:00Z" w:id="777">
        <w:r w:rsidR="00EF7103">
          <w:rPr>
            <w:rFonts w:ascii="Arial" w:hAnsi="Arial" w:cs="Arial"/>
            <w:lang w:val="en-US"/>
          </w:rPr>
          <w:t>ing</w:t>
        </w:r>
      </w:ins>
      <w:r>
        <w:rPr>
          <w:rFonts w:ascii="Arial" w:hAnsi="Arial" w:cs="Arial"/>
          <w:lang w:val="en-US"/>
        </w:rPr>
        <w:t xml:space="preserve"> decision-making under acute stress in </w:t>
      </w:r>
      <w:ins w:author="Lennart Lüttgau" w:date="2021-07-06T14:28:00Z" w:id="778">
        <w:r w:rsidR="00EF7103">
          <w:rPr>
            <w:rFonts w:ascii="Arial" w:hAnsi="Arial" w:cs="Arial"/>
            <w:lang w:val="en-US"/>
          </w:rPr>
          <w:t xml:space="preserve">populations </w:t>
        </w:r>
      </w:ins>
      <w:r>
        <w:rPr>
          <w:rFonts w:ascii="Arial" w:hAnsi="Arial" w:cs="Arial"/>
          <w:lang w:val="en-US"/>
        </w:rPr>
        <w:t>at</w:t>
      </w:r>
      <w:ins w:author="Lennart Lüttgau" w:date="2021-07-06T14:28:00Z" w:id="779">
        <w:r w:rsidR="00EF7103">
          <w:rPr>
            <w:rFonts w:ascii="Arial" w:hAnsi="Arial" w:cs="Arial"/>
            <w:lang w:val="en-US"/>
          </w:rPr>
          <w:t xml:space="preserve"> </w:t>
        </w:r>
      </w:ins>
      <w:del w:author="Lennart Lüttgau" w:date="2021-07-06T14:28:00Z" w:id="780">
        <w:r w:rsidDel="00EF7103">
          <w:rPr>
            <w:rFonts w:ascii="Arial" w:hAnsi="Arial" w:cs="Arial"/>
            <w:lang w:val="en-US"/>
          </w:rPr>
          <w:delText>-</w:delText>
        </w:r>
      </w:del>
      <w:r>
        <w:rPr>
          <w:rFonts w:ascii="Arial" w:hAnsi="Arial" w:cs="Arial"/>
          <w:lang w:val="en-US"/>
        </w:rPr>
        <w:t xml:space="preserve">risk </w:t>
      </w:r>
      <w:ins w:author="Lennart Lüttgau" w:date="2021-07-06T14:28:00Z" w:id="781">
        <w:r w:rsidR="00EF7103">
          <w:rPr>
            <w:rFonts w:ascii="Arial" w:hAnsi="Arial" w:cs="Arial"/>
            <w:lang w:val="en-US"/>
          </w:rPr>
          <w:t xml:space="preserve">of developing psychiatric conditions </w:t>
        </w:r>
      </w:ins>
      <w:del w:author="Lennart Lüttgau" w:date="2021-07-06T14:28:00Z" w:id="782">
        <w:r w:rsidDel="00EF7103">
          <w:rPr>
            <w:rFonts w:ascii="Arial" w:hAnsi="Arial" w:cs="Arial"/>
            <w:lang w:val="en-US"/>
          </w:rPr>
          <w:delText xml:space="preserve">populations </w:delText>
        </w:r>
      </w:del>
      <w:r>
        <w:rPr>
          <w:rFonts w:ascii="Arial" w:hAnsi="Arial" w:cs="Arial"/>
          <w:lang w:val="en-US"/>
        </w:rPr>
        <w:t>to reveal how stress is involved in maladaptive decision-making. Identification of</w:t>
      </w:r>
      <w:r w:rsidR="000F0D96">
        <w:rPr>
          <w:rFonts w:ascii="Arial" w:hAnsi="Arial" w:cs="Arial"/>
          <w:lang w:val="en-US"/>
        </w:rPr>
        <w:t xml:space="preserve"> altered choice behavior and</w:t>
      </w:r>
      <w:r>
        <w:rPr>
          <w:rFonts w:ascii="Arial" w:hAnsi="Arial" w:cs="Arial"/>
          <w:lang w:val="en-US"/>
        </w:rPr>
        <w:t xml:space="preserve"> relevant </w:t>
      </w:r>
      <w:r w:rsidR="000F0D96">
        <w:rPr>
          <w:rFonts w:ascii="Arial" w:hAnsi="Arial" w:cs="Arial"/>
          <w:lang w:val="en-US"/>
        </w:rPr>
        <w:t>neural networks in healthy individuals</w:t>
      </w:r>
      <w:r w:rsidR="003432D8">
        <w:rPr>
          <w:rFonts w:ascii="Arial" w:hAnsi="Arial" w:cs="Arial"/>
          <w:lang w:val="en-US"/>
        </w:rPr>
        <w:t xml:space="preserve"> make it possible to disentangle how stress affects healthy </w:t>
      </w:r>
      <w:r w:rsidR="001C43EC">
        <w:rPr>
          <w:rFonts w:ascii="Arial" w:hAnsi="Arial" w:cs="Arial"/>
          <w:lang w:val="en-US"/>
        </w:rPr>
        <w:t>decision-making</w:t>
      </w:r>
      <w:r w:rsidR="003432D8">
        <w:rPr>
          <w:rFonts w:ascii="Arial" w:hAnsi="Arial" w:cs="Arial"/>
          <w:lang w:val="en-US"/>
        </w:rPr>
        <w:t xml:space="preserve"> and what might be a maladaptive psychiatric alteration</w:t>
      </w:r>
      <w:r w:rsidR="000F0D96">
        <w:rPr>
          <w:rFonts w:ascii="Arial" w:hAnsi="Arial" w:cs="Arial"/>
          <w:lang w:val="en-US"/>
        </w:rPr>
        <w:t>.</w:t>
      </w:r>
      <w:r>
        <w:rPr>
          <w:rFonts w:ascii="Arial" w:hAnsi="Arial" w:cs="Arial"/>
          <w:lang w:val="en-US"/>
        </w:rPr>
        <w:t xml:space="preserve"> </w:t>
      </w:r>
      <w:r w:rsidR="00277C76">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277C76">
        <w:rPr>
          <w:rFonts w:ascii="Arial" w:hAnsi="Arial" w:cs="Arial"/>
          <w:lang w:val="en-US"/>
        </w:rPr>
        <w:fldChar w:fldCharType="begin" w:fldLock="1"/>
      </w:r>
      <w:r w:rsidR="003432D8">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decision-making","type":"article-journal","volume":"36"},"uris":["http://www.mendeley.com/documents/?uuid=74758f40-1e9a-327d-8ce9-ecf2918cf42b"]}],"mendeley":{"formattedCitation":"(Andrea M F Reiter et al., 2016)","plainTextFormattedCitation":"(Andrea M F Reiter et al., 2016)","previouslyFormattedCitation":"(Andrea M F Reiter et al., 2016)"},"properties":{"noteIndex":0},"schema":"https://github.com/citation-style-language/schema/raw/master/csl-citation.json"}</w:instrText>
      </w:r>
      <w:r w:rsidR="00277C76">
        <w:rPr>
          <w:rFonts w:ascii="Arial" w:hAnsi="Arial" w:cs="Arial"/>
          <w:lang w:val="en-US"/>
        </w:rPr>
        <w:fldChar w:fldCharType="separate"/>
      </w:r>
      <w:r w:rsidRPr="000F0D96" w:rsidR="000F0D96">
        <w:rPr>
          <w:rFonts w:ascii="Arial" w:hAnsi="Arial" w:cs="Arial"/>
          <w:noProof/>
          <w:lang w:val="en-US"/>
        </w:rPr>
        <w:t>(Andrea M F Reiter et al., 2016)</w:t>
      </w:r>
      <w:r w:rsidR="00277C76">
        <w:rPr>
          <w:rFonts w:ascii="Arial" w:hAnsi="Arial" w:cs="Arial"/>
          <w:lang w:val="en-US"/>
        </w:rPr>
        <w:fldChar w:fldCharType="end"/>
      </w:r>
      <w:r w:rsidR="000F0D96">
        <w:rPr>
          <w:rFonts w:ascii="Arial" w:hAnsi="Arial" w:cs="Arial"/>
          <w:lang w:val="en-US"/>
        </w:rPr>
        <w:t xml:space="preserve">, </w:t>
      </w:r>
      <w:r w:rsidRPr="005213EF" w:rsidR="00277C76">
        <w:rPr>
          <w:rFonts w:ascii="Arial" w:hAnsi="Arial" w:cs="Arial"/>
          <w:lang w:val="en-US"/>
        </w:rPr>
        <w:t xml:space="preserve">anorexia nervosa </w:t>
      </w:r>
      <w:r w:rsidR="00277C76">
        <w:rPr>
          <w:rFonts w:ascii="Arial" w:hAnsi="Arial" w:cs="Arial"/>
          <w:lang w:val="en-US"/>
        </w:rPr>
        <w:fldChar w:fldCharType="begin" w:fldLock="1"/>
      </w:r>
      <w:r w:rsidRPr="005213EF" w:rsidR="00277C76">
        <w:rPr>
          <w:rFonts w:ascii="Arial" w:hAnsi="Arial" w:cs="Arial"/>
          <w:lang w:val="en-US"/>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Pr="001E797E" w:rsidR="00277C76">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277C76">
        <w:rPr>
          <w:rFonts w:ascii="Arial" w:hAnsi="Arial" w:cs="Arial"/>
          <w:lang w:val="en-US"/>
        </w:rPr>
        <w:fldChar w:fldCharType="separate"/>
      </w:r>
      <w:r w:rsidRPr="001E797E" w:rsidR="00277C76">
        <w:rPr>
          <w:rFonts w:ascii="Arial" w:hAnsi="Arial" w:cs="Arial"/>
          <w:noProof/>
        </w:rPr>
        <w:t>(Bernardoni et al., 2017)</w:t>
      </w:r>
      <w:r w:rsidR="00277C76">
        <w:rPr>
          <w:rFonts w:ascii="Arial" w:hAnsi="Arial" w:cs="Arial"/>
          <w:lang w:val="en-US"/>
        </w:rPr>
        <w:fldChar w:fldCharType="end"/>
      </w:r>
      <w:r w:rsidRPr="001E797E" w:rsidR="00277C76">
        <w:rPr>
          <w:rFonts w:ascii="Arial" w:hAnsi="Arial" w:cs="Arial"/>
        </w:rPr>
        <w:t xml:space="preserve">, </w:t>
      </w:r>
      <w:proofErr w:type="spellStart"/>
      <w:r w:rsidRPr="001E797E" w:rsidR="00277C76">
        <w:rPr>
          <w:rFonts w:ascii="Arial" w:hAnsi="Arial" w:cs="Arial"/>
        </w:rPr>
        <w:t>binge-eating</w:t>
      </w:r>
      <w:proofErr w:type="spellEnd"/>
      <w:r w:rsidRPr="001E797E" w:rsidR="00277C76">
        <w:rPr>
          <w:rFonts w:ascii="Arial" w:hAnsi="Arial" w:cs="Arial"/>
        </w:rPr>
        <w:t xml:space="preserve"> </w:t>
      </w:r>
      <w:proofErr w:type="spellStart"/>
      <w:r w:rsidRPr="001E797E" w:rsidR="00277C76">
        <w:rPr>
          <w:rFonts w:ascii="Arial" w:hAnsi="Arial" w:cs="Arial"/>
        </w:rPr>
        <w:t>disorder</w:t>
      </w:r>
      <w:proofErr w:type="spellEnd"/>
      <w:r w:rsidRPr="001E797E" w:rsidR="00277C76">
        <w:rPr>
          <w:rFonts w:ascii="Arial" w:hAnsi="Arial" w:cs="Arial"/>
        </w:rPr>
        <w:t xml:space="preserve"> </w:t>
      </w:r>
      <w:r w:rsidR="00277C76">
        <w:rPr>
          <w:rFonts w:ascii="Arial" w:hAnsi="Arial" w:cs="Arial"/>
          <w:lang w:val="en-US"/>
        </w:rPr>
        <w:fldChar w:fldCharType="begin" w:fldLock="1"/>
      </w:r>
      <w:r w:rsidR="00CC2AAB">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277C76">
        <w:rPr>
          <w:rFonts w:ascii="Arial" w:hAnsi="Arial" w:cs="Arial"/>
          <w:lang w:val="en-US"/>
        </w:rPr>
        <w:fldChar w:fldCharType="separate"/>
      </w:r>
      <w:r w:rsidRPr="005213EF" w:rsidR="005213EF">
        <w:rPr>
          <w:rFonts w:ascii="Arial" w:hAnsi="Arial" w:cs="Arial"/>
          <w:noProof/>
        </w:rPr>
        <w:t>(Reiter et al., 2017)</w:t>
      </w:r>
      <w:r w:rsidR="00277C76">
        <w:rPr>
          <w:rFonts w:ascii="Arial" w:hAnsi="Arial" w:cs="Arial"/>
          <w:lang w:val="en-US"/>
        </w:rPr>
        <w:fldChar w:fldCharType="end"/>
      </w:r>
      <w:r w:rsidRPr="003D6651" w:rsidR="00277C76">
        <w:rPr>
          <w:rFonts w:ascii="Arial" w:hAnsi="Arial" w:cs="Arial"/>
        </w:rPr>
        <w:t xml:space="preserve">, ADHD </w:t>
      </w:r>
      <w:r w:rsidR="00277C76">
        <w:rPr>
          <w:rFonts w:ascii="Arial" w:hAnsi="Arial" w:cs="Arial"/>
          <w:lang w:val="en-US"/>
        </w:rPr>
        <w:fldChar w:fldCharType="begin" w:fldLock="1"/>
      </w:r>
      <w:r w:rsidRPr="003D6651" w:rsidR="00277C76">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277C76">
        <w:rPr>
          <w:rFonts w:ascii="Arial" w:hAnsi="Arial" w:cs="Arial"/>
          <w:lang w:val="en-US"/>
        </w:rPr>
        <w:fldChar w:fldCharType="separate"/>
      </w:r>
      <w:r w:rsidRPr="003D6651" w:rsidR="00277C76">
        <w:rPr>
          <w:rFonts w:ascii="Arial" w:hAnsi="Arial" w:cs="Arial"/>
          <w:noProof/>
        </w:rPr>
        <w:t>(Hauser et al., 2021)</w:t>
      </w:r>
      <w:r w:rsidR="00277C76">
        <w:rPr>
          <w:rFonts w:ascii="Arial" w:hAnsi="Arial" w:cs="Arial"/>
          <w:lang w:val="en-US"/>
        </w:rPr>
        <w:fldChar w:fldCharType="end"/>
      </w:r>
      <w:r w:rsidRPr="00882215" w:rsidR="00277C76">
        <w:rPr>
          <w:rFonts w:ascii="Arial" w:hAnsi="Arial" w:cs="Arial"/>
        </w:rPr>
        <w:t xml:space="preserve"> </w:t>
      </w:r>
      <w:proofErr w:type="spellStart"/>
      <w:r w:rsidRPr="003D6651" w:rsidR="00277C76">
        <w:rPr>
          <w:rFonts w:ascii="Arial" w:hAnsi="Arial" w:cs="Arial"/>
        </w:rPr>
        <w:t>or</w:t>
      </w:r>
      <w:proofErr w:type="spellEnd"/>
      <w:r w:rsidRPr="003D6651" w:rsidR="00277C76">
        <w:rPr>
          <w:rFonts w:ascii="Arial" w:hAnsi="Arial" w:cs="Arial"/>
        </w:rPr>
        <w:t xml:space="preserve"> </w:t>
      </w:r>
      <w:proofErr w:type="spellStart"/>
      <w:r w:rsidRPr="003D6651" w:rsidR="00277C76">
        <w:rPr>
          <w:rFonts w:ascii="Arial" w:hAnsi="Arial" w:cs="Arial"/>
        </w:rPr>
        <w:t>schizophrenia</w:t>
      </w:r>
      <w:proofErr w:type="spellEnd"/>
      <w:r w:rsidRPr="003D6651" w:rsidR="00277C76">
        <w:rPr>
          <w:rFonts w:ascii="Arial" w:hAnsi="Arial" w:cs="Arial"/>
        </w:rPr>
        <w:t xml:space="preserve"> </w:t>
      </w:r>
      <w:r w:rsidR="00277C76">
        <w:rPr>
          <w:rFonts w:ascii="Arial" w:hAnsi="Arial" w:cs="Arial"/>
          <w:lang w:val="en-US"/>
        </w:rPr>
        <w:fldChar w:fldCharType="begin" w:fldLock="1"/>
      </w:r>
      <w:r w:rsidR="00CC2AAB">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Pr="00CC2AAB" w:rsidR="00CC2AAB">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277C76">
        <w:rPr>
          <w:rFonts w:ascii="Arial" w:hAnsi="Arial" w:cs="Arial"/>
          <w:lang w:val="en-US"/>
        </w:rPr>
        <w:fldChar w:fldCharType="separate"/>
      </w:r>
      <w:r w:rsidRPr="005213EF" w:rsidR="005213EF">
        <w:rPr>
          <w:rFonts w:ascii="Arial" w:hAnsi="Arial" w:cs="Arial"/>
          <w:noProof/>
          <w:lang w:val="en-US"/>
        </w:rPr>
        <w:t>(Katthagen et al., 2020)</w:t>
      </w:r>
      <w:r w:rsidR="00277C76">
        <w:rPr>
          <w:rFonts w:ascii="Arial" w:hAnsi="Arial" w:cs="Arial"/>
          <w:lang w:val="en-US"/>
        </w:rPr>
        <w:fldChar w:fldCharType="end"/>
      </w:r>
      <w:r w:rsidR="00277C76">
        <w:rPr>
          <w:rFonts w:ascii="Arial" w:hAnsi="Arial" w:cs="Arial"/>
          <w:lang w:val="en-US"/>
        </w:rPr>
        <w:t xml:space="preserve"> cognitive flexibility and its </w:t>
      </w:r>
      <w:r w:rsidR="00F472EE">
        <w:rPr>
          <w:rFonts w:ascii="Arial" w:hAnsi="Arial" w:cs="Arial"/>
          <w:lang w:val="en-US"/>
        </w:rPr>
        <w:t>neural</w:t>
      </w:r>
      <w:r w:rsidR="00277C76">
        <w:rPr>
          <w:rFonts w:ascii="Arial" w:hAnsi="Arial" w:cs="Arial"/>
          <w:lang w:val="en-US"/>
        </w:rPr>
        <w:t xml:space="preserve"> correlates are impaired. </w:t>
      </w:r>
    </w:p>
    <w:p w:rsidR="00B118F5" w:rsidP="00B118F5" w:rsidRDefault="00B118F5" w14:paraId="094ABAE9" w14:textId="3B4266F2">
      <w:pPr>
        <w:spacing w:line="480" w:lineRule="auto"/>
        <w:jc w:val="both"/>
        <w:rPr>
          <w:rFonts w:ascii="Arial" w:hAnsi="Arial" w:cs="Arial"/>
          <w:b/>
          <w:bCs/>
          <w:lang w:val="en-US"/>
        </w:rPr>
      </w:pPr>
      <w:r>
        <w:rPr>
          <w:rFonts w:ascii="Arial" w:hAnsi="Arial" w:cs="Arial"/>
          <w:b/>
          <w:bCs/>
          <w:lang w:val="en-US"/>
        </w:rPr>
        <w:t>Conclusion</w:t>
      </w:r>
    </w:p>
    <w:p w:rsidRPr="00B118F5" w:rsidR="00B118F5" w:rsidP="00B118F5" w:rsidRDefault="00B118F5" w14:paraId="7D74290D" w14:textId="0FD1617D">
      <w:pPr>
        <w:spacing w:line="480" w:lineRule="auto"/>
        <w:jc w:val="both"/>
        <w:rPr>
          <w:rFonts w:ascii="Arial" w:hAnsi="Arial" w:cs="Arial"/>
          <w:lang w:val="en-US"/>
        </w:rPr>
      </w:pPr>
      <w:r>
        <w:rPr>
          <w:rFonts w:ascii="Arial" w:hAnsi="Arial" w:cs="Arial"/>
          <w:lang w:val="en-US"/>
        </w:rPr>
        <w:t xml:space="preserve">Our study combines the advantages of a within-subject design and fine-grained computational measures to investigate the effect of acute psychosocial stress on healthy male adults. </w:t>
      </w:r>
      <w:r w:rsidR="009872DF">
        <w:rPr>
          <w:rFonts w:ascii="Arial" w:hAnsi="Arial" w:cs="Arial"/>
          <w:lang w:val="en-US"/>
        </w:rPr>
        <w:t>Several lines of analysis showed altered choice stochasticity and slightly improved performance under stress.</w:t>
      </w:r>
    </w:p>
    <w:p w:rsidR="00B118F5" w:rsidP="006F1403" w:rsidRDefault="00B118F5" w14:paraId="553A104F" w14:textId="77777777">
      <w:pPr>
        <w:spacing w:line="480" w:lineRule="auto"/>
        <w:jc w:val="both"/>
        <w:rPr>
          <w:rFonts w:ascii="Arial" w:hAnsi="Arial" w:cs="Arial"/>
          <w:lang w:val="en-US"/>
        </w:rPr>
      </w:pPr>
    </w:p>
    <w:p w:rsidR="004C2497" w:rsidRDefault="004C2497" w14:paraId="45595E5C" w14:textId="77777777">
      <w:pPr>
        <w:rPr>
          <w:rFonts w:ascii="Arial" w:hAnsi="Arial" w:cs="Arial"/>
          <w:b/>
          <w:bCs/>
          <w:lang w:val="en-US"/>
        </w:rPr>
      </w:pPr>
      <w:r>
        <w:rPr>
          <w:rFonts w:ascii="Arial" w:hAnsi="Arial" w:cs="Arial"/>
          <w:b/>
          <w:bCs/>
          <w:lang w:val="en-US"/>
        </w:rPr>
        <w:br w:type="page"/>
      </w:r>
    </w:p>
    <w:p w:rsidRPr="00FF71D4" w:rsidR="004C2497" w:rsidP="004C2497" w:rsidRDefault="004C2497" w14:paraId="7258CAD3" w14:textId="77777777">
      <w:pPr>
        <w:numPr>
          <w:ilvl w:val="5"/>
          <w:numId w:val="0"/>
        </w:numPr>
        <w:tabs>
          <w:tab w:val="num" w:pos="1152"/>
        </w:tabs>
        <w:suppressAutoHyphens/>
        <w:spacing w:after="120" w:line="360" w:lineRule="auto"/>
        <w:jc w:val="both"/>
        <w:outlineLvl w:val="5"/>
        <w:rPr>
          <w:rFonts w:ascii="Arial" w:hAnsi="Arial" w:eastAsia="Times New Roman"/>
          <w:b/>
          <w:bCs/>
          <w:lang w:val="en-US" w:eastAsia="ar-SA"/>
        </w:rPr>
      </w:pPr>
      <w:bookmarkStart w:name="_Toc472330565" w:id="783"/>
      <w:commentRangeStart w:id="784"/>
      <w:r w:rsidRPr="002757AE">
        <w:rPr>
          <w:rFonts w:ascii="Arial" w:hAnsi="Arial" w:eastAsia="Times New Roman"/>
          <w:b/>
          <w:bCs/>
          <w:highlight w:val="yellow"/>
          <w:lang w:val="en-US" w:eastAsia="ar-SA"/>
        </w:rPr>
        <w:t xml:space="preserve">Funding </w:t>
      </w:r>
      <w:commentRangeEnd w:id="784"/>
      <w:r w:rsidRPr="002757AE">
        <w:rPr>
          <w:rStyle w:val="CommentReference"/>
          <w:highlight w:val="yellow"/>
        </w:rPr>
        <w:commentReference w:id="784"/>
      </w:r>
    </w:p>
    <w:p w:rsidR="004C2497" w:rsidP="7EBE532D" w:rsidRDefault="004C2497" w14:paraId="5369E4AE" w14:textId="64EB8112">
      <w:pPr>
        <w:spacing w:line="360" w:lineRule="auto"/>
        <w:jc w:val="both"/>
        <w:rPr>
          <w:rFonts w:ascii="Arial" w:hAnsi="Arial"/>
          <w:lang w:val="en-US" w:eastAsia="ar-SA"/>
        </w:rPr>
      </w:pPr>
      <w:r w:rsidRPr="7EBE532D">
        <w:rPr>
          <w:rFonts w:ascii="Arial" w:hAnsi="Arial"/>
          <w:lang w:val="en-US" w:eastAsia="ar-SA"/>
        </w:rPr>
        <w:t>This work was supported by</w:t>
      </w:r>
      <w:del w:author="Sjoerds, Z." w:date="2021-07-19T08:11:00Z" w:id="785">
        <w:r w:rsidRPr="7EBE532D" w:rsidDel="004C2497">
          <w:rPr>
            <w:rFonts w:ascii="Arial" w:hAnsi="Arial"/>
            <w:lang w:val="en-US" w:eastAsia="ar-SA"/>
          </w:rPr>
          <w:delText xml:space="preserve"> </w:delText>
        </w:r>
      </w:del>
      <w:ins w:author="Sjoerds, Z." w:date="2021-07-19T08:11:00Z" w:id="786">
        <w:r w:rsidRPr="7EBE532D" w:rsidR="2617E398">
          <w:rPr>
            <w:rFonts w:ascii="Arial" w:hAnsi="Arial" w:eastAsia="Arial" w:cs="Arial"/>
            <w:lang w:val="en-US"/>
          </w:rPr>
          <w:t xml:space="preserve"> the </w:t>
        </w:r>
        <w:commentRangeStart w:id="787"/>
        <w:r w:rsidRPr="7EBE532D" w:rsidR="2617E398">
          <w:rPr>
            <w:rFonts w:ascii="Arial" w:hAnsi="Arial" w:eastAsia="Arial" w:cs="Arial"/>
            <w:lang w:val="en-US"/>
          </w:rPr>
          <w:t>Rubicon award</w:t>
        </w:r>
      </w:ins>
      <w:commentRangeEnd w:id="787"/>
      <w:r>
        <w:commentReference w:id="787"/>
      </w:r>
      <w:ins w:author="Sjoerds, Z." w:date="2021-07-19T08:11:00Z" w:id="788">
        <w:r w:rsidRPr="7EBE532D" w:rsidR="2617E398">
          <w:rPr>
            <w:rFonts w:ascii="Arial" w:hAnsi="Arial" w:eastAsia="Arial" w:cs="Arial"/>
            <w:lang w:val="en-US"/>
          </w:rPr>
          <w:t xml:space="preserve"> granted to ZS by the Netherlands Organization for Scientific Research (NWO, Rubicon </w:t>
        </w:r>
        <w:r w:rsidRPr="7EBE532D" w:rsidR="2617E398">
          <w:rPr>
            <w:rFonts w:ascii="Arial" w:hAnsi="Arial" w:eastAsia="Arial" w:cs="Arial"/>
            <w:color w:val="222222"/>
            <w:lang w:val="en-US"/>
          </w:rPr>
          <w:t>2014/05563/ALW</w:t>
        </w:r>
        <w:r w:rsidRPr="7EBE532D" w:rsidR="2617E398">
          <w:rPr>
            <w:rFonts w:ascii="Arial" w:hAnsi="Arial" w:eastAsia="Arial" w:cs="Arial"/>
            <w:lang w:val="en-US"/>
          </w:rPr>
          <w:t>), by</w:t>
        </w:r>
        <w:r w:rsidRPr="7EBE532D" w:rsidR="2617E398">
          <w:rPr>
            <w:rFonts w:ascii="Arial" w:hAnsi="Arial"/>
            <w:lang w:val="en-US" w:eastAsia="ar-SA"/>
          </w:rPr>
          <w:t xml:space="preserve"> </w:t>
        </w:r>
      </w:ins>
      <w:r w:rsidRPr="7EBE532D">
        <w:rPr>
          <w:rFonts w:ascii="Arial" w:hAnsi="Arial"/>
          <w:lang w:val="en-US" w:eastAsia="ar-SA"/>
        </w:rPr>
        <w:t xml:space="preserve">the Einstein Center for Neurosciences (LW), </w:t>
      </w:r>
      <w:ins w:author="Sjoerds, Z." w:date="2021-07-19T08:11:00Z" w:id="789">
        <w:r w:rsidRPr="7EBE532D" w:rsidR="5E563265">
          <w:rPr>
            <w:rFonts w:ascii="Arial" w:hAnsi="Arial"/>
            <w:lang w:val="en-US" w:eastAsia="ar-SA"/>
          </w:rPr>
          <w:t xml:space="preserve">and by </w:t>
        </w:r>
      </w:ins>
      <w:r w:rsidRPr="7EBE532D">
        <w:rPr>
          <w:rFonts w:ascii="Arial" w:hAnsi="Arial"/>
          <w:lang w:val="en-US" w:eastAsia="ar-SA"/>
        </w:rPr>
        <w:t xml:space="preserve">the Heisenberg program from the German Research Foundation (grant number SCHL 1969/1-2/3-1/5-1) </w:t>
      </w:r>
      <w:commentRangeStart w:id="790"/>
      <w:r w:rsidRPr="7EBE532D">
        <w:rPr>
          <w:rFonts w:ascii="Arial" w:hAnsi="Arial"/>
          <w:lang w:val="en-US" w:eastAsia="ar-SA"/>
        </w:rPr>
        <w:t>(FS)</w:t>
      </w:r>
      <w:commentRangeEnd w:id="790"/>
      <w:r>
        <w:commentReference w:id="790"/>
      </w:r>
      <w:r w:rsidRPr="7EBE532D">
        <w:rPr>
          <w:rFonts w:ascii="Arial" w:hAnsi="Arial"/>
          <w:lang w:val="en-US" w:eastAsia="ar-SA"/>
        </w:rPr>
        <w:t xml:space="preserve">, </w:t>
      </w:r>
    </w:p>
    <w:p w:rsidRPr="00FF71D4" w:rsidR="004C2497" w:rsidP="004C2497" w:rsidRDefault="004C2497" w14:paraId="2076D3EF" w14:textId="77777777">
      <w:pPr>
        <w:spacing w:line="360" w:lineRule="auto"/>
        <w:jc w:val="both"/>
        <w:rPr>
          <w:rFonts w:ascii="Arial" w:hAnsi="Arial" w:eastAsia="Times New Roman"/>
          <w:b/>
          <w:bCs/>
          <w:lang w:val="en-US" w:eastAsia="de-DE"/>
        </w:rPr>
      </w:pPr>
      <w:r w:rsidRPr="00FF71D4">
        <w:rPr>
          <w:rFonts w:ascii="Arial" w:hAnsi="Arial" w:eastAsia="Times New Roman"/>
          <w:b/>
          <w:bCs/>
          <w:lang w:val="en-US" w:eastAsia="de-DE"/>
        </w:rPr>
        <w:t>Acknowledgements</w:t>
      </w:r>
    </w:p>
    <w:p w:rsidRPr="004C2497" w:rsidR="004C2497" w:rsidP="004C2497" w:rsidRDefault="004C2497" w14:paraId="00E60E72" w14:textId="5E165618">
      <w:pPr>
        <w:suppressAutoHyphens/>
        <w:spacing w:after="120" w:line="360" w:lineRule="auto"/>
        <w:jc w:val="both"/>
        <w:rPr>
          <w:rFonts w:ascii="Arial" w:hAnsi="Arial"/>
          <w:lang w:val="en-US" w:eastAsia="ar-SA"/>
        </w:rPr>
      </w:pPr>
      <w:r w:rsidRPr="7EBE532D">
        <w:rPr>
          <w:rFonts w:ascii="Arial" w:hAnsi="Arial"/>
          <w:lang w:val="en-US" w:eastAsia="ar-SA"/>
        </w:rPr>
        <w:t>We thank all the authors contacted who provided additional information</w:t>
      </w:r>
      <w:commentRangeStart w:id="791"/>
      <w:r w:rsidRPr="7EBE532D">
        <w:rPr>
          <w:rFonts w:ascii="Arial" w:hAnsi="Arial"/>
          <w:lang w:val="en-US" w:eastAsia="ar-SA"/>
        </w:rPr>
        <w:t>.</w:t>
      </w:r>
      <w:commentRangeEnd w:id="791"/>
      <w:r>
        <w:commentReference w:id="791"/>
      </w:r>
    </w:p>
    <w:p w:rsidRPr="00FF71D4" w:rsidR="004C2497" w:rsidP="004C2497" w:rsidRDefault="004C2497" w14:paraId="384769E4" w14:textId="3C39650A">
      <w:pPr>
        <w:rPr>
          <w:rFonts w:ascii="Arial" w:hAnsi="Arial" w:eastAsia="Times New Roman"/>
          <w:b/>
          <w:bCs/>
          <w:lang w:val="en-US" w:eastAsia="de-DE"/>
        </w:rPr>
      </w:pPr>
      <w:r w:rsidRPr="00FF71D4">
        <w:rPr>
          <w:rFonts w:ascii="Arial" w:hAnsi="Arial" w:eastAsia="Times New Roman"/>
          <w:b/>
          <w:bCs/>
          <w:lang w:val="en-US" w:eastAsia="ar-SA"/>
        </w:rPr>
        <w:t>Disclosure Statement</w:t>
      </w:r>
      <w:bookmarkEnd w:id="783"/>
    </w:p>
    <w:p w:rsidRPr="00800600" w:rsidR="004C2497" w:rsidP="004C2497" w:rsidRDefault="004C2497" w14:paraId="26B60F38" w14:textId="77777777">
      <w:pPr>
        <w:suppressAutoHyphens/>
        <w:spacing w:after="120" w:line="480" w:lineRule="auto"/>
        <w:jc w:val="both"/>
        <w:rPr>
          <w:rFonts w:ascii="Arial" w:hAnsi="Arial" w:eastAsia="Times New Roman"/>
          <w:bCs/>
          <w:lang w:val="en-US" w:eastAsia="ar-SA"/>
        </w:rPr>
      </w:pPr>
      <w:bookmarkStart w:name="_Toc472330566" w:id="792"/>
      <w:r w:rsidRPr="00800600">
        <w:rPr>
          <w:rFonts w:ascii="Arial" w:hAnsi="Arial" w:eastAsia="Times New Roman"/>
          <w:bCs/>
          <w:lang w:val="en-US" w:eastAsia="ar-SA"/>
        </w:rPr>
        <w:t>The Authors have declared that there are no conflicts of interest in relation to the subject of this study</w:t>
      </w:r>
      <w:r>
        <w:rPr>
          <w:rFonts w:ascii="Arial" w:hAnsi="Arial" w:eastAsia="Times New Roman"/>
          <w:bCs/>
          <w:lang w:val="en-US" w:eastAsia="ar-SA"/>
        </w:rPr>
        <w:t>.</w:t>
      </w:r>
    </w:p>
    <w:p w:rsidRPr="00FF71D4" w:rsidR="004C2497" w:rsidP="004C2497" w:rsidRDefault="004C2497" w14:paraId="3172A472" w14:textId="77777777">
      <w:pPr>
        <w:suppressAutoHyphens/>
        <w:spacing w:after="120" w:line="480" w:lineRule="auto"/>
        <w:jc w:val="both"/>
        <w:rPr>
          <w:rFonts w:ascii="Arial" w:hAnsi="Arial" w:eastAsia="Times New Roman"/>
          <w:b/>
          <w:bCs/>
          <w:lang w:val="en-US" w:eastAsia="ar-SA"/>
        </w:rPr>
      </w:pPr>
      <w:r w:rsidRPr="00FF71D4">
        <w:rPr>
          <w:rFonts w:ascii="Arial" w:hAnsi="Arial" w:eastAsia="Times New Roman"/>
          <w:b/>
          <w:bCs/>
          <w:lang w:val="en-US" w:eastAsia="ar-SA"/>
        </w:rPr>
        <w:t>Data availability</w:t>
      </w:r>
    </w:p>
    <w:p w:rsidRPr="00FF71D4" w:rsidR="004C2497" w:rsidP="004C2497" w:rsidRDefault="004C2497" w14:paraId="161B7FBC" w14:textId="0A14BD00">
      <w:pPr>
        <w:suppressAutoHyphens/>
        <w:spacing w:after="120" w:line="480" w:lineRule="auto"/>
        <w:jc w:val="both"/>
        <w:rPr>
          <w:rFonts w:ascii="Arial" w:hAnsi="Arial"/>
          <w:lang w:val="en-US" w:eastAsia="ar-SA"/>
        </w:rPr>
      </w:pPr>
      <w:commentRangeStart w:id="793"/>
      <w:r w:rsidRPr="7EBE532D">
        <w:rPr>
          <w:rFonts w:ascii="Arial" w:hAnsi="Arial"/>
          <w:lang w:val="en-US" w:eastAsia="ar-SA"/>
        </w:rPr>
        <w:t xml:space="preserve">Data </w:t>
      </w:r>
      <w:commentRangeEnd w:id="793"/>
      <w:r>
        <w:commentReference w:id="793"/>
      </w:r>
      <w:r w:rsidRPr="7EBE532D">
        <w:rPr>
          <w:rFonts w:ascii="Arial" w:hAnsi="Arial"/>
          <w:lang w:val="en-US" w:eastAsia="ar-SA"/>
        </w:rPr>
        <w:t>and analysis scripts are available via https://github.com/agschlagenhauf/SALAD</w:t>
      </w:r>
    </w:p>
    <w:p w:rsidRPr="00FF71D4" w:rsidR="004C2497" w:rsidP="004C2497" w:rsidRDefault="004C2497" w14:paraId="38000C5D" w14:textId="77777777">
      <w:pPr>
        <w:numPr>
          <w:ilvl w:val="5"/>
          <w:numId w:val="0"/>
        </w:numPr>
        <w:tabs>
          <w:tab w:val="num" w:pos="1152"/>
        </w:tabs>
        <w:suppressAutoHyphens/>
        <w:spacing w:after="120" w:line="480" w:lineRule="auto"/>
        <w:jc w:val="both"/>
        <w:outlineLvl w:val="5"/>
        <w:rPr>
          <w:rFonts w:ascii="Arial" w:hAnsi="Arial" w:eastAsia="Times New Roman"/>
          <w:bCs/>
          <w:lang w:val="en-US" w:eastAsia="ar-SA"/>
        </w:rPr>
      </w:pPr>
      <w:bookmarkStart w:name="_Toc472330568" w:id="794"/>
      <w:bookmarkEnd w:id="792"/>
      <w:r w:rsidRPr="00FF71D4">
        <w:rPr>
          <w:rFonts w:ascii="Arial" w:hAnsi="Arial" w:eastAsia="Times New Roman"/>
          <w:b/>
          <w:bCs/>
          <w:lang w:val="en-US" w:eastAsia="ar-SA"/>
        </w:rPr>
        <w:t>Author Contributions</w:t>
      </w:r>
      <w:bookmarkEnd w:id="794"/>
    </w:p>
    <w:p w:rsidRPr="00E87FE0" w:rsidR="00E87FE0" w:rsidP="001E1DDC" w:rsidRDefault="00370A46" w14:paraId="583C000B" w14:textId="085A1FE3">
      <w:pPr>
        <w:numPr>
          <w:ilvl w:val="5"/>
          <w:numId w:val="0"/>
        </w:numPr>
        <w:tabs>
          <w:tab w:val="num" w:pos="1152"/>
        </w:tabs>
        <w:suppressAutoHyphens/>
        <w:spacing w:after="120" w:line="480" w:lineRule="auto"/>
        <w:outlineLvl w:val="5"/>
        <w:rPr>
          <w:rFonts w:ascii="Arial" w:hAnsi="Arial" w:eastAsia="Times New Roman"/>
          <w:bCs/>
          <w:lang w:val="en-US" w:eastAsia="ar-SA"/>
        </w:rPr>
      </w:pPr>
      <w:r>
        <w:rPr>
          <w:rFonts w:ascii="Arial" w:hAnsi="Arial" w:eastAsia="Times New Roman"/>
          <w:bCs/>
          <w:lang w:val="en-US" w:eastAsia="ar-SA"/>
        </w:rPr>
        <w:t>Z</w:t>
      </w:r>
      <w:r w:rsidR="00E87FE0">
        <w:rPr>
          <w:rFonts w:ascii="Arial" w:hAnsi="Arial" w:eastAsia="Times New Roman"/>
          <w:bCs/>
          <w:lang w:val="en-US" w:eastAsia="ar-SA"/>
        </w:rPr>
        <w:t xml:space="preserve">S, </w:t>
      </w:r>
      <w:r>
        <w:rPr>
          <w:rFonts w:ascii="Arial" w:hAnsi="Arial" w:eastAsia="Times New Roman"/>
          <w:bCs/>
          <w:lang w:val="en-US" w:eastAsia="ar-SA"/>
        </w:rPr>
        <w:t>FS</w:t>
      </w:r>
      <w:r w:rsidR="00E87FE0">
        <w:rPr>
          <w:rFonts w:ascii="Arial" w:hAnsi="Arial" w:eastAsia="Times New Roman"/>
          <w:bCs/>
          <w:lang w:val="en-US" w:eastAsia="ar-SA"/>
        </w:rPr>
        <w:t>;</w:t>
      </w:r>
      <w:r>
        <w:rPr>
          <w:rFonts w:ascii="Arial" w:hAnsi="Arial" w:eastAsia="Times New Roman"/>
          <w:bCs/>
          <w:lang w:val="en-US" w:eastAsia="ar-SA"/>
        </w:rPr>
        <w:t xml:space="preserve"> </w:t>
      </w:r>
      <w:r w:rsidR="00BB2703">
        <w:rPr>
          <w:rFonts w:ascii="Arial" w:hAnsi="Arial" w:eastAsia="Times New Roman"/>
          <w:bCs/>
          <w:lang w:val="en-US" w:eastAsia="ar-SA"/>
        </w:rPr>
        <w:t>Conceptualization</w:t>
      </w:r>
      <w:r>
        <w:rPr>
          <w:rFonts w:ascii="Arial" w:hAnsi="Arial" w:eastAsia="Times New Roman"/>
          <w:bCs/>
          <w:lang w:val="en-US" w:eastAsia="ar-SA"/>
        </w:rPr>
        <w:t xml:space="preserve">. </w:t>
      </w:r>
      <w:r w:rsidR="00861B3F">
        <w:rPr>
          <w:rFonts w:ascii="Arial" w:hAnsi="Arial" w:eastAsia="Times New Roman"/>
          <w:bCs/>
          <w:lang w:val="en-US" w:eastAsia="ar-SA"/>
        </w:rPr>
        <w:br/>
      </w:r>
      <w:r>
        <w:rPr>
          <w:rFonts w:ascii="Arial" w:hAnsi="Arial" w:eastAsia="Times New Roman"/>
          <w:bCs/>
          <w:lang w:val="en-US" w:eastAsia="ar-SA"/>
        </w:rPr>
        <w:t>LL</w:t>
      </w:r>
      <w:r w:rsidR="00E87FE0">
        <w:rPr>
          <w:rFonts w:ascii="Arial" w:hAnsi="Arial" w:eastAsia="Times New Roman"/>
          <w:bCs/>
          <w:lang w:val="en-US" w:eastAsia="ar-SA"/>
        </w:rPr>
        <w:t xml:space="preserve">, </w:t>
      </w:r>
      <w:r>
        <w:rPr>
          <w:rFonts w:ascii="Arial" w:hAnsi="Arial" w:eastAsia="Times New Roman"/>
          <w:bCs/>
          <w:lang w:val="en-US" w:eastAsia="ar-SA"/>
        </w:rPr>
        <w:t>ZS</w:t>
      </w:r>
      <w:r w:rsidR="00E87FE0">
        <w:rPr>
          <w:rFonts w:ascii="Arial" w:hAnsi="Arial" w:eastAsia="Times New Roman"/>
          <w:bCs/>
          <w:lang w:val="en-US" w:eastAsia="ar-SA"/>
        </w:rPr>
        <w:t>;</w:t>
      </w:r>
      <w:r>
        <w:rPr>
          <w:rFonts w:ascii="Arial" w:hAnsi="Arial" w:eastAsia="Times New Roman"/>
          <w:bCs/>
          <w:lang w:val="en-US" w:eastAsia="ar-SA"/>
        </w:rPr>
        <w:t xml:space="preserve"> </w:t>
      </w:r>
      <w:r w:rsidR="00BB2703">
        <w:rPr>
          <w:rFonts w:ascii="Arial" w:hAnsi="Arial" w:eastAsia="Times New Roman"/>
          <w:bCs/>
          <w:lang w:val="en-US" w:eastAsia="ar-SA"/>
        </w:rPr>
        <w:t xml:space="preserve">Data </w:t>
      </w:r>
      <w:r w:rsidR="00C43B7E">
        <w:rPr>
          <w:rFonts w:ascii="Arial" w:hAnsi="Arial" w:eastAsia="Times New Roman"/>
          <w:bCs/>
          <w:lang w:val="en-US" w:eastAsia="ar-SA"/>
        </w:rPr>
        <w:t>c</w:t>
      </w:r>
      <w:r w:rsidR="00BB2703">
        <w:rPr>
          <w:rFonts w:ascii="Arial" w:hAnsi="Arial" w:eastAsia="Times New Roman"/>
          <w:bCs/>
          <w:lang w:val="en-US" w:eastAsia="ar-SA"/>
        </w:rPr>
        <w:t>uration</w:t>
      </w:r>
      <w:r>
        <w:rPr>
          <w:rFonts w:ascii="Arial" w:hAnsi="Arial" w:eastAsia="Times New Roman"/>
          <w:bCs/>
          <w:lang w:val="en-US" w:eastAsia="ar-SA"/>
        </w:rPr>
        <w:t>.</w:t>
      </w:r>
      <w:r w:rsidR="00861B3F">
        <w:rPr>
          <w:rFonts w:ascii="Arial" w:hAnsi="Arial" w:eastAsia="Times New Roman"/>
          <w:bCs/>
          <w:lang w:val="en-US" w:eastAsia="ar-SA"/>
        </w:rPr>
        <w:br/>
      </w:r>
      <w:r w:rsidRPr="00FF71D4" w:rsidR="004C2497">
        <w:rPr>
          <w:rFonts w:ascii="Arial" w:hAnsi="Arial" w:eastAsia="Times New Roman"/>
          <w:bCs/>
          <w:lang w:val="en-US" w:eastAsia="ar-SA"/>
        </w:rPr>
        <w:t xml:space="preserve">LW, </w:t>
      </w:r>
      <w:r>
        <w:rPr>
          <w:rFonts w:ascii="Arial" w:hAnsi="Arial" w:eastAsia="Times New Roman"/>
          <w:bCs/>
          <w:lang w:val="en-US" w:eastAsia="ar-SA"/>
        </w:rPr>
        <w:t>CE, TK, F</w:t>
      </w:r>
      <w:r w:rsidR="00BB2703">
        <w:rPr>
          <w:rFonts w:ascii="Arial" w:hAnsi="Arial" w:eastAsia="Times New Roman"/>
          <w:bCs/>
          <w:lang w:val="en-US" w:eastAsia="ar-SA"/>
        </w:rPr>
        <w:t>S</w:t>
      </w:r>
      <w:r w:rsidR="00E87FE0">
        <w:rPr>
          <w:rFonts w:ascii="Arial" w:hAnsi="Arial" w:eastAsia="Times New Roman"/>
          <w:bCs/>
          <w:lang w:val="en-US" w:eastAsia="ar-SA"/>
        </w:rPr>
        <w:t>;</w:t>
      </w:r>
      <w:r w:rsidR="00BB2703">
        <w:rPr>
          <w:rFonts w:ascii="Arial" w:hAnsi="Arial" w:eastAsia="Times New Roman"/>
          <w:bCs/>
          <w:lang w:val="en-US" w:eastAsia="ar-SA"/>
        </w:rPr>
        <w:t xml:space="preserve"> Formal analysis.</w:t>
      </w:r>
      <w:r w:rsidRPr="00FF71D4" w:rsidR="004C2497">
        <w:rPr>
          <w:rFonts w:ascii="Arial" w:hAnsi="Arial" w:eastAsia="Times New Roman"/>
          <w:bCs/>
          <w:lang w:val="en-US" w:eastAsia="ar-SA"/>
        </w:rPr>
        <w:t xml:space="preserve"> </w:t>
      </w:r>
      <w:r w:rsidR="00E87FE0">
        <w:rPr>
          <w:rFonts w:ascii="Arial" w:hAnsi="Arial" w:eastAsia="Times New Roman"/>
          <w:bCs/>
          <w:lang w:val="en-US" w:eastAsia="ar-SA"/>
        </w:rPr>
        <w:br/>
      </w:r>
      <w:r w:rsidR="001E1DDC">
        <w:rPr>
          <w:rFonts w:ascii="Arial" w:hAnsi="Arial" w:eastAsia="Times New Roman"/>
          <w:bCs/>
          <w:lang w:val="en-US" w:eastAsia="ar-SA"/>
        </w:rPr>
        <w:t xml:space="preserve">LW; </w:t>
      </w:r>
      <w:r w:rsidRPr="00E87FE0" w:rsidR="00E87FE0">
        <w:rPr>
          <w:rFonts w:ascii="Arial" w:hAnsi="Arial" w:eastAsia="Times New Roman"/>
          <w:bCs/>
          <w:lang w:val="en-US" w:eastAsia="ar-SA"/>
        </w:rPr>
        <w:t>Roles/Writing - original draft</w:t>
      </w:r>
      <w:r w:rsidR="002757AE">
        <w:rPr>
          <w:rFonts w:ascii="Arial" w:hAnsi="Arial" w:eastAsia="Times New Roman"/>
          <w:bCs/>
          <w:lang w:val="en-US" w:eastAsia="ar-SA"/>
        </w:rPr>
        <w:t>.</w:t>
      </w:r>
      <w:r w:rsidR="00E87FE0">
        <w:rPr>
          <w:rFonts w:ascii="Arial" w:hAnsi="Arial" w:eastAsia="Times New Roman"/>
          <w:bCs/>
          <w:lang w:val="en-US" w:eastAsia="ar-SA"/>
        </w:rPr>
        <w:br/>
      </w:r>
      <w:r w:rsidR="001E1DDC">
        <w:rPr>
          <w:rFonts w:ascii="Arial" w:hAnsi="Arial" w:eastAsia="Times New Roman"/>
          <w:bCs/>
          <w:lang w:val="en-US" w:eastAsia="ar-SA"/>
        </w:rPr>
        <w:t xml:space="preserve">CE, TK, ZS, FS, LL, MP, AH; </w:t>
      </w:r>
      <w:r w:rsidRPr="00E87FE0" w:rsidR="00E87FE0">
        <w:rPr>
          <w:rFonts w:ascii="Arial" w:hAnsi="Arial" w:eastAsia="Times New Roman"/>
          <w:bCs/>
          <w:lang w:val="en-US" w:eastAsia="ar-SA"/>
        </w:rPr>
        <w:t>Writing - review &amp; editing</w:t>
      </w:r>
      <w:r w:rsidR="002757AE">
        <w:rPr>
          <w:rFonts w:ascii="Arial" w:hAnsi="Arial" w:eastAsia="Times New Roman"/>
          <w:bCs/>
          <w:lang w:val="en-US" w:eastAsia="ar-SA"/>
        </w:rPr>
        <w:t>.</w:t>
      </w:r>
    </w:p>
    <w:p w:rsidR="001E1DDC" w:rsidP="001E1DDC" w:rsidRDefault="001E1DDC" w14:paraId="2B57B45F" w14:textId="77777777">
      <w:pPr>
        <w:rPr>
          <w:rFonts w:ascii="Arial" w:hAnsi="Arial" w:cs="Arial"/>
          <w:b/>
          <w:bCs/>
          <w:u w:val="single"/>
          <w:lang w:val="en-US"/>
        </w:rPr>
      </w:pPr>
      <w:r>
        <w:rPr>
          <w:rFonts w:ascii="Arial" w:hAnsi="Arial" w:cs="Arial"/>
          <w:b/>
          <w:bCs/>
          <w:u w:val="single"/>
          <w:lang w:val="en-US"/>
        </w:rPr>
        <w:br w:type="page"/>
      </w:r>
    </w:p>
    <w:p w:rsidR="00F0778F" w:rsidP="006F1403" w:rsidRDefault="00F0778F" w14:paraId="71BD011C" w14:textId="3B64F6AA">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t>References</w:t>
      </w:r>
    </w:p>
    <w:p w:rsidRPr="006D3934" w:rsidR="006D3934" w:rsidP="006D3934" w:rsidRDefault="005C09A5" w14:paraId="27C5C187" w14:textId="323BF5D3">
      <w:pPr>
        <w:widowControl w:val="0"/>
        <w:autoSpaceDE w:val="0"/>
        <w:autoSpaceDN w:val="0"/>
        <w:adjustRightInd w:val="0"/>
        <w:spacing w:line="480" w:lineRule="auto"/>
        <w:ind w:left="480" w:hanging="480"/>
        <w:rPr>
          <w:rFonts w:ascii="Arial" w:hAnsi="Arial" w:cs="Arial"/>
          <w:noProof/>
        </w:rPr>
      </w:pPr>
      <w:r>
        <w:rPr>
          <w:rFonts w:ascii="Arial" w:hAnsi="Arial" w:cs="Arial"/>
          <w:lang w:val="en-US"/>
        </w:rPr>
        <w:fldChar w:fldCharType="begin" w:fldLock="1"/>
      </w:r>
      <w:r w:rsidRPr="00530167">
        <w:rPr>
          <w:rFonts w:ascii="Arial" w:hAnsi="Arial" w:cs="Arial"/>
          <w:rPrChange w:author="Schlagenhauf, Florian" w:date="2021-07-20T14:13:00Z" w:id="795">
            <w:rPr>
              <w:rFonts w:ascii="Arial" w:hAnsi="Arial" w:cs="Arial"/>
              <w:lang w:val="en-US"/>
            </w:rPr>
          </w:rPrChange>
        </w:rPr>
        <w:instrText xml:space="preserve">ADDIN Mendeley Bibliography CSL_BIBLIOGRAPHY </w:instrText>
      </w:r>
      <w:r>
        <w:rPr>
          <w:rFonts w:ascii="Arial" w:hAnsi="Arial" w:cs="Arial"/>
          <w:lang w:val="en-US"/>
        </w:rPr>
        <w:fldChar w:fldCharType="separate"/>
      </w:r>
      <w:r w:rsidRPr="00530167" w:rsidR="006D3934">
        <w:rPr>
          <w:rFonts w:ascii="Arial" w:hAnsi="Arial" w:cs="Arial"/>
          <w:rPrChange w:author="Schlagenhauf, Florian" w:date="2021-07-20T14:13:00Z" w:id="796">
            <w:rPr>
              <w:rFonts w:ascii="Arial" w:hAnsi="Arial" w:cs="Arial"/>
              <w:lang w:val="en-US"/>
            </w:rPr>
          </w:rPrChange>
        </w:rPr>
        <w:t xml:space="preserve">Balleine, B.W., O’Doherty, J.P., 2010. </w:t>
      </w:r>
      <w:r w:rsidRPr="00292F0F" w:rsidR="006D3934">
        <w:rPr>
          <w:rFonts w:ascii="Arial" w:hAnsi="Arial" w:cs="Arial"/>
          <w:noProof/>
          <w:lang w:val="en-US"/>
        </w:rPr>
        <w:t xml:space="preserve">Human and rodent homologies in action control: Corticostriatal determinants of goal-directed and habitual action. </w:t>
      </w:r>
      <w:r w:rsidRPr="006D3934" w:rsidR="006D3934">
        <w:rPr>
          <w:rFonts w:ascii="Arial" w:hAnsi="Arial" w:cs="Arial"/>
          <w:noProof/>
        </w:rPr>
        <w:t>Neuropsychopharmacology 35, 48–69. https://doi.org/10.1038/npp.2009.131</w:t>
      </w:r>
    </w:p>
    <w:p w:rsidRPr="006D3934" w:rsidR="006D3934" w:rsidP="006D3934" w:rsidRDefault="006D3934" w14:paraId="689E2A50"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Bates, D., Mächler, M., Bolker, B.M., Walker, S.C., 2015. </w:t>
      </w:r>
      <w:r w:rsidRPr="00292F0F">
        <w:rPr>
          <w:rFonts w:ascii="Arial" w:hAnsi="Arial" w:cs="Arial"/>
          <w:noProof/>
          <w:lang w:val="en-US"/>
        </w:rPr>
        <w:t xml:space="preserve">Fitting linear mixed-effects models using lme4. </w:t>
      </w:r>
      <w:r w:rsidRPr="006D3934">
        <w:rPr>
          <w:rFonts w:ascii="Arial" w:hAnsi="Arial" w:cs="Arial"/>
          <w:noProof/>
        </w:rPr>
        <w:t>J. Stat. Softw. 67. https://doi.org/10.18637/jss.v067.i01</w:t>
      </w:r>
    </w:p>
    <w:p w:rsidRPr="00292F0F" w:rsidR="006D3934" w:rsidP="006D3934" w:rsidRDefault="006D3934" w14:paraId="16CA29D7"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Bernardoni, F., Geisler, D., King, J.A., Ritschel, F., Murr, J., Reiter, A.M.F., Smolka, M.N., Kiebel, S., Ehrlich, S., 2017. </w:t>
      </w:r>
      <w:r w:rsidRPr="00292F0F">
        <w:rPr>
          <w:rFonts w:ascii="Arial" w:hAnsi="Arial" w:cs="Arial"/>
          <w:noProof/>
          <w:lang w:val="en-US"/>
        </w:rPr>
        <w:t>Altered medial frontal feedback learning signals in anorexia nervosa. Biol. Psychiatry. https://doi.org/10.1016/j.biopsych.2017.07.024</w:t>
      </w:r>
    </w:p>
    <w:p w:rsidRPr="006D3934" w:rsidR="006D3934" w:rsidP="006D3934" w:rsidRDefault="006D3934" w14:paraId="64B3CA5C"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Cáceda, R., Nemeroff, C.B., Harvey, P.D., 2014. Toward an understanding of decision making in severe mental illness. </w:t>
      </w:r>
      <w:r w:rsidRPr="006D3934">
        <w:rPr>
          <w:rFonts w:ascii="Arial" w:hAnsi="Arial" w:cs="Arial"/>
          <w:noProof/>
        </w:rPr>
        <w:t>J. Neuropsychiatry Clin. Neurosci. 26, 196–213. https://doi.org/10.1176/appi.neuropsych.12110268</w:t>
      </w:r>
    </w:p>
    <w:p w:rsidRPr="00292F0F" w:rsidR="006D3934" w:rsidP="006D3934" w:rsidRDefault="006D3934" w14:paraId="60672088"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Cavanagh, J.F., Frank, M.J., Allen, J.J.B., 2011. </w:t>
      </w:r>
      <w:r w:rsidRPr="00292F0F">
        <w:rPr>
          <w:rFonts w:ascii="Arial" w:hAnsi="Arial" w:cs="Arial"/>
          <w:noProof/>
          <w:lang w:val="en-US"/>
        </w:rPr>
        <w:t>Social stress reactivity alters reward and punishment learning. Soc. Cogn. Affect. Neurosci. 6, 311–320. https://doi.org/10.1093/scan/nsq041</w:t>
      </w:r>
    </w:p>
    <w:p w:rsidRPr="006D3934" w:rsidR="006D3934" w:rsidP="006D3934" w:rsidRDefault="006D3934" w14:paraId="6F57FDEF"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Cohen, S., Gianaros, P.J., Manuck, S.B., 2016. A Stage Model of Stress and Disease. </w:t>
      </w:r>
      <w:r w:rsidRPr="006D3934">
        <w:rPr>
          <w:rFonts w:ascii="Arial" w:hAnsi="Arial" w:cs="Arial"/>
          <w:noProof/>
        </w:rPr>
        <w:t>Perspect. Psychol. Sci. 11, 456–463. https://doi.org/10.1177/1745691616646305</w:t>
      </w:r>
    </w:p>
    <w:p w:rsidRPr="00292F0F" w:rsidR="006D3934" w:rsidP="006D3934" w:rsidRDefault="006D3934" w14:paraId="1DB5B5AF"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Cremer, A., Kalbe, F., Gläscher, J., Schwabe, L., 2021. </w:t>
      </w:r>
      <w:r w:rsidRPr="00292F0F">
        <w:rPr>
          <w:rFonts w:ascii="Arial" w:hAnsi="Arial" w:cs="Arial"/>
          <w:noProof/>
          <w:lang w:val="en-US"/>
        </w:rPr>
        <w:t>NeuroImage Stress reduces both model-based and model-free neural computations during flexible learning. Neuroimage 229, 117747. https://doi.org/10.1016/j.neuroimage.2021.117747</w:t>
      </w:r>
    </w:p>
    <w:p w:rsidRPr="00292F0F" w:rsidR="006D3934" w:rsidP="006D3934" w:rsidRDefault="006D3934" w14:paraId="5F07B7CA"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Dolan, R.J., Dayan, P., 2013. Review Goals and Habits in the Brain. Neuron 80, 312–325. https://doi.org/10.1016/j.neuron.2013.09.007</w:t>
      </w:r>
    </w:p>
    <w:p w:rsidRPr="00292F0F" w:rsidR="006D3934" w:rsidP="006D3934" w:rsidRDefault="006D3934" w14:paraId="4622A995"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rsidRPr="00292F0F" w:rsidR="006D3934" w:rsidP="006D3934" w:rsidRDefault="006D3934" w14:paraId="3AD093DE"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Goldfarb, E. V, Froböse, M.I., Cools, R., Phelps, E.A., 2015. Stress and Cognitive Flexibility : Cortisol Increases Are Associated with Enhanced Updating but Impaired Switching 14–24. https://doi.org/10.1162/jocn</w:t>
      </w:r>
    </w:p>
    <w:p w:rsidRPr="00292F0F" w:rsidR="006D3934" w:rsidP="006D3934" w:rsidRDefault="006D3934" w14:paraId="6EC58436"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Goodman, W.K., Janson, J., Wolf, J.M., 2017. Meta-analytical assessment of the effects of protocol variations on cortisol responses to the Trier Social Stress Test. Psychoneuroendocrinology 80, 26–35. https://doi.org/10.1016/j.psyneuen.2017.02.030</w:t>
      </w:r>
    </w:p>
    <w:p w:rsidRPr="00292F0F" w:rsidR="006D3934" w:rsidP="006D3934" w:rsidRDefault="006D3934" w14:paraId="2A6E0048"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Hauser, T.U., Iannaccone, R., Ball, J., Mathys, C., Brandeis, D., Walitza, S., Brem, S., 2021. Role of the Medial Prefrontal Cortex in Impaired Decision Making in Juvenile Attention-Deficit/Hyperactivity Disorder 71, 1165–1173. https://doi.org/10.1001/jamapsychiatry.2014.1093</w:t>
      </w:r>
    </w:p>
    <w:p w:rsidRPr="006D3934" w:rsidR="006D3934" w:rsidP="006D3934" w:rsidRDefault="006D3934" w14:paraId="590D9CF3"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Huys, Q.J.M., Maia, T. V., Frank, M.J., 2016. Computational psychiatry as a bridge from neuroscience to clinical applications. </w:t>
      </w:r>
      <w:r w:rsidRPr="006D3934">
        <w:rPr>
          <w:rFonts w:ascii="Arial" w:hAnsi="Arial" w:cs="Arial"/>
          <w:noProof/>
        </w:rPr>
        <w:t>Nat. Neurosci. 19, 404–413. https://doi.org/10.1038/nn.4238</w:t>
      </w:r>
    </w:p>
    <w:p w:rsidRPr="006D3934" w:rsidR="006D3934" w:rsidP="006D3934" w:rsidRDefault="006D3934" w14:paraId="7A4B0B76"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Katthagen, T., Kaminski, J., Heinz, A., Buchert, R., Schlagenhauf, F., 2020. </w:t>
      </w:r>
      <w:r w:rsidRPr="00292F0F">
        <w:rPr>
          <w:rFonts w:ascii="Arial" w:hAnsi="Arial" w:cs="Arial"/>
          <w:noProof/>
          <w:lang w:val="en-US"/>
        </w:rPr>
        <w:t xml:space="preserve">Striatal Dopamine and Reward Prediction Error Signaling in Unmedicated Schizophrenia Patients. </w:t>
      </w:r>
      <w:r w:rsidRPr="006D3934">
        <w:rPr>
          <w:rFonts w:ascii="Arial" w:hAnsi="Arial" w:cs="Arial"/>
          <w:noProof/>
        </w:rPr>
        <w:t>Schizophr. Bull. 46, 1535–1546. https://doi.org/10.1093/schbul/sbaa055</w:t>
      </w:r>
    </w:p>
    <w:p w:rsidRPr="006D3934" w:rsidR="006D3934" w:rsidP="006D3934" w:rsidRDefault="006D3934" w14:paraId="2C03B15E"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Kirschbaum, C., Pirke, K.-M., Hellhammer, D.H., 1993. </w:t>
      </w:r>
      <w:r w:rsidRPr="00292F0F">
        <w:rPr>
          <w:rFonts w:ascii="Arial" w:hAnsi="Arial" w:cs="Arial"/>
          <w:noProof/>
          <w:lang w:val="en-US"/>
        </w:rPr>
        <w:t xml:space="preserve">The ‘Trier Social Stress Test’ – A Tool for Investigating Psychobiological Stress Responses in a Laboratory Setting. </w:t>
      </w:r>
      <w:r w:rsidRPr="006D3934">
        <w:rPr>
          <w:rFonts w:ascii="Arial" w:hAnsi="Arial" w:cs="Arial"/>
          <w:noProof/>
        </w:rPr>
        <w:t>Neuropsychobiology 28, 76–81. https://doi.org/10.1159/000119004</w:t>
      </w:r>
    </w:p>
    <w:p w:rsidRPr="00292F0F" w:rsidR="006D3934" w:rsidP="006D3934" w:rsidRDefault="006D3934" w14:paraId="24B83499"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Kudielka, B.M., Schommer, N.C., Hellhammer, D.H., Kirschbaum, C., 2004. </w:t>
      </w:r>
      <w:r w:rsidRPr="00292F0F">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rsidRPr="00292F0F" w:rsidR="006D3934" w:rsidP="006D3934" w:rsidRDefault="006D3934" w14:paraId="49C69611"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Lighthall, N.R., Gorlick, M.A., Schoeke, A., Frank, M.J., Mather, M., 2013. Stress Modulates Reinforcement Learning in Younger and Older Adults 28, 35–46. https://doi.org/10.1037/a0029823</w:t>
      </w:r>
    </w:p>
    <w:p w:rsidRPr="00292F0F" w:rsidR="006D3934" w:rsidP="006D3934" w:rsidRDefault="006D3934" w14:paraId="6277E4C3"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Maia, T. V., Frank, M.J., 2011. From reinforcement learning models to psychiatric and neurological disorders. Nat. Neurosci. 14, 154–162. https://doi.org/10.1038/nn.2723</w:t>
      </w:r>
    </w:p>
    <w:p w:rsidRPr="00292F0F" w:rsidR="006D3934" w:rsidP="006D3934" w:rsidRDefault="006D3934" w14:paraId="2C8FFDD5"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Mather, M., Lighthall, N.R., 2012. Risk and reward are processed differently in decisions made under stress. Curr. Dir. Psychol. Sci. 21, 36–41. https://doi.org/10.1177/0963721411429452</w:t>
      </w:r>
    </w:p>
    <w:p w:rsidRPr="00292F0F" w:rsidR="006D3934" w:rsidP="006D3934" w:rsidRDefault="006D3934" w14:paraId="2B09AAEC"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rsidRPr="00292F0F" w:rsidR="006D3934" w:rsidP="006D3934" w:rsidRDefault="006D3934" w14:paraId="2CEEF1B5"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Otto, A.R., Raio, C.M., Chiang, A., Phelps, E.A., Daw, N.D., 2013. Working-memory capacity protects model-based learning from stress. Proc. Natl. Acad. Sci. U. S. A. 110, 20941–20946. https://doi.org/10.1073/pnas.1312011110</w:t>
      </w:r>
    </w:p>
    <w:p w:rsidRPr="006D3934" w:rsidR="006D3934" w:rsidP="006D3934" w:rsidRDefault="006D3934" w14:paraId="65BB7BA7"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Piray, P., Dezfouli, A., Heskes, T., Frank, M.J., Daw, N.D., 2019. Hierarchical Bayesian inference for concurrent model fitting and comparison for group studies. </w:t>
      </w:r>
      <w:r w:rsidRPr="006D3934">
        <w:rPr>
          <w:rFonts w:ascii="Arial" w:hAnsi="Arial" w:cs="Arial"/>
          <w:noProof/>
        </w:rPr>
        <w:t>PLoS Comput. Biol. 15. https://doi.org/10.1371/journal.pcbi.1007043</w:t>
      </w:r>
    </w:p>
    <w:p w:rsidRPr="006D3934" w:rsidR="006D3934" w:rsidP="006D3934" w:rsidRDefault="006D3934" w14:paraId="648399C5"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Plessow, F., Fischer, R., Kirschbaum, C., Goschke, T., 2011. </w:t>
      </w:r>
      <w:r w:rsidRPr="00292F0F">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6D3934">
        <w:rPr>
          <w:rFonts w:ascii="Arial" w:hAnsi="Arial" w:cs="Arial"/>
          <w:noProof/>
        </w:rPr>
        <w:t>J. Cogn. Neurosci. 23, 3218–3227. https://doi.org/10.1162/jocn_a_00024</w:t>
      </w:r>
    </w:p>
    <w:p w:rsidRPr="00292F0F" w:rsidR="006D3934" w:rsidP="006D3934" w:rsidRDefault="006D3934" w14:paraId="27AF0E2F"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Plessow, F., Kiesel, A., Kirschbaum, C., 2012. </w:t>
      </w:r>
      <w:r w:rsidRPr="00292F0F">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rsidRPr="00292F0F" w:rsidR="006D3934" w:rsidP="006D3934" w:rsidRDefault="006D3934" w14:paraId="01BFDEF8"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Porcelli, A.J., Delgado, M.R., 2017. Stress and Decision Making: Effects on Valuation, Learning, and Risk-taking. Curr. Opin. Behav. Sci. 14, 33–39. https://doi.org/10.1016/j.cobeha.2016.11.015</w:t>
      </w:r>
    </w:p>
    <w:p w:rsidRPr="006D3934" w:rsidR="006D3934" w:rsidP="006D3934" w:rsidRDefault="006D3934" w14:paraId="38D984EB"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Rabe, M.M., Vasishth, S., Hohenstein, S., Kliegl, R., Schad, D.J., 2020. hypr: An R package for hypothesis-driven contrast coding. </w:t>
      </w:r>
      <w:r w:rsidRPr="006D3934">
        <w:rPr>
          <w:rFonts w:ascii="Arial" w:hAnsi="Arial" w:cs="Arial"/>
          <w:noProof/>
        </w:rPr>
        <w:t>J. Open Source Softw. 5, 2134. https://doi.org/10.21105/joss.02134</w:t>
      </w:r>
    </w:p>
    <w:p w:rsidRPr="00292F0F" w:rsidR="006D3934" w:rsidP="006D3934" w:rsidRDefault="006D3934" w14:paraId="0BCD0764"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Radenbach, C., Reiter, A.M.F., Engert, V., Sjoerds, Z., Villringer, A., Heinze, H.J., Deserno, L., Schlagenhauf, F., 2015. </w:t>
      </w:r>
      <w:r w:rsidRPr="00292F0F">
        <w:rPr>
          <w:rFonts w:ascii="Arial" w:hAnsi="Arial" w:cs="Arial"/>
          <w:noProof/>
          <w:lang w:val="en-US"/>
        </w:rPr>
        <w:t>The interaction of acute and chronic stress impairs model-based behavioral control. Psychoneuroendocrinology 53, 268–280. https://doi.org/10.1016/j.psyneuen.2014.12.017</w:t>
      </w:r>
    </w:p>
    <w:p w:rsidRPr="00292F0F" w:rsidR="006D3934" w:rsidP="006D3934" w:rsidRDefault="006D3934" w14:paraId="53A12D8A"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Raio, C.M., Hartley, C.A., Orederu, T.A., Li, J., Phelps, E.A., 2017. Stress attenuates the flexible updating of aversive value. Proc. Natl. Acad. Sci. U. S. A. 114, 11241–11246. https://doi.org/10.1073/pnas.1702565114</w:t>
      </w:r>
    </w:p>
    <w:p w:rsidRPr="006D3934" w:rsidR="006D3934" w:rsidP="006D3934" w:rsidRDefault="006D3934" w14:paraId="695CF965"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Raio, C.M., Konova, A.B., Otto, A.R., 2020. Trait impulsivity and acute stress interact to influence choice and decision speed during multi-stage decision-making. </w:t>
      </w:r>
      <w:r w:rsidRPr="006D3934">
        <w:rPr>
          <w:rFonts w:ascii="Arial" w:hAnsi="Arial" w:cs="Arial"/>
          <w:noProof/>
        </w:rPr>
        <w:t>Sci. Rep. 10. https://doi.org/10.1038/s41598-020-64540-0</w:t>
      </w:r>
    </w:p>
    <w:p w:rsidRPr="006D3934" w:rsidR="006D3934" w:rsidP="006D3934" w:rsidRDefault="006D3934" w14:paraId="2ED897F8"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Reiter, Andrea M.F., Deserno, L., Kallert, T., Heinze, H.J., Heinz, A., Schlagenhauf, F., 2016. </w:t>
      </w:r>
      <w:r w:rsidRPr="00292F0F">
        <w:rPr>
          <w:rFonts w:ascii="Arial" w:hAnsi="Arial" w:cs="Arial"/>
          <w:noProof/>
          <w:lang w:val="en-US"/>
        </w:rPr>
        <w:t xml:space="preserve">Behavioral and neural signatures of reduced updating of alternative options in alcohol-dependent patients during flexible decision-making. </w:t>
      </w:r>
      <w:r w:rsidRPr="006D3934">
        <w:rPr>
          <w:rFonts w:ascii="Arial" w:hAnsi="Arial" w:cs="Arial"/>
          <w:noProof/>
        </w:rPr>
        <w:t>J. Neurosci. 36, 10935–10948. https://doi.org/10.1523/JNEUROSCI.4322-15.2016</w:t>
      </w:r>
    </w:p>
    <w:p w:rsidRPr="006D3934" w:rsidR="006D3934" w:rsidP="006D3934" w:rsidRDefault="006D3934" w14:paraId="464ADDBC"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Reiter, Andrea M F, Deserno, L., Kallert, T., Heinze, H.J., Heinz, A., Schlagenhauf, F., 2016. </w:t>
      </w:r>
      <w:r w:rsidRPr="00292F0F">
        <w:rPr>
          <w:rFonts w:ascii="Arial" w:hAnsi="Arial" w:cs="Arial"/>
          <w:noProof/>
          <w:lang w:val="en-US"/>
        </w:rPr>
        <w:t xml:space="preserve">Behavioral and neural signatures of reduced updating of alternative options in alcohol-dependent patients during flexible decision-making. </w:t>
      </w:r>
      <w:r w:rsidRPr="006D3934">
        <w:rPr>
          <w:rFonts w:ascii="Arial" w:hAnsi="Arial" w:cs="Arial"/>
          <w:noProof/>
        </w:rPr>
        <w:t>J. Neurosci. 36, 10935–10948. https://doi.org/10.1523/JNEUROSCI.4322-15.2016</w:t>
      </w:r>
    </w:p>
    <w:p w:rsidRPr="00292F0F" w:rsidR="006D3934" w:rsidP="006D3934" w:rsidRDefault="006D3934" w14:paraId="41294A91" w14:textId="77777777">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Reiter, A.M.F., Heinze, H.J., Schlagenhauf, F., Deserno, L., 2017. </w:t>
      </w:r>
      <w:r w:rsidRPr="00292F0F">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rsidRPr="00292F0F" w:rsidR="006D3934" w:rsidP="006D3934" w:rsidRDefault="006D3934" w14:paraId="681E6B46"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Schwabe, L., Wolf, O.T., 2011. Stress-induced modulation of instrumental behavior: From goal-directed to habitual control of action. Behav. Brain Res. 219, 321–328. https://doi.org/10.1016/j.bbr.2010.12.038</w:t>
      </w:r>
    </w:p>
    <w:p w:rsidRPr="00292F0F" w:rsidR="006D3934" w:rsidP="006D3934" w:rsidRDefault="006D3934" w14:paraId="72064B05"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Schwabe, L., Wolf, O.T., 2009. Stress prompts habit behavior in humans. J. Neurosci. 29, 7191–7198. https://doi.org/10.1523/JNEUROSCI.0979-09.2009</w:t>
      </w:r>
    </w:p>
    <w:p w:rsidRPr="00292F0F" w:rsidR="006D3934" w:rsidP="006D3934" w:rsidRDefault="006D3934" w14:paraId="767902E9"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rsidRPr="00292F0F" w:rsidR="006D3934" w:rsidP="006D3934" w:rsidRDefault="006D3934" w14:paraId="1B71ADD7" w14:textId="77777777">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Shields, Grant S, Trainor, B.C., Lam, J.C.W., Yonelinas, A.P., 2016. Acute stress impairs cognitive flexibility in men, not women. Stress 19, 542–546. https://doi.org/10.1080/10253890.2016.1192603</w:t>
      </w:r>
    </w:p>
    <w:p w:rsidRPr="006D3934" w:rsidR="006D3934" w:rsidP="006D3934" w:rsidRDefault="006D3934" w14:paraId="7326DB0F" w14:textId="77777777">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Starcke, K., Brand, M., 2016. Effects of stress on decisions under uncertainty: A meta-analysis. </w:t>
      </w:r>
      <w:r w:rsidRPr="006D3934">
        <w:rPr>
          <w:rFonts w:ascii="Arial" w:hAnsi="Arial" w:cs="Arial"/>
          <w:noProof/>
        </w:rPr>
        <w:t>Psychol. Bull. 142, 909–933. https://doi.org/10.1037/bul0000060</w:t>
      </w:r>
    </w:p>
    <w:p w:rsidRPr="006D3934" w:rsidR="006D3934" w:rsidP="006D3934" w:rsidRDefault="006D3934" w14:paraId="34AEB301" w14:textId="77777777">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Voon, V., Reiter, A., Sebold, M., Groman, S., 2017. </w:t>
      </w:r>
      <w:r w:rsidRPr="00292F0F">
        <w:rPr>
          <w:rFonts w:ascii="Arial" w:hAnsi="Arial" w:cs="Arial"/>
          <w:noProof/>
          <w:lang w:val="en-US"/>
        </w:rPr>
        <w:t xml:space="preserve">Model-Based Control in Dimensional Psychiatry. </w:t>
      </w:r>
      <w:r w:rsidRPr="006D3934">
        <w:rPr>
          <w:rFonts w:ascii="Arial" w:hAnsi="Arial" w:cs="Arial"/>
          <w:noProof/>
        </w:rPr>
        <w:t>Biol. Psychiatry 82, 391–400. https://doi.org/10.1016/j.biopsych.2017.04.006</w:t>
      </w:r>
    </w:p>
    <w:p w:rsidRPr="00F0778F" w:rsidR="00F0778F" w:rsidP="006D3934" w:rsidRDefault="005C09A5" w14:paraId="5FA5EEF0" w14:textId="2D15FE36">
      <w:pPr>
        <w:widowControl w:val="0"/>
        <w:autoSpaceDE w:val="0"/>
        <w:autoSpaceDN w:val="0"/>
        <w:adjustRightInd w:val="0"/>
        <w:spacing w:line="480" w:lineRule="auto"/>
        <w:ind w:left="480" w:hanging="480"/>
        <w:rPr>
          <w:rFonts w:ascii="Arial" w:hAnsi="Arial" w:cs="Arial"/>
          <w:lang w:val="en-US"/>
        </w:rPr>
      </w:pPr>
      <w:r>
        <w:rPr>
          <w:rFonts w:ascii="Arial" w:hAnsi="Arial" w:cs="Arial"/>
          <w:lang w:val="en-US"/>
        </w:rPr>
        <w:fldChar w:fldCharType="end"/>
      </w:r>
    </w:p>
    <w:p w:rsidRPr="00F0778F" w:rsidR="00FE45A0" w:rsidRDefault="00FE45A0" w14:paraId="6418135A" w14:textId="77777777">
      <w:pPr>
        <w:widowControl w:val="0"/>
        <w:autoSpaceDE w:val="0"/>
        <w:autoSpaceDN w:val="0"/>
        <w:adjustRightInd w:val="0"/>
        <w:spacing w:line="480" w:lineRule="auto"/>
        <w:ind w:left="480" w:hanging="480"/>
        <w:rPr>
          <w:rFonts w:ascii="Arial" w:hAnsi="Arial" w:cs="Arial"/>
          <w:lang w:val="en-US"/>
        </w:rPr>
      </w:pPr>
    </w:p>
    <w:sectPr w:rsidRPr="00F0778F" w:rsidR="00FE45A0"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W" w:author="Lara Wieland" w:date="2021-06-23T07:14:00Z" w:id="9">
    <w:p w:rsidRPr="00A05A10" w:rsidR="00A05A10" w:rsidRDefault="00A05A10" w14:paraId="10010876" w14:textId="41E87129">
      <w:pPr>
        <w:pStyle w:val="CommentText"/>
        <w:rPr>
          <w:lang w:val="en-US"/>
        </w:rPr>
      </w:pPr>
      <w:r>
        <w:rPr>
          <w:rStyle w:val="CommentReference"/>
        </w:rPr>
        <w:annotationRef/>
      </w:r>
      <w:r w:rsidRPr="00A05A10">
        <w:rPr>
          <w:lang w:val="en-US"/>
        </w:rPr>
        <w:t>In order to make su</w:t>
      </w:r>
      <w:r>
        <w:rPr>
          <w:lang w:val="en-US"/>
        </w:rPr>
        <w:t>bmission possible with the fee waiver from Leiden - is this correct?</w:t>
      </w:r>
    </w:p>
  </w:comment>
  <w:comment w:initials="SZ" w:author="Sjoerds, Z." w:date="2021-07-16T11:32:00Z" w:id="10">
    <w:p w:rsidRPr="00F12B24" w:rsidR="58E48305" w:rsidRDefault="58E48305" w14:paraId="7C21F4A1" w14:textId="054BCD4C">
      <w:pPr>
        <w:rPr>
          <w:lang w:val="en-US"/>
        </w:rPr>
      </w:pPr>
      <w:r w:rsidRPr="00F12B24">
        <w:rPr>
          <w:lang w:val="en-US"/>
        </w:rPr>
        <w:t xml:space="preserve">I adjusted it. I guess I need to submit it then. I will be back from holidays after August 15, so can </w:t>
      </w:r>
      <w:proofErr w:type="spellStart"/>
      <w:r w:rsidRPr="00F12B24">
        <w:rPr>
          <w:lang w:val="en-US"/>
        </w:rPr>
        <w:t>d</w:t>
      </w:r>
      <w:proofErr w:type="spellEnd"/>
      <w:r w:rsidRPr="00F12B24">
        <w:rPr>
          <w:lang w:val="en-US"/>
        </w:rPr>
        <w:t xml:space="preserve"> it then, once we all agree on a final version.</w:t>
      </w:r>
      <w:r>
        <w:annotationRef/>
      </w:r>
    </w:p>
  </w:comment>
  <w:comment w:initials="LW" w:author="Lara Wieland" w:date="2021-07-02T12:39:00Z" w:id="44">
    <w:p w:rsidRPr="00861B3F" w:rsidR="00861B3F" w:rsidP="00861B3F" w:rsidRDefault="00861B3F" w14:paraId="3AF799CE" w14:textId="77777777">
      <w:pPr>
        <w:rPr>
          <w:rFonts w:ascii="Times New Roman" w:hAnsi="Times New Roman" w:eastAsia="Times New Roman" w:cs="Times New Roman"/>
          <w:sz w:val="24"/>
          <w:szCs w:val="24"/>
          <w:lang w:val="en-US" w:eastAsia="de-DE"/>
        </w:rPr>
      </w:pPr>
      <w:r>
        <w:rPr>
          <w:rStyle w:val="CommentReference"/>
        </w:rPr>
        <w:annotationRef/>
      </w:r>
      <w:r w:rsidRPr="00861B3F">
        <w:rPr>
          <w:lang w:val="en-US"/>
        </w:rPr>
        <w:t xml:space="preserve">Neurobiology of Stress does not </w:t>
      </w:r>
      <w:r>
        <w:rPr>
          <w:lang w:val="en-US"/>
        </w:rPr>
        <w:t xml:space="preserve">give limitations on number of texts/references as far as I can tell. </w:t>
      </w:r>
      <w:proofErr w:type="spellStart"/>
      <w:r>
        <w:rPr>
          <w:lang w:val="en-US"/>
        </w:rPr>
        <w:t>Psychoneuroendocrinology</w:t>
      </w:r>
      <w:proofErr w:type="spellEnd"/>
      <w:r>
        <w:rPr>
          <w:lang w:val="en-US"/>
        </w:rPr>
        <w:t xml:space="preserve"> says the following: </w:t>
      </w:r>
      <w:r w:rsidRPr="00861B3F">
        <w:rPr>
          <w:rFonts w:ascii="Times New Roman" w:hAnsi="Times New Roman" w:eastAsia="Times New Roman" w:cs="Times New Roman"/>
          <w:sz w:val="24"/>
          <w:szCs w:val="24"/>
          <w:lang w:val="en-US" w:eastAsia="de-DE"/>
        </w:rPr>
        <w:t>An original research paper should not exceed 6000 words. For the introduction there is a maximum of 1000 words and for the discussion a maximum of 2000 words. There should be no more than 6 illustrations, figures and/or tables (combined total). The reference section is limited to 50 references for the initial submission, subsequent revisions may have more references if necessary.</w:t>
      </w:r>
    </w:p>
    <w:p w:rsidRPr="00861B3F" w:rsidR="00861B3F" w:rsidRDefault="00861B3F" w14:paraId="376963DA" w14:textId="47D43998">
      <w:pPr>
        <w:pStyle w:val="CommentText"/>
        <w:rPr>
          <w:lang w:val="en-US"/>
        </w:rPr>
      </w:pPr>
    </w:p>
  </w:comment>
  <w:comment w:initials="SZ" w:author="Sjoerds, Z." w:date="2021-07-07T13:18:00Z" w:id="45">
    <w:p w:rsidRPr="00F12B24" w:rsidR="7D299D30" w:rsidRDefault="7D299D30" w14:paraId="531A9147" w14:textId="7D029F1C">
      <w:pPr>
        <w:rPr>
          <w:lang w:val="en-US"/>
        </w:rPr>
      </w:pPr>
      <w:r w:rsidRPr="00F12B24">
        <w:rPr>
          <w:lang w:val="en-US"/>
        </w:rPr>
        <w:t xml:space="preserve">How about abstract length? </w:t>
      </w:r>
      <w:r>
        <w:annotationRef/>
      </w:r>
    </w:p>
  </w:comment>
  <w:comment w:initials="SZ" w:author="Sjoerds, Z." w:date="2021-07-07T13:18:00Z" w:id="47">
    <w:p w:rsidRPr="00F12B24" w:rsidR="7D299D30" w:rsidRDefault="7D299D30" w14:paraId="2ED54C41" w14:textId="3BD6F5F0">
      <w:pPr>
        <w:rPr>
          <w:lang w:val="en-US"/>
        </w:rPr>
      </w:pPr>
      <w:r w:rsidRPr="00F12B24">
        <w:rPr>
          <w:lang w:val="en-US"/>
        </w:rPr>
        <w:t>Is there a max amount of words for the abstract?</w:t>
      </w:r>
      <w:r>
        <w:annotationRef/>
      </w:r>
    </w:p>
  </w:comment>
  <w:comment w:initials="LL" w:author="Lennart Lüttgau" w:date="2021-07-06T09:53:00Z" w:id="48">
    <w:p w:rsidRPr="00F64313" w:rsidR="00DF6328" w:rsidRDefault="00DF6328" w14:paraId="467E526A" w14:textId="50432529">
      <w:pPr>
        <w:pStyle w:val="CommentText"/>
        <w:rPr>
          <w:lang w:val="en-US"/>
        </w:rPr>
      </w:pPr>
      <w:r>
        <w:rPr>
          <w:rStyle w:val="CommentReference"/>
        </w:rPr>
        <w:annotationRef/>
      </w:r>
      <w:r w:rsidRPr="00F64313" w:rsidR="00F64313">
        <w:rPr>
          <w:lang w:val="en-US"/>
        </w:rPr>
        <w:t>Does</w:t>
      </w:r>
      <w:r w:rsidRPr="00F64313">
        <w:rPr>
          <w:lang w:val="en-US"/>
        </w:rPr>
        <w:t xml:space="preserve"> </w:t>
      </w:r>
      <w:proofErr w:type="spellStart"/>
      <w:r w:rsidRPr="00F64313">
        <w:rPr>
          <w:lang w:val="en-US"/>
        </w:rPr>
        <w:t>Neurobio</w:t>
      </w:r>
      <w:proofErr w:type="spellEnd"/>
      <w:r w:rsidRPr="00F64313">
        <w:rPr>
          <w:lang w:val="en-US"/>
        </w:rPr>
        <w:t xml:space="preserve"> of Stress </w:t>
      </w:r>
      <w:r w:rsidRPr="00F64313" w:rsidR="00F64313">
        <w:rPr>
          <w:lang w:val="en-US"/>
        </w:rPr>
        <w:t xml:space="preserve">have structured </w:t>
      </w:r>
      <w:r w:rsidR="00F64313">
        <w:rPr>
          <w:lang w:val="en-US"/>
        </w:rPr>
        <w:t>abstracts, or</w:t>
      </w:r>
      <w:r w:rsidRPr="00F64313">
        <w:rPr>
          <w:lang w:val="en-US"/>
        </w:rPr>
        <w:t xml:space="preserve"> single paragraph?</w:t>
      </w:r>
      <w:r>
        <w:annotationRef/>
      </w:r>
    </w:p>
  </w:comment>
  <w:comment w:initials="SZ" w:author="Sjoerds, Z." w:date="2021-07-07T13:19:00Z" w:id="52">
    <w:p w:rsidRPr="00F12B24" w:rsidR="7D299D30" w:rsidRDefault="7D299D30" w14:paraId="4EF5762B" w14:textId="3F260008">
      <w:pPr>
        <w:rPr>
          <w:lang w:val="en-US"/>
        </w:rPr>
      </w:pPr>
      <w:r w:rsidRPr="00F12B24">
        <w:rPr>
          <w:lang w:val="en-US"/>
        </w:rPr>
        <w:t>This is a bit vague to begin with. See the comment by Lennart below to adjust the first two sentences (and my slight adjustment to it below that)</w:t>
      </w:r>
      <w:r>
        <w:annotationRef/>
      </w:r>
    </w:p>
  </w:comment>
  <w:comment w:initials="LL" w:author="Lennart Lüttgau" w:date="2021-07-06T09:56:00Z" w:id="50">
    <w:p w:rsidRPr="00F64313" w:rsidR="00DF6328" w:rsidRDefault="00DF6328" w14:paraId="464C9492" w14:textId="68134AAA">
      <w:pPr>
        <w:pStyle w:val="CommentText"/>
        <w:rPr>
          <w:lang w:val="en-US"/>
        </w:rPr>
      </w:pPr>
      <w:r>
        <w:rPr>
          <w:rStyle w:val="CommentReference"/>
        </w:rPr>
        <w:annotationRef/>
      </w:r>
      <w:r w:rsidRPr="00F64313" w:rsidR="00F64313">
        <w:rPr>
          <w:lang w:val="en-US"/>
        </w:rPr>
        <w:t xml:space="preserve">I guess </w:t>
      </w:r>
      <w:r w:rsidR="00F64313">
        <w:rPr>
          <w:lang w:val="en-US"/>
        </w:rPr>
        <w:t>those</w:t>
      </w:r>
      <w:r w:rsidRPr="00F64313" w:rsidR="00F64313">
        <w:rPr>
          <w:lang w:val="en-US"/>
        </w:rPr>
        <w:t xml:space="preserve"> sentences make more sense in reversed order.</w:t>
      </w:r>
      <w:r w:rsidRPr="00F64313">
        <w:rPr>
          <w:lang w:val="en-US"/>
        </w:rPr>
        <w:t xml:space="preserve"> </w:t>
      </w:r>
      <w:r w:rsidRPr="00F64313" w:rsidR="00F64313">
        <w:rPr>
          <w:lang w:val="en-US"/>
        </w:rPr>
        <w:t>Suggestion</w:t>
      </w:r>
      <w:r w:rsidRPr="00F64313">
        <w:rPr>
          <w:lang w:val="en-US"/>
        </w:rPr>
        <w:t>:</w:t>
      </w:r>
      <w:r>
        <w:annotationRef/>
      </w:r>
    </w:p>
    <w:p w:rsidRPr="00F64313" w:rsidR="00DF6328" w:rsidRDefault="00DF6328" w14:paraId="43E70C22" w14:textId="77777777">
      <w:pPr>
        <w:pStyle w:val="CommentText"/>
        <w:rPr>
          <w:lang w:val="en-US"/>
        </w:rPr>
      </w:pPr>
    </w:p>
    <w:p w:rsidRPr="00DF6328" w:rsidR="00DF6328" w:rsidRDefault="00DF6328" w14:paraId="7C004CA6" w14:textId="19B6133A">
      <w:pPr>
        <w:pStyle w:val="CommentText"/>
        <w:rPr>
          <w:lang w:val="en-US"/>
        </w:rPr>
      </w:pPr>
      <w:r w:rsidRPr="00DF6328">
        <w:rPr>
          <w:lang w:val="en-US"/>
        </w:rPr>
        <w:t>„</w:t>
      </w:r>
      <w:r>
        <w:rPr>
          <w:lang w:val="en-US"/>
        </w:rPr>
        <w:t>B</w:t>
      </w:r>
      <w:r w:rsidRPr="00DF6328">
        <w:rPr>
          <w:lang w:val="en-US"/>
        </w:rPr>
        <w:t>ehavioral adaptation is a</w:t>
      </w:r>
      <w:r w:rsidR="00F64313">
        <w:rPr>
          <w:lang w:val="en-US"/>
        </w:rPr>
        <w:t xml:space="preserve"> fundamental </w:t>
      </w:r>
      <w:r w:rsidRPr="00DF6328">
        <w:rPr>
          <w:lang w:val="en-US"/>
        </w:rPr>
        <w:t>cognitive abilit</w:t>
      </w:r>
      <w:r>
        <w:rPr>
          <w:lang w:val="en-US"/>
        </w:rPr>
        <w:t xml:space="preserve">y, ensuring an organism’s survival </w:t>
      </w:r>
      <w:r w:rsidR="006465B4">
        <w:rPr>
          <w:lang w:val="en-US"/>
        </w:rPr>
        <w:t>by allowing for</w:t>
      </w:r>
      <w:r>
        <w:rPr>
          <w:lang w:val="en-US"/>
        </w:rPr>
        <w:t xml:space="preserve"> flexible adjustment to changing environmental conditions. </w:t>
      </w:r>
      <w:r w:rsidR="006465B4">
        <w:rPr>
          <w:lang w:val="en-US"/>
        </w:rPr>
        <w:t>These adaptation abilities can be measured using reversal learning paradigms requiring agents to adapt to sudden changes in stimulus-action-outcome contingencies during reward learning. Stressful situations have been found to impair – and sometimes even improve – flexibility of reward learning</w:t>
      </w:r>
      <w:r w:rsidRPr="00DF6328">
        <w:rPr>
          <w:lang w:val="en-US"/>
        </w:rPr>
        <w:t>“</w:t>
      </w:r>
    </w:p>
  </w:comment>
  <w:comment w:initials="SZ" w:author="Sjoerds, Z." w:date="2021-07-07T13:15:00Z" w:id="51">
    <w:p w:rsidRPr="00F12B24" w:rsidR="7D299D30" w:rsidRDefault="7D299D30" w14:paraId="059D3AC8" w14:textId="66FBF86D">
      <w:pPr>
        <w:rPr>
          <w:lang w:val="en-US"/>
        </w:rPr>
      </w:pPr>
      <w:r w:rsidRPr="00F12B24">
        <w:rPr>
          <w:lang w:val="en-US"/>
        </w:rPr>
        <w:t>Agree with Lennart's suggestion. Slight adjustment, and extra suggestion: "Behavioral adaptation is a fundamental cognitive ability, ensuring an organism’s survival by allowing for flexible adjustment to changing environmental conditions. These adaptative abilities can be measured using reversal learning paradigms requiring agents to adapt to sudden changes in stimulus-action-outcome contingencies during reward learning. Stressful situations have been found to alter flexibility of reward learning, but effects have been mixed, and it remains unclear what neurocomputational mechanisms play a role in this. Here, we employed...."</w:t>
      </w:r>
      <w:r>
        <w:annotationRef/>
      </w:r>
    </w:p>
  </w:comment>
  <w:comment w:initials="LL" w:author="Lennart Lüttgau" w:date="2021-07-06T10:08:00Z" w:id="63">
    <w:p w:rsidRPr="00A012BD" w:rsidR="00A012BD" w:rsidRDefault="00A012BD" w14:paraId="6B2D6A44" w14:textId="6579E04E">
      <w:pPr>
        <w:pStyle w:val="CommentText"/>
        <w:rPr>
          <w:lang w:val="en-US"/>
        </w:rPr>
      </w:pPr>
      <w:r>
        <w:rPr>
          <w:rStyle w:val="CommentReference"/>
        </w:rPr>
        <w:annotationRef/>
      </w:r>
      <w:r w:rsidRPr="00A012BD">
        <w:rPr>
          <w:lang w:val="en-US"/>
        </w:rPr>
        <w:t>Al</w:t>
      </w:r>
      <w:r>
        <w:rPr>
          <w:lang w:val="en-US"/>
        </w:rPr>
        <w:t>t</w:t>
      </w:r>
      <w:r w:rsidRPr="00A012BD">
        <w:rPr>
          <w:lang w:val="en-US"/>
        </w:rPr>
        <w:t>h</w:t>
      </w:r>
      <w:r>
        <w:rPr>
          <w:lang w:val="en-US"/>
        </w:rPr>
        <w:t xml:space="preserve">ough this is true and served as an initial motivation for the study, I think we should not mention this point in the abstract. This might make readers expect some kind of study featuring psychiatric patients.  </w:t>
      </w:r>
      <w:r>
        <w:annotationRef/>
      </w:r>
    </w:p>
  </w:comment>
  <w:comment w:initials="SZ" w:author="Sjoerds, Z." w:date="2021-07-07T13:25:00Z" w:id="53">
    <w:p w:rsidRPr="00F12B24" w:rsidR="7D299D30" w:rsidRDefault="7D299D30" w14:paraId="43175482" w14:textId="144503ED">
      <w:pPr>
        <w:rPr>
          <w:lang w:val="en-US"/>
        </w:rPr>
      </w:pPr>
      <w:r w:rsidRPr="00F12B24">
        <w:rPr>
          <w:lang w:val="en-US"/>
        </w:rPr>
        <w:t>This gives the impression that we also look at it in the context of psychiatric disorders. I think what is strong about this study is that we apply a model-based fMRI approach. That should rather be emphasized here</w:t>
      </w:r>
      <w:r>
        <w:annotationRef/>
      </w:r>
    </w:p>
  </w:comment>
  <w:comment w:initials="SZ" w:author="Sjoerds, Z." w:date="2021-07-07T13:30:00Z" w:id="64">
    <w:p w:rsidRPr="00F12B24" w:rsidR="7D299D30" w:rsidRDefault="7D299D30" w14:paraId="2AE7961C" w14:textId="34171D6E">
      <w:pPr>
        <w:rPr>
          <w:lang w:val="en-US"/>
        </w:rPr>
      </w:pPr>
      <w:r w:rsidRPr="00F12B24">
        <w:rPr>
          <w:lang w:val="en-US"/>
        </w:rPr>
        <w:t>Ah yes, I had the same point; see my comment above, and my suggestion to adjust this.</w:t>
      </w:r>
      <w:r>
        <w:annotationRef/>
      </w:r>
    </w:p>
  </w:comment>
  <w:comment w:initials="LL" w:author="Lennart Lüttgau" w:date="2021-07-06T10:11:00Z" w:id="67">
    <w:p w:rsidRPr="004A5579" w:rsidR="004A5579" w:rsidRDefault="004A5579" w14:paraId="61AED3B3" w14:textId="72F0F34F">
      <w:pPr>
        <w:pStyle w:val="CommentText"/>
        <w:rPr>
          <w:lang w:val="en-US"/>
        </w:rPr>
      </w:pPr>
      <w:r>
        <w:rPr>
          <w:rStyle w:val="CommentReference"/>
        </w:rPr>
        <w:annotationRef/>
      </w:r>
      <w:r w:rsidRPr="004A5579">
        <w:rPr>
          <w:lang w:val="en-US"/>
        </w:rPr>
        <w:t xml:space="preserve">Spell out abbreviation when first </w:t>
      </w:r>
      <w:r>
        <w:rPr>
          <w:lang w:val="en-US"/>
        </w:rPr>
        <w:t>introduced</w:t>
      </w:r>
      <w:r>
        <w:annotationRef/>
      </w:r>
    </w:p>
  </w:comment>
  <w:comment w:initials="SZ" w:author="Sjoerds, Z." w:date="2021-07-07T13:27:00Z" w:id="66">
    <w:p w:rsidRPr="00F12B24" w:rsidR="7D299D30" w:rsidRDefault="7D299D30" w14:paraId="514D8231" w14:textId="14BEA7FE">
      <w:pPr>
        <w:rPr>
          <w:lang w:val="en-US"/>
        </w:rPr>
      </w:pPr>
      <w:r w:rsidRPr="00F12B24">
        <w:rPr>
          <w:lang w:val="en-US"/>
        </w:rPr>
        <w:t xml:space="preserve">or </w:t>
      </w:r>
      <w:proofErr w:type="spellStart"/>
      <w:r w:rsidRPr="00F12B24">
        <w:rPr>
          <w:lang w:val="en-US"/>
        </w:rPr>
        <w:t>short"'Model</w:t>
      </w:r>
      <w:proofErr w:type="spellEnd"/>
      <w:r w:rsidRPr="00F12B24">
        <w:rPr>
          <w:lang w:val="en-US"/>
        </w:rPr>
        <w:t>-based fMRI'?</w:t>
      </w:r>
      <w:r>
        <w:annotationRef/>
      </w:r>
    </w:p>
  </w:comment>
  <w:comment w:initials="LL" w:author="Lennart Lüttgau" w:date="2021-07-06T10:21:00Z" w:id="82">
    <w:p w:rsidRPr="00E6046B" w:rsidR="00E6046B" w:rsidRDefault="00E6046B" w14:paraId="74B4D424" w14:textId="42FE28A7">
      <w:pPr>
        <w:pStyle w:val="CommentText"/>
        <w:rPr>
          <w:lang w:val="en-US"/>
        </w:rPr>
      </w:pPr>
      <w:r>
        <w:rPr>
          <w:rStyle w:val="CommentReference"/>
        </w:rPr>
        <w:annotationRef/>
      </w:r>
      <w:r w:rsidRPr="00E6046B">
        <w:rPr>
          <w:lang w:val="en-US"/>
        </w:rPr>
        <w:t>Abbreviation could be left out,</w:t>
      </w:r>
      <w:r>
        <w:rPr>
          <w:lang w:val="en-US"/>
        </w:rPr>
        <w:t xml:space="preserve"> if not further used in the abstract</w:t>
      </w:r>
    </w:p>
  </w:comment>
  <w:comment w:initials="LL" w:author="Lennart Lüttgau" w:date="2021-07-06T10:15:00Z" w:id="93">
    <w:p w:rsidRPr="004A5579" w:rsidR="004A5579" w:rsidRDefault="004A5579" w14:paraId="4A981429" w14:textId="04431D80">
      <w:pPr>
        <w:pStyle w:val="CommentText"/>
        <w:rPr>
          <w:lang w:val="en-US"/>
        </w:rPr>
      </w:pPr>
      <w:r>
        <w:rPr>
          <w:rStyle w:val="CommentReference"/>
        </w:rPr>
        <w:annotationRef/>
      </w:r>
      <w:r w:rsidRPr="004A5579">
        <w:rPr>
          <w:lang w:val="en-US"/>
        </w:rPr>
        <w:t>I know there is debate about how to call these models</w:t>
      </w:r>
      <w:r>
        <w:rPr>
          <w:lang w:val="en-US"/>
        </w:rPr>
        <w:t>, but I would prefer “multilevel generalized linear models” (as this describes most accurately what was done, the term “mixed-effects” is somewhat undefined)</w:t>
      </w:r>
    </w:p>
  </w:comment>
  <w:comment w:initials="SZ" w:author="Sjoerds, Z." w:date="2021-07-07T13:29:00Z" w:id="94">
    <w:p w:rsidRPr="00F12B24" w:rsidR="7D299D30" w:rsidRDefault="7D299D30" w14:paraId="0408FB62" w14:textId="2F4F5C6E">
      <w:pPr>
        <w:rPr>
          <w:lang w:val="en-US"/>
        </w:rPr>
      </w:pPr>
      <w:r w:rsidRPr="00F12B24">
        <w:rPr>
          <w:lang w:val="en-US"/>
        </w:rPr>
        <w:t>+1</w:t>
      </w:r>
      <w:r>
        <w:annotationRef/>
      </w:r>
    </w:p>
  </w:comment>
  <w:comment w:initials="LL" w:author="Lennart Lüttgau" w:date="2021-07-06T10:17:00Z" w:id="97">
    <w:p w:rsidRPr="004A5579" w:rsidR="004A5579" w:rsidRDefault="004A5579" w14:paraId="75AA337C" w14:textId="13A34C38">
      <w:pPr>
        <w:pStyle w:val="CommentText"/>
        <w:rPr>
          <w:lang w:val="en-US"/>
        </w:rPr>
      </w:pPr>
      <w:r>
        <w:rPr>
          <w:rStyle w:val="CommentReference"/>
        </w:rPr>
        <w:annotationRef/>
      </w:r>
      <w:r w:rsidRPr="004A5579">
        <w:rPr>
          <w:lang w:val="en-US"/>
        </w:rPr>
        <w:t>Please check whether citations are allowed in the abstract</w:t>
      </w:r>
    </w:p>
  </w:comment>
  <w:comment w:initials="LL" w:author="Lennart Lüttgau" w:date="2021-07-06T10:23:00Z" w:id="118">
    <w:p w:rsidRPr="00E353C0" w:rsidR="00E353C0" w:rsidRDefault="00E353C0" w14:paraId="56CC3D06" w14:textId="610125A9">
      <w:pPr>
        <w:pStyle w:val="CommentText"/>
        <w:rPr>
          <w:lang w:val="en-US"/>
        </w:rPr>
      </w:pPr>
      <w:r>
        <w:rPr>
          <w:rStyle w:val="CommentReference"/>
        </w:rPr>
        <w:annotationRef/>
      </w:r>
      <w:r w:rsidRPr="00E353C0">
        <w:rPr>
          <w:lang w:val="en-US"/>
        </w:rPr>
        <w:t xml:space="preserve">Maybe a word or two on </w:t>
      </w:r>
      <w:r>
        <w:rPr>
          <w:lang w:val="en-US"/>
        </w:rPr>
        <w:t xml:space="preserve">the best-fitting behavioral model? </w:t>
      </w:r>
    </w:p>
  </w:comment>
  <w:comment w:initials="LL" w:author="Lennart Lüttgau" w:date="2021-07-06T10:25:00Z" w:id="132">
    <w:p w:rsidRPr="006B542B" w:rsidR="006B542B" w:rsidRDefault="006B542B" w14:paraId="6A826AAD" w14:textId="5A115314">
      <w:pPr>
        <w:pStyle w:val="CommentText"/>
        <w:rPr>
          <w:lang w:val="en-US"/>
        </w:rPr>
      </w:pPr>
      <w:r>
        <w:rPr>
          <w:rStyle w:val="CommentReference"/>
        </w:rPr>
        <w:annotationRef/>
      </w:r>
      <w:r w:rsidRPr="006B542B">
        <w:rPr>
          <w:lang w:val="en-US"/>
        </w:rPr>
        <w:t>Would try to make this a little more extensive</w:t>
      </w:r>
      <w:r>
        <w:rPr>
          <w:lang w:val="en-US"/>
        </w:rPr>
        <w:t xml:space="preserve"> and discuss potential implications etc. The interindividual variability somehow comes out of the blue. Would mention this in the Results section already</w:t>
      </w:r>
    </w:p>
  </w:comment>
  <w:comment w:initials="LL" w:author="Lennart Lüttgau" w:date="2021-07-06T10:27:00Z" w:id="133">
    <w:p w:rsidRPr="003A31B3" w:rsidR="003A31B3" w:rsidRDefault="003A31B3" w14:paraId="4B5A5A38" w14:textId="2A902DEE">
      <w:pPr>
        <w:pStyle w:val="CommentText"/>
        <w:rPr>
          <w:lang w:val="en-US"/>
        </w:rPr>
      </w:pPr>
      <w:r>
        <w:rPr>
          <w:rStyle w:val="CommentReference"/>
        </w:rPr>
        <w:annotationRef/>
      </w:r>
      <w:r w:rsidRPr="003A31B3">
        <w:rPr>
          <w:lang w:val="en-US"/>
        </w:rPr>
        <w:t xml:space="preserve">Please check the </w:t>
      </w:r>
      <w:r>
        <w:rPr>
          <w:lang w:val="en-US"/>
        </w:rPr>
        <w:t xml:space="preserve">formatting guidelines. Usually, Background/introduction is a single paragraph, not structured by subheadings (although this might be a specialty of </w:t>
      </w:r>
      <w:proofErr w:type="spellStart"/>
      <w:r>
        <w:rPr>
          <w:lang w:val="en-US"/>
        </w:rPr>
        <w:t>Neurobio</w:t>
      </w:r>
      <w:proofErr w:type="spellEnd"/>
      <w:r>
        <w:rPr>
          <w:lang w:val="en-US"/>
        </w:rPr>
        <w:t xml:space="preserve"> of stress)</w:t>
      </w:r>
    </w:p>
  </w:comment>
  <w:comment w:initials="LL" w:author="Lennart Lüttgau" w:date="2021-07-06T10:38:00Z" w:id="174">
    <w:p w:rsidRPr="00CE74E4" w:rsidR="00CE74E4" w:rsidRDefault="00CE74E4" w14:paraId="11F94957" w14:textId="0E6484D1">
      <w:pPr>
        <w:pStyle w:val="CommentText"/>
        <w:rPr>
          <w:lang w:val="en-US"/>
        </w:rPr>
      </w:pPr>
      <w:r>
        <w:rPr>
          <w:rStyle w:val="CommentReference"/>
        </w:rPr>
        <w:annotationRef/>
      </w:r>
      <w:r w:rsidRPr="00CE74E4">
        <w:rPr>
          <w:lang w:val="en-US"/>
        </w:rPr>
        <w:t xml:space="preserve">Would move this section to </w:t>
      </w:r>
      <w:r>
        <w:rPr>
          <w:lang w:val="en-US"/>
        </w:rPr>
        <w:t>t</w:t>
      </w:r>
      <w:r w:rsidRPr="00CE74E4">
        <w:rPr>
          <w:lang w:val="en-US"/>
        </w:rPr>
        <w:t>he discussion</w:t>
      </w:r>
      <w:r w:rsidR="00A51A85">
        <w:rPr>
          <w:lang w:val="en-US"/>
        </w:rPr>
        <w:t>, to put the results in perspective</w:t>
      </w:r>
      <w:r w:rsidRPr="00CE74E4">
        <w:rPr>
          <w:lang w:val="en-US"/>
        </w:rPr>
        <w:t>. Since we don’t have a psychiat</w:t>
      </w:r>
      <w:r>
        <w:rPr>
          <w:lang w:val="en-US"/>
        </w:rPr>
        <w:t>ric population, this might be misleading</w:t>
      </w:r>
      <w:r w:rsidRPr="00CE74E4">
        <w:rPr>
          <w:lang w:val="en-US"/>
        </w:rPr>
        <w:t xml:space="preserve"> </w:t>
      </w:r>
      <w:r w:rsidR="00A51A85">
        <w:rPr>
          <w:lang w:val="en-US"/>
        </w:rPr>
        <w:t>at this point here</w:t>
      </w:r>
    </w:p>
  </w:comment>
  <w:comment w:initials="SZ" w:author="Sjoerds, Z." w:date="2021-07-07T13:32:00Z" w:id="175">
    <w:p w:rsidRPr="00F12B24" w:rsidR="7D299D30" w:rsidP="58E48305" w:rsidRDefault="58E48305" w14:paraId="1A145A02" w14:textId="7476819F">
      <w:pPr>
        <w:rPr>
          <w:lang w:val="en-US"/>
        </w:rPr>
      </w:pPr>
      <w:r w:rsidRPr="00F12B24">
        <w:rPr>
          <w:lang w:val="en-US"/>
        </w:rPr>
        <w:t>I agree; it's a 100% healthy participant study, so the emphasis this early in the paper on psychiatry is slightly misleading. Why not move most of the psych parts to the discussion?</w:t>
      </w:r>
      <w:r w:rsidR="7D299D30">
        <w:annotationRef/>
      </w:r>
      <w:r w:rsidR="7D299D30">
        <w:annotationRef/>
      </w:r>
    </w:p>
  </w:comment>
  <w:comment w:initials="LL" w:author="Lennart Lüttgau" w:date="2021-07-06T11:38:00Z" w:id="181">
    <w:p w:rsidRPr="00DA4022" w:rsidR="00DA4022" w:rsidRDefault="00DA4022" w14:paraId="49768EC6" w14:textId="0525AB3B">
      <w:pPr>
        <w:pStyle w:val="CommentText"/>
        <w:rPr>
          <w:lang w:val="en-US"/>
        </w:rPr>
      </w:pPr>
      <w:r>
        <w:rPr>
          <w:rStyle w:val="CommentReference"/>
        </w:rPr>
        <w:annotationRef/>
      </w:r>
      <w:r w:rsidRPr="00DA4022">
        <w:rPr>
          <w:lang w:val="en-US"/>
        </w:rPr>
        <w:t>Al</w:t>
      </w:r>
      <w:r>
        <w:rPr>
          <w:lang w:val="en-US"/>
        </w:rPr>
        <w:t xml:space="preserve">though this is an interesting thought/idea, I would refrain from stating anything regarding optimality here. This could make the reader expect some kind </w:t>
      </w:r>
      <w:r w:rsidR="006E5F80">
        <w:rPr>
          <w:lang w:val="en-US"/>
        </w:rPr>
        <w:t xml:space="preserve">of </w:t>
      </w:r>
      <w:r>
        <w:rPr>
          <w:lang w:val="en-US"/>
        </w:rPr>
        <w:t xml:space="preserve">simulation of a Bayes optimal agent on the task and </w:t>
      </w:r>
      <w:r w:rsidR="006E5F80">
        <w:rPr>
          <w:lang w:val="en-US"/>
        </w:rPr>
        <w:t xml:space="preserve">estimation of </w:t>
      </w:r>
      <w:r>
        <w:rPr>
          <w:lang w:val="en-US"/>
        </w:rPr>
        <w:t xml:space="preserve">deviations of participants’ behavior from this </w:t>
      </w:r>
      <w:r w:rsidR="00B1197B">
        <w:rPr>
          <w:lang w:val="en-US"/>
        </w:rPr>
        <w:t>normative choice behavior</w:t>
      </w:r>
    </w:p>
  </w:comment>
  <w:comment w:initials="LL" w:author="Lennart Lüttgau" w:date="2021-07-06T11:41:00Z" w:id="183">
    <w:p w:rsidRPr="000B0E09" w:rsidR="000B0E09" w:rsidRDefault="000B0E09" w14:paraId="09CFBAA5" w14:textId="699C3020">
      <w:pPr>
        <w:pStyle w:val="CommentText"/>
        <w:rPr>
          <w:lang w:val="en-US"/>
        </w:rPr>
      </w:pPr>
      <w:r>
        <w:rPr>
          <w:rStyle w:val="CommentReference"/>
        </w:rPr>
        <w:annotationRef/>
      </w:r>
      <w:r w:rsidRPr="000B0E09">
        <w:rPr>
          <w:lang w:val="en-US"/>
        </w:rPr>
        <w:t xml:space="preserve">I would leave this sentence out. </w:t>
      </w:r>
      <w:r>
        <w:rPr>
          <w:lang w:val="en-US"/>
        </w:rPr>
        <w:t>Sounds too general, I guess it would be better to focus on a concise description of stress effects on learning/adaptation</w:t>
      </w:r>
    </w:p>
  </w:comment>
  <w:comment w:initials="SZ" w:author="Sjoerds, Z." w:date="2021-07-16T11:35:00Z" w:id="200">
    <w:p w:rsidRPr="00F12B24" w:rsidR="58E48305" w:rsidRDefault="58E48305" w14:paraId="0F3458FF" w14:textId="517EAD23">
      <w:pPr>
        <w:rPr>
          <w:lang w:val="en-US"/>
        </w:rPr>
      </w:pPr>
      <w:r w:rsidRPr="00F12B24">
        <w:rPr>
          <w:lang w:val="en-US"/>
        </w:rPr>
        <w:t>classical?</w:t>
      </w:r>
      <w:r>
        <w:annotationRef/>
      </w:r>
    </w:p>
  </w:comment>
  <w:comment w:initials="LL" w:author="Lennart Lüttgau" w:date="2021-07-06T11:46:00Z" w:id="203">
    <w:p w:rsidRPr="00F86226" w:rsidR="00F86226" w:rsidRDefault="00F86226" w14:paraId="4D6E8C60" w14:textId="17E0BE29">
      <w:pPr>
        <w:pStyle w:val="CommentText"/>
        <w:rPr>
          <w:lang w:val="en-US"/>
        </w:rPr>
      </w:pPr>
      <w:r>
        <w:rPr>
          <w:rStyle w:val="CommentReference"/>
        </w:rPr>
        <w:annotationRef/>
      </w:r>
      <w:r w:rsidRPr="00F86226">
        <w:rPr>
          <w:lang w:val="en-US"/>
        </w:rPr>
        <w:t xml:space="preserve">Reversal learning is also quite </w:t>
      </w:r>
      <w:r>
        <w:rPr>
          <w:lang w:val="en-US"/>
        </w:rPr>
        <w:t>“old”, I would say^^</w:t>
      </w:r>
    </w:p>
  </w:comment>
  <w:comment w:initials="LL" w:author="Lennart Lüttgau" w:date="2021-07-06T11:49:00Z" w:id="210">
    <w:p w:rsidRPr="00F86226" w:rsidR="00F86226" w:rsidRDefault="00F86226" w14:paraId="462A8E9F" w14:textId="6FF6BB3E">
      <w:pPr>
        <w:pStyle w:val="CommentText"/>
        <w:rPr>
          <w:lang w:val="en-US"/>
        </w:rPr>
      </w:pPr>
      <w:r>
        <w:rPr>
          <w:rStyle w:val="CommentReference"/>
        </w:rPr>
        <w:annotationRef/>
      </w:r>
      <w:r w:rsidRPr="00F86226">
        <w:rPr>
          <w:lang w:val="en-US"/>
        </w:rPr>
        <w:t xml:space="preserve">I would leave this part </w:t>
      </w:r>
      <w:r>
        <w:rPr>
          <w:lang w:val="en-US"/>
        </w:rPr>
        <w:t>out. I think it does not really help in developing the point you want to make (at least not in this specific section here)</w:t>
      </w:r>
    </w:p>
  </w:comment>
  <w:comment w:initials="LL" w:author="Lennart Lüttgau" w:date="2021-07-06T11:52:00Z" w:id="215">
    <w:p w:rsidRPr="007E0A95" w:rsidR="007E0A95" w:rsidRDefault="007E0A95" w14:paraId="5F748035" w14:textId="32EC08D1">
      <w:pPr>
        <w:pStyle w:val="CommentText"/>
        <w:rPr>
          <w:lang w:val="en-US"/>
        </w:rPr>
      </w:pPr>
      <w:r>
        <w:rPr>
          <w:rStyle w:val="CommentReference"/>
        </w:rPr>
        <w:annotationRef/>
      </w:r>
      <w:r w:rsidRPr="007E0A95">
        <w:rPr>
          <w:lang w:val="en-US"/>
        </w:rPr>
        <w:t>Maybe merge this section and the one above?</w:t>
      </w:r>
    </w:p>
  </w:comment>
  <w:comment w:initials="LL" w:author="Lennart Lüttgau" w:date="2021-07-06T11:50:00Z" w:id="218">
    <w:p w:rsidRPr="00FA74ED" w:rsidR="00FA74ED" w:rsidRDefault="00FA74ED" w14:paraId="5A455F76" w14:textId="75F9F8D4">
      <w:pPr>
        <w:pStyle w:val="CommentText"/>
        <w:rPr>
          <w:lang w:val="en-US"/>
        </w:rPr>
      </w:pPr>
      <w:r>
        <w:rPr>
          <w:rStyle w:val="CommentReference"/>
        </w:rPr>
        <w:annotationRef/>
      </w:r>
      <w:r w:rsidRPr="00FA74ED">
        <w:rPr>
          <w:lang w:val="en-US"/>
        </w:rPr>
        <w:t>I know what you mean, but I guess revie</w:t>
      </w:r>
      <w:r>
        <w:rPr>
          <w:lang w:val="en-US"/>
        </w:rPr>
        <w:t xml:space="preserve">wers could be “offended” by this sentence. There are lots of mechanisms other than trial-and-error and RPE </w:t>
      </w:r>
      <w:r w:rsidR="00AE2756">
        <w:rPr>
          <w:lang w:val="en-US"/>
        </w:rPr>
        <w:t xml:space="preserve">underlying learning </w:t>
      </w:r>
      <w:r>
        <w:rPr>
          <w:lang w:val="en-US"/>
        </w:rPr>
        <w:t xml:space="preserve">(e.g. hypothesis testing, Bayesian inference, cognitive mapping via TD learning </w:t>
      </w:r>
      <w:proofErr w:type="spellStart"/>
      <w:r>
        <w:rPr>
          <w:lang w:val="en-US"/>
        </w:rPr>
        <w:t>etc</w:t>
      </w:r>
      <w:proofErr w:type="spellEnd"/>
      <w:r>
        <w:rPr>
          <w:lang w:val="en-US"/>
        </w:rPr>
        <w:t>). Would rephrase this sentence</w:t>
      </w:r>
    </w:p>
  </w:comment>
  <w:comment w:initials="LL" w:author="Lennart Lüttgau" w:date="2021-07-06T11:54:00Z" w:id="224">
    <w:p w:rsidR="0075475E" w:rsidRDefault="0075475E" w14:paraId="53C88B6F" w14:textId="5E34B8E3">
      <w:pPr>
        <w:pStyle w:val="CommentText"/>
        <w:rPr>
          <w:lang w:val="en-US"/>
        </w:rPr>
      </w:pPr>
      <w:r>
        <w:rPr>
          <w:rStyle w:val="CommentReference"/>
        </w:rPr>
        <w:annotationRef/>
      </w:r>
      <w:r w:rsidRPr="0075475E">
        <w:rPr>
          <w:lang w:val="en-US"/>
        </w:rPr>
        <w:t xml:space="preserve">I am not sure </w:t>
      </w:r>
      <w:r>
        <w:rPr>
          <w:lang w:val="en-US"/>
        </w:rPr>
        <w:t>whether it would be good to dive into the MB/MF debate as extensively here. This task does not really have transition probabilities/structure to be used, so we really cannot dissociate both types of behavioral control here</w:t>
      </w:r>
      <w:r w:rsidR="006E5F80">
        <w:rPr>
          <w:lang w:val="en-US"/>
        </w:rPr>
        <w:t xml:space="preserve"> (at least MB and MF control do not make specific predictions about expected behaviors)</w:t>
      </w:r>
      <w:r>
        <w:rPr>
          <w:lang w:val="en-US"/>
        </w:rPr>
        <w:t>. As I understood, the task measures behavioral/cognitive flexibility and we now want to know how this ability is affected under acute stress.</w:t>
      </w:r>
    </w:p>
    <w:p w:rsidR="0075475E" w:rsidRDefault="0075475E" w14:paraId="5D39AC12" w14:textId="287B256F">
      <w:pPr>
        <w:pStyle w:val="CommentText"/>
        <w:rPr>
          <w:lang w:val="en-US"/>
        </w:rPr>
      </w:pPr>
      <w:r>
        <w:rPr>
          <w:lang w:val="en-US"/>
        </w:rPr>
        <w:t>Probably good to describe RPEs and the</w:t>
      </w:r>
      <w:r w:rsidR="006E5F80">
        <w:rPr>
          <w:lang w:val="en-US"/>
        </w:rPr>
        <w:t>i</w:t>
      </w:r>
      <w:r>
        <w:rPr>
          <w:lang w:val="en-US"/>
        </w:rPr>
        <w:t>r neural substrates a bit and the</w:t>
      </w:r>
      <w:r w:rsidR="00E33468">
        <w:rPr>
          <w:lang w:val="en-US"/>
        </w:rPr>
        <w:t xml:space="preserve">n </w:t>
      </w:r>
      <w:r>
        <w:rPr>
          <w:lang w:val="en-US"/>
        </w:rPr>
        <w:t xml:space="preserve">go into a little more detail on the modeling approaches </w:t>
      </w:r>
      <w:r w:rsidR="00E33468">
        <w:rPr>
          <w:lang w:val="en-US"/>
        </w:rPr>
        <w:t xml:space="preserve">that have been used </w:t>
      </w:r>
      <w:r>
        <w:rPr>
          <w:lang w:val="en-US"/>
        </w:rPr>
        <w:t>for reversal learning tasks (e.g. RL-based vs state inference/HMM)</w:t>
      </w:r>
      <w:r w:rsidR="00E33468">
        <w:rPr>
          <w:lang w:val="en-US"/>
        </w:rPr>
        <w:t>, and the related underlying cognitive processes.</w:t>
      </w:r>
    </w:p>
    <w:p w:rsidR="0075475E" w:rsidRDefault="0075475E" w14:paraId="281546EC" w14:textId="77777777">
      <w:pPr>
        <w:pStyle w:val="CommentText"/>
        <w:rPr>
          <w:lang w:val="en-US"/>
        </w:rPr>
      </w:pPr>
    </w:p>
    <w:p w:rsidR="0075475E" w:rsidRDefault="0075475E" w14:paraId="78D8ED3D" w14:textId="77777777">
      <w:pPr>
        <w:pStyle w:val="CommentText"/>
        <w:rPr>
          <w:lang w:val="en-US"/>
        </w:rPr>
      </w:pPr>
      <w:r>
        <w:rPr>
          <w:lang w:val="en-US"/>
        </w:rPr>
        <w:t xml:space="preserve">Paper suggestions: </w:t>
      </w:r>
    </w:p>
    <w:p w:rsidRPr="00F12B24" w:rsidR="0075475E" w:rsidRDefault="0075475E" w14:paraId="1991FBC0" w14:textId="7D0E7BE7">
      <w:pPr>
        <w:pStyle w:val="CommentText"/>
        <w:rPr>
          <w:lang w:val="en-US"/>
        </w:rPr>
      </w:pPr>
      <w:r w:rsidRPr="00F12B24">
        <w:rPr>
          <w:lang w:val="en-US"/>
        </w:rPr>
        <w:t>Behrens et al., 2007 Nat Neuro</w:t>
      </w:r>
    </w:p>
    <w:p w:rsidR="0075475E" w:rsidRDefault="0075475E" w14:paraId="06B9999A" w14:textId="36E30572">
      <w:pPr>
        <w:pStyle w:val="CommentText"/>
        <w:rPr>
          <w:lang w:val="en-US"/>
        </w:rPr>
      </w:pPr>
      <w:r>
        <w:rPr>
          <w:lang w:val="en-US"/>
        </w:rPr>
        <w:t>Knudsen &amp; Wallis, 2020 Neuron (reversal learning changed due to theta phase specific stimulation of OFC)</w:t>
      </w:r>
    </w:p>
    <w:p w:rsidR="0075475E" w:rsidRDefault="0075475E" w14:paraId="3E54B59D" w14:textId="37014E17">
      <w:pPr>
        <w:pStyle w:val="CommentText"/>
        <w:rPr>
          <w:lang w:val="en-US"/>
        </w:rPr>
      </w:pPr>
      <w:proofErr w:type="spellStart"/>
      <w:r>
        <w:rPr>
          <w:lang w:val="en-US"/>
        </w:rPr>
        <w:t>Vertechi</w:t>
      </w:r>
      <w:proofErr w:type="spellEnd"/>
      <w:r>
        <w:rPr>
          <w:lang w:val="en-US"/>
        </w:rPr>
        <w:t xml:space="preserve"> et al., 2020 Neuron</w:t>
      </w:r>
    </w:p>
    <w:p w:rsidR="0075475E" w:rsidRDefault="0075475E" w14:paraId="481DA03F" w14:textId="6F09864E">
      <w:pPr>
        <w:pStyle w:val="CommentText"/>
        <w:rPr>
          <w:lang w:val="en-US"/>
        </w:rPr>
      </w:pPr>
      <w:proofErr w:type="spellStart"/>
      <w:r>
        <w:rPr>
          <w:lang w:val="en-US"/>
        </w:rPr>
        <w:t>Bartolo</w:t>
      </w:r>
      <w:proofErr w:type="spellEnd"/>
      <w:r>
        <w:rPr>
          <w:lang w:val="en-US"/>
        </w:rPr>
        <w:t xml:space="preserve"> &amp; </w:t>
      </w:r>
      <w:proofErr w:type="spellStart"/>
      <w:r>
        <w:rPr>
          <w:lang w:val="en-US"/>
        </w:rPr>
        <w:t>Averbeck</w:t>
      </w:r>
      <w:proofErr w:type="spellEnd"/>
      <w:r>
        <w:rPr>
          <w:lang w:val="en-US"/>
        </w:rPr>
        <w:t>, 2020 Neuron</w:t>
      </w:r>
      <w:r w:rsidR="0061592C">
        <w:rPr>
          <w:lang w:val="en-US"/>
        </w:rPr>
        <w:t xml:space="preserve"> (hidden state inference accounts for choice behavior in reversal learning task better than RL)</w:t>
      </w:r>
    </w:p>
    <w:p w:rsidR="0075475E" w:rsidRDefault="0075475E" w14:paraId="7C545CBE" w14:textId="77777777">
      <w:pPr>
        <w:pStyle w:val="CommentText"/>
        <w:rPr>
          <w:lang w:val="en-US"/>
        </w:rPr>
      </w:pPr>
    </w:p>
    <w:p w:rsidRPr="0075475E" w:rsidR="0075475E" w:rsidRDefault="0075475E" w14:paraId="4A281917" w14:textId="60E68643">
      <w:pPr>
        <w:pStyle w:val="CommentText"/>
        <w:rPr>
          <w:lang w:val="en-US"/>
        </w:rPr>
      </w:pPr>
    </w:p>
  </w:comment>
  <w:comment w:initials="SZ" w:author="Sjoerds, Z." w:date="2021-07-16T11:40:00Z" w:id="225">
    <w:p w:rsidRPr="00F12B24" w:rsidR="58E48305" w:rsidRDefault="58E48305" w14:paraId="41FCDD62" w14:textId="2D486237">
      <w:pPr>
        <w:rPr>
          <w:lang w:val="en-US"/>
        </w:rPr>
      </w:pPr>
      <w:r w:rsidRPr="00F12B24">
        <w:rPr>
          <w:lang w:val="en-US"/>
        </w:rPr>
        <w:t>I agree. Within Cognitive Psychology a big discussion is going on about this distinction for years, so it's a bit sensitive, and not really the focus of the current task. I do get the need to mention habits, because of the Schwabe/Wolf studies, so maybe mainly use it for that purpose</w:t>
      </w:r>
      <w:r>
        <w:annotationRef/>
      </w:r>
    </w:p>
  </w:comment>
  <w:comment w:initials="SZ" w:author="Sjoerds, Z." w:date="2021-07-19T08:35:00Z" w:id="226">
    <w:p w:rsidRPr="00F12B24" w:rsidR="728432B7" w:rsidRDefault="728432B7" w14:paraId="5DC2D41B" w14:textId="40137874">
      <w:pPr>
        <w:rPr>
          <w:lang w:val="en-US"/>
        </w:rPr>
      </w:pPr>
      <w:r w:rsidRPr="00F12B24">
        <w:rPr>
          <w:lang w:val="en-US"/>
        </w:rPr>
        <w:t>Not sure if this is a pure reward prediction error then, when model / environment is incorporated in it. Maybe call it differently, as it also does not regard the classical VS RPE?</w:t>
      </w:r>
      <w:r>
        <w:annotationRef/>
      </w:r>
    </w:p>
  </w:comment>
  <w:comment w:initials="SZ" w:author="Sjoerds, Z." w:date="2021-07-19T08:38:00Z" w:id="227">
    <w:p w:rsidRPr="00F12B24" w:rsidR="728432B7" w:rsidRDefault="728432B7" w14:paraId="471C82C7" w14:textId="3E8AE32F">
      <w:pPr>
        <w:rPr>
          <w:lang w:val="en-US"/>
        </w:rPr>
      </w:pPr>
      <w:r w:rsidRPr="00F12B24">
        <w:rPr>
          <w:lang w:val="en-US"/>
        </w:rPr>
        <w:t>It would be good to work this out a bit more; write out the main results of the Schwabe &amp; Wolf studies, as our study has been based on that in the first place.</w:t>
      </w:r>
      <w:r>
        <w:annotationRef/>
      </w:r>
    </w:p>
  </w:comment>
  <w:comment w:initials="LL" w:author="Lennart Lüttgau" w:date="2021-07-06T12:13:00Z" w:id="228">
    <w:p w:rsidRPr="002952D9" w:rsidR="002952D9" w:rsidRDefault="002952D9" w14:paraId="608301AB" w14:textId="33AEE177">
      <w:pPr>
        <w:pStyle w:val="CommentText"/>
        <w:rPr>
          <w:lang w:val="en-US"/>
        </w:rPr>
      </w:pPr>
      <w:r>
        <w:rPr>
          <w:rStyle w:val="CommentReference"/>
        </w:rPr>
        <w:annotationRef/>
      </w:r>
      <w:r w:rsidRPr="002952D9">
        <w:rPr>
          <w:lang w:val="en-US"/>
        </w:rPr>
        <w:t xml:space="preserve">Maybe merge this part with the </w:t>
      </w:r>
      <w:r>
        <w:rPr>
          <w:lang w:val="en-US"/>
        </w:rPr>
        <w:t>two above?</w:t>
      </w:r>
    </w:p>
  </w:comment>
  <w:comment w:initials="SZ" w:author="Sjoerds, Z." w:date="2021-07-19T08:39:00Z" w:id="229">
    <w:p w:rsidRPr="00F12B24" w:rsidR="728432B7" w:rsidRDefault="728432B7" w14:paraId="41FAEFF8" w14:textId="584C763A">
      <w:pPr>
        <w:rPr>
          <w:lang w:val="en-US"/>
        </w:rPr>
      </w:pPr>
      <w:r w:rsidRPr="00F12B24">
        <w:rPr>
          <w:lang w:val="en-US"/>
        </w:rPr>
        <w:t>Yes, I agree; the different types of learning and the modeling approaches could be focused on a bit less in the introduction; instead moving the emphasis to the stress effects on the different types of learning is good, to clarify the impact of the study.</w:t>
      </w:r>
      <w:r>
        <w:annotationRef/>
      </w:r>
    </w:p>
  </w:comment>
  <w:comment w:initials="LL" w:author="Lennart Lüttgau" w:date="2021-07-06T12:05:00Z" w:id="230">
    <w:p w:rsidRPr="00AE2756" w:rsidR="00AE2756" w:rsidRDefault="00AE2756" w14:paraId="64255BE3" w14:textId="43727640">
      <w:pPr>
        <w:pStyle w:val="CommentText"/>
        <w:rPr>
          <w:lang w:val="en-US"/>
        </w:rPr>
      </w:pPr>
      <w:r>
        <w:rPr>
          <w:rStyle w:val="CommentReference"/>
        </w:rPr>
        <w:annotationRef/>
      </w:r>
      <w:r w:rsidRPr="00AE2756">
        <w:rPr>
          <w:lang w:val="en-US"/>
        </w:rPr>
        <w:t>I would add a reference to this</w:t>
      </w:r>
      <w:r>
        <w:rPr>
          <w:lang w:val="en-US"/>
        </w:rPr>
        <w:t>.</w:t>
      </w:r>
    </w:p>
  </w:comment>
  <w:comment w:initials="SZ" w:author="Sjoerds, Z." w:date="2021-07-19T08:57:00Z" w:id="231">
    <w:p w:rsidRPr="00F12B24" w:rsidR="728432B7" w:rsidRDefault="728432B7" w14:paraId="00E5B14B" w14:textId="598C2CA4">
      <w:pPr>
        <w:rPr>
          <w:lang w:val="en-US"/>
        </w:rPr>
      </w:pPr>
      <w:r w:rsidRPr="00F12B24">
        <w:rPr>
          <w:lang w:val="en-US"/>
        </w:rPr>
        <w:t>I am also not sure what you mean with 'subsumed under model-based learning', because it also depends on the type of task, and there is some discussion out there whether very simple anti-correlated tasks are indeed fully model-based.</w:t>
      </w:r>
      <w:r>
        <w:annotationRef/>
      </w:r>
    </w:p>
  </w:comment>
  <w:comment w:initials="SZ" w:author="Sjoerds, Z." w:date="2021-07-19T08:58:00Z" w:id="232">
    <w:p w:rsidRPr="00F12B24" w:rsidR="728432B7" w:rsidRDefault="728432B7" w14:paraId="1409709A" w14:textId="0038B67C">
      <w:pPr>
        <w:rPr>
          <w:lang w:val="en-US"/>
        </w:rPr>
      </w:pPr>
      <w:r w:rsidRPr="00F12B24">
        <w:rPr>
          <w:lang w:val="en-US"/>
        </w:rPr>
        <w:t>Stefano Palminteri and colleagues used tasks that were not perfectly anti-correlated, so not sure if this is still the default idea?</w:t>
      </w:r>
      <w:r>
        <w:annotationRef/>
      </w:r>
    </w:p>
  </w:comment>
  <w:comment w:initials="LL" w:author="Lennart Lüttgau" w:date="2021-07-06T12:08:00Z" w:id="233">
    <w:p w:rsidRPr="0061592C" w:rsidR="0061592C" w:rsidRDefault="0061592C" w14:paraId="0E193779" w14:textId="60B8E93E">
      <w:pPr>
        <w:pStyle w:val="CommentText"/>
        <w:rPr>
          <w:lang w:val="en-US"/>
        </w:rPr>
      </w:pPr>
      <w:r>
        <w:rPr>
          <w:rStyle w:val="CommentReference"/>
        </w:rPr>
        <w:annotationRef/>
      </w:r>
      <w:r w:rsidRPr="0061592C">
        <w:rPr>
          <w:lang w:val="en-US"/>
        </w:rPr>
        <w:t xml:space="preserve">Although I agree with this </w:t>
      </w:r>
      <w:r>
        <w:rPr>
          <w:lang w:val="en-US"/>
        </w:rPr>
        <w:t xml:space="preserve">sentence generally, I think we should also add that optimal behavior in this task is also (or even more so) possible if performing hidden state inference (see </w:t>
      </w:r>
      <w:proofErr w:type="spellStart"/>
      <w:r>
        <w:rPr>
          <w:lang w:val="en-US"/>
        </w:rPr>
        <w:t>Bartolo</w:t>
      </w:r>
      <w:proofErr w:type="spellEnd"/>
      <w:r>
        <w:rPr>
          <w:lang w:val="en-US"/>
        </w:rPr>
        <w:t xml:space="preserve"> &amp; </w:t>
      </w:r>
      <w:proofErr w:type="spellStart"/>
      <w:r>
        <w:rPr>
          <w:lang w:val="en-US"/>
        </w:rPr>
        <w:t>Averbeck</w:t>
      </w:r>
      <w:proofErr w:type="spellEnd"/>
      <w:r>
        <w:rPr>
          <w:lang w:val="en-US"/>
        </w:rPr>
        <w:t>)</w:t>
      </w:r>
    </w:p>
  </w:comment>
  <w:comment w:initials="LL" w:author="Lennart Lüttgau" w:date="2021-07-06T12:10:00Z" w:id="234">
    <w:p w:rsidRPr="007853FB" w:rsidR="007853FB" w:rsidRDefault="007853FB" w14:paraId="6A4F4873" w14:textId="7873D75D">
      <w:pPr>
        <w:pStyle w:val="CommentText"/>
        <w:rPr>
          <w:lang w:val="en-US"/>
        </w:rPr>
      </w:pPr>
      <w:r>
        <w:rPr>
          <w:rStyle w:val="CommentReference"/>
        </w:rPr>
        <w:annotationRef/>
      </w:r>
      <w:r w:rsidRPr="007853FB">
        <w:rPr>
          <w:lang w:val="en-US"/>
        </w:rPr>
        <w:t xml:space="preserve">This might also be true </w:t>
      </w:r>
      <w:r>
        <w:rPr>
          <w:lang w:val="en-US"/>
        </w:rPr>
        <w:t xml:space="preserve">if I have acquired high Q values and don’t have a high learning rate, would rephrase this a bit </w:t>
      </w:r>
    </w:p>
  </w:comment>
  <w:comment w:initials="LL" w:author="Lennart Lüttgau" w:date="2021-07-06T12:12:00Z" w:id="238">
    <w:p w:rsidRPr="00F33C85" w:rsidR="00F33C85" w:rsidRDefault="00F33C85" w14:paraId="4CAC7203" w14:textId="2A77AC60">
      <w:pPr>
        <w:pStyle w:val="CommentText"/>
        <w:rPr>
          <w:lang w:val="en-US"/>
        </w:rPr>
      </w:pPr>
      <w:r>
        <w:rPr>
          <w:rStyle w:val="CommentReference"/>
        </w:rPr>
        <w:annotationRef/>
      </w:r>
      <w:r w:rsidRPr="00F33C85">
        <w:rPr>
          <w:lang w:val="en-US"/>
        </w:rPr>
        <w:t xml:space="preserve">Although this is an interesting finding, I was </w:t>
      </w:r>
      <w:r>
        <w:rPr>
          <w:lang w:val="en-US"/>
        </w:rPr>
        <w:t>wondering a bit at this point. What did you want to say with this?</w:t>
      </w:r>
    </w:p>
  </w:comment>
  <w:comment w:initials="SZ" w:author="Sjoerds, Z." w:date="2021-07-19T09:01:00Z" w:id="239">
    <w:p w:rsidRPr="00F12B24" w:rsidR="728432B7" w:rsidRDefault="728432B7" w14:paraId="23D0B46E" w14:textId="313972EA">
      <w:pPr>
        <w:rPr>
          <w:lang w:val="en-US"/>
        </w:rPr>
      </w:pPr>
      <w:r w:rsidRPr="00F12B24">
        <w:rPr>
          <w:lang w:val="en-US"/>
        </w:rPr>
        <w:t>Surprise is mentioned the first time here; how does it relate to the learning strategies mentioned above, where you distinguish striatum versus frontal correlates?</w:t>
      </w:r>
      <w:r>
        <w:annotationRef/>
      </w:r>
    </w:p>
  </w:comment>
  <w:comment w:initials="SZ" w:author="Sjoerds, Z." w:date="2021-07-19T09:02:00Z" w:id="240">
    <w:p w:rsidRPr="00F12B24" w:rsidR="728432B7" w:rsidRDefault="728432B7" w14:paraId="1B27A8A2" w14:textId="5D68D81E">
      <w:pPr>
        <w:rPr>
          <w:lang w:val="en-US"/>
        </w:rPr>
      </w:pPr>
      <w:r w:rsidRPr="00F12B24">
        <w:rPr>
          <w:lang w:val="en-US"/>
        </w:rPr>
        <w:t xml:space="preserve">Not sure if this should be a separate heading. It seems a </w:t>
      </w:r>
      <w:proofErr w:type="spellStart"/>
      <w:r w:rsidRPr="00F12B24">
        <w:rPr>
          <w:lang w:val="en-US"/>
        </w:rPr>
        <w:t>bot</w:t>
      </w:r>
      <w:proofErr w:type="spellEnd"/>
      <w:r w:rsidRPr="00F12B24">
        <w:rPr>
          <w:lang w:val="en-US"/>
        </w:rPr>
        <w:t xml:space="preserve"> like bashing previous studies. I would just merge it with the previous, immediately </w:t>
      </w:r>
      <w:proofErr w:type="spellStart"/>
      <w:r w:rsidRPr="00F12B24">
        <w:rPr>
          <w:lang w:val="en-US"/>
        </w:rPr>
        <w:t>menioting</w:t>
      </w:r>
      <w:proofErr w:type="spellEnd"/>
      <w:r w:rsidRPr="00F12B24">
        <w:rPr>
          <w:lang w:val="en-US"/>
        </w:rPr>
        <w:t xml:space="preserve"> what might be missing gaps that we solve here.</w:t>
      </w:r>
      <w:r>
        <w:annotationRef/>
      </w:r>
    </w:p>
  </w:comment>
  <w:comment w:initials="SZ" w:author="Sjoerds, Z." w:date="2021-07-19T09:07:00Z" w:id="263">
    <w:p w:rsidRPr="00F12B24" w:rsidR="728432B7" w:rsidRDefault="728432B7" w14:paraId="3D00CD63" w14:textId="2AE7EE6F">
      <w:pPr>
        <w:rPr>
          <w:lang w:val="en-US"/>
        </w:rPr>
      </w:pPr>
      <w:r w:rsidRPr="00F12B24">
        <w:rPr>
          <w:lang w:val="en-US"/>
        </w:rPr>
        <w:t>Maybe rephrase this to put the emphasis on the stress part? To the best of our knowledge, the influence of stress on behavioral adaptation has not been investigated using a probabilistic reversal paradigm in a within-subjects design before</w:t>
      </w:r>
      <w:r>
        <w:annotationRef/>
      </w:r>
    </w:p>
  </w:comment>
  <w:comment w:initials="LL" w:author="Lennart Lüttgau" w:date="2021-07-06T13:30:00Z" w:id="272">
    <w:p w:rsidRPr="00E5198F" w:rsidR="00E5198F" w:rsidRDefault="00E5198F" w14:paraId="7286FB70" w14:textId="11569CCE">
      <w:pPr>
        <w:pStyle w:val="CommentText"/>
        <w:rPr>
          <w:lang w:val="en-US"/>
        </w:rPr>
      </w:pPr>
      <w:r>
        <w:rPr>
          <w:rStyle w:val="CommentReference"/>
        </w:rPr>
        <w:annotationRef/>
      </w:r>
      <w:r>
        <w:rPr>
          <w:rStyle w:val="CommentReference"/>
        </w:rPr>
        <w:annotationRef/>
      </w:r>
      <w:r w:rsidRPr="00E5198F">
        <w:rPr>
          <w:lang w:val="en-US"/>
        </w:rPr>
        <w:t xml:space="preserve">Maybe good to cite </w:t>
      </w:r>
      <w:r>
        <w:rPr>
          <w:lang w:val="en-US"/>
        </w:rPr>
        <w:t xml:space="preserve">my PNEC paper here? Just to raise awareness that our procedure </w:t>
      </w:r>
      <w:r w:rsidR="0095261A">
        <w:rPr>
          <w:lang w:val="en-US"/>
        </w:rPr>
        <w:t>and methods are identical with an</w:t>
      </w:r>
      <w:r>
        <w:rPr>
          <w:lang w:val="en-US"/>
        </w:rPr>
        <w:t>other, published stud</w:t>
      </w:r>
      <w:r w:rsidR="0095261A">
        <w:rPr>
          <w:lang w:val="en-US"/>
        </w:rPr>
        <w:t>y</w:t>
      </w:r>
    </w:p>
  </w:comment>
  <w:comment w:initials="SZ" w:author="Sjoerds, Z." w:date="2021-07-19T09:09:00Z" w:id="273">
    <w:p w:rsidRPr="00F12B24" w:rsidR="728432B7" w:rsidRDefault="728432B7" w14:paraId="301909EF" w14:textId="3092D2DF">
      <w:pPr>
        <w:rPr>
          <w:lang w:val="en-US"/>
        </w:rPr>
      </w:pPr>
      <w:r w:rsidRPr="00F12B24">
        <w:rPr>
          <w:lang w:val="en-US"/>
        </w:rPr>
        <w:t xml:space="preserve">Good point! And it pretty much mirrored the </w:t>
      </w:r>
      <w:proofErr w:type="spellStart"/>
      <w:r w:rsidRPr="00F12B24">
        <w:rPr>
          <w:lang w:val="en-US"/>
        </w:rPr>
        <w:t>Radenbach</w:t>
      </w:r>
      <w:proofErr w:type="spellEnd"/>
      <w:r w:rsidRPr="00F12B24">
        <w:rPr>
          <w:lang w:val="en-US"/>
        </w:rPr>
        <w:t xml:space="preserve"> methods too</w:t>
      </w:r>
      <w:r>
        <w:annotationRef/>
      </w:r>
    </w:p>
  </w:comment>
  <w:comment w:initials="SF" w:author="Schlagenhauf, Florian" w:date="2021-07-20T13:21:00Z" w:id="274">
    <w:p w:rsidR="00F12B24" w:rsidRDefault="00F12B24" w14:paraId="00275207" w14:textId="65DC8198">
      <w:pPr>
        <w:pStyle w:val="CommentText"/>
      </w:pPr>
      <w:r>
        <w:rPr>
          <w:rStyle w:val="CommentReference"/>
        </w:rPr>
        <w:annotationRef/>
      </w:r>
      <w:r>
        <w:t>ok</w:t>
      </w:r>
    </w:p>
  </w:comment>
  <w:comment w:initials="SZ" w:author="Sjoerds, Z." w:date="2021-07-19T09:09:00Z" w:id="275">
    <w:p w:rsidRPr="00F12B24" w:rsidR="728432B7" w:rsidRDefault="728432B7" w14:paraId="4F26AA74" w14:textId="69D08E26">
      <w:pPr>
        <w:rPr>
          <w:lang w:val="en-US"/>
        </w:rPr>
      </w:pPr>
      <w:r w:rsidRPr="00F12B24">
        <w:rPr>
          <w:lang w:val="en-US"/>
        </w:rPr>
        <w:t>emotionally?</w:t>
      </w:r>
      <w:r>
        <w:annotationRef/>
      </w:r>
    </w:p>
  </w:comment>
  <w:comment w:initials="SZ" w:author="Sjoerds, Z." w:date="2021-07-19T09:11:00Z" w:id="279">
    <w:p w:rsidRPr="00F12B24" w:rsidR="728432B7" w:rsidRDefault="728432B7" w14:paraId="7A2912D6" w14:textId="05A72838">
      <w:pPr>
        <w:rPr>
          <w:lang w:val="en-US"/>
        </w:rPr>
      </w:pPr>
      <w:r w:rsidRPr="00F12B24">
        <w:rPr>
          <w:lang w:val="en-US"/>
        </w:rPr>
        <w:t xml:space="preserve">I would move </w:t>
      </w:r>
      <w:proofErr w:type="spellStart"/>
      <w:r w:rsidRPr="00F12B24">
        <w:rPr>
          <w:lang w:val="en-US"/>
        </w:rPr>
        <w:t>Kudielka</w:t>
      </w:r>
      <w:proofErr w:type="spellEnd"/>
      <w:r w:rsidRPr="00F12B24">
        <w:rPr>
          <w:lang w:val="en-US"/>
        </w:rPr>
        <w:t xml:space="preserve"> et al to earlier in the sentence, after 'cortisol levels' (I can't seem to move it, as it is a protected reference)</w:t>
      </w:r>
      <w:r>
        <w:annotationRef/>
      </w:r>
    </w:p>
  </w:comment>
  <w:comment w:initials="SZ" w:author="Sjoerds, Z." w:date="2021-07-19T09:12:00Z" w:id="280">
    <w:p w:rsidRPr="00F12B24" w:rsidR="728432B7" w:rsidRDefault="728432B7" w14:paraId="0BA93692" w14:textId="2281AE42">
      <w:pPr>
        <w:rPr>
          <w:lang w:val="en-US"/>
        </w:rPr>
      </w:pPr>
      <w:r w:rsidRPr="00F12B24">
        <w:rPr>
          <w:lang w:val="en-US"/>
        </w:rPr>
        <w:t>Also heart rate, but it is not used here..</w:t>
      </w:r>
      <w:r>
        <w:annotationRef/>
      </w:r>
    </w:p>
  </w:comment>
  <w:comment w:initials="SZ" w:author="Sjoerds, Z." w:date="2021-07-19T09:13:00Z" w:id="281">
    <w:p w:rsidRPr="00F12B24" w:rsidR="728432B7" w:rsidRDefault="728432B7" w14:paraId="4F4AB407" w14:textId="0CAC390F">
      <w:pPr>
        <w:rPr>
          <w:lang w:val="en-US"/>
        </w:rPr>
      </w:pPr>
      <w:r w:rsidRPr="00F12B24">
        <w:rPr>
          <w:lang w:val="en-US"/>
        </w:rPr>
        <w:t>Either spell out VAS, or just mention this detail later in the description of the self-report material</w:t>
      </w:r>
      <w:r>
        <w:annotationRef/>
      </w:r>
    </w:p>
  </w:comment>
  <w:comment w:initials="SZ" w:author="Sjoerds, Z." w:date="2021-07-19T09:15:00Z" w:id="283">
    <w:p w:rsidRPr="00F12B24" w:rsidR="728432B7" w:rsidRDefault="728432B7" w14:paraId="7E0E5323" w14:textId="7587496C">
      <w:pPr>
        <w:rPr>
          <w:lang w:val="en-US"/>
        </w:rPr>
      </w:pPr>
      <w:r w:rsidRPr="00F12B24">
        <w:rPr>
          <w:lang w:val="en-US"/>
        </w:rPr>
        <w:t xml:space="preserve">Nice figure! I notice that the reading stick figure in the top row overlaps with the (ST) and (CT) text. Maybe move </w:t>
      </w:r>
      <w:proofErr w:type="spellStart"/>
      <w:r w:rsidRPr="00F12B24">
        <w:rPr>
          <w:lang w:val="en-US"/>
        </w:rPr>
        <w:t>ot</w:t>
      </w:r>
      <w:proofErr w:type="spellEnd"/>
      <w:r w:rsidRPr="00F12B24">
        <w:rPr>
          <w:lang w:val="en-US"/>
        </w:rPr>
        <w:t xml:space="preserve"> down a bit, like the interviewer figure?</w:t>
      </w:r>
      <w:r>
        <w:annotationRef/>
      </w:r>
    </w:p>
    <w:p w:rsidRPr="00F12B24" w:rsidR="728432B7" w:rsidRDefault="728432B7" w14:paraId="3D857ADC" w14:textId="697CAC43">
      <w:pPr>
        <w:rPr>
          <w:lang w:val="en-US"/>
        </w:rPr>
      </w:pPr>
      <w:r w:rsidRPr="00F12B24">
        <w:rPr>
          <w:lang w:val="en-US"/>
        </w:rPr>
        <w:t>Also, in session 1 the Control condition has the interviewer figure in it; that needs to be switched with the TSST figure.</w:t>
      </w:r>
    </w:p>
  </w:comment>
  <w:comment w:initials="SZ" w:author="Sjoerds, Z." w:date="2021-07-19T09:17:00Z" w:id="284">
    <w:p w:rsidRPr="00F12B24" w:rsidR="728432B7" w:rsidRDefault="728432B7" w14:paraId="1B4AAC16" w14:textId="0635FA83">
      <w:pPr>
        <w:rPr>
          <w:lang w:val="en-US"/>
        </w:rPr>
      </w:pPr>
      <w:r w:rsidRPr="00F12B24">
        <w:rPr>
          <w:lang w:val="en-US"/>
        </w:rPr>
        <w:t xml:space="preserve">It is also a bit unclear from </w:t>
      </w:r>
      <w:proofErr w:type="spellStart"/>
      <w:r w:rsidRPr="00F12B24">
        <w:rPr>
          <w:lang w:val="en-US"/>
        </w:rPr>
        <w:t>figue</w:t>
      </w:r>
      <w:proofErr w:type="spellEnd"/>
      <w:r w:rsidRPr="00F12B24">
        <w:rPr>
          <w:lang w:val="en-US"/>
        </w:rPr>
        <w:t xml:space="preserve"> A that this regards a counterbalanced design. It is almost like in session 1 both TSST and control take place (for 1 participant). Maybe add the N's per condition on the left, to clarify that half of the group underwent the upper row, and the other half the bottom row?</w:t>
      </w:r>
      <w:r>
        <w:annotationRef/>
      </w:r>
    </w:p>
  </w:comment>
  <w:comment w:initials="SZ" w:author="Sjoerds, Z." w:date="2021-07-19T09:18:00Z" w:id="285">
    <w:p w:rsidRPr="00F12B24" w:rsidR="728432B7" w:rsidRDefault="728432B7" w14:paraId="1A330CAE" w14:textId="4432149D">
      <w:pPr>
        <w:rPr>
          <w:lang w:val="en-US"/>
        </w:rPr>
      </w:pPr>
      <w:r w:rsidRPr="00F12B24">
        <w:rPr>
          <w:lang w:val="en-US"/>
        </w:rPr>
        <w:t>This could also be depicted in a figure? There you can indicate all measures at once (subjective, physiological, fMRI, task)</w:t>
      </w:r>
      <w:r>
        <w:annotationRef/>
      </w:r>
    </w:p>
  </w:comment>
  <w:comment w:initials="SZ" w:author="Sjoerds, Z." w:date="2021-07-19T09:19:00Z" w:id="286">
    <w:p w:rsidRPr="00F12B24" w:rsidR="728432B7" w:rsidRDefault="728432B7" w14:paraId="2F7DE09A" w14:textId="6D6ADB93">
      <w:pPr>
        <w:rPr>
          <w:lang w:val="en-US"/>
        </w:rPr>
      </w:pPr>
      <w:r w:rsidRPr="00F12B24">
        <w:rPr>
          <w:lang w:val="en-US"/>
        </w:rPr>
        <w:t>You can cite Lennart's paper here, as you applied the same approach</w:t>
      </w:r>
      <w:r>
        <w:annotationRef/>
      </w:r>
    </w:p>
  </w:comment>
  <w:comment w:initials="LL" w:author="Lennart Lüttgau" w:date="2021-07-06T13:33:00Z" w:id="287">
    <w:p w:rsidRPr="00CB0A0F" w:rsidR="00CB0A0F" w:rsidRDefault="00CB0A0F" w14:paraId="6655D6B4" w14:textId="6471BA01">
      <w:pPr>
        <w:pStyle w:val="CommentText"/>
        <w:rPr>
          <w:lang w:val="en-US"/>
        </w:rPr>
      </w:pPr>
      <w:r>
        <w:rPr>
          <w:rStyle w:val="CommentReference"/>
        </w:rPr>
        <w:annotationRef/>
      </w:r>
      <w:r w:rsidRPr="00CB0A0F">
        <w:rPr>
          <w:lang w:val="en-US"/>
        </w:rPr>
        <w:t xml:space="preserve">Just out of curiosity, </w:t>
      </w:r>
      <w:r>
        <w:rPr>
          <w:lang w:val="en-US"/>
        </w:rPr>
        <w:t>do the results</w:t>
      </w:r>
      <w:r w:rsidRPr="00CB0A0F">
        <w:rPr>
          <w:lang w:val="en-US"/>
        </w:rPr>
        <w:t xml:space="preserve"> this differ </w:t>
      </w:r>
      <w:r>
        <w:rPr>
          <w:lang w:val="en-US"/>
        </w:rPr>
        <w:t xml:space="preserve">a lot </w:t>
      </w:r>
      <w:r w:rsidRPr="00CB0A0F">
        <w:rPr>
          <w:lang w:val="en-US"/>
        </w:rPr>
        <w:t xml:space="preserve">from the approach we </w:t>
      </w:r>
      <w:r>
        <w:rPr>
          <w:lang w:val="en-US"/>
        </w:rPr>
        <w:t>chose in my paper?</w:t>
      </w:r>
    </w:p>
  </w:comment>
  <w:comment w:initials="SZ" w:author="Sjoerds, Z." w:date="2021-07-19T09:19:00Z" w:id="288">
    <w:p w:rsidRPr="00F12B24" w:rsidR="728432B7" w:rsidRDefault="728432B7" w14:paraId="491A063F" w14:textId="564F6F6B">
      <w:pPr>
        <w:rPr>
          <w:lang w:val="en-US"/>
        </w:rPr>
      </w:pPr>
      <w:r w:rsidRPr="00F12B24">
        <w:rPr>
          <w:lang w:val="en-US"/>
        </w:rPr>
        <w:t>Ah, I didn't realize there is a difference in approach?</w:t>
      </w:r>
      <w:r>
        <w:annotationRef/>
      </w:r>
    </w:p>
  </w:comment>
  <w:comment w:initials="LL" w:author="Lennart Lüttgau" w:date="2021-07-06T13:34:00Z" w:id="291">
    <w:p w:rsidRPr="00043040" w:rsidR="00043040" w:rsidRDefault="00043040" w14:paraId="2E185D9D" w14:textId="2C4448D3">
      <w:pPr>
        <w:pStyle w:val="CommentText"/>
        <w:rPr>
          <w:lang w:val="en-US"/>
        </w:rPr>
      </w:pPr>
      <w:r>
        <w:rPr>
          <w:rStyle w:val="CommentReference"/>
        </w:rPr>
        <w:annotationRef/>
      </w:r>
      <w:r w:rsidRPr="00043040">
        <w:rPr>
          <w:lang w:val="en-US"/>
        </w:rPr>
        <w:t xml:space="preserve">Nice to have, but this could </w:t>
      </w:r>
      <w:r>
        <w:rPr>
          <w:lang w:val="en-US"/>
        </w:rPr>
        <w:t>be removed as well, since we do not exclude any subjects based on this (in case you need to save some space/words)</w:t>
      </w:r>
    </w:p>
  </w:comment>
  <w:comment w:initials="SZ" w:author="Sjoerds, Z." w:date="2021-07-19T09:20:00Z" w:id="292">
    <w:p w:rsidRPr="00F12B24" w:rsidR="728432B7" w:rsidRDefault="728432B7" w14:paraId="76630ED3" w14:textId="76AB9DA2">
      <w:pPr>
        <w:rPr>
          <w:lang w:val="en-US"/>
        </w:rPr>
      </w:pPr>
      <w:r w:rsidRPr="00F12B24">
        <w:rPr>
          <w:lang w:val="en-US"/>
        </w:rPr>
        <w:t>It could also be moved to supplements, so we are transparent that we did look at responders/non-responders, but it did not make a difference</w:t>
      </w:r>
      <w:r>
        <w:annotationRef/>
      </w:r>
    </w:p>
  </w:comment>
  <w:comment w:initials="SF" w:author="Schlagenhauf, Florian" w:date="2021-07-20T13:31:00Z" w:id="293">
    <w:p w:rsidRPr="0025009B" w:rsidR="0025009B" w:rsidRDefault="0025009B" w14:paraId="09F4005B" w14:textId="087260A7">
      <w:pPr>
        <w:pStyle w:val="CommentText"/>
        <w:rPr>
          <w:lang w:val="en-US"/>
        </w:rPr>
      </w:pPr>
      <w:r>
        <w:rPr>
          <w:rStyle w:val="CommentReference"/>
        </w:rPr>
        <w:annotationRef/>
      </w:r>
      <w:r w:rsidRPr="0025009B">
        <w:rPr>
          <w:lang w:val="en-US"/>
        </w:rPr>
        <w:t xml:space="preserve">Could go to </w:t>
      </w:r>
      <w:r>
        <w:rPr>
          <w:lang w:val="en-US"/>
        </w:rPr>
        <w:t>the supplement.</w:t>
      </w:r>
    </w:p>
  </w:comment>
  <w:comment w:initials="SZ" w:author="Sjoerds, Z." w:date="2021-07-19T09:30:00Z" w:id="294">
    <w:p w:rsidRPr="00F12B24" w:rsidR="728432B7" w:rsidRDefault="728432B7" w14:paraId="371E1C67" w14:textId="44549884">
      <w:pPr>
        <w:rPr>
          <w:lang w:val="en-US"/>
        </w:rPr>
      </w:pPr>
      <w:r w:rsidRPr="00F12B24">
        <w:rPr>
          <w:lang w:val="en-US"/>
        </w:rPr>
        <w:t xml:space="preserve">As far as I can find back, the questions were not this binary. </w:t>
      </w:r>
      <w:r>
        <w:t xml:space="preserve">Rather: "Bitte schätzen Sie Ihr aktuelles Befinden ein. Platzen Sie dafür die Balken an der Stelle, das am ehesten Ihren Gefühlszustand beschreibt." </w:t>
      </w:r>
      <w:r w:rsidRPr="00F12B24">
        <w:rPr>
          <w:lang w:val="en-US"/>
        </w:rPr>
        <w:t xml:space="preserve">And then the lowest and highest possibilities were defined as </w:t>
      </w:r>
      <w:r>
        <w:annotationRef/>
      </w:r>
    </w:p>
    <w:p w:rsidRPr="00F12B24" w:rsidR="728432B7" w:rsidRDefault="728432B7" w14:paraId="4F1DCCF0" w14:textId="05C37AF1">
      <w:pPr>
        <w:rPr>
          <w:lang w:val="en-US"/>
        </w:rPr>
      </w:pPr>
    </w:p>
    <w:p w:rsidRPr="00F12B24" w:rsidR="728432B7" w:rsidRDefault="728432B7" w14:paraId="4EDF7F6E" w14:textId="4FA7001C">
      <w:pPr>
        <w:rPr>
          <w:lang w:val="en-US"/>
        </w:rPr>
      </w:pPr>
      <w:r w:rsidRPr="00F12B24">
        <w:rPr>
          <w:lang w:val="en-US"/>
        </w:rPr>
        <w:t xml:space="preserve">  '</w:t>
      </w:r>
      <w:proofErr w:type="spellStart"/>
      <w:r w:rsidRPr="00F12B24">
        <w:rPr>
          <w:lang w:val="en-US"/>
        </w:rPr>
        <w:t>Erregung</w:t>
      </w:r>
      <w:proofErr w:type="spellEnd"/>
      <w:r w:rsidRPr="00F12B24">
        <w:rPr>
          <w:lang w:val="en-US"/>
        </w:rPr>
        <w:t>' '</w:t>
      </w:r>
      <w:proofErr w:type="spellStart"/>
      <w:r w:rsidRPr="00F12B24">
        <w:rPr>
          <w:lang w:val="en-US"/>
        </w:rPr>
        <w:t>Schläfrigkeit</w:t>
      </w:r>
      <w:proofErr w:type="spellEnd"/>
      <w:r w:rsidRPr="00F12B24">
        <w:rPr>
          <w:lang w:val="en-US"/>
        </w:rPr>
        <w:t>'; ...</w:t>
      </w:r>
    </w:p>
    <w:p w:rsidRPr="00F12B24" w:rsidR="728432B7" w:rsidRDefault="728432B7" w14:paraId="3FE1657C" w14:textId="42003911">
      <w:pPr>
        <w:rPr>
          <w:lang w:val="en-US"/>
        </w:rPr>
      </w:pPr>
      <w:r w:rsidRPr="00F12B24">
        <w:rPr>
          <w:lang w:val="en-US"/>
        </w:rPr>
        <w:t xml:space="preserve">  '</w:t>
      </w:r>
      <w:proofErr w:type="spellStart"/>
      <w:r w:rsidRPr="00F12B24">
        <w:rPr>
          <w:lang w:val="en-US"/>
        </w:rPr>
        <w:t>Unangenehm</w:t>
      </w:r>
      <w:proofErr w:type="spellEnd"/>
      <w:r w:rsidRPr="00F12B24">
        <w:rPr>
          <w:lang w:val="en-US"/>
        </w:rPr>
        <w:t>' '</w:t>
      </w:r>
      <w:proofErr w:type="spellStart"/>
      <w:r w:rsidRPr="00F12B24">
        <w:rPr>
          <w:lang w:val="en-US"/>
        </w:rPr>
        <w:t>Angenehm</w:t>
      </w:r>
      <w:proofErr w:type="spellEnd"/>
      <w:r w:rsidRPr="00F12B24">
        <w:rPr>
          <w:lang w:val="en-US"/>
        </w:rPr>
        <w:t>'; ...</w:t>
      </w:r>
    </w:p>
    <w:p w:rsidRPr="00F12B24" w:rsidR="728432B7" w:rsidRDefault="728432B7" w14:paraId="399EEB91" w14:textId="32406F80">
      <w:pPr>
        <w:rPr>
          <w:lang w:val="en-US"/>
        </w:rPr>
      </w:pPr>
      <w:r w:rsidRPr="00F12B24">
        <w:rPr>
          <w:lang w:val="en-US"/>
        </w:rPr>
        <w:t xml:space="preserve">  '</w:t>
      </w:r>
      <w:proofErr w:type="spellStart"/>
      <w:r w:rsidRPr="00F12B24">
        <w:rPr>
          <w:lang w:val="en-US"/>
        </w:rPr>
        <w:t>Etspannen</w:t>
      </w:r>
      <w:proofErr w:type="spellEnd"/>
      <w:r w:rsidRPr="00F12B24">
        <w:rPr>
          <w:lang w:val="en-US"/>
        </w:rPr>
        <w:t>' '</w:t>
      </w:r>
      <w:proofErr w:type="spellStart"/>
      <w:r w:rsidRPr="00F12B24">
        <w:rPr>
          <w:lang w:val="en-US"/>
        </w:rPr>
        <w:t>Betont</w:t>
      </w:r>
      <w:proofErr w:type="spellEnd"/>
      <w:r w:rsidRPr="00F12B24">
        <w:rPr>
          <w:lang w:val="en-US"/>
        </w:rPr>
        <w:t>'; ...</w:t>
      </w:r>
    </w:p>
  </w:comment>
  <w:comment w:initials="SF" w:author="Schlagenhauf, Florian" w:date="2021-07-20T13:30:00Z" w:id="295">
    <w:p w:rsidRPr="001942CC" w:rsidR="001942CC" w:rsidRDefault="001942CC" w14:paraId="229F8E7A" w14:textId="7A5138E2">
      <w:pPr>
        <w:pStyle w:val="CommentText"/>
        <w:rPr>
          <w:lang w:val="en-US"/>
        </w:rPr>
      </w:pPr>
      <w:r>
        <w:rPr>
          <w:rStyle w:val="CommentReference"/>
        </w:rPr>
        <w:annotationRef/>
      </w:r>
      <w:r w:rsidRPr="001942CC">
        <w:rPr>
          <w:lang w:val="en-US"/>
        </w:rPr>
        <w:t>Similar a</w:t>
      </w:r>
      <w:r>
        <w:rPr>
          <w:lang w:val="en-US"/>
        </w:rPr>
        <w:t xml:space="preserve">s in the previous paper. </w:t>
      </w:r>
      <w:r w:rsidR="009F67BA">
        <w:rPr>
          <w:lang w:val="en-US"/>
        </w:rPr>
        <w:t>Do we need to change this here?</w:t>
      </w:r>
    </w:p>
  </w:comment>
  <w:comment w:initials="LL" w:author="Lennart Lüttgau" w:date="2021-07-06T13:42:00Z" w:id="296">
    <w:p w:rsidRPr="00B12ED9" w:rsidR="00B12ED9" w:rsidRDefault="00B12ED9" w14:paraId="61E80C5C" w14:textId="0E6B7E92">
      <w:pPr>
        <w:pStyle w:val="CommentText"/>
        <w:rPr>
          <w:lang w:val="en-US"/>
        </w:rPr>
      </w:pPr>
      <w:r>
        <w:rPr>
          <w:rStyle w:val="CommentReference"/>
        </w:rPr>
        <w:annotationRef/>
      </w:r>
      <w:r w:rsidRPr="00B12ED9">
        <w:rPr>
          <w:lang w:val="en-US"/>
        </w:rPr>
        <w:t xml:space="preserve">How was this </w:t>
      </w:r>
      <w:r>
        <w:rPr>
          <w:lang w:val="en-US"/>
        </w:rPr>
        <w:t>quantified? Also by AUC-g?</w:t>
      </w:r>
    </w:p>
  </w:comment>
  <w:comment w:initials="SF" w:author="Schlagenhauf, Florian" w:date="2021-07-20T13:40:00Z" w:id="297">
    <w:p w:rsidRPr="00F00F8C" w:rsidR="00F00F8C" w:rsidRDefault="00F00F8C" w14:paraId="5949CF7B" w14:textId="487174FE">
      <w:pPr>
        <w:pStyle w:val="CommentText"/>
        <w:rPr>
          <w:lang w:val="en-US"/>
        </w:rPr>
      </w:pPr>
      <w:r>
        <w:rPr>
          <w:rStyle w:val="CommentReference"/>
        </w:rPr>
        <w:annotationRef/>
      </w:r>
      <w:r w:rsidRPr="00F00F8C">
        <w:rPr>
          <w:lang w:val="en-US"/>
        </w:rPr>
        <w:t>Yes, could be added he</w:t>
      </w:r>
      <w:r>
        <w:rPr>
          <w:lang w:val="en-US"/>
        </w:rPr>
        <w:t>re.</w:t>
      </w:r>
    </w:p>
  </w:comment>
  <w:comment w:initials="LL" w:author="Lennart Lüttgau" w:date="2021-07-06T13:59:00Z" w:id="298">
    <w:p w:rsidRPr="00433DBC" w:rsidR="00433DBC" w:rsidRDefault="00433DBC" w14:paraId="5D8267A4" w14:textId="72F12AAD">
      <w:pPr>
        <w:pStyle w:val="CommentText"/>
        <w:rPr>
          <w:lang w:val="en-US"/>
        </w:rPr>
      </w:pPr>
      <w:r>
        <w:rPr>
          <w:rStyle w:val="CommentReference"/>
        </w:rPr>
        <w:annotationRef/>
      </w:r>
      <w:r w:rsidRPr="00433DBC">
        <w:rPr>
          <w:lang w:val="en-US"/>
        </w:rPr>
        <w:t xml:space="preserve">Probably good to indicate the </w:t>
      </w:r>
      <w:proofErr w:type="spellStart"/>
      <w:r>
        <w:rPr>
          <w:lang w:val="en-US"/>
        </w:rPr>
        <w:t>Matlab</w:t>
      </w:r>
      <w:proofErr w:type="spellEnd"/>
      <w:r>
        <w:rPr>
          <w:lang w:val="en-US"/>
        </w:rPr>
        <w:t xml:space="preserve"> version here</w:t>
      </w:r>
    </w:p>
  </w:comment>
  <w:comment w:initials="SZ" w:author="Sjoerds, Z." w:date="2021-07-19T09:30:00Z" w:id="299">
    <w:p w:rsidRPr="00F12B24" w:rsidR="728432B7" w:rsidRDefault="728432B7" w14:paraId="2CAC3C3A" w14:textId="13F18D03">
      <w:pPr>
        <w:rPr>
          <w:lang w:val="en-US"/>
        </w:rPr>
      </w:pPr>
      <w:r w:rsidRPr="00F12B24">
        <w:rPr>
          <w:lang w:val="en-US"/>
        </w:rPr>
        <w:t xml:space="preserve">I don't know this.. the task was programmed and adjusted over years and </w:t>
      </w:r>
      <w:proofErr w:type="spellStart"/>
      <w:r w:rsidRPr="00F12B24">
        <w:rPr>
          <w:lang w:val="en-US"/>
        </w:rPr>
        <w:t>matlab</w:t>
      </w:r>
      <w:proofErr w:type="spellEnd"/>
      <w:r w:rsidRPr="00F12B24">
        <w:rPr>
          <w:lang w:val="en-US"/>
        </w:rPr>
        <w:t xml:space="preserve"> versions..</w:t>
      </w:r>
      <w:r>
        <w:annotationRef/>
      </w:r>
    </w:p>
  </w:comment>
  <w:comment w:initials="LL" w:author="Lennart Lüttgau" w:date="2021-07-06T13:35:00Z" w:id="300">
    <w:p w:rsidRPr="00552D40" w:rsidR="00683F7C" w:rsidRDefault="00683F7C" w14:paraId="5D52E015" w14:textId="62B070E4">
      <w:pPr>
        <w:pStyle w:val="CommentText"/>
        <w:rPr>
          <w:lang w:val="en-US"/>
        </w:rPr>
      </w:pPr>
      <w:r>
        <w:rPr>
          <w:rStyle w:val="CommentReference"/>
        </w:rPr>
        <w:annotationRef/>
      </w:r>
      <w:r w:rsidRPr="00552D40">
        <w:rPr>
          <w:lang w:val="en-US"/>
        </w:rPr>
        <w:t>Reference missing</w:t>
      </w:r>
    </w:p>
  </w:comment>
  <w:comment w:initials="LL" w:author="Lennart Lüttgau" w:date="2021-07-06T13:36:00Z" w:id="303">
    <w:p w:rsidRPr="00552D40" w:rsidR="00552D40" w:rsidRDefault="00552D40" w14:paraId="7933265B" w14:textId="740A67AE">
      <w:pPr>
        <w:pStyle w:val="CommentText"/>
        <w:rPr>
          <w:lang w:val="en-US"/>
        </w:rPr>
      </w:pPr>
      <w:r>
        <w:rPr>
          <w:rStyle w:val="CommentReference"/>
        </w:rPr>
        <w:annotationRef/>
      </w:r>
      <w:r w:rsidRPr="00552D40">
        <w:rPr>
          <w:lang w:val="en-US"/>
        </w:rPr>
        <w:t>Inference is a little s</w:t>
      </w:r>
      <w:r>
        <w:rPr>
          <w:lang w:val="en-US"/>
        </w:rPr>
        <w:t>t</w:t>
      </w:r>
      <w:r w:rsidRPr="00552D40">
        <w:rPr>
          <w:lang w:val="en-US"/>
        </w:rPr>
        <w:t>rong</w:t>
      </w:r>
      <w:r w:rsidR="00475216">
        <w:rPr>
          <w:lang w:val="en-US"/>
        </w:rPr>
        <w:t xml:space="preserve"> word</w:t>
      </w:r>
      <w:r w:rsidRPr="00552D40">
        <w:rPr>
          <w:lang w:val="en-US"/>
        </w:rPr>
        <w:t xml:space="preserve"> </w:t>
      </w:r>
      <w:r>
        <w:rPr>
          <w:lang w:val="en-US"/>
        </w:rPr>
        <w:t>for this process in my view. Maybe “learned”</w:t>
      </w:r>
    </w:p>
  </w:comment>
  <w:comment w:initials="SF" w:author="Schlagenhauf, Florian" w:date="2021-07-20T13:36:00Z" w:id="304">
    <w:p w:rsidRPr="0062233F" w:rsidR="0062233F" w:rsidRDefault="0062233F" w14:paraId="6F1213A8" w14:textId="30A24E64">
      <w:pPr>
        <w:pStyle w:val="CommentText"/>
        <w:rPr>
          <w:lang w:val="en-US"/>
        </w:rPr>
      </w:pPr>
      <w:r>
        <w:rPr>
          <w:rStyle w:val="CommentReference"/>
        </w:rPr>
        <w:annotationRef/>
      </w:r>
      <w:r w:rsidRPr="0062233F">
        <w:rPr>
          <w:lang w:val="en-US"/>
        </w:rPr>
        <w:t>I woul</w:t>
      </w:r>
      <w:r>
        <w:rPr>
          <w:lang w:val="en-US"/>
        </w:rPr>
        <w:t xml:space="preserve">d </w:t>
      </w:r>
      <w:r w:rsidR="00BC2A68">
        <w:rPr>
          <w:lang w:val="en-US"/>
        </w:rPr>
        <w:t>keep inference</w:t>
      </w:r>
      <w:r w:rsidR="00D93E91">
        <w:rPr>
          <w:lang w:val="en-US"/>
        </w:rPr>
        <w:t xml:space="preserve">, because this is how we conceptualized it before. </w:t>
      </w:r>
    </w:p>
  </w:comment>
  <w:comment w:initials="LL" w:author="Lennart Lüttgau" w:date="2021-07-06T13:37:00Z" w:id="311">
    <w:p w:rsidRPr="00F15579" w:rsidR="003C12B6" w:rsidRDefault="003C12B6" w14:paraId="16E39EAF" w14:textId="75C0DF08">
      <w:pPr>
        <w:pStyle w:val="CommentText"/>
        <w:rPr>
          <w:lang w:val="en-US"/>
        </w:rPr>
      </w:pPr>
      <w:r>
        <w:rPr>
          <w:rStyle w:val="CommentReference"/>
        </w:rPr>
        <w:annotationRef/>
      </w:r>
      <w:r w:rsidRPr="00F15579">
        <w:rPr>
          <w:lang w:val="en-US"/>
        </w:rPr>
        <w:t>Please indicate how many</w:t>
      </w:r>
    </w:p>
  </w:comment>
  <w:comment w:initials="SF" w:author="Schlagenhauf, Florian" w:date="2021-07-20T13:36:00Z" w:id="312">
    <w:p w:rsidRPr="0062233F" w:rsidR="0062233F" w:rsidRDefault="0062233F" w14:paraId="1C296CBF" w14:textId="7A3B8ADE">
      <w:pPr>
        <w:pStyle w:val="CommentText"/>
        <w:rPr>
          <w:lang w:val="en-US"/>
        </w:rPr>
      </w:pPr>
      <w:r>
        <w:rPr>
          <w:rStyle w:val="CommentReference"/>
        </w:rPr>
        <w:annotationRef/>
      </w:r>
      <w:r w:rsidRPr="0062233F">
        <w:rPr>
          <w:lang w:val="en-US"/>
        </w:rPr>
        <w:t>Will d</w:t>
      </w:r>
      <w:r>
        <w:rPr>
          <w:lang w:val="en-US"/>
        </w:rPr>
        <w:t>o.</w:t>
      </w:r>
    </w:p>
  </w:comment>
  <w:comment w:initials="SZ" w:author="Sjoerds, Z." w:date="2021-07-19T09:32:00Z" w:id="317">
    <w:p w:rsidRPr="00F12B24" w:rsidR="728432B7" w:rsidRDefault="728432B7" w14:paraId="5E96B35B" w14:textId="2DB39DBD">
      <w:pPr>
        <w:rPr>
          <w:lang w:val="en-US"/>
        </w:rPr>
      </w:pPr>
      <w:r w:rsidRPr="00F12B24">
        <w:rPr>
          <w:lang w:val="en-US"/>
        </w:rPr>
        <w:t>Can you specify? Was this due to a matching problem?</w:t>
      </w:r>
      <w:r>
        <w:annotationRef/>
      </w:r>
    </w:p>
  </w:comment>
  <w:comment w:initials="SF" w:author="Schlagenhauf, Florian" w:date="2021-07-20T13:36:00Z" w:id="318">
    <w:p w:rsidRPr="006320A6" w:rsidR="006320A6" w:rsidRDefault="006320A6" w14:paraId="661CA741" w14:textId="771A73F6">
      <w:pPr>
        <w:pStyle w:val="CommentText"/>
        <w:rPr>
          <w:lang w:val="en-US"/>
        </w:rPr>
      </w:pPr>
      <w:r>
        <w:rPr>
          <w:rStyle w:val="CommentReference"/>
        </w:rPr>
        <w:annotationRef/>
      </w:r>
      <w:r w:rsidRPr="006320A6">
        <w:rPr>
          <w:lang w:val="en-US"/>
        </w:rPr>
        <w:t>Yes, thi</w:t>
      </w:r>
      <w:r>
        <w:rPr>
          <w:lang w:val="en-US"/>
        </w:rPr>
        <w:t>s was due to the matching procedure</w:t>
      </w:r>
      <w:r w:rsidR="0062233F">
        <w:rPr>
          <w:lang w:val="en-US"/>
        </w:rPr>
        <w:t>.</w:t>
      </w:r>
    </w:p>
  </w:comment>
  <w:comment w:initials="LL" w:author="Lennart Lüttgau" w:date="2021-07-06T13:40:00Z" w:id="328">
    <w:p w:rsidR="00F15579" w:rsidRDefault="00F15579" w14:paraId="4FEFCA85" w14:textId="77777777">
      <w:pPr>
        <w:pStyle w:val="CommentText"/>
        <w:rPr>
          <w:lang w:val="en-US"/>
        </w:rPr>
      </w:pPr>
      <w:r>
        <w:rPr>
          <w:rStyle w:val="CommentReference"/>
        </w:rPr>
        <w:annotationRef/>
      </w:r>
      <w:r w:rsidRPr="00F15579">
        <w:rPr>
          <w:lang w:val="en-US"/>
        </w:rPr>
        <w:t xml:space="preserve">Color </w:t>
      </w:r>
      <w:r>
        <w:rPr>
          <w:lang w:val="en-US"/>
        </w:rPr>
        <w:t xml:space="preserve">coding unclear. Please indicate which color marks which condition. </w:t>
      </w:r>
    </w:p>
    <w:p w:rsidR="00F15579" w:rsidRDefault="00F15579" w14:paraId="773E3B0A" w14:textId="77777777">
      <w:pPr>
        <w:pStyle w:val="CommentText"/>
        <w:rPr>
          <w:lang w:val="en-US"/>
        </w:rPr>
      </w:pPr>
    </w:p>
    <w:p w:rsidRPr="00F15579" w:rsidR="00F15579" w:rsidRDefault="00F15579" w14:paraId="3DEA2C4A" w14:textId="77DBDC02">
      <w:pPr>
        <w:pStyle w:val="CommentText"/>
        <w:rPr>
          <w:lang w:val="en-US"/>
        </w:rPr>
      </w:pPr>
      <w:r>
        <w:rPr>
          <w:lang w:val="en-US"/>
        </w:rPr>
        <w:t xml:space="preserve">x-/y-axis labels </w:t>
      </w:r>
      <w:r w:rsidR="00372144">
        <w:rPr>
          <w:lang w:val="en-US"/>
        </w:rPr>
        <w:t xml:space="preserve">and titles </w:t>
      </w:r>
      <w:r>
        <w:rPr>
          <w:lang w:val="en-US"/>
        </w:rPr>
        <w:t xml:space="preserve">could be </w:t>
      </w:r>
      <w:r w:rsidR="0033147A">
        <w:rPr>
          <w:lang w:val="en-US"/>
        </w:rPr>
        <w:t>increased in size</w:t>
      </w:r>
    </w:p>
  </w:comment>
  <w:comment w:initials="SZ" w:author="Sjoerds, Z." w:date="2021-07-19T09:33:00Z" w:id="335">
    <w:p w:rsidRPr="00F12B24" w:rsidR="728432B7" w:rsidRDefault="728432B7" w14:paraId="6BEA0921" w14:textId="6BDE6C69">
      <w:pPr>
        <w:rPr>
          <w:lang w:val="en-US"/>
        </w:rPr>
      </w:pPr>
      <w:r w:rsidRPr="00F12B24">
        <w:rPr>
          <w:lang w:val="en-US"/>
        </w:rPr>
        <w:t xml:space="preserve">Didn't you do an </w:t>
      </w:r>
      <w:proofErr w:type="spellStart"/>
      <w:r w:rsidRPr="00F12B24">
        <w:rPr>
          <w:lang w:val="en-US"/>
        </w:rPr>
        <w:t>rmANOVA</w:t>
      </w:r>
      <w:proofErr w:type="spellEnd"/>
      <w:r w:rsidRPr="00F12B24">
        <w:rPr>
          <w:lang w:val="en-US"/>
        </w:rPr>
        <w:t xml:space="preserve"> before? And the pairs were then T1 stress vs T1 control, T2 stress vs T2 control, </w:t>
      </w:r>
      <w:proofErr w:type="spellStart"/>
      <w:r w:rsidRPr="00F12B24">
        <w:rPr>
          <w:lang w:val="en-US"/>
        </w:rPr>
        <w:t>etc</w:t>
      </w:r>
      <w:proofErr w:type="spellEnd"/>
      <w:r w:rsidRPr="00F12B24">
        <w:rPr>
          <w:lang w:val="en-US"/>
        </w:rPr>
        <w:t>?</w:t>
      </w:r>
      <w:r>
        <w:annotationRef/>
      </w:r>
    </w:p>
  </w:comment>
  <w:comment w:initials="SF" w:author="Schlagenhauf, Florian" w:date="2021-07-20T13:40:00Z" w:id="336">
    <w:p w:rsidRPr="00B527FE" w:rsidR="00181BDF" w:rsidRDefault="00181BDF" w14:paraId="578674C1" w14:textId="787B5939">
      <w:pPr>
        <w:pStyle w:val="CommentText"/>
        <w:rPr>
          <w:lang w:val="en-US"/>
        </w:rPr>
      </w:pPr>
      <w:r>
        <w:rPr>
          <w:rStyle w:val="CommentReference"/>
        </w:rPr>
        <w:annotationRef/>
      </w:r>
      <w:r w:rsidRPr="00B527FE">
        <w:rPr>
          <w:lang w:val="en-US"/>
        </w:rPr>
        <w:t>No</w:t>
      </w:r>
      <w:r w:rsidRPr="00B527FE" w:rsidR="00B527FE">
        <w:rPr>
          <w:lang w:val="en-US"/>
        </w:rPr>
        <w:t xml:space="preserve"> </w:t>
      </w:r>
      <w:r w:rsidRPr="00B527FE">
        <w:rPr>
          <w:lang w:val="en-US"/>
        </w:rPr>
        <w:t>ANOVA</w:t>
      </w:r>
      <w:r w:rsidRPr="00B527FE" w:rsidR="00B527FE">
        <w:rPr>
          <w:lang w:val="en-US"/>
        </w:rPr>
        <w:t>,</w:t>
      </w:r>
      <w:r w:rsidRPr="00B527FE">
        <w:rPr>
          <w:lang w:val="en-US"/>
        </w:rPr>
        <w:t xml:space="preserve"> only AUC</w:t>
      </w:r>
      <w:r w:rsidRPr="00B527FE" w:rsidR="00B527FE">
        <w:rPr>
          <w:lang w:val="en-US"/>
        </w:rPr>
        <w:t xml:space="preserve"> with paired t-test control vs stress</w:t>
      </w:r>
      <w:r w:rsidRPr="00B527FE" w:rsidR="00872E96">
        <w:rPr>
          <w:lang w:val="en-US"/>
        </w:rPr>
        <w:t>.</w:t>
      </w:r>
    </w:p>
  </w:comment>
  <w:comment w:initials="LL" w:author="Lennart Lüttgau" w:date="2021-07-06T13:43:00Z" w:id="337">
    <w:p w:rsidRPr="00B12ED9" w:rsidR="00B12ED9" w:rsidRDefault="00B12ED9" w14:paraId="28693DFD" w14:textId="086D3F9F">
      <w:pPr>
        <w:pStyle w:val="CommentText"/>
        <w:rPr>
          <w:lang w:val="en-US"/>
        </w:rPr>
      </w:pPr>
      <w:r>
        <w:rPr>
          <w:rStyle w:val="CommentReference"/>
        </w:rPr>
        <w:annotationRef/>
      </w:r>
      <w:r w:rsidRPr="00B12ED9">
        <w:rPr>
          <w:lang w:val="en-US"/>
        </w:rPr>
        <w:t>Again, I would call this multi</w:t>
      </w:r>
      <w:r>
        <w:rPr>
          <w:lang w:val="en-US"/>
        </w:rPr>
        <w:t>level linear model</w:t>
      </w:r>
    </w:p>
  </w:comment>
  <w:comment w:initials="LL" w:author="Lennart Lüttgau" w:date="2021-07-06T13:44:00Z" w:id="344">
    <w:p w:rsidRPr="00353457" w:rsidR="00353457" w:rsidRDefault="00353457" w14:paraId="048B2E7C" w14:textId="57B6158D">
      <w:pPr>
        <w:pStyle w:val="CommentText"/>
        <w:rPr>
          <w:lang w:val="en-US"/>
        </w:rPr>
      </w:pPr>
      <w:r>
        <w:rPr>
          <w:rStyle w:val="CommentReference"/>
        </w:rPr>
        <w:annotationRef/>
      </w:r>
      <w:r w:rsidRPr="00353457">
        <w:rPr>
          <w:lang w:val="en-US"/>
        </w:rPr>
        <w:t xml:space="preserve">One- or two-tailed? I </w:t>
      </w:r>
      <w:r>
        <w:rPr>
          <w:lang w:val="en-US"/>
        </w:rPr>
        <w:t>think this should be p &lt; .05, right?</w:t>
      </w:r>
    </w:p>
  </w:comment>
  <w:comment w:initials="SZ" w:author="Sjoerds, Z." w:date="2021-07-19T09:35:00Z" w:id="350">
    <w:p w:rsidRPr="00F12B24" w:rsidR="728432B7" w:rsidRDefault="728432B7" w14:paraId="08B9EDF8" w14:textId="1791031F">
      <w:pPr>
        <w:rPr>
          <w:lang w:val="en-US"/>
        </w:rPr>
      </w:pPr>
      <w:r w:rsidRPr="00F12B24">
        <w:rPr>
          <w:lang w:val="en-US"/>
        </w:rPr>
        <w:t>Maybe worth it to describe the calculation of these before?</w:t>
      </w:r>
      <w:r>
        <w:annotationRef/>
      </w:r>
    </w:p>
  </w:comment>
  <w:comment w:initials="SF" w:author="Schlagenhauf, Florian" w:date="2021-07-20T13:47:00Z" w:id="351">
    <w:p w:rsidRPr="0058631E" w:rsidR="001514FB" w:rsidRDefault="001514FB" w14:paraId="1EF04BAF" w14:textId="69EEA19F">
      <w:pPr>
        <w:pStyle w:val="CommentText"/>
        <w:rPr>
          <w:lang w:val="en-US"/>
        </w:rPr>
      </w:pPr>
      <w:r>
        <w:rPr>
          <w:rStyle w:val="CommentReference"/>
        </w:rPr>
        <w:annotationRef/>
      </w:r>
      <w:r w:rsidRPr="0058631E">
        <w:rPr>
          <w:lang w:val="en-US"/>
        </w:rPr>
        <w:t xml:space="preserve">Like this? Maybe to </w:t>
      </w:r>
      <w:r w:rsidRPr="0058631E" w:rsidR="0058631E">
        <w:rPr>
          <w:lang w:val="en-US"/>
        </w:rPr>
        <w:t>d</w:t>
      </w:r>
      <w:r w:rsidR="0058631E">
        <w:rPr>
          <w:lang w:val="en-US"/>
        </w:rPr>
        <w:t>etailed?</w:t>
      </w:r>
    </w:p>
  </w:comment>
  <w:comment w:initials="LL" w:author="Lennart Lüttgau" w:date="2021-07-06T13:45:00Z" w:id="354">
    <w:p w:rsidR="005936AA" w:rsidRDefault="005936AA" w14:paraId="6BAD0F98" w14:textId="654A2E20">
      <w:pPr>
        <w:pStyle w:val="CommentText"/>
        <w:rPr>
          <w:lang w:val="en-US"/>
        </w:rPr>
      </w:pPr>
      <w:r>
        <w:rPr>
          <w:rStyle w:val="CommentReference"/>
        </w:rPr>
        <w:annotationRef/>
      </w:r>
      <w:r w:rsidRPr="005936AA">
        <w:rPr>
          <w:lang w:val="en-US"/>
        </w:rPr>
        <w:t xml:space="preserve">Did you also try models with </w:t>
      </w:r>
      <w:r>
        <w:rPr>
          <w:lang w:val="en-US"/>
        </w:rPr>
        <w:t>individually varying slopes for condition and experimental phase? (and additionally covariance between slopes and intercepts)</w:t>
      </w:r>
    </w:p>
    <w:p w:rsidRPr="005936AA" w:rsidR="005936AA" w:rsidRDefault="005936AA" w14:paraId="7D685152" w14:textId="11DF34E9">
      <w:pPr>
        <w:pStyle w:val="CommentText"/>
        <w:rPr>
          <w:lang w:val="en-US"/>
        </w:rPr>
      </w:pPr>
      <w:r>
        <w:rPr>
          <w:lang w:val="en-US"/>
        </w:rPr>
        <w:t xml:space="preserve">As I understand this model, we only model differential average performance across subjects. The model assumes uniform learning curves across subjects (which is clear not what we would expect, right?). Or does this lead to convergence issues?  </w:t>
      </w:r>
    </w:p>
  </w:comment>
  <w:comment w:initials="SF" w:author="Schlagenhauf, Florian" w:date="2021-07-20T13:53:00Z" w:id="355">
    <w:p w:rsidRPr="00C970F7" w:rsidR="00C970F7" w:rsidRDefault="00C970F7" w14:paraId="78986347" w14:textId="0561D709">
      <w:pPr>
        <w:pStyle w:val="CommentText"/>
        <w:rPr>
          <w:lang w:val="en-US"/>
        </w:rPr>
      </w:pPr>
      <w:r>
        <w:rPr>
          <w:rStyle w:val="CommentReference"/>
        </w:rPr>
        <w:annotationRef/>
      </w:r>
      <w:r w:rsidRPr="00C970F7">
        <w:rPr>
          <w:lang w:val="en-US"/>
        </w:rPr>
        <w:t>Good point! We should d</w:t>
      </w:r>
      <w:r>
        <w:rPr>
          <w:lang w:val="en-US"/>
        </w:rPr>
        <w:t xml:space="preserve">iscuss this together! I think there were </w:t>
      </w:r>
      <w:r w:rsidR="006731E6">
        <w:rPr>
          <w:lang w:val="en-US"/>
        </w:rPr>
        <w:t xml:space="preserve">convergence issues. </w:t>
      </w:r>
    </w:p>
  </w:comment>
  <w:comment w:initials="SZ" w:author="Sjoerds, Z." w:date="2021-07-19T09:36:00Z" w:id="395">
    <w:p w:rsidRPr="00F12B24" w:rsidR="728432B7" w:rsidRDefault="728432B7" w14:paraId="5C20F473" w14:textId="6D7C7271">
      <w:pPr>
        <w:rPr>
          <w:lang w:val="en-US"/>
        </w:rPr>
      </w:pPr>
      <w:r w:rsidRPr="00F12B24">
        <w:rPr>
          <w:lang w:val="en-US"/>
        </w:rPr>
        <w:t>In my preview something odd is happening here.. overlap between k = 0 and 'for single'. maybe it's a Teams bug</w:t>
      </w:r>
      <w:r>
        <w:annotationRef/>
      </w:r>
    </w:p>
  </w:comment>
  <w:comment w:initials="LL" w:author="Lennart Lüttgau" w:date="2021-07-06T13:55:00Z" w:id="398">
    <w:p w:rsidRPr="003331F1" w:rsidR="003331F1" w:rsidRDefault="003331F1" w14:paraId="5845B5EC" w14:textId="7A8AAA11">
      <w:pPr>
        <w:pStyle w:val="CommentText"/>
        <w:rPr>
          <w:lang w:val="en-US"/>
        </w:rPr>
      </w:pPr>
      <w:r>
        <w:rPr>
          <w:rStyle w:val="CommentReference"/>
        </w:rPr>
        <w:annotationRef/>
      </w:r>
      <w:r w:rsidRPr="003331F1">
        <w:rPr>
          <w:lang w:val="en-US"/>
        </w:rPr>
        <w:t xml:space="preserve">Did you also try </w:t>
      </w:r>
      <w:r>
        <w:rPr>
          <w:lang w:val="en-US"/>
        </w:rPr>
        <w:t>models with only one inverse temperature parameter? It is quite an assumption that subjects employ different decision noises on winning and losing trials. Would be good to have computational evidence</w:t>
      </w:r>
      <w:r w:rsidR="000950A7">
        <w:rPr>
          <w:lang w:val="en-US"/>
        </w:rPr>
        <w:t>, like improved model fits</w:t>
      </w:r>
      <w:r>
        <w:rPr>
          <w:lang w:val="en-US"/>
        </w:rPr>
        <w:t xml:space="preserve"> (or at least a reference to justify this)</w:t>
      </w:r>
    </w:p>
  </w:comment>
  <w:comment w:initials="SZ" w:author="Sjoerds, Z." w:date="2021-07-19T09:38:00Z" w:id="399">
    <w:p w:rsidRPr="00F12B24" w:rsidR="728432B7" w:rsidRDefault="728432B7" w14:paraId="49DC5842" w14:textId="4D218949">
      <w:pPr>
        <w:rPr>
          <w:lang w:val="en-US"/>
        </w:rPr>
      </w:pPr>
      <w:r w:rsidRPr="00F12B24">
        <w:rPr>
          <w:lang w:val="en-US"/>
        </w:rPr>
        <w:t xml:space="preserve">With me it reads 'Math Processing Error', so I </w:t>
      </w:r>
      <w:proofErr w:type="spellStart"/>
      <w:r w:rsidRPr="00F12B24">
        <w:rPr>
          <w:lang w:val="en-US"/>
        </w:rPr>
        <w:t>can;t</w:t>
      </w:r>
      <w:proofErr w:type="spellEnd"/>
      <w:r w:rsidRPr="00F12B24">
        <w:rPr>
          <w:lang w:val="en-US"/>
        </w:rPr>
        <w:t xml:space="preserve"> see the formula's here.. another Teams bug?</w:t>
      </w:r>
      <w:r>
        <w:annotationRef/>
      </w:r>
    </w:p>
  </w:comment>
  <w:comment w:initials="LW" w:author="Lara Wieland" w:date="2021-06-21T17:23:00Z" w:id="425">
    <w:p w:rsidRPr="00EA1352" w:rsidR="00EA1352" w:rsidRDefault="00EA1352" w14:paraId="011F664B" w14:textId="62B1DE76">
      <w:pPr>
        <w:pStyle w:val="CommentText"/>
        <w:rPr>
          <w:lang w:val="en-US"/>
        </w:rPr>
      </w:pPr>
      <w:r>
        <w:rPr>
          <w:rStyle w:val="CommentReference"/>
        </w:rPr>
        <w:annotationRef/>
      </w:r>
      <w:r w:rsidRPr="00EA1352">
        <w:rPr>
          <w:lang w:val="en-US"/>
        </w:rPr>
        <w:t>Not sure on this @Zsuzsi</w:t>
      </w:r>
      <w:r>
        <w:rPr>
          <w:lang w:val="en-US"/>
        </w:rPr>
        <w:t xml:space="preserve"> and @Lennart?</w:t>
      </w:r>
    </w:p>
  </w:comment>
  <w:comment w:initials="LL" w:author="Lennart Lüttgau" w:date="2021-07-06T13:58:00Z" w:id="426">
    <w:p w:rsidRPr="00FA301E" w:rsidR="00FA301E" w:rsidRDefault="00FA301E" w14:paraId="5D522F7A" w14:textId="2A133BB7">
      <w:pPr>
        <w:pStyle w:val="CommentText"/>
        <w:rPr>
          <w:lang w:val="en-US"/>
        </w:rPr>
      </w:pPr>
      <w:r>
        <w:rPr>
          <w:rStyle w:val="CommentReference"/>
        </w:rPr>
        <w:annotationRef/>
      </w:r>
      <w:r w:rsidRPr="00FA301E">
        <w:rPr>
          <w:lang w:val="en-US"/>
        </w:rPr>
        <w:t xml:space="preserve">I thought </w:t>
      </w:r>
      <w:r>
        <w:rPr>
          <w:lang w:val="en-US"/>
        </w:rPr>
        <w:t>we ran those after the task</w:t>
      </w:r>
    </w:p>
  </w:comment>
  <w:comment w:initials="SZ" w:author="Sjoerds, Z." w:date="2021-07-19T09:39:00Z" w:id="427">
    <w:p w:rsidRPr="00F12B24" w:rsidR="728432B7" w:rsidRDefault="728432B7" w14:paraId="2101E1E7" w14:textId="3C6481EF">
      <w:pPr>
        <w:rPr>
          <w:lang w:val="en-US"/>
        </w:rPr>
      </w:pPr>
      <w:r w:rsidRPr="00F12B24">
        <w:rPr>
          <w:lang w:val="en-US"/>
        </w:rPr>
        <w:t>Yes, I believe so too</w:t>
      </w:r>
      <w:r>
        <w:annotationRef/>
      </w:r>
    </w:p>
  </w:comment>
  <w:comment w:initials="LL" w:author="Lennart Lüttgau" w:date="2021-07-06T13:59:00Z" w:id="430">
    <w:p w:rsidRPr="008C70CB" w:rsidR="008C70CB" w:rsidRDefault="008C70CB" w14:paraId="1C0B4C51" w14:textId="21C47103">
      <w:pPr>
        <w:pStyle w:val="CommentText"/>
        <w:rPr>
          <w:lang w:val="en-US"/>
        </w:rPr>
      </w:pPr>
      <w:r>
        <w:rPr>
          <w:rStyle w:val="CommentReference"/>
        </w:rPr>
        <w:annotationRef/>
      </w:r>
      <w:r w:rsidRPr="008C70CB">
        <w:rPr>
          <w:lang w:val="en-US"/>
        </w:rPr>
        <w:t xml:space="preserve">Probably good to indicate version </w:t>
      </w:r>
      <w:r>
        <w:rPr>
          <w:lang w:val="en-US"/>
        </w:rPr>
        <w:t>here as well</w:t>
      </w:r>
    </w:p>
  </w:comment>
  <w:comment w:initials="LW" w:author="Lara Wieland" w:date="2021-07-02T16:39:00Z" w:id="464">
    <w:p w:rsidRPr="00FE45A0" w:rsidR="00FE45A0" w:rsidRDefault="00FE45A0" w14:paraId="56A62585" w14:textId="60886A5C">
      <w:pPr>
        <w:pStyle w:val="CommentText"/>
        <w:rPr>
          <w:lang w:val="en-US"/>
        </w:rPr>
      </w:pPr>
      <w:r>
        <w:rPr>
          <w:rStyle w:val="CommentReference"/>
        </w:rPr>
        <w:annotationRef/>
      </w:r>
      <w:r w:rsidRPr="00FE45A0">
        <w:rPr>
          <w:lang w:val="en-US"/>
        </w:rPr>
        <w:t xml:space="preserve">Anything else that needs to be added here? </w:t>
      </w:r>
      <w:proofErr w:type="spellStart"/>
      <w:r>
        <w:rPr>
          <w:lang w:val="en-US"/>
        </w:rPr>
        <w:t>Händigkeit</w:t>
      </w:r>
      <w:proofErr w:type="spellEnd"/>
      <w:r>
        <w:rPr>
          <w:lang w:val="en-US"/>
        </w:rPr>
        <w:t>?</w:t>
      </w:r>
    </w:p>
  </w:comment>
  <w:comment w:initials="LL" w:author="Lennart Lüttgau" w:date="2021-07-06T14:02:00Z" w:id="468">
    <w:p w:rsidRPr="00CA1148" w:rsidR="00CA1148" w:rsidRDefault="00CA1148" w14:paraId="6B2E70BC" w14:textId="21C4793B">
      <w:pPr>
        <w:pStyle w:val="CommentText"/>
        <w:rPr>
          <w:lang w:val="en-US"/>
        </w:rPr>
      </w:pPr>
      <w:r>
        <w:rPr>
          <w:rStyle w:val="CommentReference"/>
        </w:rPr>
        <w:annotationRef/>
      </w:r>
      <w:r w:rsidRPr="00CA1148">
        <w:rPr>
          <w:lang w:val="en-US"/>
        </w:rPr>
        <w:t xml:space="preserve">In the methods you described that one </w:t>
      </w:r>
      <w:r>
        <w:rPr>
          <w:lang w:val="en-US"/>
        </w:rPr>
        <w:t>more subject had to be excluded due to no learning. Was it n=27 then? Does it change the results if you include him?</w:t>
      </w:r>
    </w:p>
  </w:comment>
  <w:comment w:initials="SF" w:author="Schlagenhauf, Florian" w:date="2021-07-20T14:16:00Z" w:id="469">
    <w:p w:rsidRPr="005C1AB5" w:rsidR="00354525" w:rsidRDefault="00354525" w14:paraId="1148665D" w14:textId="04BE7273">
      <w:pPr>
        <w:pStyle w:val="CommentText"/>
        <w:rPr>
          <w:lang w:val="en-US"/>
        </w:rPr>
      </w:pPr>
      <w:r>
        <w:rPr>
          <w:rStyle w:val="CommentReference"/>
        </w:rPr>
        <w:annotationRef/>
      </w:r>
      <w:r w:rsidRPr="005C1AB5">
        <w:rPr>
          <w:lang w:val="en-US"/>
        </w:rPr>
        <w:t>No, it is n=28</w:t>
      </w:r>
      <w:r w:rsidRPr="005C1AB5" w:rsidR="005C1AB5">
        <w:rPr>
          <w:lang w:val="en-US"/>
        </w:rPr>
        <w:t>. Will</w:t>
      </w:r>
      <w:r w:rsidR="005C1AB5">
        <w:rPr>
          <w:lang w:val="en-US"/>
        </w:rPr>
        <w:t xml:space="preserve"> be clarified in the methods section.</w:t>
      </w:r>
    </w:p>
  </w:comment>
  <w:comment w:initials="LL" w:author="Lennart Lüttgau" w:date="2021-07-06T14:07:00Z" w:id="485">
    <w:p w:rsidRPr="007E39D4" w:rsidR="007E39D4" w:rsidRDefault="007E39D4" w14:paraId="27351DF2" w14:textId="03B2CB10">
      <w:pPr>
        <w:pStyle w:val="CommentText"/>
        <w:rPr>
          <w:lang w:val="en-US"/>
        </w:rPr>
      </w:pPr>
      <w:r>
        <w:rPr>
          <w:rStyle w:val="CommentReference"/>
        </w:rPr>
        <w:annotationRef/>
      </w:r>
      <w:r w:rsidRPr="007E39D4">
        <w:rPr>
          <w:lang w:val="en-US"/>
        </w:rPr>
        <w:t xml:space="preserve">I think the arousal scale was </w:t>
      </w:r>
      <w:r>
        <w:rPr>
          <w:lang w:val="en-US"/>
        </w:rPr>
        <w:t>bipolar, right? So 50 actually indicates “not aroused”. Might be good to describe this once more so that readers don’t ask themselves why our subjects were so aroused all the time</w:t>
      </w:r>
    </w:p>
  </w:comment>
  <w:comment w:initials="SZ" w:author="Sjoerds, Z." w:date="2021-07-19T09:42:00Z" w:id="486">
    <w:p w:rsidRPr="00F12B24" w:rsidR="728432B7" w:rsidRDefault="728432B7" w14:paraId="4F09A083" w14:textId="030E6FBD">
      <w:pPr>
        <w:rPr>
          <w:lang w:val="en-US"/>
        </w:rPr>
      </w:pPr>
      <w:r w:rsidRPr="00F12B24">
        <w:rPr>
          <w:lang w:val="en-US"/>
        </w:rPr>
        <w:t>No, 0 was 'not aroused' / sleepy</w:t>
      </w:r>
      <w:r>
        <w:annotationRef/>
      </w:r>
    </w:p>
  </w:comment>
  <w:comment w:initials="SZ" w:author="Sjoerds, Z." w:date="2021-07-19T09:43:00Z" w:id="487">
    <w:p w:rsidRPr="00F12B24" w:rsidR="728432B7" w:rsidRDefault="728432B7" w14:paraId="4889E219" w14:textId="14E92DFF">
      <w:pPr>
        <w:rPr>
          <w:lang w:val="en-US"/>
        </w:rPr>
      </w:pPr>
      <w:r w:rsidRPr="00F12B24">
        <w:rPr>
          <w:lang w:val="en-US"/>
        </w:rPr>
        <w:t>For valence, indeed 50 was neutral</w:t>
      </w:r>
      <w:r>
        <w:annotationRef/>
      </w:r>
    </w:p>
  </w:comment>
  <w:comment w:initials="SZ" w:author="Sjoerds, Z." w:date="2021-07-19T09:45:00Z" w:id="488">
    <w:p w:rsidRPr="00F12B24" w:rsidR="728432B7" w:rsidRDefault="728432B7" w14:paraId="734C91B4" w14:textId="6152D93F">
      <w:pPr>
        <w:rPr>
          <w:lang w:val="en-US"/>
        </w:rPr>
      </w:pPr>
      <w:r w:rsidRPr="00F12B24">
        <w:rPr>
          <w:lang w:val="en-US"/>
        </w:rPr>
        <w:t>Maybe the color of the intervention could be different, ad blue/greenish is already used for the control condition.</w:t>
      </w:r>
      <w:r>
        <w:annotationRef/>
      </w:r>
    </w:p>
  </w:comment>
  <w:comment w:initials="LL" w:author="Lennart Lüttgau" w:date="2021-07-06T14:09:00Z" w:id="494">
    <w:p w:rsidRPr="00D379F9" w:rsidR="00D379F9" w:rsidRDefault="00D379F9" w14:paraId="16837FFF" w14:textId="2E27F8D2">
      <w:pPr>
        <w:pStyle w:val="CommentText"/>
        <w:rPr>
          <w:lang w:val="en-US"/>
        </w:rPr>
      </w:pPr>
      <w:r>
        <w:rPr>
          <w:rStyle w:val="CommentReference"/>
        </w:rPr>
        <w:annotationRef/>
      </w:r>
      <w:r w:rsidRPr="00D379F9">
        <w:rPr>
          <w:lang w:val="en-US"/>
        </w:rPr>
        <w:t xml:space="preserve">I would start with </w:t>
      </w:r>
      <w:r>
        <w:rPr>
          <w:lang w:val="en-US"/>
        </w:rPr>
        <w:t>specifying which was the best fitting model (also indicating the AIC/BIC values)</w:t>
      </w:r>
    </w:p>
  </w:comment>
  <w:comment w:initials="SZ" w:author="Sjoerds, Z." w:date="2021-07-19T09:47:00Z" w:id="495">
    <w:p w:rsidRPr="00F12B24" w:rsidR="728432B7" w:rsidRDefault="728432B7" w14:paraId="78DFBE42" w14:textId="5EBBBCA3">
      <w:pPr>
        <w:rPr>
          <w:lang w:val="en-US"/>
        </w:rPr>
      </w:pPr>
      <w:r w:rsidRPr="00F12B24">
        <w:rPr>
          <w:lang w:val="en-US"/>
        </w:rPr>
        <w:t>No, I think it is actually logical to describe the non-modeled results first: how did people do on the task in general, before the model &amp; session comparison is made. Or this can be added to a table, contrasting control &amp; stress condition on these non-modeled behavioral analyses</w:t>
      </w:r>
      <w:r>
        <w:annotationRef/>
      </w:r>
    </w:p>
  </w:comment>
  <w:comment w:initials="SF" w:author="Schlagenhauf, Florian" w:date="2021-07-20T14:24:00Z" w:id="496">
    <w:p w:rsidRPr="00020D19" w:rsidR="00020D19" w:rsidRDefault="00020D19" w14:paraId="064A1DE5" w14:textId="772124E9">
      <w:pPr>
        <w:pStyle w:val="CommentText"/>
        <w:rPr>
          <w:lang w:val="en-US"/>
        </w:rPr>
      </w:pPr>
      <w:r>
        <w:rPr>
          <w:rStyle w:val="CommentReference"/>
        </w:rPr>
        <w:annotationRef/>
      </w:r>
      <w:r w:rsidRPr="00020D19">
        <w:rPr>
          <w:rStyle w:val="CommentReference"/>
          <w:lang w:val="en-US"/>
        </w:rPr>
        <w:t xml:space="preserve">We could </w:t>
      </w:r>
      <w:r w:rsidR="00373020">
        <w:rPr>
          <w:rStyle w:val="CommentReference"/>
          <w:lang w:val="en-US"/>
        </w:rPr>
        <w:t>write</w:t>
      </w:r>
      <w:r w:rsidRPr="00020D19">
        <w:rPr>
          <w:rStyle w:val="CommentReference"/>
          <w:lang w:val="en-US"/>
        </w:rPr>
        <w:t xml:space="preserve"> </w:t>
      </w:r>
      <w:r>
        <w:rPr>
          <w:lang w:val="en-US"/>
        </w:rPr>
        <w:t xml:space="preserve">best-fitting multilevel model </w:t>
      </w:r>
      <w:proofErr w:type="spellStart"/>
      <w:r>
        <w:rPr>
          <w:lang w:val="en-US"/>
        </w:rPr>
        <w:t>includd</w:t>
      </w:r>
      <w:proofErr w:type="spellEnd"/>
      <w:r>
        <w:rPr>
          <w:lang w:val="en-US"/>
        </w:rPr>
        <w:t xml:space="preserve"> main effect</w:t>
      </w:r>
      <w:r w:rsidR="00373020">
        <w:rPr>
          <w:lang w:val="en-US"/>
        </w:rPr>
        <w:t xml:space="preserve"> of </w:t>
      </w:r>
      <w:proofErr w:type="spellStart"/>
      <w:r w:rsidR="00373020">
        <w:rPr>
          <w:lang w:val="en-US"/>
        </w:rPr>
        <w:t>xy</w:t>
      </w:r>
      <w:proofErr w:type="spellEnd"/>
      <w:r w:rsidR="00373020">
        <w:rPr>
          <w:lang w:val="en-US"/>
        </w:rPr>
        <w:t>, …</w:t>
      </w:r>
    </w:p>
  </w:comment>
  <w:comment w:initials="LL" w:author="Lennart Lüttgau" w:date="2021-07-06T14:08:00Z" w:id="497">
    <w:p w:rsidRPr="007E39D4" w:rsidR="007E39D4" w:rsidRDefault="007E39D4" w14:paraId="00BE4AC5" w14:textId="7A57E55C">
      <w:pPr>
        <w:pStyle w:val="CommentText"/>
        <w:rPr>
          <w:lang w:val="en-US"/>
        </w:rPr>
      </w:pPr>
      <w:r>
        <w:rPr>
          <w:rStyle w:val="CommentReference"/>
        </w:rPr>
        <w:annotationRef/>
      </w:r>
      <w:r w:rsidRPr="007E39D4">
        <w:rPr>
          <w:lang w:val="en-US"/>
        </w:rPr>
        <w:t>Same here, would prefer multi</w:t>
      </w:r>
      <w:r>
        <w:rPr>
          <w:lang w:val="en-US"/>
        </w:rPr>
        <w:t>level linear modeling</w:t>
      </w:r>
    </w:p>
  </w:comment>
  <w:comment w:initials="SZ" w:author="Sjoerds, Z." w:date="2021-07-19T09:56:00Z" w:id="499">
    <w:p w:rsidRPr="00F12B24" w:rsidR="728432B7" w:rsidRDefault="728432B7" w14:paraId="730B785F" w14:textId="655347B9">
      <w:pPr>
        <w:rPr>
          <w:lang w:val="en-US"/>
        </w:rPr>
      </w:pPr>
      <w:r w:rsidRPr="00F12B24">
        <w:rPr>
          <w:lang w:val="en-US"/>
        </w:rPr>
        <w:t>I would find the continuous analyses more interesting than the binary ones, so maybe not move those to the supplement?</w:t>
      </w:r>
      <w:r>
        <w:annotationRef/>
      </w:r>
    </w:p>
  </w:comment>
  <w:comment w:initials="LL" w:author="Lennart Lüttgau" w:date="2021-07-06T14:11:00Z" w:id="501">
    <w:p w:rsidRPr="00D379F9" w:rsidR="00D379F9" w:rsidRDefault="00D379F9" w14:paraId="0860D630" w14:textId="4970461F">
      <w:pPr>
        <w:pStyle w:val="CommentText"/>
        <w:rPr>
          <w:lang w:val="en-US"/>
        </w:rPr>
      </w:pPr>
      <w:r>
        <w:rPr>
          <w:rStyle w:val="CommentReference"/>
        </w:rPr>
        <w:annotationRef/>
      </w:r>
      <w:r w:rsidRPr="00D379F9">
        <w:rPr>
          <w:lang w:val="en-US"/>
        </w:rPr>
        <w:t xml:space="preserve">Again, I would start </w:t>
      </w:r>
      <w:proofErr w:type="spellStart"/>
      <w:r w:rsidRPr="00D379F9">
        <w:rPr>
          <w:lang w:val="en-US"/>
        </w:rPr>
        <w:t>of</w:t>
      </w:r>
      <w:proofErr w:type="spellEnd"/>
      <w:r w:rsidRPr="00D379F9">
        <w:rPr>
          <w:lang w:val="en-US"/>
        </w:rPr>
        <w:t xml:space="preserve"> with the model comparison</w:t>
      </w:r>
    </w:p>
  </w:comment>
  <w:comment w:initials="SF" w:author="Schlagenhauf, Florian" w:date="2021-07-20T14:25:00Z" w:id="502">
    <w:p w:rsidR="008951F0" w:rsidRDefault="008951F0" w14:paraId="7CEB5701" w14:textId="22741045">
      <w:pPr>
        <w:pStyle w:val="CommentText"/>
      </w:pPr>
      <w:r>
        <w:rPr>
          <w:rStyle w:val="CommentReference"/>
        </w:rPr>
        <w:annotationRef/>
      </w:r>
      <w:r>
        <w:t>ok</w:t>
      </w:r>
    </w:p>
  </w:comment>
  <w:comment w:initials="LL" w:author="Lennart Lüttgau" w:date="2021-07-06T14:11:00Z" w:id="503">
    <w:p w:rsidR="000B225B" w:rsidRDefault="000B225B" w14:paraId="201B06C5" w14:textId="77777777">
      <w:pPr>
        <w:pStyle w:val="CommentText"/>
        <w:rPr>
          <w:lang w:val="en-US"/>
        </w:rPr>
      </w:pPr>
      <w:r>
        <w:rPr>
          <w:rStyle w:val="CommentReference"/>
        </w:rPr>
        <w:annotationRef/>
      </w:r>
      <w:r w:rsidRPr="000B225B">
        <w:rPr>
          <w:lang w:val="en-US"/>
        </w:rPr>
        <w:t>I would refer to</w:t>
      </w:r>
      <w:r>
        <w:rPr>
          <w:lang w:val="en-US"/>
        </w:rPr>
        <w:t xml:space="preserve"> this model as “best-fitting </w:t>
      </w:r>
      <w:r w:rsidR="003E24CD">
        <w:rPr>
          <w:lang w:val="en-US"/>
        </w:rPr>
        <w:t xml:space="preserve">multilevel </w:t>
      </w:r>
      <w:r>
        <w:rPr>
          <w:lang w:val="en-US"/>
        </w:rPr>
        <w:t>model”</w:t>
      </w:r>
    </w:p>
    <w:p w:rsidR="00EA5EDB" w:rsidRDefault="00EA5EDB" w14:paraId="19719023" w14:textId="77777777">
      <w:pPr>
        <w:pStyle w:val="CommentText"/>
        <w:rPr>
          <w:lang w:val="en-US"/>
        </w:rPr>
      </w:pPr>
    </w:p>
    <w:p w:rsidRPr="000B225B" w:rsidR="00EA5EDB" w:rsidRDefault="00EA5EDB" w14:paraId="3374BE54" w14:textId="5C094639">
      <w:pPr>
        <w:pStyle w:val="CommentText"/>
        <w:rPr>
          <w:lang w:val="en-US"/>
        </w:rPr>
      </w:pPr>
      <w:r>
        <w:rPr>
          <w:lang w:val="en-US"/>
        </w:rPr>
        <w:t>I think this figure could be moved to the Supplement. Or maybe add the ORs to Table 1?</w:t>
      </w:r>
    </w:p>
  </w:comment>
  <w:comment w:initials="SF" w:author="Schlagenhauf, Florian" w:date="2021-07-20T14:26:00Z" w:id="504">
    <w:p w:rsidRPr="008951F0" w:rsidR="008951F0" w:rsidRDefault="008951F0" w14:paraId="5915C964" w14:textId="138FCF54">
      <w:pPr>
        <w:pStyle w:val="CommentText"/>
        <w:rPr>
          <w:lang w:val="en-US"/>
        </w:rPr>
      </w:pPr>
      <w:r>
        <w:rPr>
          <w:rStyle w:val="CommentReference"/>
        </w:rPr>
        <w:annotationRef/>
      </w:r>
      <w:r w:rsidRPr="008951F0">
        <w:rPr>
          <w:lang w:val="en-US"/>
        </w:rPr>
        <w:t xml:space="preserve">I agree, </w:t>
      </w:r>
      <w:proofErr w:type="spellStart"/>
      <w:r w:rsidRPr="008951F0">
        <w:rPr>
          <w:lang w:val="en-US"/>
        </w:rPr>
        <w:t>incude</w:t>
      </w:r>
      <w:proofErr w:type="spellEnd"/>
      <w:r w:rsidRPr="008951F0">
        <w:rPr>
          <w:lang w:val="en-US"/>
        </w:rPr>
        <w:t xml:space="preserve"> in to table.</w:t>
      </w:r>
    </w:p>
  </w:comment>
  <w:comment w:initials="SZ" w:author="Sjoerds, Z." w:date="2021-07-19T09:56:00Z" w:id="505">
    <w:p w:rsidRPr="00F12B24" w:rsidR="728432B7" w:rsidRDefault="728432B7" w14:paraId="1448BA99" w14:textId="18967DE7">
      <w:pPr>
        <w:rPr>
          <w:lang w:val="en-US"/>
        </w:rPr>
      </w:pPr>
      <w:r w:rsidRPr="00F12B24">
        <w:rPr>
          <w:lang w:val="en-US"/>
        </w:rPr>
        <w:t>I would also add the win-stay analyses here, to be complete</w:t>
      </w:r>
      <w:r>
        <w:annotationRef/>
      </w:r>
    </w:p>
  </w:comment>
  <w:comment w:initials="SF" w:author="Schlagenhauf, Florian" w:date="2021-07-20T14:27:00Z" w:id="506">
    <w:p w:rsidRPr="000005D1" w:rsidR="000005D1" w:rsidRDefault="000005D1" w14:paraId="1A1D8894" w14:textId="50778A8F">
      <w:pPr>
        <w:pStyle w:val="CommentText"/>
        <w:rPr>
          <w:lang w:val="en-US"/>
        </w:rPr>
      </w:pPr>
      <w:r>
        <w:rPr>
          <w:rStyle w:val="CommentReference"/>
        </w:rPr>
        <w:annotationRef/>
      </w:r>
      <w:r w:rsidRPr="000005D1">
        <w:rPr>
          <w:lang w:val="en-US"/>
        </w:rPr>
        <w:t>There is no stress effect therefore I would not have a full table. Maybe into Supp?</w:t>
      </w:r>
    </w:p>
  </w:comment>
  <w:comment w:initials="SZ" w:author="Sjoerds, Z." w:date="2021-07-19T09:48:00Z" w:id="509">
    <w:p w:rsidRPr="00F12B24" w:rsidR="00411BFD" w:rsidP="00411BFD" w:rsidRDefault="00411BFD" w14:paraId="378EE5CB" w14:textId="77777777">
      <w:pPr>
        <w:rPr>
          <w:lang w:val="en-US"/>
        </w:rPr>
      </w:pPr>
      <w:r w:rsidRPr="00F12B24">
        <w:rPr>
          <w:lang w:val="en-US"/>
        </w:rPr>
        <w:t>Is this terminology of the toolbox used?</w:t>
      </w:r>
      <w:r>
        <w:annotationRef/>
      </w:r>
    </w:p>
  </w:comment>
  <w:comment w:initials="SZ" w:author="Sjoerds, Z." w:date="2021-07-19T09:48:00Z" w:id="512">
    <w:p w:rsidRPr="00F12B24" w:rsidR="728432B7" w:rsidRDefault="728432B7" w14:paraId="52DFEE78" w14:textId="0CC813E2">
      <w:pPr>
        <w:rPr>
          <w:lang w:val="en-US"/>
        </w:rPr>
      </w:pPr>
      <w:r w:rsidRPr="00F12B24">
        <w:rPr>
          <w:lang w:val="en-US"/>
        </w:rPr>
        <w:t>Is this terminology of the toolbox used?</w:t>
      </w:r>
      <w:r>
        <w:annotationRef/>
      </w:r>
    </w:p>
  </w:comment>
  <w:comment w:initials="SF" w:author="Schlagenhauf, Florian" w:date="2021-07-20T14:31:00Z" w:id="513">
    <w:p w:rsidRPr="006F2726" w:rsidR="00047A52" w:rsidRDefault="00047A52" w14:paraId="4D448611" w14:textId="77212FB0">
      <w:pPr>
        <w:pStyle w:val="CommentText"/>
        <w:rPr>
          <w:lang w:val="en-US"/>
        </w:rPr>
      </w:pPr>
      <w:r>
        <w:rPr>
          <w:rStyle w:val="CommentReference"/>
        </w:rPr>
        <w:annotationRef/>
      </w:r>
      <w:r w:rsidRPr="00047A52">
        <w:rPr>
          <w:lang w:val="en-US"/>
        </w:rPr>
        <w:t xml:space="preserve">It is elf-made terminology. </w:t>
      </w:r>
      <w:r w:rsidR="00A967B3">
        <w:rPr>
          <w:lang w:val="en-US"/>
        </w:rPr>
        <w:t xml:space="preserve">We </w:t>
      </w:r>
      <w:r w:rsidRPr="006F2726" w:rsidR="00A967B3">
        <w:rPr>
          <w:lang w:val="en-US"/>
        </w:rPr>
        <w:t>t</w:t>
      </w:r>
      <w:r w:rsidRPr="006F2726">
        <w:rPr>
          <w:lang w:val="en-US"/>
        </w:rPr>
        <w:t>r</w:t>
      </w:r>
      <w:r w:rsidRPr="006F2726" w:rsidR="006F2726">
        <w:rPr>
          <w:lang w:val="en-US"/>
        </w:rPr>
        <w:t>i</w:t>
      </w:r>
      <w:r w:rsidRPr="006F2726">
        <w:rPr>
          <w:lang w:val="en-US"/>
        </w:rPr>
        <w:t xml:space="preserve">ed to </w:t>
      </w:r>
      <w:proofErr w:type="spellStart"/>
      <w:r w:rsidRPr="006F2726">
        <w:rPr>
          <w:lang w:val="en-US"/>
        </w:rPr>
        <w:t>clar</w:t>
      </w:r>
      <w:r w:rsidRPr="006F2726" w:rsidR="00A967B3">
        <w:rPr>
          <w:lang w:val="en-US"/>
        </w:rPr>
        <w:t>yfied</w:t>
      </w:r>
      <w:proofErr w:type="spellEnd"/>
      <w:r w:rsidRPr="006F2726" w:rsidR="00A967B3">
        <w:rPr>
          <w:lang w:val="en-US"/>
        </w:rPr>
        <w:t xml:space="preserve"> </w:t>
      </w:r>
      <w:r w:rsidRPr="006F2726" w:rsidR="006F2726">
        <w:rPr>
          <w:lang w:val="en-US"/>
        </w:rPr>
        <w:t>it.</w:t>
      </w:r>
    </w:p>
  </w:comment>
  <w:comment w:initials="SZ" w:author="Sjoerds, Z." w:date="2021-07-19T09:54:00Z" w:id="521">
    <w:p w:rsidRPr="00F12B24" w:rsidR="728432B7" w:rsidRDefault="728432B7" w14:paraId="14B26D35" w14:textId="17C2BA47">
      <w:pPr>
        <w:rPr>
          <w:lang w:val="en-US"/>
        </w:rPr>
      </w:pPr>
      <w:r w:rsidRPr="00F12B24">
        <w:rPr>
          <w:lang w:val="en-US"/>
        </w:rPr>
        <w:t>Did you also do a parameter comparison, as in table 2?</w:t>
      </w:r>
      <w:r>
        <w:annotationRef/>
      </w:r>
    </w:p>
  </w:comment>
  <w:comment w:initials="SF" w:author="Schlagenhauf, Florian" w:date="2021-07-20T14:32:00Z" w:id="522">
    <w:p w:rsidRPr="006F2726" w:rsidR="006F2726" w:rsidRDefault="006F2726" w14:paraId="2CFF5716" w14:textId="0F24217D">
      <w:pPr>
        <w:pStyle w:val="CommentText"/>
        <w:rPr>
          <w:lang w:val="en-US"/>
        </w:rPr>
      </w:pPr>
      <w:r>
        <w:rPr>
          <w:rStyle w:val="CommentReference"/>
        </w:rPr>
        <w:annotationRef/>
      </w:r>
      <w:r w:rsidRPr="006F2726">
        <w:rPr>
          <w:lang w:val="en-US"/>
        </w:rPr>
        <w:t>Which parameters should be compared?</w:t>
      </w:r>
    </w:p>
  </w:comment>
  <w:comment w:initials="LL" w:author="Lennart Lüttgau" w:date="2021-07-06T14:15:00Z" w:id="525">
    <w:p w:rsidRPr="00BD79E5" w:rsidR="00BD79E5" w:rsidRDefault="00BD79E5" w14:paraId="69D823C8" w14:textId="0B39C12C">
      <w:pPr>
        <w:pStyle w:val="CommentText"/>
        <w:rPr>
          <w:lang w:val="en-US"/>
        </w:rPr>
      </w:pPr>
      <w:r>
        <w:rPr>
          <w:rStyle w:val="CommentReference"/>
        </w:rPr>
        <w:annotationRef/>
      </w:r>
      <w:r w:rsidRPr="00BD79E5">
        <w:rPr>
          <w:lang w:val="en-US"/>
        </w:rPr>
        <w:t>Is this alpha from control or stress? May be good to</w:t>
      </w:r>
      <w:r w:rsidR="00783468">
        <w:rPr>
          <w:lang w:val="en-US"/>
        </w:rPr>
        <w:t xml:space="preserve"> make this a little more clear</w:t>
      </w:r>
    </w:p>
  </w:comment>
  <w:comment w:initials="LL" w:author="Lennart Lüttgau" w:date="2021-07-06T14:14:00Z" w:id="527">
    <w:p w:rsidRPr="009663CF" w:rsidR="009663CF" w:rsidRDefault="009663CF" w14:paraId="38AF6FC1" w14:textId="56A88EF5">
      <w:pPr>
        <w:pStyle w:val="CommentText"/>
        <w:rPr>
          <w:lang w:val="en-US"/>
        </w:rPr>
      </w:pPr>
      <w:r>
        <w:rPr>
          <w:rStyle w:val="CommentReference"/>
        </w:rPr>
        <w:annotationRef/>
      </w:r>
      <w:r w:rsidRPr="009663CF">
        <w:rPr>
          <w:lang w:val="en-US"/>
        </w:rPr>
        <w:t xml:space="preserve">Might be good to call </w:t>
      </w:r>
      <w:r>
        <w:rPr>
          <w:lang w:val="en-US"/>
        </w:rPr>
        <w:t xml:space="preserve">the Beta control </w:t>
      </w:r>
      <w:proofErr w:type="spellStart"/>
      <w:r>
        <w:rPr>
          <w:lang w:val="en-US"/>
        </w:rPr>
        <w:t>Beta_CT</w:t>
      </w:r>
      <w:proofErr w:type="spellEnd"/>
      <w:r>
        <w:rPr>
          <w:lang w:val="en-US"/>
        </w:rPr>
        <w:t xml:space="preserve"> throughout the MS (same for Beta loss)</w:t>
      </w:r>
    </w:p>
  </w:comment>
  <w:comment w:initials="LW" w:author="Lara Wieland" w:date="2021-07-02T12:55:00Z" w:id="529">
    <w:p w:rsidR="00A009B5" w:rsidRDefault="00A009B5" w14:paraId="01472BB0" w14:textId="77777777">
      <w:pPr>
        <w:pStyle w:val="CommentText"/>
        <w:rPr>
          <w:lang w:val="en-US"/>
        </w:rPr>
      </w:pPr>
      <w:r>
        <w:rPr>
          <w:rStyle w:val="CommentReference"/>
        </w:rPr>
        <w:annotationRef/>
      </w:r>
      <w:r w:rsidRPr="00A009B5">
        <w:rPr>
          <w:lang w:val="en-US"/>
        </w:rPr>
        <w:t>These are betas + scaling, we could also just offer</w:t>
      </w:r>
      <w:r>
        <w:rPr>
          <w:lang w:val="en-US"/>
        </w:rPr>
        <w:t xml:space="preserve"> scaling by itself</w:t>
      </w:r>
    </w:p>
    <w:p w:rsidRPr="00A009B5" w:rsidR="00A009B5" w:rsidRDefault="00A009B5" w14:paraId="017E932C" w14:textId="787A276B">
      <w:pPr>
        <w:pStyle w:val="CommentText"/>
        <w:rPr>
          <w:lang w:val="en-US"/>
        </w:rPr>
      </w:pPr>
    </w:p>
  </w:comment>
  <w:comment w:initials="LW" w:author="Lara Wieland" w:date="2021-07-02T12:55:00Z" w:id="530">
    <w:p w:rsidRPr="00A009B5" w:rsidR="00A009B5" w:rsidRDefault="00A009B5" w14:paraId="0C6AF360" w14:textId="67761825">
      <w:pPr>
        <w:pStyle w:val="CommentText"/>
        <w:rPr>
          <w:lang w:val="en-US"/>
        </w:rPr>
      </w:pPr>
      <w:r>
        <w:rPr>
          <w:rStyle w:val="CommentReference"/>
        </w:rPr>
        <w:annotationRef/>
      </w:r>
    </w:p>
  </w:comment>
  <w:comment w:initials="SF" w:author="Schlagenhauf, Florian" w:date="2021-07-20T14:36:00Z" w:id="531">
    <w:p w:rsidR="00930ABD" w:rsidRDefault="00930ABD" w14:paraId="2EE18B89" w14:textId="2DE08A0A">
      <w:pPr>
        <w:pStyle w:val="CommentText"/>
      </w:pPr>
      <w:r>
        <w:rPr>
          <w:rStyle w:val="CommentReference"/>
        </w:rPr>
        <w:annotationRef/>
      </w:r>
      <w:proofErr w:type="spellStart"/>
      <w:r>
        <w:t>Please</w:t>
      </w:r>
      <w:proofErr w:type="spellEnd"/>
      <w:r>
        <w:t xml:space="preserve"> </w:t>
      </w:r>
      <w:proofErr w:type="spellStart"/>
      <w:r>
        <w:t>elaborte</w:t>
      </w:r>
      <w:proofErr w:type="spellEnd"/>
      <w:r>
        <w:t>.</w:t>
      </w:r>
    </w:p>
  </w:comment>
  <w:comment w:initials="SZ" w:author="Sjoerds, Z." w:date="2021-07-19T09:52:00Z" w:id="532">
    <w:p w:rsidRPr="00F12B24" w:rsidR="728432B7" w:rsidRDefault="728432B7" w14:paraId="0D889DB9" w14:textId="6CAC6052">
      <w:pPr>
        <w:rPr>
          <w:lang w:val="en-US"/>
        </w:rPr>
      </w:pPr>
      <w:r w:rsidRPr="00F12B24">
        <w:rPr>
          <w:lang w:val="en-US"/>
        </w:rPr>
        <w:t>So the association with stress level is left out entirely? This is just the binary condition comparison. I thought we also wanted to add the correlational/regression analyses as discussed during our last meeting</w:t>
      </w:r>
      <w:r>
        <w:annotationRef/>
      </w:r>
    </w:p>
  </w:comment>
  <w:comment w:initials="LW" w:author="Lara Wieland" w:date="2021-07-02T17:54:00Z" w:id="547">
    <w:p w:rsidRPr="00813EFA" w:rsidR="00813EFA" w:rsidRDefault="00813EFA" w14:paraId="4188BAB0" w14:textId="4AF32E43">
      <w:pPr>
        <w:pStyle w:val="CommentText"/>
        <w:rPr>
          <w:lang w:val="en-US"/>
        </w:rPr>
      </w:pPr>
      <w:r>
        <w:rPr>
          <w:rStyle w:val="CommentReference"/>
        </w:rPr>
        <w:annotationRef/>
      </w:r>
      <w:r w:rsidRPr="00813EFA">
        <w:rPr>
          <w:lang w:val="en-US"/>
        </w:rPr>
        <w:t>I used the AAL Atlas</w:t>
      </w:r>
      <w:r>
        <w:rPr>
          <w:lang w:val="en-US"/>
        </w:rPr>
        <w:t xml:space="preserve"> in SPM</w:t>
      </w:r>
      <w:r w:rsidRPr="00813EFA">
        <w:rPr>
          <w:lang w:val="en-US"/>
        </w:rPr>
        <w:t xml:space="preserve"> </w:t>
      </w:r>
      <w:r>
        <w:rPr>
          <w:lang w:val="en-US"/>
        </w:rPr>
        <w:t>for anatomical labeling but the labels do not seem very conclusive to me, maybe one of you has a better suggestion?</w:t>
      </w:r>
    </w:p>
  </w:comment>
  <w:comment w:initials="LL" w:author="Lennart Lüttgau" w:date="2021-07-06T14:16:00Z" w:id="548">
    <w:p w:rsidRPr="00EB1963" w:rsidR="00EB1963" w:rsidRDefault="00EB1963" w14:paraId="60144D45" w14:textId="3D0B68C7">
      <w:pPr>
        <w:pStyle w:val="CommentText"/>
        <w:rPr>
          <w:lang w:val="en-US"/>
        </w:rPr>
      </w:pPr>
      <w:r>
        <w:rPr>
          <w:rStyle w:val="CommentReference"/>
        </w:rPr>
        <w:annotationRef/>
      </w:r>
      <w:r w:rsidRPr="00EB1963">
        <w:rPr>
          <w:lang w:val="en-US"/>
        </w:rPr>
        <w:t xml:space="preserve">Sounds good </w:t>
      </w:r>
      <w:r>
        <w:rPr>
          <w:lang w:val="en-US"/>
        </w:rPr>
        <w:t>to me. Table 2 could be moved to the supplements</w:t>
      </w:r>
      <w:r w:rsidR="00AD38A3">
        <w:rPr>
          <w:lang w:val="en-US"/>
        </w:rPr>
        <w:t xml:space="preserve"> i</w:t>
      </w:r>
      <w:r>
        <w:rPr>
          <w:lang w:val="en-US"/>
        </w:rPr>
        <w:t>n my view</w:t>
      </w:r>
    </w:p>
  </w:comment>
  <w:comment w:initials="SZ" w:author="Sjoerds, Z." w:date="2021-07-19T09:50:00Z" w:id="549">
    <w:p w:rsidRPr="00F12B24" w:rsidR="728432B7" w:rsidRDefault="728432B7" w14:paraId="273ED6A4" w14:textId="040AF0AE">
      <w:pPr>
        <w:rPr>
          <w:lang w:val="en-US"/>
        </w:rPr>
      </w:pPr>
      <w:r w:rsidRPr="00F12B24">
        <w:rPr>
          <w:lang w:val="en-US"/>
        </w:rPr>
        <w:t>Yes, agree. Some lines are not outlined the same as others. Make sure all info for one area is on the same horizontal line.</w:t>
      </w:r>
      <w:r>
        <w:annotationRef/>
      </w:r>
    </w:p>
  </w:comment>
  <w:comment w:initials="LW" w:author="Lara Wieland" w:date="2021-07-02T18:38:00Z" w:id="733">
    <w:p w:rsidRPr="00C301CF" w:rsidR="00C301CF" w:rsidRDefault="00C301CF" w14:paraId="7C6291FF" w14:textId="1206AA46">
      <w:pPr>
        <w:pStyle w:val="CommentText"/>
        <w:rPr>
          <w:lang w:val="en-US"/>
        </w:rPr>
      </w:pPr>
      <w:r>
        <w:rPr>
          <w:rStyle w:val="CommentReference"/>
        </w:rPr>
        <w:annotationRef/>
      </w:r>
      <w:r w:rsidRPr="00C301CF">
        <w:rPr>
          <w:lang w:val="en-US"/>
        </w:rPr>
        <w:t>Or all clusters? It get</w:t>
      </w:r>
      <w:r>
        <w:rPr>
          <w:lang w:val="en-US"/>
        </w:rPr>
        <w:t>s pretty long then. Or move to supplement?</w:t>
      </w:r>
    </w:p>
  </w:comment>
  <w:comment w:initials="LL" w:author="Lennart Lüttgau" w:date="2021-07-06T14:17:00Z" w:id="734">
    <w:p w:rsidRPr="001571FF" w:rsidR="001571FF" w:rsidRDefault="001571FF" w14:paraId="49478474" w14:textId="1B4AE6BB">
      <w:pPr>
        <w:pStyle w:val="CommentText"/>
        <w:rPr>
          <w:lang w:val="en-US"/>
        </w:rPr>
      </w:pPr>
      <w:r>
        <w:rPr>
          <w:rStyle w:val="CommentReference"/>
        </w:rPr>
        <w:annotationRef/>
      </w:r>
      <w:r>
        <w:rPr>
          <w:lang w:val="en-US"/>
        </w:rPr>
        <w:t>Yes, too long without thresholding, can go to supps</w:t>
      </w:r>
      <w:r w:rsidRPr="001571FF">
        <w:rPr>
          <w:lang w:val="en-US"/>
        </w:rPr>
        <w:t xml:space="preserve"> </w:t>
      </w:r>
      <w:r>
        <w:rPr>
          <w:rFonts w:ascii="Wingdings" w:hAnsi="Wingdings" w:eastAsia="Wingdings" w:cs="Wingdings"/>
        </w:rPr>
        <w:t>J</w:t>
      </w:r>
    </w:p>
  </w:comment>
  <w:comment w:initials="SZ" w:author="Sjoerds, Z." w:date="2021-07-19T09:50:00Z" w:id="735">
    <w:p w:rsidRPr="00F12B24" w:rsidR="728432B7" w:rsidRDefault="728432B7" w14:paraId="5E51DF38" w14:textId="3FD645FC">
      <w:pPr>
        <w:rPr>
          <w:lang w:val="en-US"/>
        </w:rPr>
      </w:pPr>
      <w:r w:rsidRPr="00F12B24">
        <w:rPr>
          <w:lang w:val="en-US"/>
        </w:rPr>
        <w:t>+1</w:t>
      </w:r>
      <w:r>
        <w:annotationRef/>
      </w:r>
    </w:p>
  </w:comment>
  <w:comment w:initials="LW" w:author="Lara Wieland" w:date="2021-07-02T18:35:00Z" w:id="736">
    <w:p w:rsidRPr="00C301CF" w:rsidR="00C301CF" w:rsidRDefault="00C301CF" w14:paraId="7A40F19B" w14:textId="0CA60A02">
      <w:pPr>
        <w:pStyle w:val="CommentText"/>
        <w:rPr>
          <w:lang w:val="en-US"/>
        </w:rPr>
      </w:pPr>
      <w:r>
        <w:rPr>
          <w:rStyle w:val="CommentReference"/>
        </w:rPr>
        <w:annotationRef/>
      </w:r>
      <w:r w:rsidRPr="00C301CF">
        <w:rPr>
          <w:lang w:val="en-US"/>
        </w:rPr>
        <w:t xml:space="preserve">Could be longer if any </w:t>
      </w:r>
      <w:r>
        <w:rPr>
          <w:lang w:val="en-US"/>
        </w:rPr>
        <w:t>of you have additional ideas?</w:t>
      </w:r>
    </w:p>
  </w:comment>
  <w:comment w:initials="SZ" w:author="Sjoerds, Z." w:date="2021-07-19T09:58:00Z" w:id="741">
    <w:p w:rsidRPr="00F12B24" w:rsidR="728432B7" w:rsidRDefault="728432B7" w14:paraId="5BE302FC" w14:textId="2171BC7F">
      <w:pPr>
        <w:rPr>
          <w:lang w:val="en-US"/>
        </w:rPr>
      </w:pPr>
      <w:r w:rsidRPr="00F12B24">
        <w:rPr>
          <w:lang w:val="en-US"/>
        </w:rPr>
        <w:t>If I see it correctly, most of these continuous analyses have been moved to the supplement. I think these are more interesting than the binary approach, and deserve more attention in the results, especially when you are going to refer to them this early in the discussion</w:t>
      </w:r>
      <w:r>
        <w:annotationRef/>
      </w:r>
    </w:p>
  </w:comment>
  <w:comment w:initials="SZ" w:author="Sjoerds, Z." w:date="2021-07-19T10:02:00Z" w:id="745">
    <w:p w:rsidRPr="00F12B24" w:rsidR="728432B7" w:rsidRDefault="728432B7" w14:paraId="527D4D19" w14:textId="599DD0C0">
      <w:pPr>
        <w:rPr>
          <w:lang w:val="en-US"/>
        </w:rPr>
      </w:pPr>
      <w:r w:rsidRPr="00F12B24">
        <w:rPr>
          <w:lang w:val="en-US"/>
        </w:rPr>
        <w:t>This is interesting, and as you also pay quite some attention to the MB-MF distinction in the intro, it might be worth then putting our results in this light. Maybe the task is just not suited enough to make this distinction, hence the lack of strong effects</w:t>
      </w:r>
      <w:r>
        <w:annotationRef/>
      </w:r>
    </w:p>
  </w:comment>
  <w:comment w:initials="SZ" w:author="Sjoerds, Z." w:date="2021-07-19T10:02:00Z" w:id="754">
    <w:p w:rsidRPr="00F12B24" w:rsidR="728432B7" w:rsidRDefault="728432B7" w14:paraId="0F79EFC2" w14:textId="64C85610">
      <w:pPr>
        <w:rPr>
          <w:lang w:val="en-US"/>
        </w:rPr>
      </w:pPr>
      <w:r w:rsidRPr="00F12B24">
        <w:rPr>
          <w:lang w:val="en-US"/>
        </w:rPr>
        <w:t>We had this info, and used it finally in our analyses. So I would suggest to add this to the results section, so we show that we did it at least.</w:t>
      </w:r>
      <w:r>
        <w:annotationRef/>
      </w:r>
    </w:p>
  </w:comment>
  <w:comment w:initials="LL" w:author="Lennart Lüttgau" w:date="2021-07-06T14:22:00Z" w:id="746">
    <w:p w:rsidRPr="00ED0BEC" w:rsidR="00ED0BEC" w:rsidRDefault="00ED0BEC" w14:paraId="266CDC27" w14:textId="0C38D3E7">
      <w:pPr>
        <w:pStyle w:val="CommentText"/>
        <w:rPr>
          <w:lang w:val="en-US"/>
        </w:rPr>
      </w:pPr>
      <w:r>
        <w:rPr>
          <w:rStyle w:val="CommentReference"/>
        </w:rPr>
        <w:annotationRef/>
      </w:r>
      <w:r w:rsidRPr="00ED0BEC">
        <w:rPr>
          <w:lang w:val="en-US"/>
        </w:rPr>
        <w:t>This sounds like we</w:t>
      </w:r>
      <w:r>
        <w:rPr>
          <w:lang w:val="en-US"/>
        </w:rPr>
        <w:t xml:space="preserve"> had observed a correlation of cortisol reactivity (e.g. cortisol AUC difference control-stress) and </w:t>
      </w:r>
      <w:proofErr w:type="spellStart"/>
      <w:r>
        <w:rPr>
          <w:lang w:val="en-US"/>
        </w:rPr>
        <w:t>p_corr</w:t>
      </w:r>
      <w:proofErr w:type="spellEnd"/>
      <w:r>
        <w:rPr>
          <w:lang w:val="en-US"/>
        </w:rPr>
        <w:t xml:space="preserve"> difference. I vaguely recall that you had shown us something like this. If this is correct, this finding should definitely be added! If I don’t recall this correctly, I would remove this sentence</w:t>
      </w:r>
    </w:p>
  </w:comment>
  <w:comment w:initials="SZ" w:author="Sjoerds, Z." w:date="2021-07-19T10:03:00Z" w:id="755">
    <w:p w:rsidRPr="00F12B24" w:rsidR="728432B7" w:rsidRDefault="728432B7" w14:paraId="5A989A63" w14:textId="12BBB854">
      <w:pPr>
        <w:rPr>
          <w:lang w:val="en-US"/>
        </w:rPr>
      </w:pPr>
      <w:r w:rsidRPr="00F12B24">
        <w:rPr>
          <w:lang w:val="en-US"/>
        </w:rPr>
        <w:t xml:space="preserve">This is a bit of an odd way of saying this. You mean that we did not find whole-brain corrected results, right? 'the neural finding' </w:t>
      </w:r>
      <w:proofErr w:type="spellStart"/>
      <w:r w:rsidRPr="00F12B24">
        <w:rPr>
          <w:lang w:val="en-US"/>
        </w:rPr>
        <w:t>implcates</w:t>
      </w:r>
      <w:proofErr w:type="spellEnd"/>
      <w:r w:rsidRPr="00F12B24">
        <w:rPr>
          <w:lang w:val="en-US"/>
        </w:rPr>
        <w:t xml:space="preserve"> that there was a finding. Maybe say 'The fact that we did not find whole-brain correctable effects...'?</w:t>
      </w:r>
      <w:r>
        <w:annotationRef/>
      </w:r>
    </w:p>
  </w:comment>
  <w:comment w:initials="SZ" w:author="Sjoerds, Z." w:date="2021-07-19T10:07:00Z" w:id="763">
    <w:p w:rsidRPr="00F12B24" w:rsidR="728432B7" w:rsidP="7EBE532D" w:rsidRDefault="7EBE532D" w14:paraId="3427F870" w14:textId="3F207DEF">
      <w:pPr>
        <w:rPr>
          <w:lang w:val="en-US"/>
        </w:rPr>
      </w:pPr>
      <w:r w:rsidRPr="00F12B24">
        <w:rPr>
          <w:lang w:val="en-US"/>
        </w:rPr>
        <w:t xml:space="preserve">Very </w:t>
      </w:r>
      <w:proofErr w:type="spellStart"/>
      <w:r w:rsidRPr="00F12B24">
        <w:rPr>
          <w:lang w:val="en-US"/>
        </w:rPr>
        <w:t>interesring</w:t>
      </w:r>
      <w:proofErr w:type="spellEnd"/>
      <w:r w:rsidRPr="00F12B24">
        <w:rPr>
          <w:lang w:val="en-US"/>
        </w:rPr>
        <w:t xml:space="preserve"> points! Maybe this can be worked out further? </w:t>
      </w:r>
      <w:proofErr w:type="spellStart"/>
      <w:r w:rsidRPr="00F12B24">
        <w:rPr>
          <w:lang w:val="en-US"/>
        </w:rPr>
        <w:t>Radenbach</w:t>
      </w:r>
      <w:proofErr w:type="spellEnd"/>
      <w:r w:rsidRPr="00F12B24">
        <w:rPr>
          <w:lang w:val="en-US"/>
        </w:rPr>
        <w:t xml:space="preserve"> found an interaction with chronic stress.. for this reason we also assessed chronic stress by the way..</w:t>
      </w:r>
      <w:r w:rsidR="728432B7">
        <w:annotationRef/>
      </w:r>
      <w:r w:rsidR="728432B7">
        <w:annotationRef/>
      </w:r>
    </w:p>
  </w:comment>
  <w:comment w:initials="LW" w:author="Lara Wieland" w:date="2021-06-17T12:04:00Z" w:id="784">
    <w:p w:rsidRPr="004C2497" w:rsidR="004C2497" w:rsidRDefault="004C2497" w14:paraId="558BE908" w14:textId="169AE40D">
      <w:pPr>
        <w:pStyle w:val="CommentText"/>
        <w:rPr>
          <w:lang w:val="en-US"/>
        </w:rPr>
      </w:pPr>
      <w:r>
        <w:rPr>
          <w:rStyle w:val="CommentReference"/>
        </w:rPr>
        <w:annotationRef/>
      </w:r>
      <w:r w:rsidRPr="004C2497">
        <w:rPr>
          <w:lang w:val="en-US"/>
        </w:rPr>
        <w:t>Please add your sources of funding</w:t>
      </w:r>
    </w:p>
  </w:comment>
  <w:comment w:initials="SZ" w:author="Sjoerds, Z." w:date="2021-07-19T10:13:00Z" w:id="787">
    <w:p w:rsidRPr="00F12B24" w:rsidR="7EBE532D" w:rsidRDefault="7EBE532D" w14:paraId="347C5280" w14:textId="3F1C3FED">
      <w:pPr>
        <w:rPr>
          <w:lang w:val="en-US"/>
        </w:rPr>
      </w:pPr>
      <w:r w:rsidRPr="00F12B24">
        <w:rPr>
          <w:lang w:val="en-US"/>
        </w:rPr>
        <w:t>This was the main funding of the study during the period of data collection, so I prefer to mention that first, if you don't mind.</w:t>
      </w:r>
      <w:r>
        <w:annotationRef/>
      </w:r>
    </w:p>
  </w:comment>
  <w:comment w:initials="SZ" w:author="Sjoerds, Z." w:date="2021-07-19T10:12:00Z" w:id="790">
    <w:p w:rsidRPr="00F12B24" w:rsidR="7EBE532D" w:rsidRDefault="7EBE532D" w14:paraId="4FD4B733" w14:textId="44261018">
      <w:pPr>
        <w:rPr>
          <w:lang w:val="en-US"/>
        </w:rPr>
      </w:pPr>
      <w:r w:rsidRPr="00F12B24">
        <w:rPr>
          <w:lang w:val="en-US"/>
        </w:rPr>
        <w:t>In the WM paper we also added the following funding info for Florian: the Max Planck Society and grants from the German Research Foundation awarded to FS (DFG SCHL 1969/2-2 as part of FOR1617 and SCHL1969/4-1).</w:t>
      </w:r>
      <w:r>
        <w:annotationRef/>
      </w:r>
    </w:p>
    <w:p w:rsidRPr="00F12B24" w:rsidR="7EBE532D" w:rsidRDefault="7EBE532D" w14:paraId="4BF20677" w14:textId="6785DD82">
      <w:pPr>
        <w:rPr>
          <w:lang w:val="en-US"/>
        </w:rPr>
      </w:pPr>
    </w:p>
    <w:p w:rsidRPr="00F12B24" w:rsidR="7EBE532D" w:rsidRDefault="7EBE532D" w14:paraId="63538B67" w14:textId="7D86F9BC">
      <w:pPr>
        <w:rPr>
          <w:lang w:val="en-US"/>
        </w:rPr>
      </w:pPr>
      <w:r w:rsidRPr="00F12B24">
        <w:rPr>
          <w:lang w:val="en-US"/>
        </w:rPr>
        <w:t>I think for this paper that might still be relevant, as data was collected in the same period</w:t>
      </w:r>
    </w:p>
  </w:comment>
  <w:comment w:initials="SZ" w:author="Sjoerds, Z." w:date="2021-07-19T10:10:00Z" w:id="791">
    <w:p w:rsidRPr="00F12B24" w:rsidR="7EBE532D" w:rsidRDefault="7EBE532D" w14:paraId="0074F718" w14:textId="2B6150F2">
      <w:pPr>
        <w:rPr>
          <w:lang w:val="en-US"/>
        </w:rPr>
      </w:pPr>
      <w:r w:rsidRPr="00F12B24">
        <w:rPr>
          <w:lang w:val="en-US"/>
        </w:rPr>
        <w:t xml:space="preserve">I would request to add the following: The authors would like to thank all volunteers who participated in this study. The authors would also like to thank C. Edwards, K. </w:t>
      </w:r>
      <w:proofErr w:type="spellStart"/>
      <w:r w:rsidRPr="00F12B24">
        <w:rPr>
          <w:lang w:val="en-US"/>
        </w:rPr>
        <w:t>Hudl</w:t>
      </w:r>
      <w:proofErr w:type="spellEnd"/>
      <w:r w:rsidRPr="00F12B24">
        <w:rPr>
          <w:lang w:val="en-US"/>
        </w:rPr>
        <w:t xml:space="preserve">, L. </w:t>
      </w:r>
      <w:proofErr w:type="spellStart"/>
      <w:r w:rsidRPr="00F12B24">
        <w:rPr>
          <w:lang w:val="en-US"/>
        </w:rPr>
        <w:t>Golz</w:t>
      </w:r>
      <w:proofErr w:type="spellEnd"/>
      <w:r w:rsidRPr="00F12B24">
        <w:rPr>
          <w:lang w:val="en-US"/>
        </w:rPr>
        <w:t xml:space="preserve">, M. Panitz, M. </w:t>
      </w:r>
      <w:proofErr w:type="spellStart"/>
      <w:r w:rsidRPr="00F12B24">
        <w:rPr>
          <w:lang w:val="en-US"/>
        </w:rPr>
        <w:t>Jochemko</w:t>
      </w:r>
      <w:proofErr w:type="spellEnd"/>
      <w:r w:rsidRPr="00F12B24">
        <w:rPr>
          <w:lang w:val="en-US"/>
        </w:rPr>
        <w:t xml:space="preserve">, A. </w:t>
      </w:r>
      <w:proofErr w:type="spellStart"/>
      <w:r w:rsidRPr="00F12B24">
        <w:rPr>
          <w:lang w:val="en-US"/>
        </w:rPr>
        <w:t>Kummer</w:t>
      </w:r>
      <w:proofErr w:type="spellEnd"/>
      <w:r w:rsidRPr="00F12B24">
        <w:rPr>
          <w:lang w:val="en-US"/>
        </w:rPr>
        <w:t xml:space="preserve">, N. </w:t>
      </w:r>
      <w:proofErr w:type="spellStart"/>
      <w:r w:rsidRPr="00F12B24">
        <w:rPr>
          <w:lang w:val="en-US"/>
        </w:rPr>
        <w:t>Pampus</w:t>
      </w:r>
      <w:proofErr w:type="spellEnd"/>
      <w:r w:rsidRPr="00F12B24">
        <w:rPr>
          <w:lang w:val="en-US"/>
        </w:rPr>
        <w:t xml:space="preserve">, J. </w:t>
      </w:r>
      <w:proofErr w:type="spellStart"/>
      <w:r w:rsidRPr="00F12B24">
        <w:rPr>
          <w:lang w:val="en-US"/>
        </w:rPr>
        <w:t>Lepsien</w:t>
      </w:r>
      <w:proofErr w:type="spellEnd"/>
      <w:r w:rsidRPr="00F12B24">
        <w:rPr>
          <w:lang w:val="en-US"/>
        </w:rPr>
        <w:t xml:space="preserve">, A. </w:t>
      </w:r>
      <w:proofErr w:type="spellStart"/>
      <w:r w:rsidRPr="00F12B24">
        <w:rPr>
          <w:lang w:val="en-US"/>
        </w:rPr>
        <w:t>Pampel</w:t>
      </w:r>
      <w:proofErr w:type="spellEnd"/>
      <w:r w:rsidRPr="00F12B24">
        <w:rPr>
          <w:lang w:val="en-US"/>
        </w:rPr>
        <w:t xml:space="preserve">, T. </w:t>
      </w:r>
      <w:proofErr w:type="spellStart"/>
      <w:r w:rsidRPr="00F12B24">
        <w:rPr>
          <w:lang w:val="en-US"/>
        </w:rPr>
        <w:t>Schlumm</w:t>
      </w:r>
      <w:proofErr w:type="spellEnd"/>
      <w:r w:rsidRPr="00F12B24">
        <w:rPr>
          <w:lang w:val="en-US"/>
        </w:rPr>
        <w:t xml:space="preserve">, S. Thiers, C. </w:t>
      </w:r>
      <w:proofErr w:type="spellStart"/>
      <w:r w:rsidRPr="00F12B24">
        <w:rPr>
          <w:lang w:val="en-US"/>
        </w:rPr>
        <w:t>Backhauß</w:t>
      </w:r>
      <w:proofErr w:type="spellEnd"/>
      <w:r w:rsidRPr="00F12B24">
        <w:rPr>
          <w:lang w:val="en-US"/>
        </w:rPr>
        <w:t xml:space="preserve">, M. Falk, and L. Fisher for their valuable assistance in recruitment and data acquisition throughout the study. </w:t>
      </w:r>
      <w:r>
        <w:annotationRef/>
      </w:r>
    </w:p>
  </w:comment>
  <w:comment w:initials="SZ" w:author="Sjoerds, Z." w:date="2021-07-19T10:15:00Z" w:id="793">
    <w:p w:rsidRPr="00F12B24" w:rsidR="7EBE532D" w:rsidRDefault="7EBE532D" w14:paraId="4890A28F" w14:textId="43EBEE07">
      <w:pPr>
        <w:rPr>
          <w:lang w:val="en-US"/>
        </w:rPr>
      </w:pPr>
      <w:r w:rsidRPr="00F12B24">
        <w:rPr>
          <w:lang w:val="en-US"/>
        </w:rPr>
        <w:t xml:space="preserve">MRI data also on </w:t>
      </w:r>
      <w:proofErr w:type="spellStart"/>
      <w:r w:rsidRPr="00F12B24">
        <w:rPr>
          <w:lang w:val="en-US"/>
        </w:rPr>
        <w:t>Github</w:t>
      </w:r>
      <w:proofErr w:type="spellEnd"/>
      <w:r w:rsidRPr="00F12B24">
        <w:rPr>
          <w:lang w:val="en-US"/>
        </w:rPr>
        <w:t xml:space="preserve">? Isn't it too big for that? I think we can best make an OSF, linking the </w:t>
      </w:r>
      <w:proofErr w:type="spellStart"/>
      <w:r w:rsidRPr="00F12B24">
        <w:rPr>
          <w:lang w:val="en-US"/>
        </w:rPr>
        <w:t>github</w:t>
      </w:r>
      <w:proofErr w:type="spellEnd"/>
      <w:r w:rsidRPr="00F12B24">
        <w:rPr>
          <w:lang w:val="en-US"/>
        </w:rPr>
        <w:t xml:space="preserve"> with scripts, and another resource for the bigger datasets, plus the preprint of this paper. I can set this up if you like.</w:t>
      </w:r>
      <w:r>
        <w:annotationRef/>
      </w:r>
    </w:p>
    <w:p w:rsidR="7EBE532D" w:rsidRDefault="7EBE532D" w14:paraId="08E97FC5" w14:textId="3D580AED">
      <w:r w:rsidRPr="00F12B24">
        <w:rPr>
          <w:lang w:val="en-US"/>
        </w:rPr>
        <w:t xml:space="preserve">And maybe all authors can be added to the </w:t>
      </w:r>
      <w:proofErr w:type="spellStart"/>
      <w:r w:rsidRPr="00F12B24">
        <w:rPr>
          <w:lang w:val="en-US"/>
        </w:rPr>
        <w:t>github</w:t>
      </w:r>
      <w:proofErr w:type="spellEnd"/>
      <w:r w:rsidRPr="00F12B24">
        <w:rPr>
          <w:lang w:val="en-US"/>
        </w:rPr>
        <w:t xml:space="preserve"> repository? </w:t>
      </w:r>
      <w:r>
        <w:t xml:space="preserve">I am on </w:t>
      </w:r>
      <w:proofErr w:type="spellStart"/>
      <w:r>
        <w:t>Github</w:t>
      </w:r>
      <w:proofErr w:type="spellEnd"/>
      <w:r>
        <w:t xml:space="preserve">: </w:t>
      </w:r>
      <w:proofErr w:type="spellStart"/>
      <w:r>
        <w:t>ZSjoerds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010876" w15:done="0"/>
  <w15:commentEx w15:paraId="7C21F4A1" w15:paraIdParent="10010876" w15:done="0"/>
  <w15:commentEx w15:paraId="376963DA" w15:done="0"/>
  <w15:commentEx w15:paraId="531A9147" w15:paraIdParent="376963DA" w15:done="0"/>
  <w15:commentEx w15:paraId="2ED54C41" w15:done="0"/>
  <w15:commentEx w15:paraId="467E526A" w15:done="0"/>
  <w15:commentEx w15:paraId="4EF5762B" w15:done="0"/>
  <w15:commentEx w15:paraId="7C004CA6" w15:done="0"/>
  <w15:commentEx w15:paraId="059D3AC8" w15:paraIdParent="7C004CA6" w15:done="0"/>
  <w15:commentEx w15:paraId="6B2D6A44" w15:done="0"/>
  <w15:commentEx w15:paraId="43175482" w15:done="0"/>
  <w15:commentEx w15:paraId="2AE7961C" w15:done="0"/>
  <w15:commentEx w15:paraId="61AED3B3" w15:done="0"/>
  <w15:commentEx w15:paraId="514D8231" w15:done="0"/>
  <w15:commentEx w15:paraId="74B4D424" w15:done="0"/>
  <w15:commentEx w15:paraId="4A981429" w15:done="0"/>
  <w15:commentEx w15:paraId="0408FB62" w15:paraIdParent="4A981429" w15:done="0"/>
  <w15:commentEx w15:paraId="75AA337C" w15:done="0"/>
  <w15:commentEx w15:paraId="56CC3D06" w15:done="0"/>
  <w15:commentEx w15:paraId="6A826AAD" w15:done="0"/>
  <w15:commentEx w15:paraId="4B5A5A38" w15:done="0"/>
  <w15:commentEx w15:paraId="11F94957" w15:done="0"/>
  <w15:commentEx w15:paraId="1A145A02" w15:paraIdParent="11F94957" w15:done="0"/>
  <w15:commentEx w15:paraId="49768EC6" w15:done="0"/>
  <w15:commentEx w15:paraId="09CFBAA5" w15:done="0"/>
  <w15:commentEx w15:paraId="0F3458FF" w15:done="0"/>
  <w15:commentEx w15:paraId="4D6E8C60" w15:done="0"/>
  <w15:commentEx w15:paraId="462A8E9F" w15:done="0"/>
  <w15:commentEx w15:paraId="5F748035" w15:done="0"/>
  <w15:commentEx w15:paraId="5A455F76" w15:done="0"/>
  <w15:commentEx w15:paraId="4A281917" w15:done="0"/>
  <w15:commentEx w15:paraId="41FCDD62" w15:paraIdParent="4A281917" w15:done="0"/>
  <w15:commentEx w15:paraId="5DC2D41B" w15:done="0"/>
  <w15:commentEx w15:paraId="471C82C7" w15:done="0"/>
  <w15:commentEx w15:paraId="608301AB" w15:done="0"/>
  <w15:commentEx w15:paraId="41FAEFF8" w15:paraIdParent="608301AB" w15:done="0"/>
  <w15:commentEx w15:paraId="64255BE3" w15:done="0"/>
  <w15:commentEx w15:paraId="00E5B14B" w15:paraIdParent="64255BE3" w15:done="0"/>
  <w15:commentEx w15:paraId="1409709A" w15:done="0"/>
  <w15:commentEx w15:paraId="0E193779" w15:done="0"/>
  <w15:commentEx w15:paraId="6A4F4873" w15:done="0"/>
  <w15:commentEx w15:paraId="4CAC7203" w15:done="0"/>
  <w15:commentEx w15:paraId="23D0B46E" w15:paraIdParent="4CAC7203" w15:done="0"/>
  <w15:commentEx w15:paraId="1B27A8A2" w15:done="0"/>
  <w15:commentEx w15:paraId="3D00CD63" w15:done="0"/>
  <w15:commentEx w15:paraId="7286FB70" w15:done="0"/>
  <w15:commentEx w15:paraId="301909EF" w15:paraIdParent="7286FB70" w15:done="0"/>
  <w15:commentEx w15:paraId="00275207" w15:paraIdParent="7286FB70" w15:done="0"/>
  <w15:commentEx w15:paraId="4F26AA74" w15:done="0"/>
  <w15:commentEx w15:paraId="7A2912D6" w15:done="0"/>
  <w15:commentEx w15:paraId="0BA93692" w15:done="0"/>
  <w15:commentEx w15:paraId="4F4AB407" w15:done="0"/>
  <w15:commentEx w15:paraId="3D857ADC" w15:done="0"/>
  <w15:commentEx w15:paraId="1B4AAC16" w15:paraIdParent="3D857ADC" w15:done="0"/>
  <w15:commentEx w15:paraId="1A330CAE" w15:done="0"/>
  <w15:commentEx w15:paraId="2F7DE09A" w15:done="0"/>
  <w15:commentEx w15:paraId="6655D6B4" w15:done="0"/>
  <w15:commentEx w15:paraId="491A063F" w15:paraIdParent="6655D6B4" w15:done="0"/>
  <w15:commentEx w15:paraId="2E185D9D" w15:done="0"/>
  <w15:commentEx w15:paraId="76630ED3" w15:paraIdParent="2E185D9D" w15:done="0"/>
  <w15:commentEx w15:paraId="09F4005B" w15:paraIdParent="2E185D9D" w15:done="0"/>
  <w15:commentEx w15:paraId="399EEB91" w15:done="0"/>
  <w15:commentEx w15:paraId="229F8E7A" w15:paraIdParent="399EEB91" w15:done="0"/>
  <w15:commentEx w15:paraId="61E80C5C" w15:done="0"/>
  <w15:commentEx w15:paraId="5949CF7B" w15:paraIdParent="61E80C5C" w15:done="0"/>
  <w15:commentEx w15:paraId="5D8267A4" w15:done="0"/>
  <w15:commentEx w15:paraId="2CAC3C3A" w15:paraIdParent="5D8267A4" w15:done="0"/>
  <w15:commentEx w15:paraId="5D52E015" w15:done="0"/>
  <w15:commentEx w15:paraId="7933265B" w15:done="0"/>
  <w15:commentEx w15:paraId="6F1213A8" w15:paraIdParent="7933265B" w15:done="0"/>
  <w15:commentEx w15:paraId="16E39EAF" w15:done="0"/>
  <w15:commentEx w15:paraId="1C296CBF" w15:paraIdParent="16E39EAF" w15:done="0"/>
  <w15:commentEx w15:paraId="5E96B35B" w15:done="0"/>
  <w15:commentEx w15:paraId="661CA741" w15:paraIdParent="5E96B35B" w15:done="0"/>
  <w15:commentEx w15:paraId="3DEA2C4A" w15:done="0"/>
  <w15:commentEx w15:paraId="6BEA0921" w15:done="0"/>
  <w15:commentEx w15:paraId="578674C1" w15:paraIdParent="6BEA0921" w15:done="0"/>
  <w15:commentEx w15:paraId="28693DFD" w15:done="0"/>
  <w15:commentEx w15:paraId="048B2E7C" w15:done="0"/>
  <w15:commentEx w15:paraId="08B9EDF8" w15:done="0"/>
  <w15:commentEx w15:paraId="1EF04BAF" w15:paraIdParent="08B9EDF8" w15:done="0"/>
  <w15:commentEx w15:paraId="7D685152" w15:done="0"/>
  <w15:commentEx w15:paraId="78986347" w15:paraIdParent="7D685152" w15:done="0"/>
  <w15:commentEx w15:paraId="5C20F473" w15:done="0"/>
  <w15:commentEx w15:paraId="5845B5EC" w15:done="0"/>
  <w15:commentEx w15:paraId="49DC5842" w15:done="0"/>
  <w15:commentEx w15:paraId="011F664B" w15:done="0"/>
  <w15:commentEx w15:paraId="5D522F7A" w15:paraIdParent="011F664B" w15:done="0"/>
  <w15:commentEx w15:paraId="2101E1E7" w15:paraIdParent="011F664B" w15:done="0"/>
  <w15:commentEx w15:paraId="1C0B4C51" w15:done="0"/>
  <w15:commentEx w15:paraId="56A62585" w15:done="0"/>
  <w15:commentEx w15:paraId="6B2E70BC" w15:done="0"/>
  <w15:commentEx w15:paraId="1148665D" w15:paraIdParent="6B2E70BC" w15:done="0"/>
  <w15:commentEx w15:paraId="27351DF2" w15:done="0"/>
  <w15:commentEx w15:paraId="4F09A083" w15:paraIdParent="27351DF2" w15:done="0"/>
  <w15:commentEx w15:paraId="4889E219" w15:paraIdParent="27351DF2" w15:done="0"/>
  <w15:commentEx w15:paraId="734C91B4" w15:done="0"/>
  <w15:commentEx w15:paraId="16837FFF" w15:done="0"/>
  <w15:commentEx w15:paraId="78DFBE42" w15:paraIdParent="16837FFF" w15:done="0"/>
  <w15:commentEx w15:paraId="064A1DE5" w15:paraIdParent="16837FFF" w15:done="0"/>
  <w15:commentEx w15:paraId="00BE4AC5" w15:done="0"/>
  <w15:commentEx w15:paraId="730B785F" w15:done="0"/>
  <w15:commentEx w15:paraId="0860D630" w15:done="0"/>
  <w15:commentEx w15:paraId="7CEB5701" w15:paraIdParent="0860D630" w15:done="0"/>
  <w15:commentEx w15:paraId="3374BE54" w15:done="0"/>
  <w15:commentEx w15:paraId="5915C964" w15:paraIdParent="3374BE54" w15:done="0"/>
  <w15:commentEx w15:paraId="1448BA99" w15:done="0"/>
  <w15:commentEx w15:paraId="1A1D8894" w15:paraIdParent="1448BA99" w15:done="0"/>
  <w15:commentEx w15:paraId="378EE5CB" w15:done="1"/>
  <w15:commentEx w15:paraId="52DFEE78" w15:done="0"/>
  <w15:commentEx w15:paraId="4D448611" w15:paraIdParent="52DFEE78" w15:done="0"/>
  <w15:commentEx w15:paraId="14B26D35" w15:done="0"/>
  <w15:commentEx w15:paraId="2CFF5716" w15:paraIdParent="14B26D35" w15:done="0"/>
  <w15:commentEx w15:paraId="69D823C8" w15:done="0"/>
  <w15:commentEx w15:paraId="38AF6FC1" w15:done="0"/>
  <w15:commentEx w15:paraId="017E932C" w15:done="0"/>
  <w15:commentEx w15:paraId="0C6AF360" w15:done="0"/>
  <w15:commentEx w15:paraId="2EE18B89" w15:done="0"/>
  <w15:commentEx w15:paraId="0D889DB9" w15:done="0"/>
  <w15:commentEx w15:paraId="4188BAB0" w15:done="0"/>
  <w15:commentEx w15:paraId="60144D45" w15:paraIdParent="4188BAB0" w15:done="0"/>
  <w15:commentEx w15:paraId="273ED6A4" w15:paraIdParent="4188BAB0" w15:done="0"/>
  <w15:commentEx w15:paraId="7C6291FF" w15:done="0"/>
  <w15:commentEx w15:paraId="49478474" w15:paraIdParent="7C6291FF" w15:done="0"/>
  <w15:commentEx w15:paraId="5E51DF38" w15:paraIdParent="7C6291FF" w15:done="0"/>
  <w15:commentEx w15:paraId="7A40F19B" w15:done="0"/>
  <w15:commentEx w15:paraId="5BE302FC" w15:done="0"/>
  <w15:commentEx w15:paraId="527D4D19" w15:done="0"/>
  <w15:commentEx w15:paraId="0F79EFC2" w15:done="0"/>
  <w15:commentEx w15:paraId="266CDC27" w15:done="0"/>
  <w15:commentEx w15:paraId="5A989A63" w15:done="0"/>
  <w15:commentEx w15:paraId="3427F870" w15:done="0"/>
  <w15:commentEx w15:paraId="558BE908" w15:done="0"/>
  <w15:commentEx w15:paraId="347C5280" w15:done="0"/>
  <w15:commentEx w15:paraId="63538B67" w15:done="0"/>
  <w15:commentEx w15:paraId="0074F718" w15:done="0"/>
  <w15:commentEx w15:paraId="08E97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D5DDC" w16cex:dateUtc="2021-06-23T05:14:00Z"/>
  <w16cex:commentExtensible w16cex:durableId="5F69FF82" w16cex:dateUtc="2021-07-16T09:32:00Z"/>
  <w16cex:commentExtensible w16cex:durableId="2489876B" w16cex:dateUtc="2021-07-02T10:39:00Z"/>
  <w16cex:commentExtensible w16cex:durableId="205A861B" w16cex:dateUtc="2021-07-07T11:18:00Z"/>
  <w16cex:commentExtensible w16cex:durableId="3253D78A" w16cex:dateUtc="2021-07-07T11:18:00Z"/>
  <w16cex:commentExtensible w16cex:durableId="248EA69C" w16cex:dateUtc="2021-07-06T07:53:00Z"/>
  <w16cex:commentExtensible w16cex:durableId="72067404" w16cex:dateUtc="2021-07-07T11:19:00Z"/>
  <w16cex:commentExtensible w16cex:durableId="248EA766" w16cex:dateUtc="2021-07-06T07:56:00Z"/>
  <w16cex:commentExtensible w16cex:durableId="2653F0A3" w16cex:dateUtc="2021-07-07T11:15:00Z"/>
  <w16cex:commentExtensible w16cex:durableId="248EAA15" w16cex:dateUtc="2021-07-06T08:08:00Z"/>
  <w16cex:commentExtensible w16cex:durableId="214DB7B3" w16cex:dateUtc="2021-07-07T11:25:00Z"/>
  <w16cex:commentExtensible w16cex:durableId="29E5C521" w16cex:dateUtc="2021-07-07T11:30:00Z"/>
  <w16cex:commentExtensible w16cex:durableId="248EAAC0" w16cex:dateUtc="2021-07-06T08:11:00Z"/>
  <w16cex:commentExtensible w16cex:durableId="495D336D" w16cex:dateUtc="2021-07-07T11:27:00Z"/>
  <w16cex:commentExtensible w16cex:durableId="248EAD27" w16cex:dateUtc="2021-07-06T08:21:00Z"/>
  <w16cex:commentExtensible w16cex:durableId="248EABB7" w16cex:dateUtc="2021-07-06T08:15:00Z"/>
  <w16cex:commentExtensible w16cex:durableId="1D8F3393" w16cex:dateUtc="2021-07-07T11:29:00Z"/>
  <w16cex:commentExtensible w16cex:durableId="248EAC29" w16cex:dateUtc="2021-07-06T08:17:00Z"/>
  <w16cex:commentExtensible w16cex:durableId="248EADA3" w16cex:dateUtc="2021-07-06T08:23:00Z"/>
  <w16cex:commentExtensible w16cex:durableId="248EAE2D" w16cex:dateUtc="2021-07-06T08:25:00Z"/>
  <w16cex:commentExtensible w16cex:durableId="248EAE80" w16cex:dateUtc="2021-07-06T08:27:00Z"/>
  <w16cex:commentExtensible w16cex:durableId="248EB140" w16cex:dateUtc="2021-07-06T08:38:00Z"/>
  <w16cex:commentExtensible w16cex:durableId="7071A2CD" w16cex:dateUtc="2021-07-07T11:32:00Z"/>
  <w16cex:commentExtensible w16cex:durableId="248EBF27" w16cex:dateUtc="2021-07-06T09:38:00Z"/>
  <w16cex:commentExtensible w16cex:durableId="248EBFD0" w16cex:dateUtc="2021-07-06T09:41:00Z"/>
  <w16cex:commentExtensible w16cex:durableId="4FD9BAFD" w16cex:dateUtc="2021-07-16T09:35:00Z"/>
  <w16cex:commentExtensible w16cex:durableId="248EC132" w16cex:dateUtc="2021-07-06T09:46:00Z"/>
  <w16cex:commentExtensible w16cex:durableId="248EC1B6" w16cex:dateUtc="2021-07-06T09:49:00Z"/>
  <w16cex:commentExtensible w16cex:durableId="248EC27B" w16cex:dateUtc="2021-07-06T09:52:00Z"/>
  <w16cex:commentExtensible w16cex:durableId="248EC215" w16cex:dateUtc="2021-07-06T09:50:00Z"/>
  <w16cex:commentExtensible w16cex:durableId="248EC30C" w16cex:dateUtc="2021-07-06T09:54:00Z"/>
  <w16cex:commentExtensible w16cex:durableId="77E18639" w16cex:dateUtc="2021-07-16T09:40:00Z"/>
  <w16cex:commentExtensible w16cex:durableId="243D38B8" w16cex:dateUtc="2021-07-19T06:35:00Z"/>
  <w16cex:commentExtensible w16cex:durableId="6E0D86FA" w16cex:dateUtc="2021-07-19T06:38:00Z"/>
  <w16cex:commentExtensible w16cex:durableId="248EC780" w16cex:dateUtc="2021-07-06T10:13:00Z"/>
  <w16cex:commentExtensible w16cex:durableId="0550A6F0" w16cex:dateUtc="2021-07-19T06:39:00Z"/>
  <w16cex:commentExtensible w16cex:durableId="248EC575" w16cex:dateUtc="2021-07-06T10:05:00Z"/>
  <w16cex:commentExtensible w16cex:durableId="0891C156" w16cex:dateUtc="2021-07-19T06:57:00Z"/>
  <w16cex:commentExtensible w16cex:durableId="29D8F005" w16cex:dateUtc="2021-07-19T06:58:00Z"/>
  <w16cex:commentExtensible w16cex:durableId="248EC62E" w16cex:dateUtc="2021-07-06T10:08:00Z"/>
  <w16cex:commentExtensible w16cex:durableId="248EC6C2" w16cex:dateUtc="2021-07-06T10:10:00Z"/>
  <w16cex:commentExtensible w16cex:durableId="248EC72B" w16cex:dateUtc="2021-07-06T10:12:00Z"/>
  <w16cex:commentExtensible w16cex:durableId="663AB060" w16cex:dateUtc="2021-07-19T07:01:00Z"/>
  <w16cex:commentExtensible w16cex:durableId="71247AA6" w16cex:dateUtc="2021-07-19T07:02:00Z"/>
  <w16cex:commentExtensible w16cex:durableId="206BB763" w16cex:dateUtc="2021-07-19T07:07:00Z"/>
  <w16cex:commentExtensible w16cex:durableId="248ED989" w16cex:dateUtc="2021-07-06T11:30:00Z"/>
  <w16cex:commentExtensible w16cex:durableId="6FCCCF11" w16cex:dateUtc="2021-07-19T07:09:00Z"/>
  <w16cex:commentExtensible w16cex:durableId="24A14C3C" w16cex:dateUtc="2021-07-20T11:21:00Z"/>
  <w16cex:commentExtensible w16cex:durableId="341D4E7B" w16cex:dateUtc="2021-07-19T07:09:00Z"/>
  <w16cex:commentExtensible w16cex:durableId="647F7978" w16cex:dateUtc="2021-07-19T07:11:00Z"/>
  <w16cex:commentExtensible w16cex:durableId="09977671" w16cex:dateUtc="2021-07-19T07:12:00Z"/>
  <w16cex:commentExtensible w16cex:durableId="44DE5F5C" w16cex:dateUtc="2021-07-19T07:13:00Z"/>
  <w16cex:commentExtensible w16cex:durableId="2E57B8A4" w16cex:dateUtc="2021-07-19T07:15:00Z"/>
  <w16cex:commentExtensible w16cex:durableId="5C1F058B" w16cex:dateUtc="2021-07-19T07:17:00Z"/>
  <w16cex:commentExtensible w16cex:durableId="1058277F" w16cex:dateUtc="2021-07-19T07:18:00Z"/>
  <w16cex:commentExtensible w16cex:durableId="0B8360F0" w16cex:dateUtc="2021-07-19T07:19:00Z"/>
  <w16cex:commentExtensible w16cex:durableId="248EDA29" w16cex:dateUtc="2021-07-06T11:33:00Z"/>
  <w16cex:commentExtensible w16cex:durableId="2AD2AA45" w16cex:dateUtc="2021-07-19T07:19:00Z"/>
  <w16cex:commentExtensible w16cex:durableId="248EDA68" w16cex:dateUtc="2021-07-06T11:34:00Z"/>
  <w16cex:commentExtensible w16cex:durableId="51FB34DC" w16cex:dateUtc="2021-07-19T07:20:00Z"/>
  <w16cex:commentExtensible w16cex:durableId="24A14EA2" w16cex:dateUtc="2021-07-20T11:31:00Z"/>
  <w16cex:commentExtensible w16cex:durableId="00215AD8" w16cex:dateUtc="2021-07-19T07:30:00Z"/>
  <w16cex:commentExtensible w16cex:durableId="24A14E76" w16cex:dateUtc="2021-07-20T11:30:00Z"/>
  <w16cex:commentExtensible w16cex:durableId="248EDC56" w16cex:dateUtc="2021-07-06T11:42:00Z"/>
  <w16cex:commentExtensible w16cex:durableId="24A150BD" w16cex:dateUtc="2021-07-20T11:40:00Z"/>
  <w16cex:commentExtensible w16cex:durableId="248EE031" w16cex:dateUtc="2021-07-06T11:59:00Z"/>
  <w16cex:commentExtensible w16cex:durableId="3E60A98A" w16cex:dateUtc="2021-07-19T07:30:00Z"/>
  <w16cex:commentExtensible w16cex:durableId="248EDAA9" w16cex:dateUtc="2021-07-06T11:35:00Z"/>
  <w16cex:commentExtensible w16cex:durableId="248EDAD4" w16cex:dateUtc="2021-07-06T11:36:00Z"/>
  <w16cex:commentExtensible w16cex:durableId="24A14FF5" w16cex:dateUtc="2021-07-20T11:36:00Z"/>
  <w16cex:commentExtensible w16cex:durableId="248EDB26" w16cex:dateUtc="2021-07-06T11:37:00Z"/>
  <w16cex:commentExtensible w16cex:durableId="24A14FEE" w16cex:dateUtc="2021-07-20T11:36:00Z"/>
  <w16cex:commentExtensible w16cex:durableId="2D7E0009" w16cex:dateUtc="2021-07-19T07:32:00Z"/>
  <w16cex:commentExtensible w16cex:durableId="24A14FD5" w16cex:dateUtc="2021-07-20T11:36:00Z"/>
  <w16cex:commentExtensible w16cex:durableId="248EDBE6" w16cex:dateUtc="2021-07-06T11:40:00Z"/>
  <w16cex:commentExtensible w16cex:durableId="348CEC37" w16cex:dateUtc="2021-07-19T07:33:00Z"/>
  <w16cex:commentExtensible w16cex:durableId="24A150CE" w16cex:dateUtc="2021-07-20T11:40:00Z"/>
  <w16cex:commentExtensible w16cex:durableId="248EDC94" w16cex:dateUtc="2021-07-06T11:43:00Z"/>
  <w16cex:commentExtensible w16cex:durableId="248EDCBF" w16cex:dateUtc="2021-07-06T11:44:00Z"/>
  <w16cex:commentExtensible w16cex:durableId="101E0E49" w16cex:dateUtc="2021-07-19T07:35:00Z"/>
  <w16cex:commentExtensible w16cex:durableId="24A1525D" w16cex:dateUtc="2021-07-20T11:47:00Z"/>
  <w16cex:commentExtensible w16cex:durableId="248EDD02" w16cex:dateUtc="2021-07-06T11:45:00Z"/>
  <w16cex:commentExtensible w16cex:durableId="24A153C1" w16cex:dateUtc="2021-07-20T11:53:00Z"/>
  <w16cex:commentExtensible w16cex:durableId="3C79AD34" w16cex:dateUtc="2021-07-19T07:36:00Z"/>
  <w16cex:commentExtensible w16cex:durableId="248EDF65" w16cex:dateUtc="2021-07-06T11:55:00Z"/>
  <w16cex:commentExtensible w16cex:durableId="207D72A9" w16cex:dateUtc="2021-07-19T07:38:00Z"/>
  <w16cex:commentExtensible w16cex:durableId="247B4984" w16cex:dateUtc="2021-06-21T15:23:00Z"/>
  <w16cex:commentExtensible w16cex:durableId="248EE004" w16cex:dateUtc="2021-07-06T11:58:00Z"/>
  <w16cex:commentExtensible w16cex:durableId="6A04E6EC" w16cex:dateUtc="2021-07-19T07:39:00Z"/>
  <w16cex:commentExtensible w16cex:durableId="248EE050" w16cex:dateUtc="2021-07-06T11:59:00Z"/>
  <w16cex:commentExtensible w16cex:durableId="2489BFBA" w16cex:dateUtc="2021-07-02T14:39:00Z"/>
  <w16cex:commentExtensible w16cex:durableId="248EE0F6" w16cex:dateUtc="2021-07-06T12:02:00Z"/>
  <w16cex:commentExtensible w16cex:durableId="24A1595D" w16cex:dateUtc="2021-07-20T12:16:00Z"/>
  <w16cex:commentExtensible w16cex:durableId="248EE20F" w16cex:dateUtc="2021-07-06T12:07:00Z"/>
  <w16cex:commentExtensible w16cex:durableId="1230813C" w16cex:dateUtc="2021-07-19T07:42:00Z"/>
  <w16cex:commentExtensible w16cex:durableId="2342883B" w16cex:dateUtc="2021-07-19T07:43:00Z"/>
  <w16cex:commentExtensible w16cex:durableId="0DA5B23E" w16cex:dateUtc="2021-07-19T07:45:00Z"/>
  <w16cex:commentExtensible w16cex:durableId="248EE280" w16cex:dateUtc="2021-07-06T12:09:00Z"/>
  <w16cex:commentExtensible w16cex:durableId="4DE46F5E" w16cex:dateUtc="2021-07-19T07:47:00Z"/>
  <w16cex:commentExtensible w16cex:durableId="24A15B3A" w16cex:dateUtc="2021-07-20T12:24:00Z"/>
  <w16cex:commentExtensible w16cex:durableId="248EE264" w16cex:dateUtc="2021-07-06T12:08:00Z"/>
  <w16cex:commentExtensible w16cex:durableId="4AF10365" w16cex:dateUtc="2021-07-19T07:56:00Z"/>
  <w16cex:commentExtensible w16cex:durableId="248EE2FA" w16cex:dateUtc="2021-07-06T12:11:00Z"/>
  <w16cex:commentExtensible w16cex:durableId="24A15B73" w16cex:dateUtc="2021-07-20T12:25:00Z"/>
  <w16cex:commentExtensible w16cex:durableId="248EE321" w16cex:dateUtc="2021-07-06T12:11:00Z"/>
  <w16cex:commentExtensible w16cex:durableId="24A15B95" w16cex:dateUtc="2021-07-20T12:26:00Z"/>
  <w16cex:commentExtensible w16cex:durableId="7FE7F549" w16cex:dateUtc="2021-07-19T07:56:00Z"/>
  <w16cex:commentExtensible w16cex:durableId="24A15BC5" w16cex:dateUtc="2021-07-20T12:27:00Z"/>
  <w16cex:commentExtensible w16cex:durableId="24A15C30" w16cex:dateUtc="2021-07-19T07:48:00Z"/>
  <w16cex:commentExtensible w16cex:durableId="2EFF6F93" w16cex:dateUtc="2021-07-19T07:48:00Z"/>
  <w16cex:commentExtensible w16cex:durableId="24A15CA6" w16cex:dateUtc="2021-07-20T12:31:00Z"/>
  <w16cex:commentExtensible w16cex:durableId="2003857D" w16cex:dateUtc="2021-07-19T07:54:00Z"/>
  <w16cex:commentExtensible w16cex:durableId="24A15CEE" w16cex:dateUtc="2021-07-20T12:32:00Z"/>
  <w16cex:commentExtensible w16cex:durableId="248EE3F6" w16cex:dateUtc="2021-07-06T12:15:00Z"/>
  <w16cex:commentExtensible w16cex:durableId="248EE3B3" w16cex:dateUtc="2021-07-06T12:14:00Z"/>
  <w16cex:commentExtensible w16cex:durableId="24898B50" w16cex:dateUtc="2021-07-02T10:55:00Z"/>
  <w16cex:commentExtensible w16cex:durableId="24898B42" w16cex:dateUtc="2021-07-02T10:55:00Z"/>
  <w16cex:commentExtensible w16cex:durableId="24A15DEB" w16cex:dateUtc="2021-07-20T12:36:00Z"/>
  <w16cex:commentExtensible w16cex:durableId="4865E32B" w16cex:dateUtc="2021-07-19T07:52:00Z"/>
  <w16cex:commentExtensible w16cex:durableId="2489D150" w16cex:dateUtc="2021-07-02T15:54:00Z"/>
  <w16cex:commentExtensible w16cex:durableId="248EE44A" w16cex:dateUtc="2021-07-06T12:16:00Z"/>
  <w16cex:commentExtensible w16cex:durableId="75C07896" w16cex:dateUtc="2021-07-19T07:50:00Z"/>
  <w16cex:commentExtensible w16cex:durableId="2489DB9D" w16cex:dateUtc="2021-07-02T16:38:00Z"/>
  <w16cex:commentExtensible w16cex:durableId="248EE46E" w16cex:dateUtc="2021-07-06T12:17:00Z"/>
  <w16cex:commentExtensible w16cex:durableId="1FB5FCA0" w16cex:dateUtc="2021-07-19T07:50:00Z"/>
  <w16cex:commentExtensible w16cex:durableId="2489DAF2" w16cex:dateUtc="2021-07-02T16:35:00Z"/>
  <w16cex:commentExtensible w16cex:durableId="45B60868" w16cex:dateUtc="2021-07-19T07:58:00Z"/>
  <w16cex:commentExtensible w16cex:durableId="6BC3BF00" w16cex:dateUtc="2021-07-19T08:02:00Z"/>
  <w16cex:commentExtensible w16cex:durableId="271563C9" w16cex:dateUtc="2021-07-19T08:02:00Z"/>
  <w16cex:commentExtensible w16cex:durableId="248EE5C2" w16cex:dateUtc="2021-07-06T12:22:00Z"/>
  <w16cex:commentExtensible w16cex:durableId="61E8899A" w16cex:dateUtc="2021-07-19T08:03:00Z"/>
  <w16cex:commentExtensible w16cex:durableId="3CA8FEFB" w16cex:dateUtc="2021-07-19T08:07:00Z"/>
  <w16cex:commentExtensible w16cex:durableId="2475B8E5" w16cex:dateUtc="2021-06-17T10:04:00Z"/>
  <w16cex:commentExtensible w16cex:durableId="7D1CB842" w16cex:dateUtc="2021-07-19T08:13:00Z"/>
  <w16cex:commentExtensible w16cex:durableId="3F8E6680" w16cex:dateUtc="2021-07-19T08:12:00Z"/>
  <w16cex:commentExtensible w16cex:durableId="0ED1DE5D" w16cex:dateUtc="2021-07-19T08:10:00Z"/>
  <w16cex:commentExtensible w16cex:durableId="225EAC81" w16cex:dateUtc="2021-07-19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010876" w16cid:durableId="247D5DDC"/>
  <w16cid:commentId w16cid:paraId="7C21F4A1" w16cid:durableId="5F69FF82"/>
  <w16cid:commentId w16cid:paraId="376963DA" w16cid:durableId="2489876B"/>
  <w16cid:commentId w16cid:paraId="531A9147" w16cid:durableId="205A861B"/>
  <w16cid:commentId w16cid:paraId="2ED54C41" w16cid:durableId="3253D78A"/>
  <w16cid:commentId w16cid:paraId="467E526A" w16cid:durableId="248EA69C"/>
  <w16cid:commentId w16cid:paraId="4EF5762B" w16cid:durableId="72067404"/>
  <w16cid:commentId w16cid:paraId="7C004CA6" w16cid:durableId="248EA766"/>
  <w16cid:commentId w16cid:paraId="059D3AC8" w16cid:durableId="2653F0A3"/>
  <w16cid:commentId w16cid:paraId="6B2D6A44" w16cid:durableId="248EAA15"/>
  <w16cid:commentId w16cid:paraId="43175482" w16cid:durableId="214DB7B3"/>
  <w16cid:commentId w16cid:paraId="2AE7961C" w16cid:durableId="29E5C521"/>
  <w16cid:commentId w16cid:paraId="61AED3B3" w16cid:durableId="248EAAC0"/>
  <w16cid:commentId w16cid:paraId="514D8231" w16cid:durableId="495D336D"/>
  <w16cid:commentId w16cid:paraId="74B4D424" w16cid:durableId="248EAD27"/>
  <w16cid:commentId w16cid:paraId="4A981429" w16cid:durableId="248EABB7"/>
  <w16cid:commentId w16cid:paraId="0408FB62" w16cid:durableId="1D8F3393"/>
  <w16cid:commentId w16cid:paraId="75AA337C" w16cid:durableId="248EAC29"/>
  <w16cid:commentId w16cid:paraId="56CC3D06" w16cid:durableId="248EADA3"/>
  <w16cid:commentId w16cid:paraId="6A826AAD" w16cid:durableId="248EAE2D"/>
  <w16cid:commentId w16cid:paraId="4B5A5A38" w16cid:durableId="248EAE80"/>
  <w16cid:commentId w16cid:paraId="11F94957" w16cid:durableId="248EB140"/>
  <w16cid:commentId w16cid:paraId="1A145A02" w16cid:durableId="7071A2CD"/>
  <w16cid:commentId w16cid:paraId="49768EC6" w16cid:durableId="248EBF27"/>
  <w16cid:commentId w16cid:paraId="09CFBAA5" w16cid:durableId="248EBFD0"/>
  <w16cid:commentId w16cid:paraId="0F3458FF" w16cid:durableId="4FD9BAFD"/>
  <w16cid:commentId w16cid:paraId="4D6E8C60" w16cid:durableId="248EC132"/>
  <w16cid:commentId w16cid:paraId="462A8E9F" w16cid:durableId="248EC1B6"/>
  <w16cid:commentId w16cid:paraId="5F748035" w16cid:durableId="248EC27B"/>
  <w16cid:commentId w16cid:paraId="5A455F76" w16cid:durableId="248EC215"/>
  <w16cid:commentId w16cid:paraId="4A281917" w16cid:durableId="248EC30C"/>
  <w16cid:commentId w16cid:paraId="41FCDD62" w16cid:durableId="77E18639"/>
  <w16cid:commentId w16cid:paraId="5DC2D41B" w16cid:durableId="243D38B8"/>
  <w16cid:commentId w16cid:paraId="471C82C7" w16cid:durableId="6E0D86FA"/>
  <w16cid:commentId w16cid:paraId="608301AB" w16cid:durableId="248EC780"/>
  <w16cid:commentId w16cid:paraId="41FAEFF8" w16cid:durableId="0550A6F0"/>
  <w16cid:commentId w16cid:paraId="64255BE3" w16cid:durableId="248EC575"/>
  <w16cid:commentId w16cid:paraId="00E5B14B" w16cid:durableId="0891C156"/>
  <w16cid:commentId w16cid:paraId="1409709A" w16cid:durableId="29D8F005"/>
  <w16cid:commentId w16cid:paraId="0E193779" w16cid:durableId="248EC62E"/>
  <w16cid:commentId w16cid:paraId="6A4F4873" w16cid:durableId="248EC6C2"/>
  <w16cid:commentId w16cid:paraId="4CAC7203" w16cid:durableId="248EC72B"/>
  <w16cid:commentId w16cid:paraId="23D0B46E" w16cid:durableId="663AB060"/>
  <w16cid:commentId w16cid:paraId="1B27A8A2" w16cid:durableId="71247AA6"/>
  <w16cid:commentId w16cid:paraId="3D00CD63" w16cid:durableId="206BB763"/>
  <w16cid:commentId w16cid:paraId="7286FB70" w16cid:durableId="248ED989"/>
  <w16cid:commentId w16cid:paraId="301909EF" w16cid:durableId="6FCCCF11"/>
  <w16cid:commentId w16cid:paraId="00275207" w16cid:durableId="24A14C3C"/>
  <w16cid:commentId w16cid:paraId="4F26AA74" w16cid:durableId="341D4E7B"/>
  <w16cid:commentId w16cid:paraId="7A2912D6" w16cid:durableId="647F7978"/>
  <w16cid:commentId w16cid:paraId="0BA93692" w16cid:durableId="09977671"/>
  <w16cid:commentId w16cid:paraId="4F4AB407" w16cid:durableId="44DE5F5C"/>
  <w16cid:commentId w16cid:paraId="3D857ADC" w16cid:durableId="2E57B8A4"/>
  <w16cid:commentId w16cid:paraId="1B4AAC16" w16cid:durableId="5C1F058B"/>
  <w16cid:commentId w16cid:paraId="1A330CAE" w16cid:durableId="1058277F"/>
  <w16cid:commentId w16cid:paraId="2F7DE09A" w16cid:durableId="0B8360F0"/>
  <w16cid:commentId w16cid:paraId="6655D6B4" w16cid:durableId="248EDA29"/>
  <w16cid:commentId w16cid:paraId="491A063F" w16cid:durableId="2AD2AA45"/>
  <w16cid:commentId w16cid:paraId="2E185D9D" w16cid:durableId="248EDA68"/>
  <w16cid:commentId w16cid:paraId="76630ED3" w16cid:durableId="51FB34DC"/>
  <w16cid:commentId w16cid:paraId="09F4005B" w16cid:durableId="24A14EA2"/>
  <w16cid:commentId w16cid:paraId="399EEB91" w16cid:durableId="00215AD8"/>
  <w16cid:commentId w16cid:paraId="229F8E7A" w16cid:durableId="24A14E76"/>
  <w16cid:commentId w16cid:paraId="61E80C5C" w16cid:durableId="248EDC56"/>
  <w16cid:commentId w16cid:paraId="5949CF7B" w16cid:durableId="24A150BD"/>
  <w16cid:commentId w16cid:paraId="5D8267A4" w16cid:durableId="248EE031"/>
  <w16cid:commentId w16cid:paraId="2CAC3C3A" w16cid:durableId="3E60A98A"/>
  <w16cid:commentId w16cid:paraId="5D52E015" w16cid:durableId="248EDAA9"/>
  <w16cid:commentId w16cid:paraId="7933265B" w16cid:durableId="248EDAD4"/>
  <w16cid:commentId w16cid:paraId="6F1213A8" w16cid:durableId="24A14FF5"/>
  <w16cid:commentId w16cid:paraId="16E39EAF" w16cid:durableId="248EDB26"/>
  <w16cid:commentId w16cid:paraId="1C296CBF" w16cid:durableId="24A14FEE"/>
  <w16cid:commentId w16cid:paraId="5E96B35B" w16cid:durableId="2D7E0009"/>
  <w16cid:commentId w16cid:paraId="661CA741" w16cid:durableId="24A14FD5"/>
  <w16cid:commentId w16cid:paraId="3DEA2C4A" w16cid:durableId="248EDBE6"/>
  <w16cid:commentId w16cid:paraId="6BEA0921" w16cid:durableId="348CEC37"/>
  <w16cid:commentId w16cid:paraId="578674C1" w16cid:durableId="24A150CE"/>
  <w16cid:commentId w16cid:paraId="28693DFD" w16cid:durableId="248EDC94"/>
  <w16cid:commentId w16cid:paraId="048B2E7C" w16cid:durableId="248EDCBF"/>
  <w16cid:commentId w16cid:paraId="08B9EDF8" w16cid:durableId="101E0E49"/>
  <w16cid:commentId w16cid:paraId="1EF04BAF" w16cid:durableId="24A1525D"/>
  <w16cid:commentId w16cid:paraId="7D685152" w16cid:durableId="248EDD02"/>
  <w16cid:commentId w16cid:paraId="78986347" w16cid:durableId="24A153C1"/>
  <w16cid:commentId w16cid:paraId="5C20F473" w16cid:durableId="3C79AD34"/>
  <w16cid:commentId w16cid:paraId="5845B5EC" w16cid:durableId="248EDF65"/>
  <w16cid:commentId w16cid:paraId="49DC5842" w16cid:durableId="207D72A9"/>
  <w16cid:commentId w16cid:paraId="011F664B" w16cid:durableId="247B4984"/>
  <w16cid:commentId w16cid:paraId="5D522F7A" w16cid:durableId="248EE004"/>
  <w16cid:commentId w16cid:paraId="2101E1E7" w16cid:durableId="6A04E6EC"/>
  <w16cid:commentId w16cid:paraId="1C0B4C51" w16cid:durableId="248EE050"/>
  <w16cid:commentId w16cid:paraId="56A62585" w16cid:durableId="2489BFBA"/>
  <w16cid:commentId w16cid:paraId="6B2E70BC" w16cid:durableId="248EE0F6"/>
  <w16cid:commentId w16cid:paraId="1148665D" w16cid:durableId="24A1595D"/>
  <w16cid:commentId w16cid:paraId="27351DF2" w16cid:durableId="248EE20F"/>
  <w16cid:commentId w16cid:paraId="4F09A083" w16cid:durableId="1230813C"/>
  <w16cid:commentId w16cid:paraId="4889E219" w16cid:durableId="2342883B"/>
  <w16cid:commentId w16cid:paraId="734C91B4" w16cid:durableId="0DA5B23E"/>
  <w16cid:commentId w16cid:paraId="16837FFF" w16cid:durableId="248EE280"/>
  <w16cid:commentId w16cid:paraId="78DFBE42" w16cid:durableId="4DE46F5E"/>
  <w16cid:commentId w16cid:paraId="064A1DE5" w16cid:durableId="24A15B3A"/>
  <w16cid:commentId w16cid:paraId="00BE4AC5" w16cid:durableId="248EE264"/>
  <w16cid:commentId w16cid:paraId="730B785F" w16cid:durableId="4AF10365"/>
  <w16cid:commentId w16cid:paraId="0860D630" w16cid:durableId="248EE2FA"/>
  <w16cid:commentId w16cid:paraId="7CEB5701" w16cid:durableId="24A15B73"/>
  <w16cid:commentId w16cid:paraId="3374BE54" w16cid:durableId="248EE321"/>
  <w16cid:commentId w16cid:paraId="5915C964" w16cid:durableId="24A15B95"/>
  <w16cid:commentId w16cid:paraId="1448BA99" w16cid:durableId="7FE7F549"/>
  <w16cid:commentId w16cid:paraId="1A1D8894" w16cid:durableId="24A15BC5"/>
  <w16cid:commentId w16cid:paraId="378EE5CB" w16cid:durableId="24A15C30"/>
  <w16cid:commentId w16cid:paraId="52DFEE78" w16cid:durableId="2EFF6F93"/>
  <w16cid:commentId w16cid:paraId="4D448611" w16cid:durableId="24A15CA6"/>
  <w16cid:commentId w16cid:paraId="14B26D35" w16cid:durableId="2003857D"/>
  <w16cid:commentId w16cid:paraId="2CFF5716" w16cid:durableId="24A15CEE"/>
  <w16cid:commentId w16cid:paraId="69D823C8" w16cid:durableId="248EE3F6"/>
  <w16cid:commentId w16cid:paraId="38AF6FC1" w16cid:durableId="248EE3B3"/>
  <w16cid:commentId w16cid:paraId="017E932C" w16cid:durableId="24898B50"/>
  <w16cid:commentId w16cid:paraId="0C6AF360" w16cid:durableId="24898B42"/>
  <w16cid:commentId w16cid:paraId="2EE18B89" w16cid:durableId="24A15DEB"/>
  <w16cid:commentId w16cid:paraId="0D889DB9" w16cid:durableId="4865E32B"/>
  <w16cid:commentId w16cid:paraId="4188BAB0" w16cid:durableId="2489D150"/>
  <w16cid:commentId w16cid:paraId="60144D45" w16cid:durableId="248EE44A"/>
  <w16cid:commentId w16cid:paraId="273ED6A4" w16cid:durableId="75C07896"/>
  <w16cid:commentId w16cid:paraId="7C6291FF" w16cid:durableId="2489DB9D"/>
  <w16cid:commentId w16cid:paraId="49478474" w16cid:durableId="248EE46E"/>
  <w16cid:commentId w16cid:paraId="5E51DF38" w16cid:durableId="1FB5FCA0"/>
  <w16cid:commentId w16cid:paraId="7A40F19B" w16cid:durableId="2489DAF2"/>
  <w16cid:commentId w16cid:paraId="5BE302FC" w16cid:durableId="45B60868"/>
  <w16cid:commentId w16cid:paraId="527D4D19" w16cid:durableId="6BC3BF00"/>
  <w16cid:commentId w16cid:paraId="0F79EFC2" w16cid:durableId="271563C9"/>
  <w16cid:commentId w16cid:paraId="266CDC27" w16cid:durableId="248EE5C2"/>
  <w16cid:commentId w16cid:paraId="5A989A63" w16cid:durableId="61E8899A"/>
  <w16cid:commentId w16cid:paraId="3427F870" w16cid:durableId="3CA8FEFB"/>
  <w16cid:commentId w16cid:paraId="558BE908" w16cid:durableId="2475B8E5"/>
  <w16cid:commentId w16cid:paraId="347C5280" w16cid:durableId="7D1CB842"/>
  <w16cid:commentId w16cid:paraId="63538B67" w16cid:durableId="3F8E6680"/>
  <w16cid:commentId w16cid:paraId="0074F718" w16cid:durableId="0ED1DE5D"/>
  <w16cid:commentId w16cid:paraId="08E97FC5" w16cid:durableId="225EAC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25A0" w:rsidRDefault="000A25A0" w14:paraId="4281F9AE" w14:textId="77777777">
      <w:pPr>
        <w:spacing w:after="0" w:line="240" w:lineRule="auto"/>
      </w:pPr>
      <w:r>
        <w:separator/>
      </w:r>
    </w:p>
  </w:endnote>
  <w:endnote w:type="continuationSeparator" w:id="0">
    <w:p w:rsidR="000A25A0" w:rsidRDefault="000A25A0" w14:paraId="34844FE9" w14:textId="77777777">
      <w:pPr>
        <w:spacing w:after="0" w:line="240" w:lineRule="auto"/>
      </w:pPr>
      <w:r>
        <w:continuationSeparator/>
      </w:r>
    </w:p>
  </w:endnote>
  <w:endnote w:type="continuationNotice" w:id="1">
    <w:p w:rsidR="000A25A0" w:rsidRDefault="000A25A0" w14:paraId="6D87649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Times">
    <w:altName w:val="MS Gothic"/>
    <w:charset w:val="8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25A0" w:rsidRDefault="000A25A0" w14:paraId="20C1CEE0" w14:textId="77777777">
      <w:pPr>
        <w:spacing w:after="0" w:line="240" w:lineRule="auto"/>
      </w:pPr>
      <w:r>
        <w:separator/>
      </w:r>
    </w:p>
  </w:footnote>
  <w:footnote w:type="continuationSeparator" w:id="0">
    <w:p w:rsidR="000A25A0" w:rsidRDefault="000A25A0" w14:paraId="5ADE91A3" w14:textId="77777777">
      <w:pPr>
        <w:spacing w:after="0" w:line="240" w:lineRule="auto"/>
      </w:pPr>
      <w:r>
        <w:continuationSeparator/>
      </w:r>
    </w:p>
  </w:footnote>
  <w:footnote w:type="continuationNotice" w:id="1">
    <w:p w:rsidR="000A25A0" w:rsidRDefault="000A25A0" w14:paraId="5D06DFA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hint="default" w:eastAsiaTheme="minorEastAsi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hint="default" w:ascii="Calibri" w:hAnsi="Calibri" w:cs="Calibri" w:eastAsiaTheme="minorHAns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joerds, Z.">
    <w15:presenceInfo w15:providerId="AD" w15:userId="S::z.sjoerds_fsw.leidenuniv.nl#ext#@charitede.onmicrosoft.com::69a8841b-c939-4da6-bf24-998138a642f7"/>
  </w15:person>
  <w15:person w15:author="Schlagenhauf, Florian">
    <w15:presenceInfo w15:providerId="None" w15:userId="Schlagenhauf, Florian"/>
  </w15:person>
  <w15:person w15:author="Lara Wieland">
    <w15:presenceInfo w15:providerId="Windows Live" w15:userId="82132109a08f7d55"/>
  </w15:person>
  <w15:person w15:author="Lennart Lüttgau">
    <w15:presenceInfo w15:providerId="Windows Live" w15:userId="e1fe30f4a2483f5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proofState w:spelling="clean" w:grammar="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C95"/>
    <w:rsid w:val="0000289D"/>
    <w:rsid w:val="000049FD"/>
    <w:rsid w:val="000106DD"/>
    <w:rsid w:val="0002094C"/>
    <w:rsid w:val="00020D19"/>
    <w:rsid w:val="00021DCA"/>
    <w:rsid w:val="000238B2"/>
    <w:rsid w:val="0002569B"/>
    <w:rsid w:val="00030677"/>
    <w:rsid w:val="000354DD"/>
    <w:rsid w:val="000410AD"/>
    <w:rsid w:val="00043040"/>
    <w:rsid w:val="00047A52"/>
    <w:rsid w:val="00052CFF"/>
    <w:rsid w:val="000555BB"/>
    <w:rsid w:val="00055FD6"/>
    <w:rsid w:val="00060978"/>
    <w:rsid w:val="0007000E"/>
    <w:rsid w:val="000807AB"/>
    <w:rsid w:val="00082ADD"/>
    <w:rsid w:val="00093E3B"/>
    <w:rsid w:val="000950A7"/>
    <w:rsid w:val="000A25A0"/>
    <w:rsid w:val="000A670C"/>
    <w:rsid w:val="000A75AF"/>
    <w:rsid w:val="000B0E09"/>
    <w:rsid w:val="000B10F6"/>
    <w:rsid w:val="000B225B"/>
    <w:rsid w:val="000C24AB"/>
    <w:rsid w:val="000C264E"/>
    <w:rsid w:val="000C2983"/>
    <w:rsid w:val="000C4EDB"/>
    <w:rsid w:val="000C5F54"/>
    <w:rsid w:val="000C6BC1"/>
    <w:rsid w:val="000D2975"/>
    <w:rsid w:val="000E26D6"/>
    <w:rsid w:val="000E5B93"/>
    <w:rsid w:val="000F0D96"/>
    <w:rsid w:val="00105753"/>
    <w:rsid w:val="001236E6"/>
    <w:rsid w:val="00142D6F"/>
    <w:rsid w:val="001447F3"/>
    <w:rsid w:val="001514FB"/>
    <w:rsid w:val="001571FF"/>
    <w:rsid w:val="00157F49"/>
    <w:rsid w:val="00172318"/>
    <w:rsid w:val="00172731"/>
    <w:rsid w:val="0017434F"/>
    <w:rsid w:val="00181BDF"/>
    <w:rsid w:val="00184910"/>
    <w:rsid w:val="001942CC"/>
    <w:rsid w:val="001A3B7F"/>
    <w:rsid w:val="001C1039"/>
    <w:rsid w:val="001C3801"/>
    <w:rsid w:val="001C43EC"/>
    <w:rsid w:val="001D453D"/>
    <w:rsid w:val="001D6B0C"/>
    <w:rsid w:val="001D789B"/>
    <w:rsid w:val="001E0218"/>
    <w:rsid w:val="001E02DD"/>
    <w:rsid w:val="001E1DDC"/>
    <w:rsid w:val="001E314D"/>
    <w:rsid w:val="001E5676"/>
    <w:rsid w:val="001E797E"/>
    <w:rsid w:val="001F0BC0"/>
    <w:rsid w:val="001F17C9"/>
    <w:rsid w:val="002030C9"/>
    <w:rsid w:val="00203CCF"/>
    <w:rsid w:val="00207E12"/>
    <w:rsid w:val="0021047A"/>
    <w:rsid w:val="0022308A"/>
    <w:rsid w:val="00227478"/>
    <w:rsid w:val="00231DC1"/>
    <w:rsid w:val="00236977"/>
    <w:rsid w:val="0023740C"/>
    <w:rsid w:val="00240EDE"/>
    <w:rsid w:val="00242FF7"/>
    <w:rsid w:val="00245ABD"/>
    <w:rsid w:val="0025009B"/>
    <w:rsid w:val="002525FC"/>
    <w:rsid w:val="0025308C"/>
    <w:rsid w:val="002627F4"/>
    <w:rsid w:val="002662FF"/>
    <w:rsid w:val="0026642F"/>
    <w:rsid w:val="00267BCB"/>
    <w:rsid w:val="00271E99"/>
    <w:rsid w:val="00274C79"/>
    <w:rsid w:val="002757AE"/>
    <w:rsid w:val="00277C76"/>
    <w:rsid w:val="00281BC2"/>
    <w:rsid w:val="00292F0F"/>
    <w:rsid w:val="002952D9"/>
    <w:rsid w:val="002A2C93"/>
    <w:rsid w:val="002B3C00"/>
    <w:rsid w:val="002C6FE0"/>
    <w:rsid w:val="002D24A1"/>
    <w:rsid w:val="002E0CF0"/>
    <w:rsid w:val="002E1EB6"/>
    <w:rsid w:val="002E3493"/>
    <w:rsid w:val="002F0B3D"/>
    <w:rsid w:val="00300F6D"/>
    <w:rsid w:val="003040FF"/>
    <w:rsid w:val="00304416"/>
    <w:rsid w:val="003104C4"/>
    <w:rsid w:val="003139E9"/>
    <w:rsid w:val="0031729D"/>
    <w:rsid w:val="00325EC4"/>
    <w:rsid w:val="00327D22"/>
    <w:rsid w:val="0033147A"/>
    <w:rsid w:val="003331F1"/>
    <w:rsid w:val="003344A3"/>
    <w:rsid w:val="00337630"/>
    <w:rsid w:val="00342C37"/>
    <w:rsid w:val="003432D8"/>
    <w:rsid w:val="00344898"/>
    <w:rsid w:val="0034606B"/>
    <w:rsid w:val="00346C82"/>
    <w:rsid w:val="00346CB7"/>
    <w:rsid w:val="00353457"/>
    <w:rsid w:val="00354525"/>
    <w:rsid w:val="00370A46"/>
    <w:rsid w:val="00372144"/>
    <w:rsid w:val="00373020"/>
    <w:rsid w:val="003866AE"/>
    <w:rsid w:val="003866E8"/>
    <w:rsid w:val="00390FD7"/>
    <w:rsid w:val="00396987"/>
    <w:rsid w:val="00396D01"/>
    <w:rsid w:val="003A31B3"/>
    <w:rsid w:val="003B7F5C"/>
    <w:rsid w:val="003C12B6"/>
    <w:rsid w:val="003C450F"/>
    <w:rsid w:val="003C7740"/>
    <w:rsid w:val="003D09FA"/>
    <w:rsid w:val="003D6651"/>
    <w:rsid w:val="003E232C"/>
    <w:rsid w:val="003E24CD"/>
    <w:rsid w:val="003E40BE"/>
    <w:rsid w:val="00405D87"/>
    <w:rsid w:val="00406AE4"/>
    <w:rsid w:val="0040761A"/>
    <w:rsid w:val="00407D3B"/>
    <w:rsid w:val="00411BFD"/>
    <w:rsid w:val="004121A4"/>
    <w:rsid w:val="0041300A"/>
    <w:rsid w:val="004138E0"/>
    <w:rsid w:val="00415C84"/>
    <w:rsid w:val="00424871"/>
    <w:rsid w:val="00424922"/>
    <w:rsid w:val="00432BF6"/>
    <w:rsid w:val="00433DBC"/>
    <w:rsid w:val="004424AF"/>
    <w:rsid w:val="004448CC"/>
    <w:rsid w:val="00447793"/>
    <w:rsid w:val="0045326B"/>
    <w:rsid w:val="00460824"/>
    <w:rsid w:val="004623C5"/>
    <w:rsid w:val="004634EE"/>
    <w:rsid w:val="00466EB5"/>
    <w:rsid w:val="00474BC5"/>
    <w:rsid w:val="00475216"/>
    <w:rsid w:val="00475845"/>
    <w:rsid w:val="00477ABB"/>
    <w:rsid w:val="00477D74"/>
    <w:rsid w:val="00480253"/>
    <w:rsid w:val="00480BA0"/>
    <w:rsid w:val="00481B47"/>
    <w:rsid w:val="004849C1"/>
    <w:rsid w:val="004973D9"/>
    <w:rsid w:val="004A227E"/>
    <w:rsid w:val="004A5579"/>
    <w:rsid w:val="004A778F"/>
    <w:rsid w:val="004B3B7E"/>
    <w:rsid w:val="004C2497"/>
    <w:rsid w:val="004E1392"/>
    <w:rsid w:val="004F21E3"/>
    <w:rsid w:val="004F37B8"/>
    <w:rsid w:val="00500E31"/>
    <w:rsid w:val="00501B8E"/>
    <w:rsid w:val="00520019"/>
    <w:rsid w:val="00521131"/>
    <w:rsid w:val="005213EF"/>
    <w:rsid w:val="00525258"/>
    <w:rsid w:val="00530167"/>
    <w:rsid w:val="005324AF"/>
    <w:rsid w:val="00536DE8"/>
    <w:rsid w:val="00537339"/>
    <w:rsid w:val="00552D40"/>
    <w:rsid w:val="00557868"/>
    <w:rsid w:val="00564A00"/>
    <w:rsid w:val="00572426"/>
    <w:rsid w:val="00576032"/>
    <w:rsid w:val="0058631E"/>
    <w:rsid w:val="005936AA"/>
    <w:rsid w:val="00593D49"/>
    <w:rsid w:val="005A2DFB"/>
    <w:rsid w:val="005C0235"/>
    <w:rsid w:val="005C09A5"/>
    <w:rsid w:val="005C1AB5"/>
    <w:rsid w:val="005D518E"/>
    <w:rsid w:val="005D59FD"/>
    <w:rsid w:val="005E0359"/>
    <w:rsid w:val="005F4FDA"/>
    <w:rsid w:val="005F52CD"/>
    <w:rsid w:val="0060708F"/>
    <w:rsid w:val="00607768"/>
    <w:rsid w:val="0060798B"/>
    <w:rsid w:val="006123AE"/>
    <w:rsid w:val="0061592C"/>
    <w:rsid w:val="0062233F"/>
    <w:rsid w:val="00625A59"/>
    <w:rsid w:val="006264E2"/>
    <w:rsid w:val="006301FD"/>
    <w:rsid w:val="006320A6"/>
    <w:rsid w:val="00632DCF"/>
    <w:rsid w:val="006332B8"/>
    <w:rsid w:val="00633842"/>
    <w:rsid w:val="006346D6"/>
    <w:rsid w:val="006401B3"/>
    <w:rsid w:val="006415E5"/>
    <w:rsid w:val="00645285"/>
    <w:rsid w:val="006465B4"/>
    <w:rsid w:val="00661513"/>
    <w:rsid w:val="00667AA5"/>
    <w:rsid w:val="006731E6"/>
    <w:rsid w:val="00675ADD"/>
    <w:rsid w:val="006769F5"/>
    <w:rsid w:val="0068039E"/>
    <w:rsid w:val="00682EFA"/>
    <w:rsid w:val="006837FB"/>
    <w:rsid w:val="00683F7C"/>
    <w:rsid w:val="00684962"/>
    <w:rsid w:val="00686512"/>
    <w:rsid w:val="006A5015"/>
    <w:rsid w:val="006B1502"/>
    <w:rsid w:val="006B542B"/>
    <w:rsid w:val="006C50D3"/>
    <w:rsid w:val="006D303E"/>
    <w:rsid w:val="006D3934"/>
    <w:rsid w:val="006E0891"/>
    <w:rsid w:val="006E5DB6"/>
    <w:rsid w:val="006E5F80"/>
    <w:rsid w:val="006F0F08"/>
    <w:rsid w:val="006F1403"/>
    <w:rsid w:val="006F2726"/>
    <w:rsid w:val="006F3AE0"/>
    <w:rsid w:val="00700BAE"/>
    <w:rsid w:val="00705773"/>
    <w:rsid w:val="00705912"/>
    <w:rsid w:val="0070620D"/>
    <w:rsid w:val="00712CD3"/>
    <w:rsid w:val="00716EAC"/>
    <w:rsid w:val="007178F4"/>
    <w:rsid w:val="00720A9C"/>
    <w:rsid w:val="007220C1"/>
    <w:rsid w:val="00722296"/>
    <w:rsid w:val="00724A32"/>
    <w:rsid w:val="007352E0"/>
    <w:rsid w:val="007417A3"/>
    <w:rsid w:val="00744471"/>
    <w:rsid w:val="0075475E"/>
    <w:rsid w:val="00755EB2"/>
    <w:rsid w:val="0076050F"/>
    <w:rsid w:val="00772340"/>
    <w:rsid w:val="00776092"/>
    <w:rsid w:val="00783468"/>
    <w:rsid w:val="00785271"/>
    <w:rsid w:val="007853FB"/>
    <w:rsid w:val="007871FE"/>
    <w:rsid w:val="00790883"/>
    <w:rsid w:val="00794CD9"/>
    <w:rsid w:val="00797B2F"/>
    <w:rsid w:val="007E0A95"/>
    <w:rsid w:val="007E39D4"/>
    <w:rsid w:val="007E43E5"/>
    <w:rsid w:val="007F20EE"/>
    <w:rsid w:val="00803A1C"/>
    <w:rsid w:val="008114BF"/>
    <w:rsid w:val="0081331D"/>
    <w:rsid w:val="00813EFA"/>
    <w:rsid w:val="00814C00"/>
    <w:rsid w:val="00816B3C"/>
    <w:rsid w:val="0082088E"/>
    <w:rsid w:val="00823009"/>
    <w:rsid w:val="00830BAE"/>
    <w:rsid w:val="00833807"/>
    <w:rsid w:val="0083513D"/>
    <w:rsid w:val="0084256C"/>
    <w:rsid w:val="008459D0"/>
    <w:rsid w:val="008545C4"/>
    <w:rsid w:val="0085623D"/>
    <w:rsid w:val="00861B3F"/>
    <w:rsid w:val="00861C26"/>
    <w:rsid w:val="00864F0F"/>
    <w:rsid w:val="00872308"/>
    <w:rsid w:val="00872E96"/>
    <w:rsid w:val="008764F6"/>
    <w:rsid w:val="00876F23"/>
    <w:rsid w:val="00882215"/>
    <w:rsid w:val="008822C0"/>
    <w:rsid w:val="008951F0"/>
    <w:rsid w:val="00896EF7"/>
    <w:rsid w:val="008A3DD9"/>
    <w:rsid w:val="008A5695"/>
    <w:rsid w:val="008B1C4B"/>
    <w:rsid w:val="008B687E"/>
    <w:rsid w:val="008B728F"/>
    <w:rsid w:val="008C2748"/>
    <w:rsid w:val="008C70CB"/>
    <w:rsid w:val="008E01B8"/>
    <w:rsid w:val="008E4359"/>
    <w:rsid w:val="008E44FB"/>
    <w:rsid w:val="008E5904"/>
    <w:rsid w:val="008E5C59"/>
    <w:rsid w:val="008F1CDF"/>
    <w:rsid w:val="008F2DA7"/>
    <w:rsid w:val="009022DD"/>
    <w:rsid w:val="009142A7"/>
    <w:rsid w:val="00926FD9"/>
    <w:rsid w:val="00930ABD"/>
    <w:rsid w:val="009329B4"/>
    <w:rsid w:val="00932E43"/>
    <w:rsid w:val="00933591"/>
    <w:rsid w:val="00936636"/>
    <w:rsid w:val="0094528F"/>
    <w:rsid w:val="00945AD9"/>
    <w:rsid w:val="0095261A"/>
    <w:rsid w:val="009663CF"/>
    <w:rsid w:val="00966B25"/>
    <w:rsid w:val="00967CFC"/>
    <w:rsid w:val="009710D4"/>
    <w:rsid w:val="0097527C"/>
    <w:rsid w:val="00980B03"/>
    <w:rsid w:val="009872DF"/>
    <w:rsid w:val="009904A0"/>
    <w:rsid w:val="0099358F"/>
    <w:rsid w:val="00993C8D"/>
    <w:rsid w:val="00995D72"/>
    <w:rsid w:val="00997354"/>
    <w:rsid w:val="009A2E19"/>
    <w:rsid w:val="009A7E90"/>
    <w:rsid w:val="009C37B8"/>
    <w:rsid w:val="009D5E52"/>
    <w:rsid w:val="009F01DD"/>
    <w:rsid w:val="009F0DD7"/>
    <w:rsid w:val="009F54E3"/>
    <w:rsid w:val="009F67BA"/>
    <w:rsid w:val="00A009B5"/>
    <w:rsid w:val="00A012BD"/>
    <w:rsid w:val="00A02D1E"/>
    <w:rsid w:val="00A032A5"/>
    <w:rsid w:val="00A04D95"/>
    <w:rsid w:val="00A05617"/>
    <w:rsid w:val="00A05A10"/>
    <w:rsid w:val="00A07752"/>
    <w:rsid w:val="00A1208E"/>
    <w:rsid w:val="00A22BDB"/>
    <w:rsid w:val="00A24542"/>
    <w:rsid w:val="00A24B6D"/>
    <w:rsid w:val="00A253E8"/>
    <w:rsid w:val="00A315D0"/>
    <w:rsid w:val="00A455D2"/>
    <w:rsid w:val="00A51A85"/>
    <w:rsid w:val="00A51DED"/>
    <w:rsid w:val="00A53C32"/>
    <w:rsid w:val="00A62E22"/>
    <w:rsid w:val="00A65BF5"/>
    <w:rsid w:val="00A71CB5"/>
    <w:rsid w:val="00A74800"/>
    <w:rsid w:val="00A834A8"/>
    <w:rsid w:val="00A967B3"/>
    <w:rsid w:val="00AA653A"/>
    <w:rsid w:val="00AA7588"/>
    <w:rsid w:val="00AB2249"/>
    <w:rsid w:val="00AB2DC7"/>
    <w:rsid w:val="00AB3F77"/>
    <w:rsid w:val="00AB62B7"/>
    <w:rsid w:val="00AB69E0"/>
    <w:rsid w:val="00AC16FA"/>
    <w:rsid w:val="00AD0312"/>
    <w:rsid w:val="00AD2B76"/>
    <w:rsid w:val="00AD372C"/>
    <w:rsid w:val="00AD38A3"/>
    <w:rsid w:val="00AD4EC6"/>
    <w:rsid w:val="00AD6E2B"/>
    <w:rsid w:val="00AE2756"/>
    <w:rsid w:val="00AE2B24"/>
    <w:rsid w:val="00AF0920"/>
    <w:rsid w:val="00AF611D"/>
    <w:rsid w:val="00B10AD9"/>
    <w:rsid w:val="00B118F5"/>
    <w:rsid w:val="00B1197B"/>
    <w:rsid w:val="00B12ED9"/>
    <w:rsid w:val="00B13DD8"/>
    <w:rsid w:val="00B14966"/>
    <w:rsid w:val="00B16BB4"/>
    <w:rsid w:val="00B17E20"/>
    <w:rsid w:val="00B24238"/>
    <w:rsid w:val="00B26EF6"/>
    <w:rsid w:val="00B33FAF"/>
    <w:rsid w:val="00B36790"/>
    <w:rsid w:val="00B36ECE"/>
    <w:rsid w:val="00B509BC"/>
    <w:rsid w:val="00B527FE"/>
    <w:rsid w:val="00B57467"/>
    <w:rsid w:val="00B60359"/>
    <w:rsid w:val="00B70F66"/>
    <w:rsid w:val="00B72409"/>
    <w:rsid w:val="00B76204"/>
    <w:rsid w:val="00B8730D"/>
    <w:rsid w:val="00BA031D"/>
    <w:rsid w:val="00BA243B"/>
    <w:rsid w:val="00BB2703"/>
    <w:rsid w:val="00BB318C"/>
    <w:rsid w:val="00BB5365"/>
    <w:rsid w:val="00BB7C24"/>
    <w:rsid w:val="00BC2A68"/>
    <w:rsid w:val="00BC49D4"/>
    <w:rsid w:val="00BD2D9F"/>
    <w:rsid w:val="00BD6013"/>
    <w:rsid w:val="00BD79E5"/>
    <w:rsid w:val="00BE2936"/>
    <w:rsid w:val="00BE38B3"/>
    <w:rsid w:val="00BE5434"/>
    <w:rsid w:val="00C06B22"/>
    <w:rsid w:val="00C07E25"/>
    <w:rsid w:val="00C11E92"/>
    <w:rsid w:val="00C15099"/>
    <w:rsid w:val="00C15582"/>
    <w:rsid w:val="00C233E2"/>
    <w:rsid w:val="00C301CF"/>
    <w:rsid w:val="00C35FFD"/>
    <w:rsid w:val="00C4173C"/>
    <w:rsid w:val="00C43B7E"/>
    <w:rsid w:val="00C4556D"/>
    <w:rsid w:val="00C475DC"/>
    <w:rsid w:val="00C47CF2"/>
    <w:rsid w:val="00C54CFF"/>
    <w:rsid w:val="00C556C4"/>
    <w:rsid w:val="00C63F9B"/>
    <w:rsid w:val="00C64A28"/>
    <w:rsid w:val="00C7236B"/>
    <w:rsid w:val="00C820B3"/>
    <w:rsid w:val="00C821A2"/>
    <w:rsid w:val="00C830DF"/>
    <w:rsid w:val="00C93A0C"/>
    <w:rsid w:val="00C93A1A"/>
    <w:rsid w:val="00C966FB"/>
    <w:rsid w:val="00C970F7"/>
    <w:rsid w:val="00CA1148"/>
    <w:rsid w:val="00CA76AD"/>
    <w:rsid w:val="00CB0629"/>
    <w:rsid w:val="00CB0A0F"/>
    <w:rsid w:val="00CB3A38"/>
    <w:rsid w:val="00CB4EE8"/>
    <w:rsid w:val="00CC0A99"/>
    <w:rsid w:val="00CC2AAB"/>
    <w:rsid w:val="00CE0873"/>
    <w:rsid w:val="00CE4E82"/>
    <w:rsid w:val="00CE5C4C"/>
    <w:rsid w:val="00CE74E4"/>
    <w:rsid w:val="00CF0AB9"/>
    <w:rsid w:val="00CF0F96"/>
    <w:rsid w:val="00CF2F66"/>
    <w:rsid w:val="00CF4A09"/>
    <w:rsid w:val="00CF7DD6"/>
    <w:rsid w:val="00D002C6"/>
    <w:rsid w:val="00D051D4"/>
    <w:rsid w:val="00D06790"/>
    <w:rsid w:val="00D07688"/>
    <w:rsid w:val="00D11351"/>
    <w:rsid w:val="00D15B1E"/>
    <w:rsid w:val="00D16115"/>
    <w:rsid w:val="00D3325B"/>
    <w:rsid w:val="00D379F9"/>
    <w:rsid w:val="00D539D3"/>
    <w:rsid w:val="00D56F5D"/>
    <w:rsid w:val="00D65DC7"/>
    <w:rsid w:val="00D67DE0"/>
    <w:rsid w:val="00D73C06"/>
    <w:rsid w:val="00D76D32"/>
    <w:rsid w:val="00D838B0"/>
    <w:rsid w:val="00D87F94"/>
    <w:rsid w:val="00D91384"/>
    <w:rsid w:val="00D93E91"/>
    <w:rsid w:val="00D96112"/>
    <w:rsid w:val="00D97616"/>
    <w:rsid w:val="00D97794"/>
    <w:rsid w:val="00DA1C2E"/>
    <w:rsid w:val="00DA4022"/>
    <w:rsid w:val="00DA47A4"/>
    <w:rsid w:val="00DA65F1"/>
    <w:rsid w:val="00DA7332"/>
    <w:rsid w:val="00DA77C6"/>
    <w:rsid w:val="00DB4F9C"/>
    <w:rsid w:val="00DC3ADD"/>
    <w:rsid w:val="00DD0EB0"/>
    <w:rsid w:val="00DE36C2"/>
    <w:rsid w:val="00DE7E87"/>
    <w:rsid w:val="00DF03F6"/>
    <w:rsid w:val="00DF6328"/>
    <w:rsid w:val="00DF67A4"/>
    <w:rsid w:val="00E03EDD"/>
    <w:rsid w:val="00E15176"/>
    <w:rsid w:val="00E25E7A"/>
    <w:rsid w:val="00E27547"/>
    <w:rsid w:val="00E30683"/>
    <w:rsid w:val="00E33468"/>
    <w:rsid w:val="00E353C0"/>
    <w:rsid w:val="00E42CC7"/>
    <w:rsid w:val="00E4715D"/>
    <w:rsid w:val="00E5198F"/>
    <w:rsid w:val="00E551B3"/>
    <w:rsid w:val="00E57F38"/>
    <w:rsid w:val="00E6046B"/>
    <w:rsid w:val="00E702D4"/>
    <w:rsid w:val="00E71723"/>
    <w:rsid w:val="00E729ED"/>
    <w:rsid w:val="00E76298"/>
    <w:rsid w:val="00E762F2"/>
    <w:rsid w:val="00E76C3B"/>
    <w:rsid w:val="00E77A28"/>
    <w:rsid w:val="00E84D5A"/>
    <w:rsid w:val="00E87FE0"/>
    <w:rsid w:val="00E9067F"/>
    <w:rsid w:val="00E9252B"/>
    <w:rsid w:val="00E92813"/>
    <w:rsid w:val="00EA1352"/>
    <w:rsid w:val="00EA5B09"/>
    <w:rsid w:val="00EA5EDB"/>
    <w:rsid w:val="00EB1963"/>
    <w:rsid w:val="00EB2710"/>
    <w:rsid w:val="00EB3791"/>
    <w:rsid w:val="00EB4E73"/>
    <w:rsid w:val="00EB5627"/>
    <w:rsid w:val="00EB72F6"/>
    <w:rsid w:val="00EC2E2A"/>
    <w:rsid w:val="00EC587F"/>
    <w:rsid w:val="00ED0BEC"/>
    <w:rsid w:val="00ED55D6"/>
    <w:rsid w:val="00EE247A"/>
    <w:rsid w:val="00EE4750"/>
    <w:rsid w:val="00EE4A22"/>
    <w:rsid w:val="00EF5B0E"/>
    <w:rsid w:val="00EF7103"/>
    <w:rsid w:val="00EF7224"/>
    <w:rsid w:val="00F00F8C"/>
    <w:rsid w:val="00F0778F"/>
    <w:rsid w:val="00F122A7"/>
    <w:rsid w:val="00F12B24"/>
    <w:rsid w:val="00F14195"/>
    <w:rsid w:val="00F15579"/>
    <w:rsid w:val="00F20A7C"/>
    <w:rsid w:val="00F221CF"/>
    <w:rsid w:val="00F2346D"/>
    <w:rsid w:val="00F33C85"/>
    <w:rsid w:val="00F377A7"/>
    <w:rsid w:val="00F454EF"/>
    <w:rsid w:val="00F472EE"/>
    <w:rsid w:val="00F50433"/>
    <w:rsid w:val="00F50C54"/>
    <w:rsid w:val="00F51EDA"/>
    <w:rsid w:val="00F53C65"/>
    <w:rsid w:val="00F54DF9"/>
    <w:rsid w:val="00F64313"/>
    <w:rsid w:val="00F71203"/>
    <w:rsid w:val="00F85C09"/>
    <w:rsid w:val="00F86226"/>
    <w:rsid w:val="00F9042A"/>
    <w:rsid w:val="00FA301E"/>
    <w:rsid w:val="00FA3B82"/>
    <w:rsid w:val="00FA4620"/>
    <w:rsid w:val="00FA5BBE"/>
    <w:rsid w:val="00FA6C57"/>
    <w:rsid w:val="00FA719A"/>
    <w:rsid w:val="00FA74ED"/>
    <w:rsid w:val="00FA7B17"/>
    <w:rsid w:val="00FD77F7"/>
    <w:rsid w:val="00FD7C6F"/>
    <w:rsid w:val="00FE45A0"/>
    <w:rsid w:val="00FE71A3"/>
    <w:rsid w:val="00FF4769"/>
    <w:rsid w:val="00FF6EC2"/>
    <w:rsid w:val="01D053D1"/>
    <w:rsid w:val="0271E43A"/>
    <w:rsid w:val="028D8A98"/>
    <w:rsid w:val="02BFD672"/>
    <w:rsid w:val="03625941"/>
    <w:rsid w:val="040AFA7D"/>
    <w:rsid w:val="04C8AEF2"/>
    <w:rsid w:val="04F79F67"/>
    <w:rsid w:val="0649AE2C"/>
    <w:rsid w:val="0775D630"/>
    <w:rsid w:val="07C0A067"/>
    <w:rsid w:val="08D27349"/>
    <w:rsid w:val="0A37B84F"/>
    <w:rsid w:val="0C11DE61"/>
    <w:rsid w:val="0E2D5235"/>
    <w:rsid w:val="100B4EF0"/>
    <w:rsid w:val="10847947"/>
    <w:rsid w:val="10C5892C"/>
    <w:rsid w:val="13AF354D"/>
    <w:rsid w:val="1408CD07"/>
    <w:rsid w:val="151B6CE3"/>
    <w:rsid w:val="1603F3E7"/>
    <w:rsid w:val="17835EAB"/>
    <w:rsid w:val="18D1B0A0"/>
    <w:rsid w:val="18D7390C"/>
    <w:rsid w:val="1A311E01"/>
    <w:rsid w:val="1A5FA387"/>
    <w:rsid w:val="1A7079B7"/>
    <w:rsid w:val="1AFB63B4"/>
    <w:rsid w:val="1B6AFA61"/>
    <w:rsid w:val="1BC5CB28"/>
    <w:rsid w:val="1BCCE2CF"/>
    <w:rsid w:val="1C8A0702"/>
    <w:rsid w:val="1D850BAA"/>
    <w:rsid w:val="1E344899"/>
    <w:rsid w:val="1E74D6DB"/>
    <w:rsid w:val="1F45BBDA"/>
    <w:rsid w:val="1F4FFBAD"/>
    <w:rsid w:val="1F76DCA9"/>
    <w:rsid w:val="1F7EBA05"/>
    <w:rsid w:val="222693B8"/>
    <w:rsid w:val="23C58055"/>
    <w:rsid w:val="2489833F"/>
    <w:rsid w:val="24C927F1"/>
    <w:rsid w:val="2511DCA7"/>
    <w:rsid w:val="2617E398"/>
    <w:rsid w:val="26A6EF51"/>
    <w:rsid w:val="27BB2154"/>
    <w:rsid w:val="29D8D92F"/>
    <w:rsid w:val="29FC3EE1"/>
    <w:rsid w:val="2D9381FE"/>
    <w:rsid w:val="2DABBD6C"/>
    <w:rsid w:val="2F648BE0"/>
    <w:rsid w:val="30AA0925"/>
    <w:rsid w:val="30B6DC63"/>
    <w:rsid w:val="30D6B646"/>
    <w:rsid w:val="3169A476"/>
    <w:rsid w:val="31EC0A70"/>
    <w:rsid w:val="33E50AFC"/>
    <w:rsid w:val="363DCB55"/>
    <w:rsid w:val="36D5B933"/>
    <w:rsid w:val="379F1A1C"/>
    <w:rsid w:val="3883FC34"/>
    <w:rsid w:val="389052F8"/>
    <w:rsid w:val="399DB7CE"/>
    <w:rsid w:val="3A04FD2D"/>
    <w:rsid w:val="3AA90F87"/>
    <w:rsid w:val="3E795D22"/>
    <w:rsid w:val="3F7B5C55"/>
    <w:rsid w:val="3FF8FCEF"/>
    <w:rsid w:val="400962E5"/>
    <w:rsid w:val="40B8F837"/>
    <w:rsid w:val="40FC98F8"/>
    <w:rsid w:val="4149A4AB"/>
    <w:rsid w:val="438F9033"/>
    <w:rsid w:val="44D07202"/>
    <w:rsid w:val="466C4263"/>
    <w:rsid w:val="486DD4D6"/>
    <w:rsid w:val="4A0BB720"/>
    <w:rsid w:val="4A2E066E"/>
    <w:rsid w:val="4D380265"/>
    <w:rsid w:val="4D4B6CA6"/>
    <w:rsid w:val="4E2BBE3C"/>
    <w:rsid w:val="4E6F863B"/>
    <w:rsid w:val="4EAA00CD"/>
    <w:rsid w:val="50A5F350"/>
    <w:rsid w:val="51BAB76C"/>
    <w:rsid w:val="529D1787"/>
    <w:rsid w:val="549E3D00"/>
    <w:rsid w:val="558836D2"/>
    <w:rsid w:val="5788DEA8"/>
    <w:rsid w:val="58166881"/>
    <w:rsid w:val="58E48305"/>
    <w:rsid w:val="597C529A"/>
    <w:rsid w:val="5A68BF7F"/>
    <w:rsid w:val="5D7A205A"/>
    <w:rsid w:val="5E563265"/>
    <w:rsid w:val="5F15F0BB"/>
    <w:rsid w:val="5F3C30A2"/>
    <w:rsid w:val="5F889D34"/>
    <w:rsid w:val="60F3CE49"/>
    <w:rsid w:val="623FA605"/>
    <w:rsid w:val="63F67968"/>
    <w:rsid w:val="64261233"/>
    <w:rsid w:val="6451D62D"/>
    <w:rsid w:val="645A85AD"/>
    <w:rsid w:val="65A5AFAF"/>
    <w:rsid w:val="66765173"/>
    <w:rsid w:val="678976EF"/>
    <w:rsid w:val="680D1F4D"/>
    <w:rsid w:val="682E1FC6"/>
    <w:rsid w:val="68550C58"/>
    <w:rsid w:val="68C35EE2"/>
    <w:rsid w:val="6AC4A386"/>
    <w:rsid w:val="6AD75649"/>
    <w:rsid w:val="6F39CF1D"/>
    <w:rsid w:val="72053CEA"/>
    <w:rsid w:val="728432B7"/>
    <w:rsid w:val="73F8A0CF"/>
    <w:rsid w:val="76EE8204"/>
    <w:rsid w:val="799EBF02"/>
    <w:rsid w:val="7A4FB615"/>
    <w:rsid w:val="7C4B7EA3"/>
    <w:rsid w:val="7D299D30"/>
    <w:rsid w:val="7EBE532D"/>
    <w:rsid w:val="7FB7186F"/>
    <w:rsid w:val="7FD322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5DFC"/>
  <w15:chartTrackingRefBased/>
  <w15:docId w15:val="{2AC2337F-EEAF-42AF-902E-E1AE9B965D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50433"/>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B728F"/>
    <w:pPr>
      <w:ind w:left="720"/>
      <w:contextualSpacing/>
    </w:pPr>
  </w:style>
  <w:style w:type="character" w:styleId="LineNumber">
    <w:name w:val="line number"/>
    <w:basedOn w:val="DefaultParagraphFont"/>
    <w:uiPriority w:val="99"/>
    <w:semiHidden/>
    <w:unhideWhenUsed/>
    <w:rsid w:val="009904A0"/>
  </w:style>
  <w:style w:type="character" w:styleId="Heading1Char" w:customStyle="1">
    <w:name w:val="Heading 1 Char"/>
    <w:basedOn w:val="DefaultParagraphFont"/>
    <w:link w:val="Heading1"/>
    <w:uiPriority w:val="9"/>
    <w:rsid w:val="00F50433"/>
    <w:rPr>
      <w:rFonts w:asciiTheme="majorHAnsi" w:hAnsiTheme="majorHAnsi" w:eastAsiaTheme="majorEastAsia" w:cstheme="majorBidi"/>
      <w:color w:val="2E74B5" w:themeColor="accent1" w:themeShade="BF"/>
      <w:sz w:val="32"/>
      <w:szCs w:val="32"/>
    </w:rPr>
  </w:style>
  <w:style w:type="character" w:styleId="Hyperlink">
    <w:name w:val="Hyperlink"/>
    <w:basedOn w:val="DefaultParagraphFont"/>
    <w:uiPriority w:val="99"/>
    <w:unhideWhenUsed/>
    <w:rsid w:val="00481B47"/>
    <w:rPr>
      <w:color w:val="0563C1" w:themeColor="hyperlink"/>
      <w:u w:val="single"/>
    </w:rPr>
  </w:style>
  <w:style w:type="character" w:styleId="NichtaufgelsteErwhnung1" w:customStyle="1">
    <w:name w:val="Nicht aufgelöste Erwähnung1"/>
    <w:basedOn w:val="DefaultParagraphFont"/>
    <w:uiPriority w:val="99"/>
    <w:semiHidden/>
    <w:unhideWhenUsed/>
    <w:rsid w:val="00481B47"/>
    <w:rPr>
      <w:color w:val="605E5C"/>
      <w:shd w:val="clear" w:color="auto" w:fill="E1DFDD"/>
    </w:rPr>
  </w:style>
  <w:style w:type="character" w:styleId="FollowedHyperlink">
    <w:name w:val="FollowedHyperlink"/>
    <w:basedOn w:val="DefaultParagraphFont"/>
    <w:uiPriority w:val="99"/>
    <w:semiHidden/>
    <w:unhideWhenUsed/>
    <w:rsid w:val="00F54DF9"/>
    <w:rPr>
      <w:color w:val="954F72" w:themeColor="followedHyperlink"/>
      <w:u w:val="single"/>
    </w:rPr>
  </w:style>
  <w:style w:type="paragraph" w:styleId="NormalWeb">
    <w:name w:val="Normal (Web)"/>
    <w:basedOn w:val="Normal"/>
    <w:uiPriority w:val="99"/>
    <w:unhideWhenUsed/>
    <w:rsid w:val="008114BF"/>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FD7C6F"/>
    <w:rPr>
      <w:sz w:val="16"/>
      <w:szCs w:val="16"/>
    </w:rPr>
  </w:style>
  <w:style w:type="paragraph" w:styleId="CommentText">
    <w:name w:val="annotation text"/>
    <w:basedOn w:val="Normal"/>
    <w:link w:val="CommentTextChar"/>
    <w:uiPriority w:val="99"/>
    <w:semiHidden/>
    <w:unhideWhenUsed/>
    <w:rsid w:val="00FD7C6F"/>
    <w:pPr>
      <w:spacing w:line="240" w:lineRule="auto"/>
    </w:pPr>
    <w:rPr>
      <w:sz w:val="20"/>
      <w:szCs w:val="20"/>
    </w:rPr>
  </w:style>
  <w:style w:type="character" w:styleId="CommentTextChar" w:customStyle="1">
    <w:name w:val="Comment Text Char"/>
    <w:basedOn w:val="DefaultParagraphFont"/>
    <w:link w:val="CommentText"/>
    <w:uiPriority w:val="99"/>
    <w:semiHidden/>
    <w:rsid w:val="00FD7C6F"/>
    <w:rPr>
      <w:sz w:val="20"/>
      <w:szCs w:val="20"/>
    </w:rPr>
  </w:style>
  <w:style w:type="paragraph" w:styleId="CommentSubject">
    <w:name w:val="annotation subject"/>
    <w:basedOn w:val="CommentText"/>
    <w:next w:val="CommentText"/>
    <w:link w:val="CommentSubjectChar"/>
    <w:uiPriority w:val="99"/>
    <w:semiHidden/>
    <w:unhideWhenUsed/>
    <w:rsid w:val="00FD7C6F"/>
    <w:rPr>
      <w:b/>
      <w:bCs/>
    </w:rPr>
  </w:style>
  <w:style w:type="character" w:styleId="CommentSubjectChar" w:customStyle="1">
    <w:name w:val="Comment Subject Char"/>
    <w:basedOn w:val="CommentTextChar"/>
    <w:link w:val="CommentSubject"/>
    <w:uiPriority w:val="99"/>
    <w:semiHidden/>
    <w:rsid w:val="00FD7C6F"/>
    <w:rPr>
      <w:b/>
      <w:bCs/>
      <w:sz w:val="20"/>
      <w:szCs w:val="20"/>
    </w:rPr>
  </w:style>
  <w:style w:type="character" w:styleId="PlaceholderText">
    <w:name w:val="Placeholder Text"/>
    <w:basedOn w:val="DefaultParagraphFont"/>
    <w:uiPriority w:val="99"/>
    <w:semiHidden/>
    <w:rsid w:val="00271E99"/>
    <w:rPr>
      <w:color w:val="808080"/>
    </w:rPr>
  </w:style>
  <w:style w:type="paragraph" w:styleId="BalloonText">
    <w:name w:val="Balloon Text"/>
    <w:basedOn w:val="Normal"/>
    <w:link w:val="BalloonTextChar"/>
    <w:uiPriority w:val="99"/>
    <w:semiHidden/>
    <w:unhideWhenUsed/>
    <w:rsid w:val="00327D2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27D22"/>
    <w:rPr>
      <w:rFonts w:ascii="Segoe UI" w:hAnsi="Segoe UI" w:cs="Segoe UI"/>
      <w:sz w:val="18"/>
      <w:szCs w:val="18"/>
    </w:rPr>
  </w:style>
  <w:style w:type="paragraph" w:styleId="Header">
    <w:name w:val="header"/>
    <w:basedOn w:val="Normal"/>
    <w:link w:val="HeaderChar"/>
    <w:uiPriority w:val="99"/>
    <w:semiHidden/>
    <w:unhideWhenUsed/>
    <w:rsid w:val="00231DC1"/>
    <w:pPr>
      <w:tabs>
        <w:tab w:val="center" w:pos="4536"/>
        <w:tab w:val="right" w:pos="9072"/>
      </w:tabs>
      <w:spacing w:after="0" w:line="240" w:lineRule="auto"/>
    </w:pPr>
  </w:style>
  <w:style w:type="character" w:styleId="HeaderChar" w:customStyle="1">
    <w:name w:val="Header Char"/>
    <w:basedOn w:val="DefaultParagraphFont"/>
    <w:link w:val="Header"/>
    <w:uiPriority w:val="99"/>
    <w:semiHidden/>
    <w:rsid w:val="00231DC1"/>
  </w:style>
  <w:style w:type="paragraph" w:styleId="Footer">
    <w:name w:val="footer"/>
    <w:basedOn w:val="Normal"/>
    <w:link w:val="FooterChar"/>
    <w:uiPriority w:val="99"/>
    <w:semiHidden/>
    <w:unhideWhenUsed/>
    <w:rsid w:val="00231DC1"/>
    <w:pPr>
      <w:tabs>
        <w:tab w:val="center" w:pos="4536"/>
        <w:tab w:val="right" w:pos="9072"/>
      </w:tabs>
      <w:spacing w:after="0" w:line="240" w:lineRule="auto"/>
    </w:pPr>
  </w:style>
  <w:style w:type="character" w:styleId="FooterChar" w:customStyle="1">
    <w:name w:val="Footer Char"/>
    <w:basedOn w:val="DefaultParagraphFont"/>
    <w:link w:val="Footer"/>
    <w:uiPriority w:val="99"/>
    <w:semiHidden/>
    <w:rsid w:val="00231DC1"/>
  </w:style>
  <w:style w:type="paragraph" w:styleId="Revision">
    <w:name w:val="Revision"/>
    <w:hidden/>
    <w:uiPriority w:val="99"/>
    <w:semiHidden/>
    <w:rsid w:val="00A71C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g"/><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7B489B-20E1-49B3-9154-FD5FD79AB663}">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6E15DA-96F8-4514-94E9-8B95D42E9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23460</Words>
  <Characters>133726</Characters>
  <Application>Microsoft Office Word</Application>
  <DocSecurity>4</DocSecurity>
  <Lines>1114</Lines>
  <Paragraphs>313</Paragraphs>
  <ScaleCrop>false</ScaleCrop>
  <Company>Charité Universitaetsmedizin Berlin</Company>
  <LinksUpToDate>false</LinksUpToDate>
  <CharactersWithSpaces>156873</CharactersWithSpaces>
  <SharedDoc>false</SharedDoc>
  <HLinks>
    <vt:vector size="6" baseType="variant">
      <vt:variant>
        <vt:i4>6029367</vt:i4>
      </vt:variant>
      <vt:variant>
        <vt:i4>0</vt:i4>
      </vt:variant>
      <vt:variant>
        <vt:i4>0</vt:i4>
      </vt:variant>
      <vt:variant>
        <vt:i4>5</vt:i4>
      </vt:variant>
      <vt:variant>
        <vt:lpwstr>mailto:lara.wieland@charite.de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Wieland, Lara</cp:lastModifiedBy>
  <cp:revision>171</cp:revision>
  <dcterms:created xsi:type="dcterms:W3CDTF">2021-07-06T16:50:00Z</dcterms:created>
  <dcterms:modified xsi:type="dcterms:W3CDTF">2021-07-20T21:47:00Z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