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77777777" w:rsidR="00EE7BE9" w:rsidRDefault="00E76298" w:rsidP="00EE7BE9">
      <w:pPr>
        <w:spacing w:line="480" w:lineRule="auto"/>
        <w:jc w:val="both"/>
        <w:rPr>
          <w:rFonts w:ascii="Arial" w:hAnsi="Arial" w:cs="Arial"/>
          <w:b/>
          <w:bCs/>
          <w:sz w:val="24"/>
          <w:szCs w:val="24"/>
          <w:lang w:val="en-US"/>
        </w:rPr>
      </w:pPr>
      <w:r w:rsidRPr="682E1FC6">
        <w:rPr>
          <w:rFonts w:ascii="Arial" w:hAnsi="Arial" w:cs="Arial"/>
          <w:b/>
          <w:bCs/>
          <w:sz w:val="24"/>
          <w:szCs w:val="24"/>
          <w:lang w:val="en-US"/>
        </w:rPr>
        <w:t>Acute stress alters probabilistic reversal learning in healthy participants</w:t>
      </w:r>
    </w:p>
    <w:p w14:paraId="44A75BD4" w14:textId="4ECDAF53" w:rsidR="00E76298" w:rsidRPr="00E76298" w:rsidRDefault="00E76298" w:rsidP="00EE7BE9">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006D3934" w:rsidRPr="682E1FC6">
        <w:rPr>
          <w:rFonts w:ascii="Arial" w:hAnsi="Arial" w:cs="Arial"/>
          <w:lang w:val="en-US"/>
        </w:rPr>
        <w:t>, Zsuzsika Sjoerds</w:t>
      </w:r>
      <w:r w:rsidR="006D3934" w:rsidRPr="682E1FC6">
        <w:rPr>
          <w:rFonts w:ascii="Arial" w:hAnsi="Arial" w:cs="Arial"/>
          <w:vertAlign w:val="superscript"/>
          <w:lang w:val="en-US"/>
        </w:rPr>
        <w:t>4</w:t>
      </w:r>
      <w:r w:rsidR="006D3934" w:rsidRPr="682E1FC6">
        <w:rPr>
          <w:rFonts w:ascii="Arial" w:hAnsi="Arial" w:cs="Arial"/>
          <w:lang w:val="en-US"/>
        </w:rPr>
        <w:t>*</w:t>
      </w:r>
      <w:r w:rsidRPr="682E1FC6">
        <w:rPr>
          <w:rFonts w:ascii="Arial" w:hAnsi="Arial" w:cs="Arial"/>
          <w:lang w:val="en-US"/>
        </w:rPr>
        <w:t xml:space="preserve">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635FE352" w:rsidR="00481B47" w:rsidRDefault="00481B47" w:rsidP="006F1403">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w:t>
      </w:r>
      <w:proofErr w:type="gramStart"/>
      <w:r w:rsidRPr="682E1FC6">
        <w:rPr>
          <w:rFonts w:ascii="Arial" w:hAnsi="Arial" w:cs="Arial"/>
          <w:lang w:val="en-US"/>
        </w:rPr>
        <w:t xml:space="preserve">Berlin, </w:t>
      </w:r>
      <w:ins w:id="0" w:author="Katthagen, Teresa Marie" w:date="2021-07-19T11:44:00Z">
        <w:r w:rsidR="23C58055" w:rsidRPr="682E1FC6">
          <w:rPr>
            <w:rFonts w:ascii="Arial" w:hAnsi="Arial" w:cs="Arial"/>
            <w:lang w:val="en-US"/>
          </w:rPr>
          <w:t xml:space="preserve"> Department</w:t>
        </w:r>
        <w:proofErr w:type="gramEnd"/>
        <w:r w:rsidR="23C58055" w:rsidRPr="682E1FC6">
          <w:rPr>
            <w:rFonts w:ascii="Arial" w:hAnsi="Arial" w:cs="Arial"/>
            <w:lang w:val="en-US"/>
          </w:rPr>
          <w:t xml:space="preserve"> of Psychiatry and Neurosciences | CCM</w:t>
        </w:r>
      </w:ins>
      <w:r w:rsidRPr="682E1FC6">
        <w:rPr>
          <w:rFonts w:ascii="Arial" w:hAnsi="Arial" w:cs="Arial"/>
          <w:lang w:val="en-US"/>
        </w:rPr>
        <w:t>,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47D009DF" w14:textId="61484C7E" w:rsidR="00E76298" w:rsidRPr="00E76298" w:rsidRDefault="00F71203" w:rsidP="7D299D30">
      <w:pPr>
        <w:spacing w:line="480" w:lineRule="auto"/>
        <w:jc w:val="both"/>
        <w:rPr>
          <w:ins w:id="1" w:author="Sjoerds, Z." w:date="2021-07-07T11:12:00Z"/>
          <w:rFonts w:ascii="Arial" w:hAnsi="Arial" w:cs="Arial"/>
          <w:lang w:val="en-US"/>
        </w:rPr>
      </w:pPr>
      <w:r w:rsidRPr="7D299D30">
        <w:rPr>
          <w:rFonts w:ascii="Arial" w:hAnsi="Arial" w:cs="Arial"/>
          <w:vertAlign w:val="superscript"/>
          <w:lang w:val="en-US"/>
        </w:rPr>
        <w:t>4</w:t>
      </w:r>
      <w:ins w:id="2" w:author="Sjoerds, Z." w:date="2021-07-07T11:12:00Z">
        <w:r w:rsidR="549E3D00" w:rsidRPr="7D299D30">
          <w:rPr>
            <w:rFonts w:ascii="Arial" w:hAnsi="Arial" w:cs="Arial"/>
            <w:lang w:val="en-US"/>
          </w:rPr>
          <w:t>Cognitive Psychology Unit, Institute of Psychology &amp; Leiden Institute for Brain and Cognition, Leiden University, Leiden, the Netherlands</w:t>
        </w:r>
      </w:ins>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2757AE" w:rsidRDefault="00E76298" w:rsidP="006F1403">
      <w:pPr>
        <w:spacing w:line="480" w:lineRule="auto"/>
        <w:jc w:val="both"/>
        <w:rPr>
          <w:rFonts w:ascii="Arial" w:hAnsi="Arial" w:cs="Arial"/>
          <w:highlight w:val="yellow"/>
          <w:lang w:val="en-US"/>
        </w:rPr>
      </w:pPr>
      <w:r w:rsidRPr="58E48305">
        <w:rPr>
          <w:rFonts w:ascii="Arial" w:hAnsi="Arial" w:cs="Arial"/>
          <w:highlight w:val="yellow"/>
          <w:lang w:val="en-US"/>
        </w:rPr>
        <w:t xml:space="preserve">Corresponding author: </w:t>
      </w:r>
    </w:p>
    <w:p w14:paraId="009CA958" w14:textId="4EC026B9" w:rsidR="00E76298" w:rsidRPr="00EE7BE9" w:rsidRDefault="00C43B7E" w:rsidP="006F1403">
      <w:pPr>
        <w:spacing w:line="480" w:lineRule="auto"/>
        <w:jc w:val="both"/>
        <w:rPr>
          <w:rFonts w:ascii="Arial" w:hAnsi="Arial" w:cs="Arial"/>
          <w:highlight w:val="yellow"/>
          <w:lang w:val="en-US"/>
        </w:rPr>
      </w:pPr>
      <w:r w:rsidRPr="00EE7BE9">
        <w:rPr>
          <w:rFonts w:ascii="Arial" w:hAnsi="Arial" w:cs="Arial"/>
          <w:highlight w:val="yellow"/>
          <w:lang w:val="en-US"/>
        </w:rPr>
        <w:t>Dr. Zsuzsi</w:t>
      </w:r>
      <w:ins w:id="3" w:author="Sjoerds, Z." w:date="2021-07-07T11:10:00Z">
        <w:r w:rsidR="2D9381FE" w:rsidRPr="00EE7BE9">
          <w:rPr>
            <w:rFonts w:ascii="Arial" w:hAnsi="Arial" w:cs="Arial"/>
            <w:highlight w:val="yellow"/>
            <w:lang w:val="en-US"/>
          </w:rPr>
          <w:t>ka</w:t>
        </w:r>
      </w:ins>
      <w:r w:rsidRPr="00EE7BE9">
        <w:rPr>
          <w:rFonts w:ascii="Arial" w:hAnsi="Arial" w:cs="Arial"/>
          <w:highlight w:val="yellow"/>
          <w:lang w:val="en-US"/>
        </w:rPr>
        <w:t xml:space="preserve"> Sjoerds</w:t>
      </w:r>
    </w:p>
    <w:p w14:paraId="70B73F3F" w14:textId="102AADEE" w:rsidR="00C43B7E" w:rsidRDefault="1D850BAA" w:rsidP="7D299D30">
      <w:pPr>
        <w:spacing w:line="480" w:lineRule="auto"/>
        <w:jc w:val="both"/>
        <w:rPr>
          <w:ins w:id="4" w:author="Sjoerds, Z." w:date="2021-07-07T11:13:00Z"/>
          <w:rFonts w:ascii="Arial" w:hAnsi="Arial" w:cs="Arial"/>
          <w:lang w:val="en-US"/>
        </w:rPr>
      </w:pPr>
      <w:ins w:id="5" w:author="Sjoerds, Z." w:date="2021-07-07T11:13:00Z">
        <w:r w:rsidRPr="7D299D30">
          <w:rPr>
            <w:rFonts w:ascii="Arial" w:hAnsi="Arial" w:cs="Arial"/>
            <w:highlight w:val="yellow"/>
            <w:lang w:val="en-US"/>
          </w:rPr>
          <w:t xml:space="preserve"> Leiden University, Institute of Psychology</w:t>
        </w:r>
      </w:ins>
    </w:p>
    <w:p w14:paraId="40A6540C" w14:textId="37C1614D" w:rsidR="1D850BAA" w:rsidRDefault="1D850BAA" w:rsidP="7D299D30">
      <w:pPr>
        <w:spacing w:line="480" w:lineRule="auto"/>
        <w:jc w:val="both"/>
        <w:rPr>
          <w:ins w:id="6" w:author="Sjoerds, Z." w:date="2021-07-07T11:13:00Z"/>
          <w:rFonts w:ascii="Arial" w:hAnsi="Arial" w:cs="Arial"/>
          <w:highlight w:val="yellow"/>
          <w:lang w:val="en-US"/>
        </w:rPr>
      </w:pPr>
      <w:ins w:id="7" w:author="Sjoerds, Z." w:date="2021-07-07T11:13:00Z">
        <w:r w:rsidRPr="7D299D30">
          <w:rPr>
            <w:rFonts w:ascii="Arial" w:hAnsi="Arial" w:cs="Arial"/>
            <w:highlight w:val="yellow"/>
            <w:lang w:val="en-US"/>
          </w:rPr>
          <w:t>Cognitive Psychology Unit</w:t>
        </w:r>
      </w:ins>
    </w:p>
    <w:p w14:paraId="5C6F5E8C" w14:textId="1DBB1DC2" w:rsidR="00E76298" w:rsidRPr="00197E64" w:rsidRDefault="1D850BAA" w:rsidP="006F1403">
      <w:pPr>
        <w:spacing w:line="480" w:lineRule="auto"/>
        <w:jc w:val="both"/>
        <w:rPr>
          <w:rStyle w:val="Hyperlink"/>
          <w:rFonts w:ascii="Arial" w:hAnsi="Arial" w:cs="Arial"/>
          <w:color w:val="auto"/>
          <w:highlight w:val="yellow"/>
          <w:u w:val="none"/>
        </w:rPr>
      </w:pPr>
      <w:ins w:id="8" w:author="Sjoerds, Z." w:date="2021-07-07T11:13:00Z">
        <w:r w:rsidRPr="00197E64">
          <w:rPr>
            <w:rFonts w:ascii="Arial" w:hAnsi="Arial" w:cs="Arial"/>
            <w:highlight w:val="yellow"/>
          </w:rPr>
          <w:t xml:space="preserve">Wassenaarseweg 52 </w:t>
        </w:r>
        <w:r w:rsidRPr="00197E64">
          <w:br/>
        </w:r>
        <w:r w:rsidRPr="00197E64">
          <w:rPr>
            <w:rFonts w:ascii="Arial" w:hAnsi="Arial" w:cs="Arial"/>
            <w:highlight w:val="yellow"/>
          </w:rPr>
          <w:t xml:space="preserve"> 2333 AK Leiden, The Netherlands</w:t>
        </w:r>
        <w:r w:rsidRPr="00197E64">
          <w:br/>
        </w:r>
      </w:ins>
      <w:r w:rsidR="00E76298" w:rsidRPr="00197E64">
        <w:rPr>
          <w:rFonts w:ascii="Arial" w:hAnsi="Arial" w:cs="Arial"/>
          <w:highlight w:val="yellow"/>
        </w:rPr>
        <w:t xml:space="preserve">E-mail: </w:t>
      </w:r>
      <w:r w:rsidR="002757AE" w:rsidRPr="00197E64">
        <w:rPr>
          <w:rFonts w:ascii="Arial" w:hAnsi="Arial" w:cs="Arial"/>
          <w:highlight w:val="yellow"/>
        </w:rPr>
        <w:t>s</w:t>
      </w:r>
      <w:ins w:id="9" w:author="Sjoerds, Z." w:date="2021-07-07T11:13:00Z">
        <w:r w:rsidR="1408CD07" w:rsidRPr="00197E64">
          <w:rPr>
            <w:rFonts w:ascii="Arial" w:hAnsi="Arial" w:cs="Arial"/>
            <w:highlight w:val="yellow"/>
          </w:rPr>
          <w:t>z.sjoerds@fsw.leidenuniv.nl</w:t>
        </w:r>
      </w:ins>
      <w:r w:rsidR="00E76298" w:rsidRPr="58E48305">
        <w:rPr>
          <w:rFonts w:ascii="Arial" w:hAnsi="Arial" w:cs="Arial"/>
          <w:highlight w:val="yellow"/>
        </w:rPr>
        <w:fldChar w:fldCharType="begin"/>
      </w:r>
      <w:r w:rsidR="00E76298" w:rsidRPr="00197E64">
        <w:rPr>
          <w:rFonts w:ascii="Arial" w:hAnsi="Arial" w:cs="Arial"/>
          <w:highlight w:val="yellow"/>
        </w:rPr>
        <w:instrText xml:space="preserve"> HYPERLINK "mailto:lara.wieland@charite.de" </w:instrText>
      </w:r>
      <w:r w:rsidR="00E76298" w:rsidRPr="58E48305">
        <w:rPr>
          <w:rFonts w:ascii="Arial" w:hAnsi="Arial" w:cs="Arial"/>
          <w:highlight w:val="yellow"/>
        </w:rPr>
        <w:fldChar w:fldCharType="separate"/>
      </w:r>
    </w:p>
    <w:p w14:paraId="2DCE8896" w14:textId="378AF8DD" w:rsidR="00F54DF9" w:rsidRPr="00197E64" w:rsidRDefault="00E76298" w:rsidP="006F1403">
      <w:pPr>
        <w:spacing w:line="480" w:lineRule="auto"/>
        <w:jc w:val="both"/>
        <w:rPr>
          <w:rFonts w:ascii="Arial" w:hAnsi="Arial" w:cs="Arial"/>
        </w:rPr>
      </w:pPr>
      <w:r w:rsidRPr="58E48305">
        <w:rPr>
          <w:rFonts w:ascii="Arial" w:hAnsi="Arial" w:cs="Arial"/>
        </w:rPr>
        <w:fldChar w:fldCharType="end"/>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246486BC" w:rsidR="00481B47" w:rsidRPr="00F0778F" w:rsidRDefault="00481B47" w:rsidP="006F1403">
      <w:pPr>
        <w:spacing w:line="480" w:lineRule="auto"/>
        <w:jc w:val="both"/>
        <w:rPr>
          <w:rFonts w:ascii="Arial" w:hAnsi="Arial" w:cs="Arial"/>
          <w:lang w:val="en-US"/>
        </w:rPr>
      </w:pPr>
      <w:commentRangeStart w:id="10"/>
      <w:commentRangeStart w:id="11"/>
      <w:r w:rsidRPr="7D299D30">
        <w:rPr>
          <w:rFonts w:ascii="Arial" w:hAnsi="Arial" w:cs="Arial"/>
          <w:lang w:val="en-US"/>
        </w:rPr>
        <w:t>Text no. of words:</w:t>
      </w:r>
      <w:r w:rsidR="00F71203" w:rsidRPr="7D299D30">
        <w:rPr>
          <w:rFonts w:ascii="Arial" w:hAnsi="Arial" w:cs="Arial"/>
          <w:lang w:val="en-US"/>
        </w:rPr>
        <w:t xml:space="preserve"> </w:t>
      </w:r>
      <w:commentRangeEnd w:id="10"/>
      <w:r>
        <w:commentReference w:id="10"/>
      </w:r>
      <w:commentRangeEnd w:id="11"/>
      <w:r>
        <w:commentReference w:id="11"/>
      </w:r>
    </w:p>
    <w:p w14:paraId="4D8184FB" w14:textId="5828E913" w:rsidR="0081331D" w:rsidRDefault="00481B47" w:rsidP="006F1403">
      <w:pPr>
        <w:spacing w:line="480" w:lineRule="auto"/>
        <w:jc w:val="both"/>
        <w:rPr>
          <w:rFonts w:ascii="Arial" w:hAnsi="Arial" w:cs="Arial"/>
          <w:lang w:val="en-US"/>
        </w:rPr>
      </w:pPr>
      <w:r w:rsidRPr="00F0778F">
        <w:rPr>
          <w:rFonts w:ascii="Arial" w:hAnsi="Arial" w:cs="Arial"/>
          <w:lang w:val="en-US"/>
        </w:rPr>
        <w:t xml:space="preserve">no. of references: </w:t>
      </w:r>
      <w:r w:rsidR="002A2C93">
        <w:rPr>
          <w:rFonts w:ascii="Arial" w:hAnsi="Arial" w:cs="Arial"/>
          <w:lang w:val="en-US"/>
        </w:rPr>
        <w:t>3</w:t>
      </w:r>
      <w:r w:rsidR="00A009B5">
        <w:rPr>
          <w:rFonts w:ascii="Arial" w:hAnsi="Arial" w:cs="Arial"/>
          <w:lang w:val="en-US"/>
        </w:rPr>
        <w:t>8</w:t>
      </w:r>
      <w:r w:rsidR="0081331D">
        <w:rPr>
          <w:rFonts w:ascii="Arial" w:hAnsi="Arial" w:cs="Arial"/>
          <w:lang w:val="en-US"/>
        </w:rPr>
        <w:br w:type="page"/>
      </w:r>
    </w:p>
    <w:p w14:paraId="0BEF7BED" w14:textId="2479538C" w:rsidR="008545C4" w:rsidRPr="008545C4" w:rsidRDefault="100B4EF0" w:rsidP="7D299D30">
      <w:pPr>
        <w:spacing w:line="480" w:lineRule="auto"/>
        <w:jc w:val="both"/>
        <w:rPr>
          <w:ins w:id="12" w:author="Sjoerds, Z." w:date="2021-07-07T11:17:00Z"/>
          <w:rFonts w:ascii="Arial" w:hAnsi="Arial" w:cs="Arial"/>
          <w:b/>
          <w:bCs/>
          <w:lang w:val="en-US"/>
        </w:rPr>
      </w:pPr>
      <w:commentRangeStart w:id="13"/>
      <w:commentRangeStart w:id="14"/>
      <w:ins w:id="15" w:author="Sjoerds, Z." w:date="2021-07-07T11:17:00Z">
        <w:r w:rsidRPr="7D299D30">
          <w:rPr>
            <w:rFonts w:ascii="Arial" w:hAnsi="Arial" w:cs="Arial"/>
            <w:b/>
            <w:bCs/>
            <w:lang w:val="en-US"/>
          </w:rPr>
          <w:lastRenderedPageBreak/>
          <w:t>Abstract</w:t>
        </w:r>
      </w:ins>
      <w:commentRangeEnd w:id="13"/>
      <w:r w:rsidR="008545C4">
        <w:commentReference w:id="13"/>
      </w:r>
      <w:commentRangeEnd w:id="14"/>
      <w:r w:rsidR="00DD55C7">
        <w:rPr>
          <w:rStyle w:val="Kommentarzeichen"/>
        </w:rPr>
        <w:commentReference w:id="14"/>
      </w:r>
    </w:p>
    <w:p w14:paraId="2E3A03E1" w14:textId="4CB6D94D" w:rsidR="008545C4" w:rsidRPr="008545C4" w:rsidRDefault="00A04FFB" w:rsidP="006F1403">
      <w:pPr>
        <w:spacing w:line="480" w:lineRule="auto"/>
        <w:jc w:val="both"/>
        <w:rPr>
          <w:rFonts w:ascii="Arial" w:hAnsi="Arial" w:cs="Arial"/>
          <w:lang w:val="en-US"/>
        </w:rPr>
      </w:pPr>
      <w:r w:rsidRPr="00A04FFB">
        <w:rPr>
          <w:rFonts w:ascii="Arial" w:hAnsi="Arial" w:cs="Arial"/>
          <w:lang w:val="en-US"/>
        </w:rPr>
        <w:t>Behavioral adaptation is a fundamental cognitive ability, ensuring an organism’s survival by allowing for flexible adjustment to changing environmental conditions. These adaptative abilities can be measured using reversal learning paradigms requiring agents to adapt</w:t>
      </w:r>
      <w:r w:rsidR="00FF4093">
        <w:rPr>
          <w:rFonts w:ascii="Arial" w:hAnsi="Arial" w:cs="Arial"/>
          <w:lang w:val="en-US"/>
        </w:rPr>
        <w:t xml:space="preserve"> their reward learning</w:t>
      </w:r>
      <w:r w:rsidRPr="00A04FFB">
        <w:rPr>
          <w:rFonts w:ascii="Arial" w:hAnsi="Arial" w:cs="Arial"/>
          <w:lang w:val="en-US"/>
        </w:rPr>
        <w:t xml:space="preserve"> to sudden changes in stimulus-action-outcome contingencies. Stressful situations have been found to alter flexibility of reward learning, but effects have been mixed, and it remains unclear what neurocomputational mechanisms play a role in this. </w:t>
      </w:r>
      <w:r w:rsidR="008545C4" w:rsidRPr="7D299D30">
        <w:rPr>
          <w:rFonts w:ascii="Arial" w:hAnsi="Arial" w:cs="Arial"/>
          <w:lang w:val="en-US"/>
        </w:rPr>
        <w:t xml:space="preserve">Here, we employed functional MRI </w:t>
      </w:r>
      <w:r>
        <w:rPr>
          <w:rFonts w:ascii="Arial" w:hAnsi="Arial" w:cs="Arial"/>
          <w:lang w:val="en-US"/>
        </w:rPr>
        <w:t>(fMR</w:t>
      </w:r>
      <w:r w:rsidR="00FF4093">
        <w:rPr>
          <w:rFonts w:ascii="Arial" w:hAnsi="Arial" w:cs="Arial"/>
          <w:lang w:val="en-US"/>
        </w:rPr>
        <w:t>I</w:t>
      </w:r>
      <w:r>
        <w:rPr>
          <w:rFonts w:ascii="Arial" w:hAnsi="Arial" w:cs="Arial"/>
          <w:lang w:val="en-US"/>
        </w:rPr>
        <w:t xml:space="preserve">) </w:t>
      </w:r>
      <w:r w:rsidR="008545C4" w:rsidRPr="7D299D30">
        <w:rPr>
          <w:rFonts w:ascii="Arial" w:hAnsi="Arial" w:cs="Arial"/>
          <w:lang w:val="en-US"/>
        </w:rPr>
        <w:t>informed by computational modeling</w:t>
      </w:r>
      <w:ins w:id="16" w:author="Lennart Lüttgau" w:date="2021-07-06T10:11:00Z">
        <w:r w:rsidR="004A5579" w:rsidRPr="7D299D30">
          <w:rPr>
            <w:rFonts w:ascii="Arial" w:hAnsi="Arial" w:cs="Arial"/>
            <w:lang w:val="en-US"/>
          </w:rPr>
          <w:t xml:space="preserve"> parameters</w:t>
        </w:r>
      </w:ins>
      <w:r w:rsidR="008545C4" w:rsidRPr="7D299D30">
        <w:rPr>
          <w:rFonts w:ascii="Arial" w:hAnsi="Arial" w:cs="Arial"/>
          <w:lang w:val="en-US"/>
        </w:rPr>
        <w:t xml:space="preserve"> in a within-subject design with </w:t>
      </w:r>
      <w:ins w:id="17" w:author="Lennart Lüttgau" w:date="2021-07-06T10:12:00Z">
        <w:r w:rsidR="004A5579" w:rsidRPr="7D299D30">
          <w:rPr>
            <w:rFonts w:ascii="Arial" w:hAnsi="Arial" w:cs="Arial"/>
            <w:lang w:val="en-US"/>
          </w:rPr>
          <w:t xml:space="preserve">healthy </w:t>
        </w:r>
      </w:ins>
      <w:ins w:id="18" w:author="Lennart Lüttgau" w:date="2021-07-06T10:13:00Z">
        <w:r w:rsidR="004A5579" w:rsidRPr="7D299D30">
          <w:rPr>
            <w:rFonts w:ascii="Arial" w:hAnsi="Arial" w:cs="Arial"/>
            <w:lang w:val="en-US"/>
          </w:rPr>
          <w:t xml:space="preserve">human </w:t>
        </w:r>
      </w:ins>
      <w:ins w:id="19" w:author="Lennart Lüttgau" w:date="2021-07-06T10:12:00Z">
        <w:r w:rsidR="004A5579" w:rsidRPr="7D299D30">
          <w:rPr>
            <w:rFonts w:ascii="Arial" w:hAnsi="Arial" w:cs="Arial"/>
            <w:lang w:val="en-US"/>
          </w:rPr>
          <w:t xml:space="preserve">volunteers </w:t>
        </w:r>
      </w:ins>
      <w:r w:rsidR="008545C4" w:rsidRPr="7D299D30">
        <w:rPr>
          <w:rFonts w:ascii="Arial" w:hAnsi="Arial" w:cs="Arial"/>
          <w:lang w:val="en-US"/>
        </w:rPr>
        <w:t xml:space="preserve">to investigate the effect of acute </w:t>
      </w:r>
      <w:ins w:id="20" w:author="Sjoerds, Z." w:date="2021-07-07T11:27:00Z">
        <w:r w:rsidR="0271E43A" w:rsidRPr="7D299D30">
          <w:rPr>
            <w:rFonts w:ascii="Arial" w:hAnsi="Arial" w:cs="Arial"/>
            <w:lang w:val="en-US"/>
          </w:rPr>
          <w:t xml:space="preserve">psychosocial </w:t>
        </w:r>
      </w:ins>
      <w:r w:rsidR="008545C4" w:rsidRPr="7D299D30">
        <w:rPr>
          <w:rFonts w:ascii="Arial" w:hAnsi="Arial" w:cs="Arial"/>
          <w:lang w:val="en-US"/>
        </w:rPr>
        <w:t>s</w:t>
      </w:r>
      <w:ins w:id="21" w:author="Lennart Lüttgau" w:date="2021-07-06T10:12:00Z">
        <w:r w:rsidR="004A5579" w:rsidRPr="7D299D30">
          <w:rPr>
            <w:rFonts w:ascii="Arial" w:hAnsi="Arial" w:cs="Arial"/>
            <w:lang w:val="en-US"/>
          </w:rPr>
          <w:t>tress</w:t>
        </w:r>
      </w:ins>
      <w:r w:rsidR="008545C4" w:rsidRPr="7D299D30">
        <w:rPr>
          <w:rFonts w:ascii="Arial" w:hAnsi="Arial" w:cs="Arial"/>
          <w:lang w:val="en-US"/>
        </w:rPr>
        <w:t xml:space="preserve"> on flexible behavioral adaptation</w:t>
      </w:r>
      <w:ins w:id="22" w:author="Lennart Lüttgau" w:date="2021-07-06T10:13:00Z">
        <w:r w:rsidR="004A5579" w:rsidRPr="7D299D30">
          <w:rPr>
            <w:rFonts w:ascii="Arial" w:hAnsi="Arial" w:cs="Arial"/>
            <w:lang w:val="en-US"/>
          </w:rPr>
          <w:t>.</w:t>
        </w:r>
      </w:ins>
      <w:r w:rsidR="008F250E">
        <w:rPr>
          <w:rFonts w:ascii="Arial" w:hAnsi="Arial" w:cs="Arial"/>
          <w:lang w:val="en-US"/>
        </w:rPr>
        <w:t xml:space="preserve"> </w:t>
      </w:r>
      <w:ins w:id="23" w:author="Lennart Lüttgau" w:date="2021-07-06T10:13:00Z">
        <w:r w:rsidR="004A5579" w:rsidRPr="1C8A0702">
          <w:rPr>
            <w:rFonts w:ascii="Arial" w:hAnsi="Arial" w:cs="Arial"/>
            <w:lang w:val="en-US"/>
          </w:rPr>
          <w:t xml:space="preserve">Participants </w:t>
        </w:r>
      </w:ins>
      <w:r w:rsidR="008545C4" w:rsidRPr="1C8A0702">
        <w:rPr>
          <w:rFonts w:ascii="Arial" w:hAnsi="Arial" w:cs="Arial"/>
          <w:lang w:val="en-US"/>
        </w:rPr>
        <w:t xml:space="preserve">(n=28) underwent </w:t>
      </w:r>
      <w:ins w:id="24" w:author="Lennart Lüttgau" w:date="2021-07-06T10:13:00Z">
        <w:r w:rsidR="004A5579" w:rsidRPr="1C8A0702">
          <w:rPr>
            <w:rFonts w:ascii="Arial" w:hAnsi="Arial" w:cs="Arial"/>
            <w:lang w:val="en-US"/>
          </w:rPr>
          <w:t>f</w:t>
        </w:r>
      </w:ins>
      <w:r w:rsidR="008545C4" w:rsidRPr="1C8A0702">
        <w:rPr>
          <w:rFonts w:ascii="Arial" w:hAnsi="Arial" w:cs="Arial"/>
          <w:lang w:val="en-US"/>
        </w:rPr>
        <w:t>MRI during a reversal learning task, once after the Trier Social Stress Test</w:t>
      </w:r>
      <w:ins w:id="25" w:author="Lennart Lüttgau" w:date="2021-07-06T10:22:00Z">
        <w:r w:rsidR="00E353C0" w:rsidRPr="1C8A0702">
          <w:rPr>
            <w:rFonts w:ascii="Arial" w:hAnsi="Arial" w:cs="Arial"/>
            <w:lang w:val="en-US"/>
          </w:rPr>
          <w:t xml:space="preserve"> (TSST)</w:t>
        </w:r>
      </w:ins>
      <w:ins w:id="26" w:author="Lennart Lüttgau" w:date="2021-07-06T10:13:00Z">
        <w:r w:rsidR="004A5579" w:rsidRPr="1C8A0702">
          <w:rPr>
            <w:rFonts w:ascii="Arial" w:hAnsi="Arial" w:cs="Arial"/>
            <w:lang w:val="en-US"/>
          </w:rPr>
          <w:t>, a validated psychosocial stress induction method</w:t>
        </w:r>
      </w:ins>
      <w:ins w:id="27" w:author="Lennart Lüttgau" w:date="2021-07-06T10:14:00Z">
        <w:r w:rsidR="004A5579" w:rsidRPr="1C8A0702">
          <w:rPr>
            <w:rFonts w:ascii="Arial" w:hAnsi="Arial" w:cs="Arial"/>
            <w:lang w:val="en-US"/>
          </w:rPr>
          <w:t xml:space="preserve">, </w:t>
        </w:r>
      </w:ins>
      <w:r w:rsidR="008545C4" w:rsidRPr="1C8A0702">
        <w:rPr>
          <w:rFonts w:ascii="Arial" w:hAnsi="Arial" w:cs="Arial"/>
          <w:lang w:val="en-US"/>
        </w:rPr>
        <w:t xml:space="preserve">and </w:t>
      </w:r>
      <w:ins w:id="28" w:author="Lennart Lüttgau" w:date="2021-07-06T10:14:00Z">
        <w:r w:rsidR="004A5579" w:rsidRPr="1C8A0702">
          <w:rPr>
            <w:rFonts w:ascii="Arial" w:hAnsi="Arial" w:cs="Arial"/>
            <w:lang w:val="en-US"/>
          </w:rPr>
          <w:t xml:space="preserve">once </w:t>
        </w:r>
      </w:ins>
      <w:r w:rsidR="008545C4" w:rsidRPr="1C8A0702">
        <w:rPr>
          <w:rFonts w:ascii="Arial" w:hAnsi="Arial" w:cs="Arial"/>
          <w:lang w:val="en-US"/>
        </w:rPr>
        <w:t xml:space="preserve">after a control </w:t>
      </w:r>
      <w:proofErr w:type="gramStart"/>
      <w:r w:rsidR="008545C4" w:rsidRPr="1C8A0702">
        <w:rPr>
          <w:rFonts w:ascii="Arial" w:hAnsi="Arial" w:cs="Arial"/>
          <w:lang w:val="en-US"/>
        </w:rPr>
        <w:t>condition  in</w:t>
      </w:r>
      <w:proofErr w:type="gramEnd"/>
      <w:r w:rsidR="008545C4" w:rsidRPr="1C8A0702">
        <w:rPr>
          <w:rFonts w:ascii="Arial" w:hAnsi="Arial" w:cs="Arial"/>
          <w:lang w:val="en-US"/>
        </w:rPr>
        <w:t xml:space="preserve"> </w:t>
      </w:r>
      <w:ins w:id="29" w:author="Lennart Lüttgau" w:date="2021-07-06T10:14:00Z">
        <w:r w:rsidR="004A5579" w:rsidRPr="1C8A0702">
          <w:rPr>
            <w:rFonts w:ascii="Arial" w:hAnsi="Arial" w:cs="Arial"/>
            <w:lang w:val="en-US"/>
          </w:rPr>
          <w:t xml:space="preserve">two </w:t>
        </w:r>
      </w:ins>
      <w:r w:rsidR="008545C4" w:rsidRPr="1C8A0702">
        <w:rPr>
          <w:rFonts w:ascii="Arial" w:hAnsi="Arial" w:cs="Arial"/>
          <w:lang w:val="en-US"/>
        </w:rPr>
        <w:t>separate sessions. During the task</w:t>
      </w:r>
      <w:ins w:id="30" w:author="Lennart Lüttgau" w:date="2021-07-06T10:14:00Z">
        <w:r w:rsidR="004A5579" w:rsidRPr="1C8A0702">
          <w:rPr>
            <w:rFonts w:ascii="Arial" w:hAnsi="Arial" w:cs="Arial"/>
            <w:lang w:val="en-US"/>
          </w:rPr>
          <w:t>,</w:t>
        </w:r>
      </w:ins>
      <w:r w:rsidR="008545C4" w:rsidRPr="1C8A0702">
        <w:rPr>
          <w:rFonts w:ascii="Arial" w:hAnsi="Arial" w:cs="Arial"/>
          <w:lang w:val="en-US"/>
        </w:rPr>
        <w:t xml:space="preserve"> participants chose between two stimuli with anti-correlated </w:t>
      </w:r>
      <w:r w:rsidR="00FF4093">
        <w:rPr>
          <w:rFonts w:ascii="Arial" w:hAnsi="Arial" w:cs="Arial"/>
          <w:lang w:val="en-US"/>
        </w:rPr>
        <w:t xml:space="preserve">volatile </w:t>
      </w:r>
      <w:r w:rsidR="008545C4" w:rsidRPr="1C8A0702">
        <w:rPr>
          <w:rFonts w:ascii="Arial" w:hAnsi="Arial" w:cs="Arial"/>
          <w:lang w:val="en-US"/>
        </w:rPr>
        <w:t xml:space="preserve">reward contingencies </w:t>
      </w:r>
      <w:proofErr w:type="gramStart"/>
      <w:r w:rsidR="008545C4" w:rsidRPr="1C8A0702">
        <w:rPr>
          <w:rFonts w:ascii="Arial" w:hAnsi="Arial" w:cs="Arial"/>
          <w:lang w:val="en-US"/>
        </w:rPr>
        <w:t>in order to</w:t>
      </w:r>
      <w:proofErr w:type="gramEnd"/>
      <w:r w:rsidR="008545C4" w:rsidRPr="1C8A0702">
        <w:rPr>
          <w:rFonts w:ascii="Arial" w:hAnsi="Arial" w:cs="Arial"/>
          <w:lang w:val="en-US"/>
        </w:rPr>
        <w:t xml:space="preserve"> obtain</w:t>
      </w:r>
      <w:r w:rsidR="00F777D7">
        <w:rPr>
          <w:rFonts w:ascii="Arial" w:hAnsi="Arial" w:cs="Arial"/>
          <w:lang w:val="en-US"/>
        </w:rPr>
        <w:t xml:space="preserve"> probabilistic</w:t>
      </w:r>
      <w:r w:rsidR="008545C4" w:rsidRPr="1C8A0702">
        <w:rPr>
          <w:rFonts w:ascii="Arial" w:hAnsi="Arial" w:cs="Arial"/>
          <w:lang w:val="en-US"/>
        </w:rPr>
        <w:t xml:space="preserve"> rewards in three phases. Effects of stress on choice behavior were investigated using </w:t>
      </w:r>
      <w:r w:rsidRPr="00A04FFB">
        <w:rPr>
          <w:rFonts w:ascii="Arial" w:hAnsi="Arial" w:cs="Arial"/>
          <w:lang w:val="en-US"/>
        </w:rPr>
        <w:t xml:space="preserve">multilevel generalized linear models </w:t>
      </w:r>
      <w:r w:rsidR="008545C4" w:rsidRPr="1C8A0702">
        <w:rPr>
          <w:rFonts w:ascii="Arial" w:hAnsi="Arial" w:cs="Arial"/>
          <w:lang w:val="en-US"/>
        </w:rPr>
        <w:t>and a set of computational models describing different learning processes that might have generated the data</w:t>
      </w:r>
      <w:r w:rsidR="00F777D7">
        <w:rPr>
          <w:rFonts w:ascii="Arial" w:hAnsi="Arial" w:cs="Arial"/>
          <w:lang w:val="en-US"/>
        </w:rPr>
        <w:t xml:space="preserve">. </w:t>
      </w:r>
      <w:ins w:id="31" w:author="Lennart Lüttgau" w:date="2021-07-06T10:19:00Z">
        <w:r w:rsidR="004A5579" w:rsidRPr="1C8A0702">
          <w:rPr>
            <w:rFonts w:ascii="Arial" w:hAnsi="Arial" w:cs="Arial"/>
            <w:lang w:val="en-US"/>
          </w:rPr>
          <w:t>Computational m</w:t>
        </w:r>
      </w:ins>
      <w:r w:rsidR="008545C4" w:rsidRPr="1C8A0702">
        <w:rPr>
          <w:rFonts w:ascii="Arial" w:hAnsi="Arial" w:cs="Arial"/>
          <w:lang w:val="en-US"/>
        </w:rPr>
        <w:t>odels were fitted using a hierarchical Bayesian approach</w:t>
      </w:r>
      <w:ins w:id="32" w:author="Lennart Lüttgau" w:date="2021-07-06T10:17:00Z">
        <w:r w:rsidR="004A5579" w:rsidRPr="1C8A0702">
          <w:rPr>
            <w:rFonts w:ascii="Arial" w:hAnsi="Arial" w:cs="Arial"/>
            <w:lang w:val="en-US"/>
          </w:rPr>
          <w:t>,</w:t>
        </w:r>
      </w:ins>
      <w:r w:rsidR="008545C4" w:rsidRPr="1C8A0702">
        <w:rPr>
          <w:rFonts w:ascii="Arial" w:hAnsi="Arial" w:cs="Arial"/>
          <w:lang w:val="en-US"/>
        </w:rPr>
        <w:t xml:space="preserve"> </w:t>
      </w:r>
      <w:ins w:id="33" w:author="Lennart Lüttgau" w:date="2021-07-06T10:17:00Z">
        <w:r w:rsidR="004A5579" w:rsidRPr="1C8A0702">
          <w:rPr>
            <w:rFonts w:ascii="Arial" w:hAnsi="Arial" w:cs="Arial"/>
            <w:lang w:val="en-US"/>
          </w:rPr>
          <w:t xml:space="preserve">and </w:t>
        </w:r>
      </w:ins>
      <w:ins w:id="34" w:author="Lennart Lüttgau" w:date="2021-07-06T10:18:00Z">
        <w:r w:rsidR="004A5579" w:rsidRPr="1C8A0702">
          <w:rPr>
            <w:rFonts w:ascii="Arial" w:hAnsi="Arial" w:cs="Arial"/>
            <w:lang w:val="en-US"/>
          </w:rPr>
          <w:t xml:space="preserve">model-derived </w:t>
        </w:r>
      </w:ins>
      <w:r w:rsidR="008545C4" w:rsidRPr="1C8A0702">
        <w:rPr>
          <w:rFonts w:ascii="Arial" w:hAnsi="Arial" w:cs="Arial"/>
          <w:lang w:val="en-US"/>
        </w:rPr>
        <w:t xml:space="preserve">reward prediction errors (RPE) </w:t>
      </w:r>
      <w:ins w:id="35" w:author="Lennart Lüttgau" w:date="2021-07-06T10:18:00Z">
        <w:r w:rsidR="004A5579" w:rsidRPr="1C8A0702">
          <w:rPr>
            <w:rFonts w:ascii="Arial" w:hAnsi="Arial" w:cs="Arial"/>
            <w:lang w:val="en-US"/>
          </w:rPr>
          <w:t xml:space="preserve">were used </w:t>
        </w:r>
        <w:proofErr w:type="gramStart"/>
        <w:r w:rsidR="004A5579" w:rsidRPr="1C8A0702">
          <w:rPr>
            <w:rFonts w:ascii="Arial" w:hAnsi="Arial" w:cs="Arial"/>
            <w:lang w:val="en-US"/>
          </w:rPr>
          <w:t xml:space="preserve">as </w:t>
        </w:r>
      </w:ins>
      <w:r w:rsidR="008545C4" w:rsidRPr="1C8A0702">
        <w:rPr>
          <w:rFonts w:ascii="Arial" w:hAnsi="Arial" w:cs="Arial"/>
          <w:lang w:val="en-US"/>
        </w:rPr>
        <w:t xml:space="preserve"> regressor</w:t>
      </w:r>
      <w:ins w:id="36" w:author="Lennart Lüttgau" w:date="2021-07-06T10:18:00Z">
        <w:r w:rsidR="004A5579" w:rsidRPr="1C8A0702">
          <w:rPr>
            <w:rFonts w:ascii="Arial" w:hAnsi="Arial" w:cs="Arial"/>
            <w:lang w:val="en-US"/>
          </w:rPr>
          <w:t>s</w:t>
        </w:r>
      </w:ins>
      <w:proofErr w:type="gramEnd"/>
      <w:r w:rsidR="008545C4" w:rsidRPr="1C8A0702">
        <w:rPr>
          <w:rFonts w:ascii="Arial" w:hAnsi="Arial" w:cs="Arial"/>
          <w:lang w:val="en-US"/>
        </w:rPr>
        <w:t xml:space="preserve"> for fMRI</w:t>
      </w:r>
      <w:ins w:id="37" w:author="Lennart Lüttgau" w:date="2021-07-06T10:18:00Z">
        <w:r w:rsidR="004A5579" w:rsidRPr="1C8A0702">
          <w:rPr>
            <w:rFonts w:ascii="Arial" w:hAnsi="Arial" w:cs="Arial"/>
            <w:lang w:val="en-US"/>
          </w:rPr>
          <w:t xml:space="preserve"> analyses</w:t>
        </w:r>
      </w:ins>
      <w:r w:rsidR="008545C4" w:rsidRPr="1C8A0702">
        <w:rPr>
          <w:rFonts w:ascii="Arial" w:hAnsi="Arial" w:cs="Arial"/>
          <w:lang w:val="en-US"/>
        </w:rPr>
        <w:t>.</w:t>
      </w:r>
      <w:r w:rsidR="008F250E">
        <w:rPr>
          <w:rFonts w:ascii="Arial" w:hAnsi="Arial" w:cs="Arial"/>
          <w:lang w:val="en-US"/>
        </w:rPr>
        <w:t xml:space="preserve"> </w:t>
      </w:r>
      <w:ins w:id="38" w:author="Lennart Lüttgau" w:date="2021-07-06T10:23:00Z">
        <w:r w:rsidR="00E353C0" w:rsidRPr="682E1FC6">
          <w:rPr>
            <w:rFonts w:ascii="Arial" w:hAnsi="Arial" w:cs="Arial"/>
            <w:lang w:val="en-US"/>
          </w:rPr>
          <w:t>Stress</w:t>
        </w:r>
      </w:ins>
      <w:r w:rsidR="008545C4" w:rsidRPr="682E1FC6">
        <w:rPr>
          <w:rFonts w:ascii="Arial" w:hAnsi="Arial" w:cs="Arial"/>
          <w:lang w:val="en-US"/>
        </w:rPr>
        <w:t xml:space="preserve"> significantly albeit subtly increased correct responses</w:t>
      </w:r>
      <w:r w:rsidR="00DD55C7">
        <w:rPr>
          <w:rFonts w:ascii="Arial" w:hAnsi="Arial" w:cs="Arial"/>
          <w:lang w:val="en-US"/>
        </w:rPr>
        <w:t xml:space="preserve"> with a best fit for a model</w:t>
      </w:r>
      <w:r w:rsidR="00F777D7">
        <w:rPr>
          <w:rFonts w:ascii="Arial" w:hAnsi="Arial" w:cs="Arial"/>
          <w:lang w:val="en-US"/>
        </w:rPr>
        <w:t xml:space="preserve"> including a main effect of stress and experimental phase and allowing for interindividually different average learning performance. </w:t>
      </w:r>
      <w:r w:rsidR="008545C4" w:rsidRPr="682E1FC6">
        <w:rPr>
          <w:rFonts w:ascii="Arial" w:hAnsi="Arial" w:cs="Arial"/>
          <w:lang w:val="en-US"/>
        </w:rPr>
        <w:t xml:space="preserve">Model comparison revealed that a Rescorla-Wagner model with individual scaling of the inverse decision temperature best explained the observed behavior under stress. On the neural </w:t>
      </w:r>
      <w:proofErr w:type="gramStart"/>
      <w:r w:rsidR="008545C4" w:rsidRPr="682E1FC6">
        <w:rPr>
          <w:rFonts w:ascii="Arial" w:hAnsi="Arial" w:cs="Arial"/>
          <w:lang w:val="en-US"/>
        </w:rPr>
        <w:t xml:space="preserve">level, </w:t>
      </w:r>
      <w:ins w:id="39" w:author="Lennart Lüttgau" w:date="2021-07-06T10:24:00Z">
        <w:r w:rsidR="00E353C0" w:rsidRPr="682E1FC6">
          <w:rPr>
            <w:rFonts w:ascii="Arial" w:hAnsi="Arial" w:cs="Arial"/>
            <w:lang w:val="en-US"/>
          </w:rPr>
          <w:t xml:space="preserve"> </w:t>
        </w:r>
      </w:ins>
      <w:r w:rsidR="008545C4" w:rsidRPr="682E1FC6">
        <w:rPr>
          <w:rFonts w:ascii="Arial" w:hAnsi="Arial" w:cs="Arial"/>
          <w:lang w:val="en-US"/>
        </w:rPr>
        <w:t>RPE</w:t>
      </w:r>
      <w:proofErr w:type="gramEnd"/>
      <w:ins w:id="40" w:author="Lennart Lüttgau" w:date="2021-07-06T10:25:00Z">
        <w:r w:rsidR="00E353C0" w:rsidRPr="682E1FC6">
          <w:rPr>
            <w:rFonts w:ascii="Arial" w:hAnsi="Arial" w:cs="Arial"/>
            <w:lang w:val="en-US"/>
          </w:rPr>
          <w:t xml:space="preserve"> </w:t>
        </w:r>
      </w:ins>
      <w:r w:rsidR="008545C4" w:rsidRPr="682E1FC6">
        <w:rPr>
          <w:rFonts w:ascii="Arial" w:hAnsi="Arial" w:cs="Arial"/>
          <w:lang w:val="en-US"/>
        </w:rPr>
        <w:t xml:space="preserve"> signals were coded in striatum and vmPFC</w:t>
      </w:r>
      <w:ins w:id="41" w:author="Lennart Lüttgau" w:date="2021-07-06T10:25:00Z">
        <w:r w:rsidR="00E353C0" w:rsidRPr="682E1FC6">
          <w:rPr>
            <w:rFonts w:ascii="Arial" w:hAnsi="Arial" w:cs="Arial"/>
            <w:lang w:val="en-US"/>
          </w:rPr>
          <w:t xml:space="preserve">. </w:t>
        </w:r>
      </w:ins>
      <w:ins w:id="42" w:author="Katthagen, Teresa Marie" w:date="2021-07-19T11:52:00Z">
        <w:r w:rsidR="29FC3EE1" w:rsidRPr="682E1FC6">
          <w:rPr>
            <w:rFonts w:ascii="Arial" w:hAnsi="Arial" w:cs="Arial"/>
            <w:lang w:val="en-US"/>
          </w:rPr>
          <w:t>No</w:t>
        </w:r>
      </w:ins>
      <w:r w:rsidR="008545C4" w:rsidRPr="682E1FC6">
        <w:rPr>
          <w:rFonts w:ascii="Arial" w:hAnsi="Arial" w:cs="Arial"/>
          <w:lang w:val="en-US"/>
        </w:rPr>
        <w:t xml:space="preserve"> whole-brain correctable effects of stress on RPE representation</w:t>
      </w:r>
      <w:ins w:id="43" w:author="Lennart Lüttgau" w:date="2021-07-06T10:25:00Z">
        <w:r w:rsidR="00E353C0" w:rsidRPr="682E1FC6">
          <w:rPr>
            <w:rFonts w:ascii="Arial" w:hAnsi="Arial" w:cs="Arial"/>
            <w:lang w:val="en-US"/>
          </w:rPr>
          <w:t>s</w:t>
        </w:r>
      </w:ins>
      <w:ins w:id="44" w:author="Katthagen, Teresa Marie" w:date="2021-07-19T11:52:00Z">
        <w:r w:rsidR="01D053D1" w:rsidRPr="682E1FC6">
          <w:rPr>
            <w:rFonts w:ascii="Arial" w:hAnsi="Arial" w:cs="Arial"/>
            <w:lang w:val="en-US"/>
          </w:rPr>
          <w:t xml:space="preserve"> were f</w:t>
        </w:r>
      </w:ins>
      <w:ins w:id="45" w:author="Katthagen, Teresa Marie" w:date="2021-07-19T11:53:00Z">
        <w:r w:rsidR="01D053D1" w:rsidRPr="682E1FC6">
          <w:rPr>
            <w:rFonts w:ascii="Arial" w:hAnsi="Arial" w:cs="Arial"/>
            <w:lang w:val="en-US"/>
          </w:rPr>
          <w:t>ound</w:t>
        </w:r>
      </w:ins>
      <w:r w:rsidR="008545C4" w:rsidRPr="682E1FC6">
        <w:rPr>
          <w:rFonts w:ascii="Arial" w:hAnsi="Arial" w:cs="Arial"/>
          <w:lang w:val="en-US"/>
        </w:rPr>
        <w:t>.</w:t>
      </w:r>
      <w:r w:rsidR="008F250E">
        <w:rPr>
          <w:rFonts w:ascii="Arial" w:hAnsi="Arial" w:cs="Arial"/>
          <w:lang w:val="en-US"/>
        </w:rPr>
        <w:t xml:space="preserve"> </w:t>
      </w:r>
      <w:r w:rsidR="008545C4" w:rsidRPr="008545C4">
        <w:rPr>
          <w:rFonts w:ascii="Arial" w:hAnsi="Arial" w:cs="Arial"/>
          <w:lang w:val="en-US"/>
        </w:rPr>
        <w:t xml:space="preserve">Our study shows that acute social stress has an impact on </w:t>
      </w:r>
      <w:r w:rsidR="00F777D7">
        <w:rPr>
          <w:rFonts w:ascii="Arial" w:hAnsi="Arial" w:cs="Arial"/>
          <w:lang w:val="en-US"/>
        </w:rPr>
        <w:t xml:space="preserve">reversal learning with high interindividual variability. Future studies could use more fine-grained measures to disentangle </w:t>
      </w:r>
      <w:r w:rsidR="00553BFA">
        <w:rPr>
          <w:rFonts w:ascii="Arial" w:hAnsi="Arial" w:cs="Arial"/>
          <w:lang w:val="en-US"/>
        </w:rPr>
        <w:t>different types of learning and their neural counterparts.</w:t>
      </w:r>
    </w:p>
    <w:p w14:paraId="7C60813E" w14:textId="0D0F8D03" w:rsidR="008545C4" w:rsidRDefault="008545C4" w:rsidP="006F1403">
      <w:pPr>
        <w:jc w:val="both"/>
        <w:rPr>
          <w:rFonts w:ascii="Arial" w:hAnsi="Arial" w:cs="Arial"/>
          <w:b/>
          <w:bCs/>
          <w:sz w:val="24"/>
          <w:szCs w:val="24"/>
          <w:u w:val="single"/>
          <w:lang w:val="en-US"/>
        </w:rPr>
      </w:pPr>
    </w:p>
    <w:p w14:paraId="1558B4C0" w14:textId="0D2DD55F" w:rsidR="00477D74" w:rsidRDefault="005213EF" w:rsidP="006F1403">
      <w:pPr>
        <w:spacing w:line="480" w:lineRule="auto"/>
        <w:jc w:val="both"/>
        <w:rPr>
          <w:rFonts w:ascii="Arial" w:hAnsi="Arial" w:cs="Arial"/>
          <w:lang w:val="en-US"/>
        </w:rPr>
      </w:pPr>
      <w:r>
        <w:rPr>
          <w:rFonts w:ascii="Arial" w:hAnsi="Arial" w:cs="Arial"/>
          <w:b/>
          <w:bCs/>
          <w:sz w:val="24"/>
          <w:szCs w:val="24"/>
          <w:u w:val="single"/>
          <w:lang w:val="en-US"/>
        </w:rPr>
        <w:lastRenderedPageBreak/>
        <w:t xml:space="preserve">1. </w:t>
      </w:r>
      <w:r w:rsidR="00477D74" w:rsidRPr="00477D74">
        <w:rPr>
          <w:rFonts w:ascii="Arial" w:hAnsi="Arial" w:cs="Arial"/>
          <w:b/>
          <w:bCs/>
          <w:sz w:val="24"/>
          <w:szCs w:val="24"/>
          <w:u w:val="single"/>
          <w:lang w:val="en-US"/>
        </w:rPr>
        <w:t>Background</w:t>
      </w:r>
      <w:r w:rsidR="00477D74" w:rsidRPr="00477D74">
        <w:rPr>
          <w:rFonts w:ascii="Arial" w:hAnsi="Arial" w:cs="Arial"/>
          <w:sz w:val="24"/>
          <w:szCs w:val="24"/>
          <w:lang w:val="en-US"/>
        </w:rPr>
        <w:t xml:space="preserve"> </w:t>
      </w:r>
      <w:r w:rsidR="008B2823">
        <w:rPr>
          <w:rFonts w:ascii="Arial" w:hAnsi="Arial" w:cs="Arial"/>
          <w:lang w:val="en-US"/>
        </w:rPr>
        <w:t>(890</w:t>
      </w:r>
      <w:r w:rsidR="003432D8">
        <w:rPr>
          <w:rFonts w:ascii="Arial" w:hAnsi="Arial" w:cs="Arial"/>
          <w:lang w:val="en-US"/>
        </w:rPr>
        <w:t xml:space="preserve"> words)</w:t>
      </w:r>
    </w:p>
    <w:p w14:paraId="2A40F307" w14:textId="4079E515" w:rsidR="00520019" w:rsidRPr="00520019" w:rsidRDefault="00593D49" w:rsidP="006F1403">
      <w:pPr>
        <w:spacing w:line="480" w:lineRule="auto"/>
        <w:jc w:val="both"/>
        <w:rPr>
          <w:rFonts w:ascii="Arial" w:hAnsi="Arial" w:cs="Arial"/>
          <w:lang w:val="en-US"/>
        </w:rPr>
      </w:pPr>
      <w:ins w:id="46" w:author="Lennart Lüttgau" w:date="2021-07-06T10:28:00Z">
        <w:r w:rsidRPr="7D299D30">
          <w:rPr>
            <w:rFonts w:ascii="Arial" w:hAnsi="Arial" w:cs="Arial"/>
            <w:lang w:val="en-US"/>
          </w:rPr>
          <w:t xml:space="preserve">Humans and other agents </w:t>
        </w:r>
      </w:ins>
      <w:ins w:id="47" w:author="Lennart Lüttgau" w:date="2021-07-06T10:35:00Z">
        <w:r w:rsidR="00661513" w:rsidRPr="7D299D30">
          <w:rPr>
            <w:rFonts w:ascii="Arial" w:hAnsi="Arial" w:cs="Arial"/>
            <w:lang w:val="en-US"/>
          </w:rPr>
          <w:t xml:space="preserve">are </w:t>
        </w:r>
      </w:ins>
      <w:ins w:id="48" w:author="Lennart Lüttgau" w:date="2021-07-06T10:29:00Z">
        <w:r w:rsidRPr="7D299D30">
          <w:rPr>
            <w:rFonts w:ascii="Arial" w:hAnsi="Arial" w:cs="Arial"/>
            <w:lang w:val="en-US"/>
          </w:rPr>
          <w:t>routinely</w:t>
        </w:r>
      </w:ins>
      <w:ins w:id="49" w:author="Lennart Lüttgau" w:date="2021-07-06T10:28:00Z">
        <w:r w:rsidRPr="7D299D30">
          <w:rPr>
            <w:rFonts w:ascii="Arial" w:hAnsi="Arial" w:cs="Arial"/>
            <w:lang w:val="en-US"/>
          </w:rPr>
          <w:t xml:space="preserve"> </w:t>
        </w:r>
      </w:ins>
      <w:ins w:id="50" w:author="Lennart Lüttgau" w:date="2021-07-06T10:35:00Z">
        <w:r w:rsidR="00661513" w:rsidRPr="7D299D30">
          <w:rPr>
            <w:rFonts w:ascii="Arial" w:hAnsi="Arial" w:cs="Arial"/>
            <w:lang w:val="en-US"/>
          </w:rPr>
          <w:t>confronted with</w:t>
        </w:r>
      </w:ins>
      <w:ins w:id="51" w:author="Lennart Lüttgau" w:date="2021-07-06T10:29:00Z">
        <w:r w:rsidRPr="7D299D30">
          <w:rPr>
            <w:rFonts w:ascii="Arial" w:hAnsi="Arial" w:cs="Arial"/>
            <w:lang w:val="en-US"/>
          </w:rPr>
          <w:t xml:space="preserve"> d</w:t>
        </w:r>
      </w:ins>
      <w:r w:rsidR="00D67DE0" w:rsidRPr="7D299D30">
        <w:rPr>
          <w:rFonts w:ascii="Arial" w:hAnsi="Arial" w:cs="Arial"/>
          <w:lang w:val="en-US"/>
        </w:rPr>
        <w:t xml:space="preserve">ecision-making </w:t>
      </w:r>
      <w:ins w:id="52" w:author="Lennart Lüttgau" w:date="2021-07-06T10:29:00Z">
        <w:r w:rsidRPr="7D299D30">
          <w:rPr>
            <w:rFonts w:ascii="Arial" w:hAnsi="Arial" w:cs="Arial"/>
            <w:lang w:val="en-US"/>
          </w:rPr>
          <w:t xml:space="preserve">situations </w:t>
        </w:r>
      </w:ins>
      <w:r w:rsidR="0017434F" w:rsidRPr="7D299D30">
        <w:rPr>
          <w:rFonts w:ascii="Arial" w:hAnsi="Arial" w:cs="Arial"/>
          <w:lang w:val="en-US"/>
        </w:rPr>
        <w:t>under stress, for example</w:t>
      </w:r>
      <w:r w:rsidR="00292F0F" w:rsidRPr="7D299D30">
        <w:rPr>
          <w:rFonts w:ascii="Arial" w:hAnsi="Arial" w:cs="Arial"/>
          <w:lang w:val="en-US"/>
        </w:rPr>
        <w:t xml:space="preserve"> when</w:t>
      </w:r>
      <w:r w:rsidR="0017434F" w:rsidRPr="7D299D30">
        <w:rPr>
          <w:rFonts w:ascii="Arial" w:hAnsi="Arial" w:cs="Arial"/>
          <w:lang w:val="en-US"/>
        </w:rPr>
        <w:t xml:space="preserve"> choosing an efficient and cheap </w:t>
      </w:r>
      <w:ins w:id="53" w:author="Lennart Lüttgau" w:date="2021-07-06T10:36:00Z">
        <w:r w:rsidR="00480253" w:rsidRPr="7D299D30">
          <w:rPr>
            <w:rFonts w:ascii="Arial" w:hAnsi="Arial" w:cs="Arial"/>
            <w:lang w:val="en-US"/>
          </w:rPr>
          <w:t xml:space="preserve">way of commuting </w:t>
        </w:r>
      </w:ins>
      <w:r w:rsidR="0017434F" w:rsidRPr="7D299D30">
        <w:rPr>
          <w:rFonts w:ascii="Arial" w:hAnsi="Arial" w:cs="Arial"/>
          <w:lang w:val="en-US"/>
        </w:rPr>
        <w:t>to work</w:t>
      </w:r>
      <w:ins w:id="54" w:author="Lennart Lüttgau" w:date="2021-07-06T10:36:00Z">
        <w:r w:rsidR="00480253" w:rsidRPr="7D299D30">
          <w:rPr>
            <w:rFonts w:ascii="Arial" w:hAnsi="Arial" w:cs="Arial"/>
            <w:lang w:val="en-US"/>
          </w:rPr>
          <w:t>, despite running late</w:t>
        </w:r>
      </w:ins>
      <w:r w:rsidR="008545C4" w:rsidRPr="7D299D30">
        <w:rPr>
          <w:rFonts w:ascii="Arial" w:hAnsi="Arial" w:cs="Arial"/>
          <w:lang w:val="en-US"/>
        </w:rPr>
        <w:t>.</w:t>
      </w:r>
      <w:r w:rsidR="00281BC2" w:rsidRPr="7D299D30">
        <w:rPr>
          <w:rFonts w:ascii="Arial" w:hAnsi="Arial" w:cs="Arial"/>
          <w:lang w:val="en-US"/>
        </w:rPr>
        <w:t xml:space="preserve"> </w:t>
      </w:r>
      <w:r w:rsidR="008545C4" w:rsidRPr="7D299D30">
        <w:rPr>
          <w:rFonts w:ascii="Arial" w:hAnsi="Arial" w:cs="Arial"/>
          <w:lang w:val="en-US"/>
        </w:rPr>
        <w:t>Different</w:t>
      </w:r>
      <w:r w:rsidR="00346C82" w:rsidRPr="7D299D30">
        <w:rPr>
          <w:rFonts w:ascii="Arial" w:hAnsi="Arial" w:cs="Arial"/>
          <w:lang w:val="en-US"/>
        </w:rPr>
        <w:t xml:space="preserve"> choice </w:t>
      </w:r>
      <w:r w:rsidR="00281BC2" w:rsidRPr="7D299D30">
        <w:rPr>
          <w:rFonts w:ascii="Arial" w:hAnsi="Arial" w:cs="Arial"/>
          <w:lang w:val="en-US"/>
        </w:rPr>
        <w:t>options</w:t>
      </w:r>
      <w:r w:rsidR="00346C82" w:rsidRPr="7D299D30">
        <w:rPr>
          <w:rFonts w:ascii="Arial" w:hAnsi="Arial" w:cs="Arial"/>
          <w:lang w:val="en-US"/>
        </w:rPr>
        <w:t>,</w:t>
      </w:r>
      <w:r w:rsidR="00281BC2" w:rsidRPr="7D299D30">
        <w:rPr>
          <w:rFonts w:ascii="Arial" w:hAnsi="Arial" w:cs="Arial"/>
          <w:lang w:val="en-US"/>
        </w:rPr>
        <w:t xml:space="preserve"> such as taking the car, </w:t>
      </w:r>
      <w:proofErr w:type="gramStart"/>
      <w:r w:rsidR="00281BC2" w:rsidRPr="7D299D30">
        <w:rPr>
          <w:rFonts w:ascii="Arial" w:hAnsi="Arial" w:cs="Arial"/>
          <w:lang w:val="en-US"/>
        </w:rPr>
        <w:t>bike</w:t>
      </w:r>
      <w:proofErr w:type="gramEnd"/>
      <w:r w:rsidR="00281BC2" w:rsidRPr="7D299D30">
        <w:rPr>
          <w:rFonts w:ascii="Arial" w:hAnsi="Arial" w:cs="Arial"/>
          <w:lang w:val="en-US"/>
        </w:rPr>
        <w:t xml:space="preserve"> or train</w:t>
      </w:r>
      <w:r w:rsidR="0017434F" w:rsidRPr="7D299D30">
        <w:rPr>
          <w:rFonts w:ascii="Arial" w:hAnsi="Arial" w:cs="Arial"/>
          <w:lang w:val="en-US"/>
        </w:rPr>
        <w:t>,</w:t>
      </w:r>
      <w:r w:rsidR="00346C82" w:rsidRPr="7D299D30">
        <w:rPr>
          <w:rFonts w:ascii="Arial" w:hAnsi="Arial" w:cs="Arial"/>
          <w:lang w:val="en-US"/>
        </w:rPr>
        <w:t xml:space="preserve"> </w:t>
      </w:r>
      <w:r w:rsidR="008545C4" w:rsidRPr="7D299D30">
        <w:rPr>
          <w:rFonts w:ascii="Arial" w:hAnsi="Arial" w:cs="Arial"/>
          <w:lang w:val="en-US"/>
        </w:rPr>
        <w:t>are associated</w:t>
      </w:r>
      <w:r w:rsidR="00346C82" w:rsidRPr="7D299D30">
        <w:rPr>
          <w:rFonts w:ascii="Arial" w:hAnsi="Arial" w:cs="Arial"/>
          <w:lang w:val="en-US"/>
        </w:rPr>
        <w:t xml:space="preserve"> with </w:t>
      </w:r>
      <w:r w:rsidR="008545C4" w:rsidRPr="7D299D30">
        <w:rPr>
          <w:rFonts w:ascii="Arial" w:hAnsi="Arial" w:cs="Arial"/>
          <w:lang w:val="en-US"/>
        </w:rPr>
        <w:t xml:space="preserve">relatively </w:t>
      </w:r>
      <w:r w:rsidR="00346C82" w:rsidRPr="7D299D30">
        <w:rPr>
          <w:rFonts w:ascii="Arial" w:hAnsi="Arial" w:cs="Arial"/>
          <w:lang w:val="en-US"/>
        </w:rPr>
        <w:t xml:space="preserve">stable </w:t>
      </w:r>
      <w:ins w:id="55" w:author="Lennart Lüttgau" w:date="2021-07-06T10:37:00Z">
        <w:r w:rsidR="0002094C" w:rsidRPr="7D299D30">
          <w:rPr>
            <w:rFonts w:ascii="Arial" w:hAnsi="Arial" w:cs="Arial"/>
            <w:lang w:val="en-US"/>
          </w:rPr>
          <w:t xml:space="preserve">and predictable </w:t>
        </w:r>
      </w:ins>
      <w:r w:rsidR="00346C82" w:rsidRPr="7D299D30">
        <w:rPr>
          <w:rFonts w:ascii="Arial" w:hAnsi="Arial" w:cs="Arial"/>
          <w:lang w:val="en-US"/>
        </w:rPr>
        <w:t>levels of</w:t>
      </w:r>
      <w:r w:rsidR="0017434F" w:rsidRPr="7D299D30">
        <w:rPr>
          <w:rFonts w:ascii="Arial" w:hAnsi="Arial" w:cs="Arial"/>
          <w:lang w:val="en-US"/>
        </w:rPr>
        <w:t xml:space="preserve"> cost and</w:t>
      </w:r>
      <w:r w:rsidR="00346C82" w:rsidRPr="7D299D30">
        <w:rPr>
          <w:rFonts w:ascii="Arial" w:hAnsi="Arial" w:cs="Arial"/>
          <w:lang w:val="en-US"/>
        </w:rPr>
        <w:t xml:space="preserve"> reward</w:t>
      </w:r>
      <w:r w:rsidR="00281BC2" w:rsidRPr="7D299D30">
        <w:rPr>
          <w:rFonts w:ascii="Arial" w:hAnsi="Arial" w:cs="Arial"/>
          <w:lang w:val="en-US"/>
        </w:rPr>
        <w:t xml:space="preserve">. </w:t>
      </w:r>
      <w:r w:rsidR="00FA7B17" w:rsidRPr="7D299D30">
        <w:rPr>
          <w:rFonts w:ascii="Arial" w:hAnsi="Arial" w:cs="Arial"/>
          <w:lang w:val="en-US"/>
        </w:rPr>
        <w:t>In contrast</w:t>
      </w:r>
      <w:r w:rsidR="00281BC2" w:rsidRPr="7D299D30">
        <w:rPr>
          <w:rFonts w:ascii="Arial" w:hAnsi="Arial" w:cs="Arial"/>
          <w:lang w:val="en-US"/>
        </w:rPr>
        <w:t>, the weather forecast of the day, a congestion on the preferred route or a train delay</w:t>
      </w:r>
      <w:r w:rsidR="0017434F" w:rsidRPr="7D299D30">
        <w:rPr>
          <w:rFonts w:ascii="Arial" w:hAnsi="Arial" w:cs="Arial"/>
          <w:lang w:val="en-US"/>
        </w:rPr>
        <w:t xml:space="preserve">, </w:t>
      </w:r>
      <w:r w:rsidR="00281BC2" w:rsidRPr="7D299D30">
        <w:rPr>
          <w:rFonts w:ascii="Arial" w:hAnsi="Arial" w:cs="Arial"/>
          <w:lang w:val="en-US"/>
        </w:rPr>
        <w:t>are more volatile</w:t>
      </w:r>
      <w:ins w:id="56" w:author="Lennart Lüttgau" w:date="2021-07-06T10:37:00Z">
        <w:r w:rsidR="0002094C" w:rsidRPr="7D299D30">
          <w:rPr>
            <w:rFonts w:ascii="Arial" w:hAnsi="Arial" w:cs="Arial"/>
            <w:lang w:val="en-US"/>
          </w:rPr>
          <w:t>, less predictable</w:t>
        </w:r>
      </w:ins>
      <w:r w:rsidR="00281BC2" w:rsidRPr="7D299D30">
        <w:rPr>
          <w:rFonts w:ascii="Arial" w:hAnsi="Arial" w:cs="Arial"/>
          <w:lang w:val="en-US"/>
        </w:rPr>
        <w:t xml:space="preserve"> factor</w:t>
      </w:r>
      <w:r w:rsidR="00C821A2" w:rsidRPr="7D299D30">
        <w:rPr>
          <w:rFonts w:ascii="Arial" w:hAnsi="Arial" w:cs="Arial"/>
          <w:lang w:val="en-US"/>
        </w:rPr>
        <w:t xml:space="preserve">s. Both, stable and volatile factors interact, </w:t>
      </w:r>
      <w:r w:rsidR="00277C76" w:rsidRPr="7D299D30">
        <w:rPr>
          <w:rFonts w:ascii="Arial" w:hAnsi="Arial" w:cs="Arial"/>
          <w:lang w:val="en-US"/>
        </w:rPr>
        <w:t>in</w:t>
      </w:r>
      <w:r w:rsidR="00172318" w:rsidRPr="7D299D30">
        <w:rPr>
          <w:rFonts w:ascii="Arial" w:hAnsi="Arial" w:cs="Arial"/>
          <w:lang w:val="en-US"/>
        </w:rPr>
        <w:t xml:space="preserve"> that</w:t>
      </w:r>
      <w:r w:rsidR="00AD2B76" w:rsidRPr="7D299D30">
        <w:rPr>
          <w:rFonts w:ascii="Arial" w:hAnsi="Arial" w:cs="Arial"/>
          <w:lang w:val="en-US"/>
        </w:rPr>
        <w:t xml:space="preserve"> </w:t>
      </w:r>
      <w:r w:rsidR="00C821A2" w:rsidRPr="7D299D30">
        <w:rPr>
          <w:rFonts w:ascii="Arial" w:hAnsi="Arial" w:cs="Arial"/>
          <w:lang w:val="en-US"/>
        </w:rPr>
        <w:t xml:space="preserve">cycling to work </w:t>
      </w:r>
      <w:r w:rsidR="00277C76" w:rsidRPr="7D299D30">
        <w:rPr>
          <w:rFonts w:ascii="Arial" w:hAnsi="Arial" w:cs="Arial"/>
          <w:lang w:val="en-US"/>
        </w:rPr>
        <w:t>may be</w:t>
      </w:r>
      <w:r w:rsidR="00172318" w:rsidRPr="7D299D30">
        <w:rPr>
          <w:rFonts w:ascii="Arial" w:hAnsi="Arial" w:cs="Arial"/>
          <w:lang w:val="en-US"/>
        </w:rPr>
        <w:t xml:space="preserve"> rewarding </w:t>
      </w:r>
      <w:ins w:id="57" w:author="Lennart Lüttgau" w:date="2021-07-06T10:32:00Z">
        <w:r w:rsidR="00EE4750" w:rsidRPr="7D299D30">
          <w:rPr>
            <w:rFonts w:ascii="Arial" w:hAnsi="Arial" w:cs="Arial"/>
            <w:lang w:val="en-US"/>
          </w:rPr>
          <w:t>in</w:t>
        </w:r>
      </w:ins>
      <w:r w:rsidR="00C821A2" w:rsidRPr="7D299D30">
        <w:rPr>
          <w:rFonts w:ascii="Arial" w:hAnsi="Arial" w:cs="Arial"/>
          <w:lang w:val="en-US"/>
        </w:rPr>
        <w:t xml:space="preserve"> sunny</w:t>
      </w:r>
      <w:r w:rsidR="00FA7B17" w:rsidRPr="7D299D30">
        <w:rPr>
          <w:rFonts w:ascii="Arial" w:hAnsi="Arial" w:cs="Arial"/>
          <w:lang w:val="en-US"/>
        </w:rPr>
        <w:t xml:space="preserve"> </w:t>
      </w:r>
      <w:ins w:id="58" w:author="Lennart Lüttgau" w:date="2021-07-06T10:32:00Z">
        <w:r w:rsidR="00EE4750" w:rsidRPr="7D299D30">
          <w:rPr>
            <w:rFonts w:ascii="Arial" w:hAnsi="Arial" w:cs="Arial"/>
            <w:lang w:val="en-US"/>
          </w:rPr>
          <w:t xml:space="preserve">weather </w:t>
        </w:r>
      </w:ins>
      <w:r w:rsidR="00FA7B17" w:rsidRPr="7D299D30">
        <w:rPr>
          <w:rFonts w:ascii="Arial" w:hAnsi="Arial" w:cs="Arial"/>
          <w:lang w:val="en-US"/>
        </w:rPr>
        <w:t>but not</w:t>
      </w:r>
      <w:ins w:id="59" w:author="Lennart Lüttgau" w:date="2021-07-06T10:32:00Z">
        <w:r w:rsidR="00EE4750" w:rsidRPr="7D299D30">
          <w:rPr>
            <w:rFonts w:ascii="Arial" w:hAnsi="Arial" w:cs="Arial"/>
            <w:lang w:val="en-US"/>
          </w:rPr>
          <w:t xml:space="preserve"> on a</w:t>
        </w:r>
      </w:ins>
      <w:r w:rsidR="00FA7B17" w:rsidRPr="7D299D30">
        <w:rPr>
          <w:rFonts w:ascii="Arial" w:hAnsi="Arial" w:cs="Arial"/>
          <w:lang w:val="en-US"/>
        </w:rPr>
        <w:t xml:space="preserve"> rainy </w:t>
      </w:r>
      <w:r w:rsidR="00C821A2" w:rsidRPr="7D299D30">
        <w:rPr>
          <w:rFonts w:ascii="Arial" w:hAnsi="Arial" w:cs="Arial"/>
          <w:lang w:val="en-US"/>
        </w:rPr>
        <w:t>day</w:t>
      </w:r>
      <w:r w:rsidR="00172318" w:rsidRPr="7D299D30">
        <w:rPr>
          <w:rFonts w:ascii="Arial" w:hAnsi="Arial" w:cs="Arial"/>
          <w:lang w:val="en-US"/>
        </w:rPr>
        <w:t>.</w:t>
      </w:r>
      <w:r w:rsidR="00281BC2" w:rsidRPr="7D299D30">
        <w:rPr>
          <w:rFonts w:ascii="Arial" w:hAnsi="Arial" w:cs="Arial"/>
          <w:lang w:val="en-US"/>
        </w:rPr>
        <w:t xml:space="preserve"> </w:t>
      </w:r>
      <w:r w:rsidR="00AD2B76" w:rsidRPr="7D299D30">
        <w:rPr>
          <w:rFonts w:ascii="Arial" w:hAnsi="Arial" w:cs="Arial"/>
          <w:lang w:val="en-US"/>
        </w:rPr>
        <w:t xml:space="preserve">Stress </w:t>
      </w:r>
      <w:ins w:id="60" w:author="Lennart Lüttgau" w:date="2021-07-06T10:33:00Z">
        <w:r w:rsidR="003B7F5C" w:rsidRPr="7D299D30">
          <w:rPr>
            <w:rFonts w:ascii="Arial" w:hAnsi="Arial" w:cs="Arial"/>
            <w:lang w:val="en-US"/>
          </w:rPr>
          <w:t>impacts</w:t>
        </w:r>
      </w:ins>
      <w:r w:rsidR="00245ABD" w:rsidRPr="7D299D30">
        <w:rPr>
          <w:rFonts w:ascii="Arial" w:hAnsi="Arial" w:cs="Arial"/>
          <w:lang w:val="en-US"/>
        </w:rPr>
        <w:t xml:space="preserve"> individuals'</w:t>
      </w:r>
      <w:r w:rsidR="008545C4" w:rsidRPr="7D299D30">
        <w:rPr>
          <w:rFonts w:ascii="Arial" w:hAnsi="Arial" w:cs="Arial"/>
          <w:lang w:val="en-US"/>
        </w:rPr>
        <w:t xml:space="preserve"> </w:t>
      </w:r>
      <w:ins w:id="61" w:author="Lennart Lüttgau" w:date="2021-07-06T10:32:00Z">
        <w:r w:rsidR="003B7F5C" w:rsidRPr="7D299D30">
          <w:rPr>
            <w:rFonts w:ascii="Arial" w:hAnsi="Arial" w:cs="Arial"/>
            <w:lang w:val="en-US"/>
          </w:rPr>
          <w:t>emotions, mood</w:t>
        </w:r>
      </w:ins>
      <w:ins w:id="62" w:author="Lennart Lüttgau" w:date="2021-07-06T10:33:00Z">
        <w:r w:rsidR="003B7F5C" w:rsidRPr="7D299D30">
          <w:rPr>
            <w:rFonts w:ascii="Arial" w:hAnsi="Arial" w:cs="Arial"/>
            <w:lang w:val="en-US"/>
          </w:rPr>
          <w:t xml:space="preserve">, </w:t>
        </w:r>
      </w:ins>
      <w:r w:rsidR="00346C82" w:rsidRPr="7D299D30">
        <w:rPr>
          <w:rFonts w:ascii="Arial" w:hAnsi="Arial" w:cs="Arial"/>
          <w:lang w:val="en-US"/>
        </w:rPr>
        <w:t>physiological</w:t>
      </w:r>
      <w:r w:rsidR="00FA7B17" w:rsidRPr="7D299D30">
        <w:rPr>
          <w:rFonts w:ascii="Arial" w:hAnsi="Arial" w:cs="Arial"/>
          <w:lang w:val="en-US"/>
        </w:rPr>
        <w:t xml:space="preserve"> </w:t>
      </w:r>
      <w:r w:rsidR="00AD2B76" w:rsidRPr="7D299D30">
        <w:rPr>
          <w:rFonts w:ascii="Arial" w:hAnsi="Arial" w:cs="Arial"/>
          <w:lang w:val="en-US"/>
        </w:rPr>
        <w:t>response</w:t>
      </w:r>
      <w:r w:rsidR="00172318" w:rsidRPr="7D299D30">
        <w:rPr>
          <w:rFonts w:ascii="Arial" w:hAnsi="Arial" w:cs="Arial"/>
          <w:lang w:val="en-US"/>
        </w:rPr>
        <w:t>s</w:t>
      </w:r>
      <w:r w:rsidR="00AD2B76" w:rsidRPr="7D299D30">
        <w:rPr>
          <w:rFonts w:ascii="Arial" w:hAnsi="Arial" w:cs="Arial"/>
          <w:lang w:val="en-US"/>
        </w:rPr>
        <w:t xml:space="preserve"> </w:t>
      </w:r>
      <w:r w:rsidR="00C821A2" w:rsidRPr="7D299D30">
        <w:rPr>
          <w:rFonts w:ascii="Arial" w:hAnsi="Arial" w:cs="Arial"/>
          <w:lang w:val="en-US"/>
        </w:rPr>
        <w:t>and</w:t>
      </w:r>
      <w:r w:rsidR="00D67DE0" w:rsidRPr="7D299D30">
        <w:rPr>
          <w:rFonts w:ascii="Arial" w:hAnsi="Arial" w:cs="Arial"/>
          <w:lang w:val="en-US"/>
        </w:rPr>
        <w:t xml:space="preserve"> </w:t>
      </w:r>
      <w:ins w:id="63" w:author="Lennart Lüttgau" w:date="2021-07-06T10:33:00Z">
        <w:r w:rsidR="003B7F5C" w:rsidRPr="7D299D30">
          <w:rPr>
            <w:rFonts w:ascii="Arial" w:hAnsi="Arial" w:cs="Arial"/>
            <w:lang w:val="en-US"/>
          </w:rPr>
          <w:t xml:space="preserve">may affect </w:t>
        </w:r>
      </w:ins>
      <w:r w:rsidR="00AD2B76" w:rsidRPr="7D299D30">
        <w:rPr>
          <w:rFonts w:ascii="Arial" w:hAnsi="Arial" w:cs="Arial"/>
          <w:lang w:val="en-US"/>
        </w:rPr>
        <w:t xml:space="preserve">their </w:t>
      </w:r>
      <w:ins w:id="64" w:author="Lennart Lüttgau" w:date="2021-07-06T12:04:00Z">
        <w:r w:rsidR="00BD6013" w:rsidRPr="7D299D30">
          <w:rPr>
            <w:rFonts w:ascii="Arial" w:hAnsi="Arial" w:cs="Arial"/>
            <w:lang w:val="en-US"/>
          </w:rPr>
          <w:t>cognitive processing resources</w:t>
        </w:r>
      </w:ins>
      <w:ins w:id="65" w:author="Sjoerds, Z." w:date="2021-07-07T11:31:00Z">
        <w:r w:rsidR="76EE8204" w:rsidRPr="7D299D30">
          <w:rPr>
            <w:rFonts w:ascii="Arial" w:hAnsi="Arial" w:cs="Arial"/>
            <w:lang w:val="en-US"/>
          </w:rPr>
          <w:t>, influencing their decision-making strategies</w:t>
        </w:r>
      </w:ins>
      <w:ins w:id="66" w:author="Lennart Lüttgau" w:date="2021-07-06T10:34:00Z">
        <w:r w:rsidR="003B7F5C" w:rsidRPr="7D299D30">
          <w:rPr>
            <w:rFonts w:ascii="Arial" w:hAnsi="Arial" w:cs="Arial"/>
            <w:lang w:val="en-US"/>
          </w:rPr>
          <w:t>. This might especially be relevant in situations</w:t>
        </w:r>
      </w:ins>
      <w:ins w:id="67" w:author="Lennart Lüttgau" w:date="2021-07-06T10:35:00Z">
        <w:r w:rsidR="003B7F5C" w:rsidRPr="7D299D30">
          <w:rPr>
            <w:rFonts w:ascii="Arial" w:hAnsi="Arial" w:cs="Arial"/>
            <w:lang w:val="en-US"/>
          </w:rPr>
          <w:t xml:space="preserve"> that afford high behavioral flexibility</w:t>
        </w:r>
      </w:ins>
      <w:ins w:id="68" w:author="Lennart Lüttgau" w:date="2021-07-06T10:34:00Z">
        <w:r w:rsidR="003B7F5C" w:rsidRPr="7D299D30">
          <w:rPr>
            <w:rFonts w:ascii="Arial" w:hAnsi="Arial" w:cs="Arial"/>
            <w:lang w:val="en-US"/>
          </w:rPr>
          <w:t xml:space="preserve">, </w:t>
        </w:r>
      </w:ins>
      <w:ins w:id="69" w:author="Lennart Lüttgau" w:date="2021-07-06T10:35:00Z">
        <w:r w:rsidR="003B7F5C" w:rsidRPr="7D299D30">
          <w:rPr>
            <w:rFonts w:ascii="Arial" w:hAnsi="Arial" w:cs="Arial"/>
            <w:lang w:val="en-US"/>
          </w:rPr>
          <w:t xml:space="preserve">for instance </w:t>
        </w:r>
      </w:ins>
      <w:r w:rsidR="00DE7E87" w:rsidRPr="7D299D30">
        <w:rPr>
          <w:rFonts w:ascii="Arial" w:hAnsi="Arial" w:cs="Arial"/>
          <w:lang w:val="en-US"/>
        </w:rPr>
        <w:t>in constantly changing environment</w:t>
      </w:r>
      <w:ins w:id="70" w:author="Lennart Lüttgau" w:date="2021-07-06T10:35:00Z">
        <w:r w:rsidR="003B7F5C" w:rsidRPr="7D299D30">
          <w:rPr>
            <w:rFonts w:ascii="Arial" w:hAnsi="Arial" w:cs="Arial"/>
            <w:lang w:val="en-US"/>
          </w:rPr>
          <w:t>s</w:t>
        </w:r>
      </w:ins>
      <w:r w:rsidR="00C821A2" w:rsidRPr="7D299D30">
        <w:rPr>
          <w:rFonts w:ascii="Arial" w:hAnsi="Arial" w:cs="Arial"/>
          <w:lang w:val="en-US"/>
        </w:rPr>
        <w:t>.</w:t>
      </w:r>
      <w:r w:rsidR="0017434F" w:rsidRPr="7D299D30">
        <w:rPr>
          <w:rFonts w:ascii="Arial" w:hAnsi="Arial" w:cs="Arial"/>
          <w:lang w:val="en-US"/>
        </w:rPr>
        <w:t xml:space="preserve"> </w:t>
      </w:r>
      <w:r w:rsidR="008764F6">
        <w:rPr>
          <w:rFonts w:ascii="Arial" w:hAnsi="Arial" w:cs="Arial"/>
          <w:lang w:val="en-US"/>
        </w:rPr>
        <w:t>Stress is</w:t>
      </w:r>
      <w:r w:rsidR="00553BFA">
        <w:rPr>
          <w:rFonts w:ascii="Arial" w:hAnsi="Arial" w:cs="Arial"/>
          <w:lang w:val="en-US"/>
        </w:rPr>
        <w:t xml:space="preserve"> also</w:t>
      </w:r>
      <w:r w:rsidR="008764F6">
        <w:rPr>
          <w:rFonts w:ascii="Arial" w:hAnsi="Arial" w:cs="Arial"/>
          <w:lang w:val="en-US"/>
        </w:rPr>
        <w:t xml:space="preserve"> an important factor in causing and maintaining psychiatric </w:t>
      </w:r>
      <w:ins w:id="71" w:author="Lennart Lüttgau" w:date="2021-07-06T10:43:00Z">
        <w:r w:rsidR="00CE74E4">
          <w:rPr>
            <w:rFonts w:ascii="Arial" w:hAnsi="Arial" w:cs="Arial"/>
            <w:lang w:val="en-US"/>
          </w:rPr>
          <w:t xml:space="preserve">conditions </w:t>
        </w:r>
      </w:ins>
      <w:r w:rsidR="008764F6">
        <w:rPr>
          <w:rFonts w:ascii="Arial" w:hAnsi="Arial" w:cs="Arial"/>
          <w:lang w:val="en-US"/>
        </w:rPr>
        <w:fldChar w:fldCharType="begin" w:fldLock="1"/>
      </w:r>
      <w:r w:rsidR="008764F6">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8764F6">
        <w:rPr>
          <w:rFonts w:ascii="Arial" w:hAnsi="Arial" w:cs="Arial"/>
          <w:lang w:val="en-US"/>
        </w:rPr>
        <w:fldChar w:fldCharType="separate"/>
      </w:r>
      <w:r w:rsidR="008764F6" w:rsidRPr="00AD2B76">
        <w:rPr>
          <w:rFonts w:ascii="Arial" w:hAnsi="Arial" w:cs="Arial"/>
          <w:noProof/>
          <w:lang w:val="en-US"/>
        </w:rPr>
        <w:t>(McEwen, 2004)</w:t>
      </w:r>
      <w:r w:rsidR="008764F6">
        <w:rPr>
          <w:rFonts w:ascii="Arial" w:hAnsi="Arial" w:cs="Arial"/>
          <w:lang w:val="en-US"/>
        </w:rPr>
        <w:fldChar w:fldCharType="end"/>
      </w:r>
      <w:r w:rsidR="008764F6">
        <w:rPr>
          <w:rFonts w:ascii="Arial" w:hAnsi="Arial" w:cs="Arial"/>
          <w:lang w:val="en-US"/>
        </w:rPr>
        <w:t xml:space="preserve"> and health-related behavior in general </w:t>
      </w:r>
      <w:r w:rsidR="008764F6">
        <w:rPr>
          <w:rFonts w:ascii="Arial" w:hAnsi="Arial" w:cs="Arial"/>
          <w:lang w:val="en-US"/>
        </w:rPr>
        <w:fldChar w:fldCharType="begin" w:fldLock="1"/>
      </w:r>
      <w:r w:rsidR="00CC2AAB">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8764F6">
        <w:rPr>
          <w:rFonts w:ascii="Arial" w:hAnsi="Arial" w:cs="Arial"/>
          <w:lang w:val="en-US"/>
        </w:rPr>
        <w:fldChar w:fldCharType="separate"/>
      </w:r>
      <w:r w:rsidR="005213EF" w:rsidRPr="005213EF">
        <w:rPr>
          <w:rFonts w:ascii="Arial" w:hAnsi="Arial" w:cs="Arial"/>
          <w:noProof/>
          <w:lang w:val="en-US"/>
        </w:rPr>
        <w:t>(Cohen et al., 2016)</w:t>
      </w:r>
      <w:r w:rsidR="008764F6">
        <w:rPr>
          <w:rFonts w:ascii="Arial" w:hAnsi="Arial" w:cs="Arial"/>
          <w:lang w:val="en-US"/>
        </w:rPr>
        <w:fldChar w:fldCharType="end"/>
      </w:r>
      <w:r w:rsidR="008764F6">
        <w:rPr>
          <w:rFonts w:ascii="Arial" w:hAnsi="Arial" w:cs="Arial"/>
          <w:lang w:val="en-US"/>
        </w:rPr>
        <w:t xml:space="preserve">. Understanding </w:t>
      </w:r>
      <w:r w:rsidR="00536DE8">
        <w:rPr>
          <w:rFonts w:ascii="Arial" w:hAnsi="Arial" w:cs="Arial"/>
          <w:lang w:val="en-US"/>
        </w:rPr>
        <w:t>the impact of stress on decision-making</w:t>
      </w:r>
      <w:r w:rsidR="00EB3791">
        <w:rPr>
          <w:rFonts w:ascii="Arial" w:hAnsi="Arial" w:cs="Arial"/>
          <w:lang w:val="en-US"/>
        </w:rPr>
        <w:t xml:space="preserve"> is</w:t>
      </w:r>
      <w:r w:rsidR="00536DE8">
        <w:rPr>
          <w:rFonts w:ascii="Arial" w:hAnsi="Arial" w:cs="Arial"/>
          <w:lang w:val="en-US"/>
        </w:rPr>
        <w:t xml:space="preserve"> essential to develop a </w:t>
      </w:r>
      <w:r w:rsidR="008764F6">
        <w:rPr>
          <w:rFonts w:ascii="Arial" w:hAnsi="Arial" w:cs="Arial"/>
          <w:lang w:val="en-US"/>
        </w:rPr>
        <w:t xml:space="preserve">mechanistic understanding of </w:t>
      </w:r>
      <w:r w:rsidR="00EB3791">
        <w:rPr>
          <w:rFonts w:ascii="Arial" w:hAnsi="Arial" w:cs="Arial"/>
          <w:lang w:val="en-US"/>
        </w:rPr>
        <w:t xml:space="preserve">psychiatric </w:t>
      </w:r>
      <w:r w:rsidR="00E551B3">
        <w:rPr>
          <w:rFonts w:ascii="Arial" w:hAnsi="Arial" w:cs="Arial"/>
          <w:lang w:val="en-US"/>
        </w:rPr>
        <w:t>disorders</w:t>
      </w:r>
      <w:r w:rsidR="00B36ECE">
        <w:rPr>
          <w:rFonts w:ascii="Arial" w:hAnsi="Arial" w:cs="Arial"/>
          <w:lang w:val="en-US"/>
        </w:rPr>
        <w:t xml:space="preserve"> and</w:t>
      </w:r>
      <w:r w:rsidR="00E551B3">
        <w:rPr>
          <w:rFonts w:ascii="Arial" w:hAnsi="Arial" w:cs="Arial"/>
          <w:lang w:val="en-US"/>
        </w:rPr>
        <w:t xml:space="preserve"> necessitates</w:t>
      </w:r>
      <w:r w:rsidR="00EB3791">
        <w:rPr>
          <w:rFonts w:ascii="Arial" w:hAnsi="Arial" w:cs="Arial"/>
          <w:lang w:val="en-US"/>
        </w:rPr>
        <w:t xml:space="preserve"> </w:t>
      </w:r>
      <w:r w:rsidR="00E551B3">
        <w:rPr>
          <w:rFonts w:ascii="Arial" w:hAnsi="Arial" w:cs="Arial"/>
          <w:lang w:val="en-US"/>
        </w:rPr>
        <w:t>a model of</w:t>
      </w:r>
      <w:r w:rsidR="00EB3791">
        <w:rPr>
          <w:rFonts w:ascii="Arial" w:hAnsi="Arial" w:cs="Arial"/>
          <w:lang w:val="en-US"/>
        </w:rPr>
        <w:t xml:space="preserve"> how</w:t>
      </w:r>
      <w:r w:rsidR="00536DE8">
        <w:rPr>
          <w:rFonts w:ascii="Arial" w:hAnsi="Arial" w:cs="Arial"/>
          <w:lang w:val="en-US"/>
        </w:rPr>
        <w:t xml:space="preserve"> </w:t>
      </w:r>
      <w:ins w:id="72" w:author="Lennart Lüttgau" w:date="2021-07-06T10:43:00Z">
        <w:r w:rsidR="00C07E25">
          <w:rPr>
            <w:rFonts w:ascii="Arial" w:hAnsi="Arial" w:cs="Arial"/>
            <w:lang w:val="en-US"/>
          </w:rPr>
          <w:t xml:space="preserve">stress </w:t>
        </w:r>
      </w:ins>
      <w:ins w:id="73" w:author="Lennart Lüttgau" w:date="2021-07-06T10:44:00Z">
        <w:r w:rsidR="00C07E25">
          <w:rPr>
            <w:rFonts w:ascii="Arial" w:hAnsi="Arial" w:cs="Arial"/>
            <w:lang w:val="en-US"/>
          </w:rPr>
          <w:t xml:space="preserve">affects choice behavior in </w:t>
        </w:r>
      </w:ins>
      <w:r w:rsidR="00536DE8">
        <w:rPr>
          <w:rFonts w:ascii="Arial" w:hAnsi="Arial" w:cs="Arial"/>
          <w:lang w:val="en-US"/>
        </w:rPr>
        <w:t>healthy individuals</w:t>
      </w:r>
      <w:r w:rsidR="00A032A5">
        <w:rPr>
          <w:rFonts w:ascii="Arial" w:hAnsi="Arial" w:cs="Arial"/>
          <w:lang w:val="en-US"/>
        </w:rPr>
        <w:t xml:space="preserve">. </w:t>
      </w:r>
      <w:r w:rsidR="00536DE8">
        <w:rPr>
          <w:rFonts w:ascii="Arial" w:hAnsi="Arial" w:cs="Arial"/>
          <w:lang w:val="en-US"/>
        </w:rPr>
        <w:t>So far small</w:t>
      </w:r>
      <w:r w:rsidR="008764F6">
        <w:rPr>
          <w:rFonts w:ascii="Arial" w:hAnsi="Arial" w:cs="Arial"/>
          <w:lang w:val="en-US"/>
        </w:rPr>
        <w:t xml:space="preserve"> sample sizes, </w:t>
      </w:r>
      <w:r w:rsidR="00536DE8">
        <w:rPr>
          <w:rFonts w:ascii="Arial" w:hAnsi="Arial" w:cs="Arial"/>
          <w:lang w:val="en-US"/>
        </w:rPr>
        <w:t>heterogenous</w:t>
      </w:r>
      <w:r w:rsidR="008764F6">
        <w:rPr>
          <w:rFonts w:ascii="Arial" w:hAnsi="Arial" w:cs="Arial"/>
          <w:lang w:val="en-US"/>
        </w:rPr>
        <w:t xml:space="preserve"> </w:t>
      </w:r>
      <w:r w:rsidR="009C37B8">
        <w:rPr>
          <w:rFonts w:ascii="Arial" w:hAnsi="Arial" w:cs="Arial"/>
          <w:lang w:val="en-US"/>
        </w:rPr>
        <w:t>subdomains in the operationalization of</w:t>
      </w:r>
      <w:r w:rsidR="008764F6">
        <w:rPr>
          <w:rFonts w:ascii="Arial" w:hAnsi="Arial" w:cs="Arial"/>
          <w:lang w:val="en-US"/>
        </w:rPr>
        <w:t xml:space="preserve"> </w:t>
      </w:r>
      <w:r w:rsidR="00DE36C2">
        <w:rPr>
          <w:rFonts w:ascii="Arial" w:hAnsi="Arial" w:cs="Arial"/>
          <w:lang w:val="en-US"/>
        </w:rPr>
        <w:t>decision-making</w:t>
      </w:r>
      <w:r w:rsidR="008764F6">
        <w:rPr>
          <w:rFonts w:ascii="Arial" w:hAnsi="Arial" w:cs="Arial"/>
          <w:lang w:val="en-US"/>
        </w:rPr>
        <w:t xml:space="preserve"> and methodological considerations with regard to the </w:t>
      </w:r>
      <w:r w:rsidR="009C37B8">
        <w:rPr>
          <w:rFonts w:ascii="Arial" w:hAnsi="Arial" w:cs="Arial"/>
          <w:lang w:val="en-US"/>
        </w:rPr>
        <w:t xml:space="preserve">type of </w:t>
      </w:r>
      <w:r w:rsidR="008764F6">
        <w:rPr>
          <w:rFonts w:ascii="Arial" w:hAnsi="Arial" w:cs="Arial"/>
          <w:lang w:val="en-US"/>
        </w:rPr>
        <w:t>stres</w:t>
      </w:r>
      <w:r w:rsidR="00CC2AAB">
        <w:rPr>
          <w:rFonts w:ascii="Arial" w:hAnsi="Arial" w:cs="Arial"/>
          <w:lang w:val="en-US"/>
        </w:rPr>
        <w:t>s</w:t>
      </w:r>
      <w:r w:rsidR="009C37B8">
        <w:rPr>
          <w:rFonts w:ascii="Arial" w:hAnsi="Arial" w:cs="Arial"/>
          <w:lang w:val="en-US"/>
        </w:rPr>
        <w:t xml:space="preserve">or </w:t>
      </w:r>
      <w:r w:rsidR="00536DE8">
        <w:rPr>
          <w:rFonts w:ascii="Arial" w:hAnsi="Arial" w:cs="Arial"/>
          <w:lang w:val="en-US"/>
        </w:rPr>
        <w:t>have complicated</w:t>
      </w:r>
      <w:r w:rsidR="008764F6">
        <w:rPr>
          <w:rFonts w:ascii="Arial" w:hAnsi="Arial" w:cs="Arial"/>
          <w:lang w:val="en-US"/>
        </w:rPr>
        <w:t xml:space="preserve"> the picture </w:t>
      </w:r>
      <w:r w:rsidR="00A032A5">
        <w:rPr>
          <w:rFonts w:ascii="Arial" w:hAnsi="Arial" w:cs="Arial"/>
          <w:lang w:val="en-US"/>
        </w:rPr>
        <w:fldChar w:fldCharType="begin" w:fldLock="1"/>
      </w:r>
      <w:r w:rsidR="00CC2AAB">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A032A5">
        <w:rPr>
          <w:rFonts w:ascii="Arial" w:hAnsi="Arial" w:cs="Arial"/>
          <w:lang w:val="en-US"/>
        </w:rPr>
        <w:fldChar w:fldCharType="separate"/>
      </w:r>
      <w:r w:rsidR="005213EF" w:rsidRPr="005213EF">
        <w:rPr>
          <w:rFonts w:ascii="Arial" w:hAnsi="Arial" w:cs="Arial"/>
          <w:noProof/>
          <w:lang w:val="en-US"/>
        </w:rPr>
        <w:t>(Porcelli and Delgado, 2017)</w:t>
      </w:r>
      <w:r w:rsidR="00A032A5">
        <w:rPr>
          <w:rFonts w:ascii="Arial" w:hAnsi="Arial" w:cs="Arial"/>
          <w:lang w:val="en-US"/>
        </w:rPr>
        <w:fldChar w:fldCharType="end"/>
      </w:r>
      <w:r w:rsidR="00A032A5">
        <w:rPr>
          <w:rFonts w:ascii="Arial" w:hAnsi="Arial" w:cs="Arial"/>
          <w:lang w:val="en-US"/>
        </w:rPr>
        <w:t>.</w:t>
      </w:r>
    </w:p>
    <w:p w14:paraId="36F045D8" w14:textId="4A8694E2" w:rsidR="00F71203" w:rsidRPr="00A81717" w:rsidRDefault="004C2497" w:rsidP="006F1403">
      <w:pPr>
        <w:spacing w:line="480" w:lineRule="auto"/>
        <w:jc w:val="both"/>
        <w:rPr>
          <w:rFonts w:ascii="Arial" w:hAnsi="Arial" w:cs="Arial"/>
          <w:lang w:val="en-US"/>
        </w:rPr>
      </w:pPr>
      <w:r w:rsidRPr="58E48305">
        <w:rPr>
          <w:rFonts w:ascii="Arial" w:hAnsi="Arial" w:cs="Arial"/>
          <w:lang w:val="en-US"/>
        </w:rPr>
        <w:t>In operationalizing decision-making under stress</w:t>
      </w:r>
      <w:r w:rsidR="003104C4" w:rsidRPr="58E48305">
        <w:rPr>
          <w:rFonts w:ascii="Arial" w:hAnsi="Arial" w:cs="Arial"/>
          <w:lang w:val="en-US"/>
        </w:rPr>
        <w:t>,</w:t>
      </w:r>
      <w:r w:rsidRPr="58E48305">
        <w:rPr>
          <w:rFonts w:ascii="Arial" w:hAnsi="Arial" w:cs="Arial"/>
          <w:lang w:val="en-US"/>
        </w:rPr>
        <w:t xml:space="preserve"> it is crucial to evaluate which behavior constitutes </w:t>
      </w:r>
      <w:r w:rsidR="00553BFA">
        <w:rPr>
          <w:rFonts w:ascii="Arial" w:hAnsi="Arial" w:cs="Arial"/>
          <w:lang w:val="en-US"/>
        </w:rPr>
        <w:t>flexible</w:t>
      </w:r>
      <w:r w:rsidRPr="58E48305">
        <w:rPr>
          <w:rFonts w:ascii="Arial" w:hAnsi="Arial" w:cs="Arial"/>
          <w:lang w:val="en-US"/>
        </w:rPr>
        <w:t xml:space="preserve"> decision-making in different paradigms. </w:t>
      </w:r>
      <w:r w:rsidR="000C264E" w:rsidRPr="58E48305">
        <w:rPr>
          <w:rFonts w:ascii="Arial" w:hAnsi="Arial" w:cs="Arial"/>
          <w:lang w:val="en-US"/>
        </w:rPr>
        <w:t xml:space="preserve">Flexible decision-making </w:t>
      </w:r>
      <w:r w:rsidR="00686512" w:rsidRPr="58E48305">
        <w:rPr>
          <w:rFonts w:ascii="Arial" w:hAnsi="Arial" w:cs="Arial"/>
          <w:lang w:val="en-US"/>
        </w:rPr>
        <w:t>requires</w:t>
      </w:r>
      <w:ins w:id="74" w:author="Lara Wieland" w:date="2021-08-09T09:26:00Z">
        <w:r w:rsidR="005272A0">
          <w:rPr>
            <w:rFonts w:ascii="Arial" w:hAnsi="Arial" w:cs="Arial"/>
            <w:lang w:val="en-US"/>
          </w:rPr>
          <w:t xml:space="preserve"> </w:t>
        </w:r>
      </w:ins>
      <w:ins w:id="75" w:author="Lara Wieland" w:date="2021-08-09T09:29:00Z">
        <w:r w:rsidR="005272A0">
          <w:rPr>
            <w:rFonts w:ascii="Arial" w:hAnsi="Arial" w:cs="Arial"/>
            <w:lang w:val="en-US"/>
          </w:rPr>
          <w:t xml:space="preserve">one </w:t>
        </w:r>
      </w:ins>
      <w:ins w:id="76" w:author="Lara Wieland" w:date="2021-08-09T09:28:00Z">
        <w:r w:rsidR="005272A0">
          <w:rPr>
            <w:rFonts w:ascii="Arial" w:hAnsi="Arial" w:cs="Arial"/>
            <w:lang w:val="en-US"/>
          </w:rPr>
          <w:t xml:space="preserve">to learn </w:t>
        </w:r>
      </w:ins>
      <w:ins w:id="77" w:author="Lara Wieland" w:date="2021-08-09T09:29:00Z">
        <w:r w:rsidR="005272A0">
          <w:rPr>
            <w:rFonts w:ascii="Arial" w:hAnsi="Arial" w:cs="Arial"/>
            <w:lang w:val="en-US"/>
          </w:rPr>
          <w:t>what is most rewarding</w:t>
        </w:r>
      </w:ins>
      <w:ins w:id="78" w:author="Lara Wieland" w:date="2021-08-09T09:28:00Z">
        <w:r w:rsidR="005272A0">
          <w:rPr>
            <w:rFonts w:ascii="Arial" w:hAnsi="Arial" w:cs="Arial"/>
            <w:lang w:val="en-US"/>
          </w:rPr>
          <w:t xml:space="preserve"> </w:t>
        </w:r>
      </w:ins>
      <w:ins w:id="79" w:author="Lara Wieland" w:date="2021-08-09T09:29:00Z">
        <w:r w:rsidR="005272A0">
          <w:rPr>
            <w:rFonts w:ascii="Arial" w:hAnsi="Arial" w:cs="Arial"/>
            <w:lang w:val="en-US"/>
          </w:rPr>
          <w:t>in the current environment and adapt one's decision-making to that.</w:t>
        </w:r>
      </w:ins>
      <w:r w:rsidR="00686512" w:rsidRPr="58E48305">
        <w:rPr>
          <w:rFonts w:ascii="Arial" w:hAnsi="Arial" w:cs="Arial"/>
          <w:lang w:val="en-US"/>
        </w:rPr>
        <w:t xml:space="preserve"> </w:t>
      </w:r>
      <w:ins w:id="80" w:author="Lennart Lüttgau" w:date="2021-07-06T11:42:00Z">
        <w:r w:rsidR="00537339" w:rsidRPr="58E48305">
          <w:rPr>
            <w:rFonts w:ascii="Arial" w:hAnsi="Arial" w:cs="Arial"/>
            <w:lang w:val="en-US"/>
          </w:rPr>
          <w:t xml:space="preserve">Studies have found mixed results for the </w:t>
        </w:r>
      </w:ins>
      <w:ins w:id="81" w:author="Lennart Lüttgau" w:date="2021-07-06T11:43:00Z">
        <w:r w:rsidR="00537339" w:rsidRPr="58E48305">
          <w:rPr>
            <w:rFonts w:ascii="Arial" w:hAnsi="Arial" w:cs="Arial"/>
            <w:lang w:val="en-US"/>
          </w:rPr>
          <w:t>influence</w:t>
        </w:r>
      </w:ins>
      <w:ins w:id="82" w:author="Lennart Lüttgau" w:date="2021-07-06T11:42:00Z">
        <w:r w:rsidR="00537339" w:rsidRPr="58E48305">
          <w:rPr>
            <w:rFonts w:ascii="Arial" w:hAnsi="Arial" w:cs="Arial"/>
            <w:lang w:val="en-US"/>
          </w:rPr>
          <w:t xml:space="preserve"> of stress on decision-making</w:t>
        </w:r>
      </w:ins>
      <w:ins w:id="83" w:author="Lennart Lüttgau" w:date="2021-07-06T11:43:00Z">
        <w:r w:rsidR="00537339" w:rsidRPr="58E48305">
          <w:rPr>
            <w:rFonts w:ascii="Arial" w:hAnsi="Arial" w:cs="Arial"/>
            <w:lang w:val="en-US"/>
          </w:rPr>
          <w:t>, ranging from beneficial to detrimental effects a</w:t>
        </w:r>
      </w:ins>
      <w:r w:rsidR="00346CB7" w:rsidRPr="58E48305">
        <w:rPr>
          <w:rFonts w:ascii="Arial" w:hAnsi="Arial" w:cs="Arial"/>
          <w:lang w:val="en-US"/>
        </w:rPr>
        <w:t xml:space="preserve">cross paradigms </w:t>
      </w:r>
      <w:r w:rsidRPr="58E48305">
        <w:rPr>
          <w:rFonts w:ascii="Arial" w:hAnsi="Arial" w:cs="Arial"/>
          <w:lang w:val="en-US"/>
        </w:rPr>
        <w:fldChar w:fldCharType="begin" w:fldLock="1"/>
      </w:r>
      <w:r w:rsidRPr="58E48305">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Pr="58E48305">
        <w:rPr>
          <w:rFonts w:ascii="Arial" w:hAnsi="Arial" w:cs="Arial"/>
          <w:lang w:val="en-US"/>
        </w:rPr>
        <w:fldChar w:fldCharType="separate"/>
      </w:r>
      <w:r w:rsidR="005213EF" w:rsidRPr="58E48305">
        <w:rPr>
          <w:rFonts w:ascii="Arial" w:hAnsi="Arial" w:cs="Arial"/>
          <w:noProof/>
          <w:lang w:val="en-US"/>
        </w:rPr>
        <w:t>(Goldfarb et al., 2015; Plessow et al., 2012, 2011)</w:t>
      </w:r>
      <w:r w:rsidRPr="58E48305">
        <w:rPr>
          <w:rFonts w:ascii="Arial" w:hAnsi="Arial" w:cs="Arial"/>
          <w:lang w:val="en-US"/>
        </w:rPr>
        <w:fldChar w:fldCharType="end"/>
      </w:r>
      <w:r w:rsidR="00C820B3" w:rsidRPr="58E48305">
        <w:rPr>
          <w:rFonts w:ascii="Arial" w:hAnsi="Arial" w:cs="Arial"/>
          <w:lang w:val="en-US"/>
        </w:rPr>
        <w:t xml:space="preserve">. </w:t>
      </w:r>
      <w:r w:rsidR="009C37B8" w:rsidRPr="58E48305">
        <w:rPr>
          <w:rFonts w:ascii="Arial" w:hAnsi="Arial" w:cs="Arial"/>
          <w:lang w:val="en-US"/>
        </w:rPr>
        <w:t xml:space="preserve">In a meta-analysis, acute stress had small negative impact </w:t>
      </w:r>
      <w:ins w:id="84" w:author="Lennart Lüttgau" w:date="2021-07-06T11:44:00Z">
        <w:r w:rsidR="00F86226" w:rsidRPr="58E48305">
          <w:rPr>
            <w:rFonts w:ascii="Arial" w:hAnsi="Arial" w:cs="Arial"/>
            <w:lang w:val="en-US"/>
          </w:rPr>
          <w:t xml:space="preserve">for </w:t>
        </w:r>
      </w:ins>
      <w:r w:rsidR="009C37B8" w:rsidRPr="58E48305">
        <w:rPr>
          <w:rFonts w:ascii="Arial" w:hAnsi="Arial" w:cs="Arial"/>
          <w:lang w:val="en-US"/>
        </w:rPr>
        <w:t xml:space="preserve">tasks in which reward seeking and risk taking </w:t>
      </w:r>
      <w:ins w:id="85" w:author="Lennart Lüttgau" w:date="2021-07-06T11:44:00Z">
        <w:r w:rsidR="00F86226" w:rsidRPr="58E48305">
          <w:rPr>
            <w:rFonts w:ascii="Arial" w:hAnsi="Arial" w:cs="Arial"/>
            <w:lang w:val="en-US"/>
          </w:rPr>
          <w:t xml:space="preserve">is </w:t>
        </w:r>
      </w:ins>
      <w:r w:rsidR="009C37B8" w:rsidRPr="58E48305">
        <w:rPr>
          <w:rFonts w:ascii="Arial" w:hAnsi="Arial" w:cs="Arial"/>
          <w:lang w:val="en-US"/>
        </w:rPr>
        <w:t>disadvantageous (</w:t>
      </w:r>
      <w:r w:rsidR="009C37B8" w:rsidRPr="58E48305">
        <w:rPr>
          <w:rFonts w:ascii="Arial" w:hAnsi="Arial" w:cs="Arial"/>
          <w:i/>
          <w:iCs/>
          <w:lang w:val="en-US"/>
        </w:rPr>
        <w:t>d</w:t>
      </w:r>
      <w:r w:rsidR="009C37B8" w:rsidRPr="58E48305">
        <w:rPr>
          <w:rFonts w:ascii="Arial" w:hAnsi="Arial" w:cs="Arial"/>
          <w:lang w:val="en-US"/>
        </w:rPr>
        <w:t xml:space="preserve"> = .26 and </w:t>
      </w:r>
      <w:r w:rsidR="009C37B8" w:rsidRPr="58E48305">
        <w:rPr>
          <w:rFonts w:ascii="Arial" w:hAnsi="Arial" w:cs="Arial"/>
          <w:i/>
          <w:iCs/>
          <w:lang w:val="en-US"/>
        </w:rPr>
        <w:t>d</w:t>
      </w:r>
      <w:r w:rsidR="009C37B8" w:rsidRPr="58E48305">
        <w:rPr>
          <w:rFonts w:ascii="Arial" w:hAnsi="Arial" w:cs="Arial"/>
          <w:lang w:val="en-US"/>
        </w:rPr>
        <w:t xml:space="preserve"> = .44), but </w:t>
      </w:r>
      <w:ins w:id="86" w:author="Sjoerds, Z." w:date="2021-07-16T09:34:00Z">
        <w:r w:rsidR="5F889D34" w:rsidRPr="58E48305">
          <w:rPr>
            <w:rFonts w:ascii="Arial" w:hAnsi="Arial" w:cs="Arial"/>
            <w:lang w:val="en-US"/>
          </w:rPr>
          <w:t xml:space="preserve">showed </w:t>
        </w:r>
      </w:ins>
      <w:r w:rsidR="009C37B8" w:rsidRPr="58E48305">
        <w:rPr>
          <w:rFonts w:ascii="Arial" w:hAnsi="Arial" w:cs="Arial"/>
          <w:lang w:val="en-US"/>
        </w:rPr>
        <w:t xml:space="preserve">no effect if this was not the cas </w:t>
      </w:r>
      <w:r w:rsidRPr="58E48305">
        <w:rPr>
          <w:rFonts w:ascii="Arial" w:hAnsi="Arial" w:cs="Arial"/>
          <w:lang w:val="en-US"/>
        </w:rPr>
        <w:fldChar w:fldCharType="begin" w:fldLock="1"/>
      </w:r>
      <w:r w:rsidRPr="58E48305">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58E48305">
        <w:rPr>
          <w:rFonts w:ascii="Arial" w:hAnsi="Arial" w:cs="Arial"/>
          <w:lang w:val="en-US"/>
        </w:rPr>
        <w:fldChar w:fldCharType="separate"/>
      </w:r>
      <w:r w:rsidR="005213EF" w:rsidRPr="58E48305">
        <w:rPr>
          <w:rFonts w:ascii="Arial" w:hAnsi="Arial" w:cs="Arial"/>
          <w:noProof/>
          <w:lang w:val="en-US"/>
        </w:rPr>
        <w:t>(Starcke and Brand, 2016)</w:t>
      </w:r>
      <w:r w:rsidRPr="58E48305">
        <w:rPr>
          <w:rFonts w:ascii="Arial" w:hAnsi="Arial" w:cs="Arial"/>
          <w:lang w:val="en-US"/>
        </w:rPr>
        <w:fldChar w:fldCharType="end"/>
      </w:r>
      <w:r w:rsidR="00C54CFF" w:rsidRPr="58E48305">
        <w:rPr>
          <w:rFonts w:ascii="Arial" w:hAnsi="Arial" w:cs="Arial"/>
          <w:lang w:val="en-US"/>
        </w:rPr>
        <w:t>.</w:t>
      </w:r>
      <w:r w:rsidR="00E4715D" w:rsidRPr="58E48305">
        <w:rPr>
          <w:rFonts w:ascii="Arial" w:hAnsi="Arial" w:cs="Arial"/>
          <w:lang w:val="en-US"/>
        </w:rPr>
        <w:t xml:space="preserve"> Similarly, a meta-analysis investigating the effects of acute stress on cognitive flexibility in a smaller study </w:t>
      </w:r>
      <w:r w:rsidR="00BB7C24" w:rsidRPr="58E48305">
        <w:rPr>
          <w:rFonts w:ascii="Arial" w:hAnsi="Arial" w:cs="Arial"/>
          <w:lang w:val="en-US"/>
        </w:rPr>
        <w:t>concluded that stress had an impairing effect</w:t>
      </w:r>
      <w:r w:rsidR="00CA7A98">
        <w:rPr>
          <w:rFonts w:ascii="Arial" w:hAnsi="Arial" w:cs="Arial"/>
          <w:lang w:val="en-US"/>
        </w:rPr>
        <w:t xml:space="preserve"> (</w:t>
      </w:r>
      <w:r w:rsidR="00CA7A98" w:rsidRPr="00CA7A98">
        <w:rPr>
          <w:rFonts w:ascii="Arial" w:hAnsi="Arial" w:cs="Arial"/>
          <w:i/>
          <w:iCs/>
          <w:lang w:val="en-US"/>
        </w:rPr>
        <w:t>g</w:t>
      </w:r>
      <w:r w:rsidR="00CA7A98">
        <w:rPr>
          <w:rFonts w:ascii="Arial" w:hAnsi="Arial" w:cs="Arial"/>
          <w:lang w:val="en-US"/>
        </w:rPr>
        <w:t>+= -.30)</w:t>
      </w:r>
      <w:r w:rsidR="00BB7C24" w:rsidRPr="58E48305">
        <w:rPr>
          <w:rFonts w:ascii="Arial" w:hAnsi="Arial" w:cs="Arial"/>
          <w:lang w:val="en-US"/>
        </w:rPr>
        <w:t xml:space="preserve"> </w:t>
      </w:r>
      <w:r w:rsidRPr="58E48305">
        <w:rPr>
          <w:rFonts w:ascii="Arial" w:hAnsi="Arial" w:cs="Arial"/>
          <w:lang w:val="en-US"/>
        </w:rPr>
        <w:fldChar w:fldCharType="begin" w:fldLock="1"/>
      </w:r>
      <w:r w:rsidRPr="58E48305">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58E48305">
        <w:rPr>
          <w:rFonts w:ascii="Arial" w:hAnsi="Arial" w:cs="Arial"/>
          <w:lang w:val="en-US"/>
        </w:rPr>
        <w:fldChar w:fldCharType="separate"/>
      </w:r>
      <w:r w:rsidR="005213EF" w:rsidRPr="58E48305">
        <w:rPr>
          <w:rFonts w:ascii="Arial" w:hAnsi="Arial" w:cs="Arial"/>
          <w:noProof/>
          <w:lang w:val="en-US"/>
        </w:rPr>
        <w:t>(Shields et al., 2016)</w:t>
      </w:r>
      <w:r w:rsidRPr="58E48305">
        <w:rPr>
          <w:rFonts w:ascii="Arial" w:hAnsi="Arial" w:cs="Arial"/>
          <w:lang w:val="en-US"/>
        </w:rPr>
        <w:fldChar w:fldCharType="end"/>
      </w:r>
      <w:r w:rsidR="00BB7C24" w:rsidRPr="58E48305">
        <w:rPr>
          <w:rFonts w:ascii="Arial" w:hAnsi="Arial" w:cs="Arial"/>
          <w:lang w:val="en-US"/>
        </w:rPr>
        <w:t>.</w:t>
      </w:r>
      <w:r w:rsidR="00CA7A98">
        <w:rPr>
          <w:rFonts w:ascii="Arial" w:hAnsi="Arial" w:cs="Arial"/>
          <w:lang w:val="en-US"/>
        </w:rPr>
        <w:t xml:space="preserve"> Different </w:t>
      </w:r>
      <w:r w:rsidR="00CA7A98">
        <w:rPr>
          <w:rFonts w:ascii="Arial" w:hAnsi="Arial" w:cs="Arial"/>
          <w:lang w:val="en-US"/>
        </w:rPr>
        <w:t>learning processes are</w:t>
      </w:r>
      <w:r w:rsidR="00CA7A98" w:rsidRPr="00C87DB1">
        <w:rPr>
          <w:rFonts w:ascii="Arial" w:hAnsi="Arial" w:cs="Arial"/>
          <w:lang w:val="en-US"/>
        </w:rPr>
        <w:t xml:space="preserve"> </w:t>
      </w:r>
      <w:r w:rsidR="00CA7A98">
        <w:rPr>
          <w:rFonts w:ascii="Arial" w:hAnsi="Arial" w:cs="Arial"/>
          <w:lang w:val="en-US"/>
        </w:rPr>
        <w:lastRenderedPageBreak/>
        <w:t xml:space="preserve">presumably differentially </w:t>
      </w:r>
      <w:r w:rsidR="00CA7A98" w:rsidRPr="00C87DB1">
        <w:rPr>
          <w:rFonts w:ascii="Arial" w:hAnsi="Arial" w:cs="Arial"/>
          <w:lang w:val="en-US"/>
        </w:rPr>
        <w:t xml:space="preserve">prone to interruption by stress </w:t>
      </w:r>
      <w:r w:rsidR="00CA7A98" w:rsidRPr="00C87DB1">
        <w:rPr>
          <w:rFonts w:ascii="Arial" w:hAnsi="Arial" w:cs="Arial"/>
          <w:lang w:val="en-US"/>
        </w:rPr>
        <w:fldChar w:fldCharType="begin" w:fldLock="1"/>
      </w:r>
      <w:r w:rsidR="00CA7A98" w:rsidRPr="00C87DB1">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00CA7A98" w:rsidRPr="00C87DB1">
        <w:rPr>
          <w:rFonts w:ascii="Arial" w:hAnsi="Arial" w:cs="Arial"/>
          <w:lang w:val="en-US"/>
        </w:rPr>
        <w:fldChar w:fldCharType="separate"/>
      </w:r>
      <w:r w:rsidR="00CA7A98" w:rsidRPr="00C87DB1">
        <w:rPr>
          <w:rFonts w:ascii="Arial" w:hAnsi="Arial" w:cs="Arial"/>
          <w:noProof/>
          <w:lang w:val="en-US"/>
        </w:rPr>
        <w:t>(Schwabe and Wolf, 2011, 2009)</w:t>
      </w:r>
      <w:r w:rsidR="00CA7A98" w:rsidRPr="00C87DB1">
        <w:rPr>
          <w:rFonts w:ascii="Arial" w:hAnsi="Arial" w:cs="Arial"/>
          <w:lang w:val="en-US"/>
        </w:rPr>
        <w:fldChar w:fldCharType="end"/>
      </w:r>
      <w:r w:rsidR="00CA7A98" w:rsidRPr="00C87DB1">
        <w:rPr>
          <w:rFonts w:ascii="Arial" w:hAnsi="Arial" w:cs="Arial"/>
          <w:lang w:val="en-US"/>
        </w:rPr>
        <w:t>.</w:t>
      </w:r>
      <w:r w:rsidR="00CA7A98">
        <w:rPr>
          <w:rFonts w:ascii="Arial" w:hAnsi="Arial" w:cs="Arial"/>
          <w:lang w:val="en-US"/>
        </w:rPr>
        <w:t xml:space="preserve"> </w:t>
      </w:r>
      <w:r w:rsidR="00CA7A98">
        <w:rPr>
          <w:rFonts w:ascii="Arial" w:hAnsi="Arial" w:cs="Arial"/>
          <w:lang w:val="en-US"/>
        </w:rPr>
        <w:t>Whereas habitual learning relies on simple stimulus-related associations, goal-directed learning associates actions with a motivational value and is therefore more flexible but also more costly.</w:t>
      </w:r>
      <w:r w:rsidR="00CA7A98" w:rsidRPr="728432B7">
        <w:rPr>
          <w:rFonts w:ascii="Arial" w:hAnsi="Arial" w:cs="Arial"/>
          <w:lang w:val="en-US"/>
        </w:rPr>
        <w:t xml:space="preserve"> </w:t>
      </w:r>
      <w:r w:rsidR="00CA7A98">
        <w:rPr>
          <w:rFonts w:ascii="Arial" w:hAnsi="Arial" w:cs="Arial"/>
          <w:lang w:val="en-US"/>
        </w:rPr>
        <w:t xml:space="preserve">It has been found that acute and chronic stress disrupt goal-directed learning, while habitual learning appears unaffected on behavioral as well as neural level </w:t>
      </w:r>
      <w:r w:rsidR="00CA7A98">
        <w:rPr>
          <w:rFonts w:ascii="Arial" w:hAnsi="Arial" w:cs="Arial"/>
          <w:lang w:val="en-US"/>
        </w:rPr>
        <w:fldChar w:fldCharType="begin" w:fldLock="1"/>
      </w:r>
      <w:r w:rsidR="00CA7A98">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00CA7A98">
        <w:rPr>
          <w:rFonts w:ascii="Arial" w:hAnsi="Arial" w:cs="Arial"/>
          <w:lang w:val="en-US"/>
        </w:rPr>
        <w:fldChar w:fldCharType="separate"/>
      </w:r>
      <w:r w:rsidR="00CA7A98" w:rsidRPr="00876C18">
        <w:rPr>
          <w:rFonts w:ascii="Arial" w:hAnsi="Arial" w:cs="Arial"/>
          <w:noProof/>
          <w:lang w:val="en-US"/>
        </w:rPr>
        <w:t>(Schwabe et al., 2013, 2008)</w:t>
      </w:r>
      <w:r w:rsidR="00CA7A98">
        <w:rPr>
          <w:rFonts w:ascii="Arial" w:hAnsi="Arial" w:cs="Arial"/>
          <w:lang w:val="en-US"/>
        </w:rPr>
        <w:fldChar w:fldCharType="end"/>
      </w:r>
      <w:r w:rsidR="00CA7A98">
        <w:rPr>
          <w:rFonts w:ascii="Arial" w:hAnsi="Arial" w:cs="Arial"/>
          <w:lang w:val="en-US"/>
        </w:rPr>
        <w:t>.</w:t>
      </w:r>
      <w:r w:rsidR="00CA7A98" w:rsidRPr="728432B7">
        <w:rPr>
          <w:rFonts w:ascii="Arial" w:hAnsi="Arial" w:cs="Arial"/>
          <w:lang w:val="en-US"/>
        </w:rPr>
        <w:t xml:space="preserve"> </w:t>
      </w:r>
      <w:r w:rsidR="00424B15">
        <w:rPr>
          <w:rFonts w:ascii="Arial" w:hAnsi="Arial" w:cs="Arial"/>
          <w:lang w:val="en-US"/>
        </w:rPr>
        <w:t>One possible explanation for the var</w:t>
      </w:r>
      <w:r w:rsidR="004D239E">
        <w:rPr>
          <w:rFonts w:ascii="Arial" w:hAnsi="Arial" w:cs="Arial"/>
          <w:lang w:val="en-US"/>
        </w:rPr>
        <w:t>iable</w:t>
      </w:r>
      <w:r w:rsidR="00424B15">
        <w:rPr>
          <w:rFonts w:ascii="Arial" w:hAnsi="Arial" w:cs="Arial"/>
          <w:lang w:val="en-US"/>
        </w:rPr>
        <w:t xml:space="preserve"> findings are </w:t>
      </w:r>
      <w:r w:rsidR="00424B15" w:rsidRPr="58E48305">
        <w:rPr>
          <w:rFonts w:ascii="Arial" w:hAnsi="Arial" w:cs="Arial"/>
          <w:lang w:val="en-US"/>
        </w:rPr>
        <w:t xml:space="preserve">different types of standardized stressors, which are commonly used in behavioral experiments. They can be physiological as in the Cold Pressor Task, psychosocial as in the Trier Social Stress Test (TSST) or both as in the Socially Evaluated Cold Pressor Test </w:t>
      </w:r>
      <w:r w:rsidR="00424B15" w:rsidRPr="58E48305">
        <w:rPr>
          <w:rFonts w:ascii="Arial" w:hAnsi="Arial" w:cs="Arial"/>
          <w:lang w:val="en-US"/>
        </w:rPr>
        <w:fldChar w:fldCharType="begin" w:fldLock="1"/>
      </w:r>
      <w:r w:rsidR="00424B15" w:rsidRPr="58E48305">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00424B15" w:rsidRPr="58E48305">
        <w:rPr>
          <w:rFonts w:ascii="Arial" w:hAnsi="Arial" w:cs="Arial"/>
          <w:lang w:val="en-US"/>
        </w:rPr>
        <w:fldChar w:fldCharType="separate"/>
      </w:r>
      <w:r w:rsidR="00424B15" w:rsidRPr="58E48305">
        <w:rPr>
          <w:rFonts w:ascii="Arial" w:hAnsi="Arial" w:cs="Arial"/>
          <w:noProof/>
          <w:lang w:val="en-US"/>
        </w:rPr>
        <w:t>(Starcke and Brand, 2016)</w:t>
      </w:r>
      <w:r w:rsidR="00424B15" w:rsidRPr="58E48305">
        <w:rPr>
          <w:rFonts w:ascii="Arial" w:hAnsi="Arial" w:cs="Arial"/>
          <w:lang w:val="en-US"/>
        </w:rPr>
        <w:fldChar w:fldCharType="end"/>
      </w:r>
      <w:r w:rsidR="00424B15" w:rsidRPr="58E48305">
        <w:rPr>
          <w:rFonts w:ascii="Arial" w:hAnsi="Arial" w:cs="Arial"/>
          <w:lang w:val="en-US"/>
        </w:rPr>
        <w:t>. The physiological paradigms lead to more immediate stress during learning, whereas the psychosocial paradigms release their full physiological effect 10-20 mins after stress induction.</w:t>
      </w:r>
      <w:r w:rsidR="00424B15">
        <w:rPr>
          <w:rFonts w:ascii="Arial" w:hAnsi="Arial" w:cs="Arial"/>
          <w:lang w:val="en-US"/>
        </w:rPr>
        <w:t xml:space="preserve"> Another explanation for the inconsistent meta-analytical findings </w:t>
      </w:r>
      <w:r w:rsidR="004D239E">
        <w:rPr>
          <w:rFonts w:ascii="Arial" w:hAnsi="Arial" w:cs="Arial"/>
          <w:lang w:val="en-US"/>
        </w:rPr>
        <w:t>could lie in</w:t>
      </w:r>
      <w:r w:rsidR="00424B15">
        <w:rPr>
          <w:rFonts w:ascii="Arial" w:hAnsi="Arial" w:cs="Arial"/>
          <w:lang w:val="en-US"/>
        </w:rPr>
        <w:t xml:space="preserve"> how cognitive flexibility was measured.</w:t>
      </w:r>
      <w:r w:rsidR="00BB7C24" w:rsidRPr="58E48305">
        <w:rPr>
          <w:rFonts w:ascii="Arial" w:hAnsi="Arial" w:cs="Arial"/>
          <w:lang w:val="en-US"/>
        </w:rPr>
        <w:t xml:space="preserve"> Both meta-analyses</w:t>
      </w:r>
      <w:r w:rsidR="00407D3B" w:rsidRPr="58E48305">
        <w:rPr>
          <w:rFonts w:ascii="Arial" w:hAnsi="Arial" w:cs="Arial"/>
          <w:lang w:val="en-US"/>
        </w:rPr>
        <w:t xml:space="preserve"> predominantly</w:t>
      </w:r>
      <w:r w:rsidR="00BB7C24" w:rsidRPr="58E48305">
        <w:rPr>
          <w:rFonts w:ascii="Arial" w:hAnsi="Arial" w:cs="Arial"/>
          <w:lang w:val="en-US"/>
        </w:rPr>
        <w:t xml:space="preserve"> focused on</w:t>
      </w:r>
      <w:r w:rsidR="00553BFA">
        <w:rPr>
          <w:rFonts w:ascii="Arial" w:hAnsi="Arial" w:cs="Arial"/>
          <w:lang w:val="en-US"/>
        </w:rPr>
        <w:t xml:space="preserve"> classical</w:t>
      </w:r>
      <w:r w:rsidR="009C37B8" w:rsidRPr="58E48305">
        <w:rPr>
          <w:rFonts w:ascii="Arial" w:hAnsi="Arial" w:cs="Arial"/>
          <w:lang w:val="en-US"/>
        </w:rPr>
        <w:t xml:space="preserve"> </w:t>
      </w:r>
      <w:r w:rsidR="00BB7C24" w:rsidRPr="58E48305">
        <w:rPr>
          <w:rFonts w:ascii="Arial" w:hAnsi="Arial" w:cs="Arial"/>
          <w:lang w:val="en-US"/>
        </w:rPr>
        <w:t>paradigms such as the Wisconsin card sorting test</w:t>
      </w:r>
      <w:r w:rsidR="00407D3B" w:rsidRPr="58E48305">
        <w:rPr>
          <w:rFonts w:ascii="Arial" w:hAnsi="Arial" w:cs="Arial"/>
          <w:lang w:val="en-US"/>
        </w:rPr>
        <w:t xml:space="preserve"> or</w:t>
      </w:r>
      <w:r w:rsidR="00BB7C24" w:rsidRPr="58E48305">
        <w:rPr>
          <w:rFonts w:ascii="Arial" w:hAnsi="Arial" w:cs="Arial"/>
          <w:lang w:val="en-US"/>
        </w:rPr>
        <w:t xml:space="preserve"> task-switching test</w:t>
      </w:r>
      <w:r w:rsidR="00407D3B" w:rsidRPr="58E48305">
        <w:rPr>
          <w:rFonts w:ascii="Arial" w:hAnsi="Arial" w:cs="Arial"/>
          <w:lang w:val="en-US"/>
        </w:rPr>
        <w:t>s</w:t>
      </w:r>
      <w:r w:rsidR="00BB7C24" w:rsidRPr="58E48305">
        <w:rPr>
          <w:rFonts w:ascii="Arial" w:hAnsi="Arial" w:cs="Arial"/>
          <w:lang w:val="en-US"/>
        </w:rPr>
        <w:t>. While providing valuable insight into overall cognitive flexibility</w:t>
      </w:r>
      <w:ins w:id="87" w:author="Sjoerds, Z." w:date="2021-07-16T09:35:00Z">
        <w:r w:rsidR="03625941" w:rsidRPr="58E48305">
          <w:rPr>
            <w:rFonts w:ascii="Arial" w:hAnsi="Arial" w:cs="Arial"/>
            <w:lang w:val="en-US"/>
          </w:rPr>
          <w:t>,</w:t>
        </w:r>
      </w:ins>
      <w:r w:rsidR="00BB7C24" w:rsidRPr="58E48305">
        <w:rPr>
          <w:rFonts w:ascii="Arial" w:hAnsi="Arial" w:cs="Arial"/>
          <w:lang w:val="en-US"/>
        </w:rPr>
        <w:t xml:space="preserve"> these paradigms mostly rely on averaged outcome measures. In contrast, tasks designed for computational modeling </w:t>
      </w:r>
      <w:ins w:id="88" w:author="Lennart Lüttgau" w:date="2021-07-06T11:47:00Z">
        <w:r w:rsidR="00F86226" w:rsidRPr="58E48305">
          <w:rPr>
            <w:rFonts w:ascii="Arial" w:hAnsi="Arial" w:cs="Arial"/>
            <w:lang w:val="en-US"/>
          </w:rPr>
          <w:t xml:space="preserve">may </w:t>
        </w:r>
      </w:ins>
      <w:r w:rsidR="00BB7C24" w:rsidRPr="58E48305">
        <w:rPr>
          <w:rFonts w:ascii="Arial" w:hAnsi="Arial" w:cs="Arial"/>
          <w:lang w:val="en-US"/>
        </w:rPr>
        <w:t xml:space="preserve">provide a more fine-grained measure of </w:t>
      </w:r>
      <w:ins w:id="89" w:author="Lennart Lüttgau" w:date="2021-07-06T11:48:00Z">
        <w:r w:rsidR="00F86226" w:rsidRPr="58E48305">
          <w:rPr>
            <w:rFonts w:ascii="Arial" w:hAnsi="Arial" w:cs="Arial"/>
            <w:lang w:val="en-US"/>
          </w:rPr>
          <w:t>behavioral adaptation</w:t>
        </w:r>
      </w:ins>
      <w:r w:rsidR="009C37B8" w:rsidRPr="58E48305">
        <w:rPr>
          <w:rFonts w:ascii="Arial" w:hAnsi="Arial" w:cs="Arial"/>
          <w:lang w:val="en-US"/>
        </w:rPr>
        <w:t xml:space="preserve">. </w:t>
      </w:r>
      <w:r w:rsidR="004A08C6" w:rsidRPr="728432B7">
        <w:rPr>
          <w:rFonts w:ascii="Arial" w:hAnsi="Arial" w:cs="Arial"/>
          <w:lang w:val="en-US"/>
        </w:rPr>
        <w:t xml:space="preserve">In the last decade computational approaches </w:t>
      </w:r>
      <w:r w:rsidR="004A08C6">
        <w:rPr>
          <w:rFonts w:ascii="Arial" w:hAnsi="Arial" w:cs="Arial"/>
          <w:lang w:val="en-US"/>
        </w:rPr>
        <w:t xml:space="preserve">were </w:t>
      </w:r>
      <w:r w:rsidR="004A08C6" w:rsidRPr="728432B7">
        <w:rPr>
          <w:rFonts w:ascii="Arial" w:hAnsi="Arial" w:cs="Arial"/>
          <w:lang w:val="en-US"/>
        </w:rPr>
        <w:t xml:space="preserve">combined with cognitive neuroscience </w:t>
      </w:r>
      <w:ins w:id="90" w:author="Sjoerds, Z." w:date="2021-07-16T09:37:00Z">
        <w:r w:rsidR="004A08C6" w:rsidRPr="728432B7">
          <w:rPr>
            <w:rFonts w:ascii="Arial" w:hAnsi="Arial" w:cs="Arial"/>
            <w:lang w:val="en-US"/>
          </w:rPr>
          <w:t xml:space="preserve">to study cognitive control and decision-making </w:t>
        </w:r>
      </w:ins>
      <w:r w:rsidR="004A08C6">
        <w:rPr>
          <w:rFonts w:ascii="Arial" w:hAnsi="Arial" w:cs="Arial"/>
          <w:lang w:val="en-US"/>
        </w:rPr>
        <w:t xml:space="preserve">and </w:t>
      </w:r>
      <w:r w:rsidR="004A08C6" w:rsidRPr="728432B7">
        <w:rPr>
          <w:rFonts w:ascii="Arial" w:hAnsi="Arial" w:cs="Arial"/>
          <w:lang w:val="en-US"/>
        </w:rPr>
        <w:t xml:space="preserve">gained traction in clinical application </w:t>
      </w:r>
      <w:r w:rsidR="004A08C6" w:rsidRPr="728432B7">
        <w:rPr>
          <w:rFonts w:ascii="Arial" w:hAnsi="Arial" w:cs="Arial"/>
          <w:lang w:val="en-US"/>
        </w:rPr>
        <w:fldChar w:fldCharType="begin" w:fldLock="1"/>
      </w:r>
      <w:r w:rsidR="004A08C6" w:rsidRPr="728432B7">
        <w:rPr>
          <w:rFonts w:ascii="Arial" w:hAnsi="Arial" w:cs="Arial"/>
          <w:lang w:val="en-US"/>
        </w:rPr>
        <w:instrText>ADDIN CSL_CITATION {"citationItems":[{"id":"ITEM-1","itemData":{"DOI":"10.1038/nn.4238","ISSN":"15461726","PMID":"26906507","abstract":"Translating advances in neuroscience into benefits for patients with mental illness presents enormous challenges because it involves both the most complex organ, the brain, and its interaction with a similarly complex environment. Dealing with such complexities demands powerful techniques. Computational psychiatry combines multiple levels and types of computation with multiple types of data in an effort to improve understanding, prediction and treatment of mental illness. Computational psychiatry, broadly defined, encompasses two complementary approaches: data driven and theory driven. Data-driven approaches apply machine-learning methods to high-dimensional data to improve classification of disease, predict treatment outcomes or improve treatment selection. These approaches are generally agnostic as to the underlying mechanisms. Theory-driven approaches, in contrast, use models that instantiate prior knowledge of, or explicit hypotheses about, such mechanisms, possibly at multiple levels of analysis and abstraction. We review recent advances in both approaches, with an emphasis on clinical applications, and highlight the utility of combining them.","author":[{"dropping-particle":"","family":"Huys","given":"Quentin J.M.","non-dropping-particle":"","parse-names":false,"suffix":""},{"dropping-particle":"V.","family":"Maia","given":"Tiago","non-dropping-particle":"","parse-names":false,"suffix":""},{"dropping-particle":"","family":"Frank","given":"Michael J.","non-dropping-particle":"","parse-names":false,"suffix":""}],"container-title":"Nature Neuroscience","id":"ITEM-1","issue":"3","issued":{"date-parts":[["2016"]]},"page":"404-413","title":"Computational psychiatry as a bridge from neuroscience to clinical applications","type":"article-journal","volume":"19"},"uris":["http://www.mendeley.com/documents/?uuid=e60c4e3a-08a3-4efc-b9e2-445dbd9b5fee"]},{"id":"ITEM-2","itemData":{"DOI":"10.1038/nn.2723","ISSN":"10976256","PMID":"21270784","abstract":"Over the last decade and a half, reinforcement learning models have fostered an increasingly sophisticated understanding of the functions of dopamine and cortico-basal ganglia-thalamo-cortical (CBGTC) circuits. More recently, these models, and the insights that they afford, have started to be used to understand important aspects of several psychiatric and neurological disorders that involve disturbances of the dopaminergic system and CBGTC circuits. We review this approach and its existing and potential applications to Parkinson's disease, Tourette's syndrome, attention-deficit/hyperactivity disorder, addiction, schizophrenia and preclinical animal models used to screen new antipsychotic drugs. The approach's proven explanatory and predictive power bodes well for the continued growth of computational psychiatry and computational neurology. © 2011 Nature America, Inc. All rights reserved.","author":[{"dropping-particle":"V.","family":"Maia","given":"Tiago","non-dropping-particle":"","parse-names":false,"suffix":""},{"dropping-particle":"","family":"Frank","given":"Michael J.","non-dropping-particle":"","parse-names":false,"suffix":""}],"container-title":"Nature Neuroscience","id":"ITEM-2","issue":"2","issued":{"date-parts":[["2011"]]},"page":"154-162","publisher":"Nature Publishing Group","title":"From reinforcement learning models to psychiatric and neurological disorders","type":"article-journal","volume":"14"},"uris":["http://www.mendeley.com/documents/?uuid=3ef6480f-3556-4038-bc95-e9285aa62713"]}],"mendeley":{"formattedCitation":"(Huys et al., 2016; Maia and Frank, 2011)","plainTextFormattedCitation":"(Huys et al., 2016; Maia and Frank, 2011)","previouslyFormattedCitation":"(Huys et al., 2016; Maia and Frank, 2011)"},"properties":{"noteIndex":0},"schema":"https://github.com/citation-style-language/schema/raw/master/csl-citation.json"}</w:instrText>
      </w:r>
      <w:r w:rsidR="004A08C6" w:rsidRPr="728432B7">
        <w:rPr>
          <w:rFonts w:ascii="Arial" w:hAnsi="Arial" w:cs="Arial"/>
          <w:lang w:val="en-US"/>
        </w:rPr>
        <w:fldChar w:fldCharType="separate"/>
      </w:r>
      <w:r w:rsidR="004A08C6" w:rsidRPr="728432B7">
        <w:rPr>
          <w:rFonts w:ascii="Arial" w:hAnsi="Arial" w:cs="Arial"/>
          <w:noProof/>
          <w:lang w:val="en-US"/>
        </w:rPr>
        <w:t>(Huys et al., 2016; Maia and Frank, 2011)</w:t>
      </w:r>
      <w:r w:rsidR="004A08C6" w:rsidRPr="728432B7">
        <w:rPr>
          <w:rFonts w:ascii="Arial" w:hAnsi="Arial" w:cs="Arial"/>
          <w:lang w:val="en-US"/>
        </w:rPr>
        <w:fldChar w:fldCharType="end"/>
      </w:r>
      <w:r w:rsidR="004A08C6" w:rsidRPr="728432B7">
        <w:rPr>
          <w:rFonts w:ascii="Arial" w:hAnsi="Arial" w:cs="Arial"/>
          <w:lang w:val="en-US"/>
        </w:rPr>
        <w:t>.</w:t>
      </w:r>
      <w:r w:rsidR="004A08C6">
        <w:rPr>
          <w:rFonts w:ascii="Arial" w:hAnsi="Arial" w:cs="Arial"/>
          <w:lang w:val="en-US"/>
        </w:rPr>
        <w:t xml:space="preserve"> </w:t>
      </w:r>
      <w:r w:rsidR="00CA7A98">
        <w:rPr>
          <w:rFonts w:ascii="Arial" w:hAnsi="Arial" w:cs="Arial"/>
          <w:lang w:val="en-US"/>
        </w:rPr>
        <w:t>Another</w:t>
      </w:r>
      <w:r w:rsidR="00E20C93">
        <w:rPr>
          <w:rFonts w:ascii="Arial" w:hAnsi="Arial" w:cs="Arial"/>
          <w:lang w:val="en-US"/>
        </w:rPr>
        <w:t xml:space="preserve"> </w:t>
      </w:r>
      <w:r w:rsidR="00CA7A98">
        <w:rPr>
          <w:rFonts w:ascii="Arial" w:hAnsi="Arial" w:cs="Arial"/>
          <w:lang w:val="en-US"/>
        </w:rPr>
        <w:t xml:space="preserve">understudied subject </w:t>
      </w:r>
      <w:r w:rsidR="00E20C93">
        <w:rPr>
          <w:rFonts w:ascii="Arial" w:hAnsi="Arial" w:cs="Arial"/>
          <w:lang w:val="en-US"/>
        </w:rPr>
        <w:t xml:space="preserve">remains </w:t>
      </w:r>
      <w:r w:rsidR="00C87DB1">
        <w:rPr>
          <w:rFonts w:ascii="Arial" w:hAnsi="Arial" w:cs="Arial"/>
          <w:lang w:val="en-US"/>
        </w:rPr>
        <w:t>how</w:t>
      </w:r>
      <w:r w:rsidR="00831ADF">
        <w:rPr>
          <w:rFonts w:ascii="Arial" w:hAnsi="Arial" w:cs="Arial"/>
          <w:lang w:val="en-US"/>
        </w:rPr>
        <w:t xml:space="preserve"> </w:t>
      </w:r>
      <w:r w:rsidR="00CA7A98">
        <w:rPr>
          <w:rFonts w:ascii="Arial" w:hAnsi="Arial" w:cs="Arial"/>
          <w:lang w:val="en-US"/>
        </w:rPr>
        <w:t>the brain</w:t>
      </w:r>
      <w:r w:rsidR="0067295C">
        <w:rPr>
          <w:rFonts w:ascii="Arial" w:hAnsi="Arial" w:cs="Arial"/>
          <w:lang w:val="en-US"/>
        </w:rPr>
        <w:t xml:space="preserve"> adapt</w:t>
      </w:r>
      <w:r w:rsidR="00CA7A98">
        <w:rPr>
          <w:rFonts w:ascii="Arial" w:hAnsi="Arial" w:cs="Arial"/>
          <w:lang w:val="en-US"/>
        </w:rPr>
        <w:t>s</w:t>
      </w:r>
      <w:r w:rsidR="00451058">
        <w:rPr>
          <w:rFonts w:ascii="Arial" w:hAnsi="Arial" w:cs="Arial"/>
          <w:lang w:val="en-US"/>
        </w:rPr>
        <w:t xml:space="preserve"> </w:t>
      </w:r>
      <w:r w:rsidR="00CA7A98">
        <w:rPr>
          <w:rFonts w:ascii="Arial" w:hAnsi="Arial" w:cs="Arial"/>
          <w:lang w:val="en-US"/>
        </w:rPr>
        <w:t>to learning from rewards</w:t>
      </w:r>
      <w:r w:rsidR="00831ADF">
        <w:rPr>
          <w:rFonts w:ascii="Arial" w:hAnsi="Arial" w:cs="Arial"/>
          <w:lang w:val="en-US"/>
        </w:rPr>
        <w:t xml:space="preserve"> in a</w:t>
      </w:r>
      <w:r w:rsidR="00B72AC1">
        <w:rPr>
          <w:rFonts w:ascii="Arial" w:hAnsi="Arial" w:cs="Arial"/>
          <w:lang w:val="en-US"/>
        </w:rPr>
        <w:t xml:space="preserve">n uncertain </w:t>
      </w:r>
      <w:r w:rsidR="00831ADF">
        <w:rPr>
          <w:rFonts w:ascii="Arial" w:hAnsi="Arial" w:cs="Arial"/>
          <w:lang w:val="en-US"/>
        </w:rPr>
        <w:t xml:space="preserve">environment under stress. </w:t>
      </w:r>
      <w:r w:rsidR="004A08C6">
        <w:rPr>
          <w:rFonts w:ascii="Arial" w:hAnsi="Arial" w:cs="Arial"/>
          <w:lang w:val="en-US"/>
        </w:rPr>
        <w:t>P</w:t>
      </w:r>
      <w:r w:rsidR="00831ADF">
        <w:rPr>
          <w:rFonts w:ascii="Arial" w:hAnsi="Arial" w:cs="Arial"/>
          <w:lang w:val="en-US"/>
        </w:rPr>
        <w:t>robabilistic reversal learning</w:t>
      </w:r>
      <w:r w:rsidR="004A08C6">
        <w:rPr>
          <w:rFonts w:ascii="Arial" w:hAnsi="Arial" w:cs="Arial"/>
          <w:lang w:val="en-US"/>
        </w:rPr>
        <w:t xml:space="preserve"> requires</w:t>
      </w:r>
      <w:r w:rsidR="00831ADF">
        <w:rPr>
          <w:rFonts w:ascii="Arial" w:hAnsi="Arial" w:cs="Arial"/>
          <w:lang w:val="en-US"/>
        </w:rPr>
        <w:t xml:space="preserve"> </w:t>
      </w:r>
      <w:r w:rsidR="00831ADF" w:rsidRPr="00A81717">
        <w:rPr>
          <w:rFonts w:ascii="Arial" w:hAnsi="Arial" w:cs="Arial"/>
          <w:lang w:val="en-US"/>
        </w:rPr>
        <w:t>participants choose between two stimuli with varying reward contingencies</w:t>
      </w:r>
      <w:r w:rsidR="001F6323">
        <w:rPr>
          <w:rFonts w:ascii="Arial" w:hAnsi="Arial" w:cs="Arial"/>
          <w:lang w:val="en-US"/>
        </w:rPr>
        <w:t xml:space="preserve">. </w:t>
      </w:r>
      <w:r w:rsidR="00831ADF">
        <w:rPr>
          <w:rFonts w:ascii="Arial" w:hAnsi="Arial" w:cs="Arial"/>
          <w:lang w:val="en-US"/>
        </w:rPr>
        <w:t>In these paradigms c</w:t>
      </w:r>
      <w:r w:rsidR="00EB3791" w:rsidRPr="00A81717">
        <w:rPr>
          <w:rFonts w:ascii="Arial" w:hAnsi="Arial" w:cs="Arial"/>
          <w:lang w:val="en-US"/>
        </w:rPr>
        <w:t>ontingencies</w:t>
      </w:r>
      <w:r w:rsidR="008545C4" w:rsidRPr="00A81717">
        <w:rPr>
          <w:rFonts w:ascii="Arial" w:hAnsi="Arial" w:cs="Arial"/>
          <w:lang w:val="en-US"/>
        </w:rPr>
        <w:t xml:space="preserve"> are reversed several times throughout the task</w:t>
      </w:r>
      <w:r w:rsidR="00EB3791" w:rsidRPr="00A81717">
        <w:rPr>
          <w:rFonts w:ascii="Arial" w:hAnsi="Arial" w:cs="Arial"/>
          <w:lang w:val="en-US"/>
        </w:rPr>
        <w:t xml:space="preserve"> unannounced and therefore</w:t>
      </w:r>
      <w:r w:rsidR="00A81717">
        <w:rPr>
          <w:rFonts w:ascii="Arial" w:hAnsi="Arial" w:cs="Arial"/>
          <w:lang w:val="en-US"/>
        </w:rPr>
        <w:t xml:space="preserve"> </w:t>
      </w:r>
      <w:r w:rsidR="004A08C6">
        <w:rPr>
          <w:rFonts w:ascii="Arial" w:hAnsi="Arial" w:cs="Arial"/>
          <w:lang w:val="en-US"/>
        </w:rPr>
        <w:t>demand</w:t>
      </w:r>
      <w:r w:rsidR="001F6323">
        <w:rPr>
          <w:rFonts w:ascii="Arial" w:hAnsi="Arial" w:cs="Arial"/>
          <w:lang w:val="en-US"/>
        </w:rPr>
        <w:t xml:space="preserve"> behavioral</w:t>
      </w:r>
      <w:r w:rsidR="00BA4A6C" w:rsidRPr="00A81717">
        <w:rPr>
          <w:rFonts w:ascii="Arial" w:hAnsi="Arial" w:cs="Arial"/>
          <w:lang w:val="en-US"/>
        </w:rPr>
        <w:t xml:space="preserve"> </w:t>
      </w:r>
      <w:r w:rsidR="008545C4" w:rsidRPr="00A81717">
        <w:rPr>
          <w:rFonts w:ascii="Arial" w:hAnsi="Arial" w:cs="Arial"/>
          <w:lang w:val="en-US"/>
        </w:rPr>
        <w:t>adaptation to a volatile environment.</w:t>
      </w:r>
      <w:r w:rsidR="004A08C6">
        <w:rPr>
          <w:rFonts w:ascii="Arial" w:hAnsi="Arial" w:cs="Arial"/>
          <w:lang w:val="en-US"/>
        </w:rPr>
        <w:t xml:space="preserve"> The computational equivalent of learning is found in a </w:t>
      </w:r>
      <w:r w:rsidR="004A08C6" w:rsidRPr="728432B7">
        <w:rPr>
          <w:rFonts w:ascii="Arial" w:hAnsi="Arial" w:cs="Arial"/>
          <w:lang w:val="en-US"/>
        </w:rPr>
        <w:t xml:space="preserve">reinforcement learning (RL) </w:t>
      </w:r>
      <w:r w:rsidR="004A08C6">
        <w:rPr>
          <w:rFonts w:ascii="Arial" w:hAnsi="Arial" w:cs="Arial"/>
          <w:lang w:val="en-US"/>
        </w:rPr>
        <w:t xml:space="preserve">framework as the </w:t>
      </w:r>
      <w:r w:rsidR="004A08C6" w:rsidRPr="728432B7">
        <w:rPr>
          <w:rFonts w:ascii="Arial" w:hAnsi="Arial" w:cs="Arial"/>
          <w:lang w:val="en-US"/>
        </w:rPr>
        <w:t>so-called reward prediction error (RPE</w:t>
      </w:r>
      <w:r w:rsidR="004A08C6">
        <w:rPr>
          <w:rFonts w:ascii="Arial" w:hAnsi="Arial" w:cs="Arial"/>
          <w:lang w:val="en-US"/>
        </w:rPr>
        <w:t>). RPE</w:t>
      </w:r>
      <w:r w:rsidR="004A08C6" w:rsidRPr="728432B7">
        <w:rPr>
          <w:rFonts w:ascii="Arial" w:hAnsi="Arial" w:cs="Arial"/>
          <w:lang w:val="en-US"/>
        </w:rPr>
        <w:t xml:space="preserve"> signal the difference between an observed and expected reward</w:t>
      </w:r>
      <w:r w:rsidR="004A08C6">
        <w:rPr>
          <w:rFonts w:ascii="Arial" w:hAnsi="Arial" w:cs="Arial"/>
          <w:lang w:val="en-US"/>
        </w:rPr>
        <w:t xml:space="preserve"> </w:t>
      </w:r>
      <w:r w:rsidR="004A08C6">
        <w:rPr>
          <w:rFonts w:ascii="Arial" w:hAnsi="Arial" w:cs="Arial"/>
          <w:lang w:val="en-US"/>
        </w:rPr>
        <w:fldChar w:fldCharType="begin" w:fldLock="1"/>
      </w:r>
      <w:r w:rsidR="004A08C6">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004A08C6">
        <w:rPr>
          <w:rFonts w:ascii="Arial" w:hAnsi="Arial" w:cs="Arial"/>
          <w:lang w:val="en-US"/>
        </w:rPr>
        <w:fldChar w:fldCharType="separate"/>
      </w:r>
      <w:r w:rsidR="004A08C6" w:rsidRPr="0067295C">
        <w:rPr>
          <w:rFonts w:ascii="Arial" w:hAnsi="Arial" w:cs="Arial"/>
          <w:noProof/>
          <w:lang w:val="en-US"/>
        </w:rPr>
        <w:t>(Dolan and Dayan, 2013)</w:t>
      </w:r>
      <w:r w:rsidR="004A08C6">
        <w:rPr>
          <w:rFonts w:ascii="Arial" w:hAnsi="Arial" w:cs="Arial"/>
          <w:lang w:val="en-US"/>
        </w:rPr>
        <w:fldChar w:fldCharType="end"/>
      </w:r>
      <w:r w:rsidR="004A08C6">
        <w:rPr>
          <w:rFonts w:ascii="Arial" w:hAnsi="Arial" w:cs="Arial"/>
          <w:lang w:val="en-US"/>
        </w:rPr>
        <w:t xml:space="preserve"> and are used to update the value of an action.</w:t>
      </w:r>
      <w:r w:rsidR="004A08C6" w:rsidRPr="728432B7">
        <w:rPr>
          <w:rFonts w:ascii="Arial" w:hAnsi="Arial" w:cs="Arial"/>
          <w:lang w:val="en-US"/>
        </w:rPr>
        <w:t xml:space="preserve"> </w:t>
      </w:r>
      <w:r w:rsidR="004A08C6">
        <w:rPr>
          <w:rFonts w:ascii="Arial" w:hAnsi="Arial" w:cs="Arial"/>
          <w:lang w:val="en-US"/>
        </w:rPr>
        <w:t>The neural signature of RPE</w:t>
      </w:r>
      <w:r w:rsidR="00F439BD">
        <w:rPr>
          <w:rFonts w:ascii="Arial" w:hAnsi="Arial" w:cs="Arial"/>
          <w:lang w:val="en-US"/>
        </w:rPr>
        <w:t xml:space="preserve"> during reversal learning</w:t>
      </w:r>
      <w:r w:rsidR="004A08C6">
        <w:rPr>
          <w:rFonts w:ascii="Arial" w:hAnsi="Arial" w:cs="Arial"/>
          <w:lang w:val="en-US"/>
        </w:rPr>
        <w:t xml:space="preserve"> is reliably found in the </w:t>
      </w:r>
      <w:r w:rsidR="004A08C6" w:rsidRPr="00A81717">
        <w:rPr>
          <w:rFonts w:ascii="Arial" w:hAnsi="Arial" w:cs="Arial"/>
          <w:lang w:val="en-US"/>
        </w:rPr>
        <w:t>hum</w:t>
      </w:r>
      <w:r w:rsidR="004A08C6">
        <w:rPr>
          <w:rFonts w:ascii="Arial" w:hAnsi="Arial" w:cs="Arial"/>
          <w:lang w:val="en-US"/>
        </w:rPr>
        <w:t>a</w:t>
      </w:r>
      <w:r w:rsidR="004A08C6" w:rsidRPr="00A81717">
        <w:rPr>
          <w:rFonts w:ascii="Arial" w:hAnsi="Arial" w:cs="Arial"/>
          <w:lang w:val="en-US"/>
        </w:rPr>
        <w:t xml:space="preserve">n </w:t>
      </w:r>
      <w:r w:rsidR="00F439BD">
        <w:rPr>
          <w:rFonts w:ascii="Arial" w:hAnsi="Arial" w:cs="Arial"/>
          <w:lang w:val="en-US"/>
        </w:rPr>
        <w:t xml:space="preserve">ventral frontostriatal circuitry </w:t>
      </w:r>
      <w:r w:rsidR="00451058">
        <w:rPr>
          <w:rFonts w:ascii="Arial" w:hAnsi="Arial" w:cs="Arial"/>
          <w:lang w:val="en-US"/>
        </w:rPr>
        <w:fldChar w:fldCharType="begin" w:fldLock="1"/>
      </w:r>
      <w:r w:rsidR="008B2823">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00451058">
        <w:rPr>
          <w:rFonts w:ascii="Arial" w:hAnsi="Arial" w:cs="Arial"/>
          <w:lang w:val="en-US"/>
        </w:rPr>
        <w:fldChar w:fldCharType="separate"/>
      </w:r>
      <w:r w:rsidR="00CA7A98" w:rsidRPr="00CA7A98">
        <w:rPr>
          <w:rFonts w:ascii="Arial" w:hAnsi="Arial" w:cs="Arial"/>
          <w:noProof/>
          <w:lang w:val="en-US"/>
        </w:rPr>
        <w:t>(Doherty et al., 2003)</w:t>
      </w:r>
      <w:r w:rsidR="00451058">
        <w:rPr>
          <w:rFonts w:ascii="Arial" w:hAnsi="Arial" w:cs="Arial"/>
          <w:lang w:val="en-US"/>
        </w:rPr>
        <w:fldChar w:fldCharType="end"/>
      </w:r>
      <w:r w:rsidR="00CA7A98">
        <w:rPr>
          <w:rFonts w:ascii="Arial" w:hAnsi="Arial" w:cs="Arial"/>
          <w:lang w:val="en-US"/>
        </w:rPr>
        <w:t xml:space="preserve">. </w:t>
      </w:r>
      <w:r w:rsidR="00186207" w:rsidRPr="00A81717">
        <w:rPr>
          <w:rFonts w:ascii="Arial" w:hAnsi="Arial" w:cs="Arial"/>
          <w:lang w:val="en-US"/>
        </w:rPr>
        <w:t xml:space="preserve">Due to the probabilistic </w:t>
      </w:r>
      <w:r w:rsidR="00186207" w:rsidRPr="00A81717">
        <w:rPr>
          <w:rFonts w:ascii="Arial" w:hAnsi="Arial" w:cs="Arial"/>
          <w:lang w:val="en-US"/>
        </w:rPr>
        <w:lastRenderedPageBreak/>
        <w:t>nature of the task</w:t>
      </w:r>
      <w:r w:rsidR="00F439BD">
        <w:rPr>
          <w:rFonts w:ascii="Arial" w:hAnsi="Arial" w:cs="Arial"/>
          <w:lang w:val="en-US"/>
        </w:rPr>
        <w:t xml:space="preserve"> in ideal behavior some</w:t>
      </w:r>
      <w:r w:rsidR="00186207" w:rsidRPr="00A81717">
        <w:rPr>
          <w:rFonts w:ascii="Arial" w:hAnsi="Arial" w:cs="Arial"/>
          <w:lang w:val="en-US"/>
        </w:rPr>
        <w:t xml:space="preserve"> losses should</w:t>
      </w:r>
      <w:r w:rsidR="00186207">
        <w:rPr>
          <w:rFonts w:ascii="Arial" w:hAnsi="Arial" w:cs="Arial"/>
          <w:lang w:val="en-US"/>
        </w:rPr>
        <w:t xml:space="preserve"> then</w:t>
      </w:r>
      <w:r w:rsidR="00186207" w:rsidRPr="00A81717">
        <w:rPr>
          <w:rFonts w:ascii="Arial" w:hAnsi="Arial" w:cs="Arial"/>
          <w:lang w:val="en-US"/>
        </w:rPr>
        <w:t xml:space="preserve"> still lead to stay-behavior and some wins should still lead to switch-behavior.</w:t>
      </w:r>
      <w:r w:rsidR="00B72AC1">
        <w:rPr>
          <w:rFonts w:ascii="Arial" w:hAnsi="Arial" w:cs="Arial"/>
          <w:lang w:val="en-US"/>
        </w:rPr>
        <w:t xml:space="preserve"> </w:t>
      </w:r>
    </w:p>
    <w:p w14:paraId="22B0F256" w14:textId="2CDE690A" w:rsidR="003040FF" w:rsidRDefault="002952D9" w:rsidP="006F1403">
      <w:pPr>
        <w:spacing w:line="480" w:lineRule="auto"/>
        <w:jc w:val="both"/>
        <w:rPr>
          <w:rFonts w:ascii="Arial" w:hAnsi="Arial" w:cs="Arial"/>
          <w:lang w:val="en-US"/>
        </w:rPr>
      </w:pPr>
      <w:ins w:id="91" w:author="Lennart Lüttgau" w:date="2021-07-06T12:13:00Z">
        <w:r w:rsidRPr="728432B7">
          <w:rPr>
            <w:rFonts w:ascii="Arial" w:hAnsi="Arial" w:cs="Arial"/>
            <w:lang w:val="en-US"/>
          </w:rPr>
          <w:t xml:space="preserve">Since most previous studies on stress </w:t>
        </w:r>
      </w:ins>
      <w:ins w:id="92" w:author="Lennart Lüttgau" w:date="2021-07-06T12:16:00Z">
        <w:r w:rsidRPr="728432B7">
          <w:rPr>
            <w:rFonts w:ascii="Arial" w:hAnsi="Arial" w:cs="Arial"/>
            <w:lang w:val="en-US"/>
          </w:rPr>
          <w:t xml:space="preserve">effects on decision-making </w:t>
        </w:r>
      </w:ins>
      <w:ins w:id="93" w:author="Lennart Lüttgau" w:date="2021-07-06T12:13:00Z">
        <w:r w:rsidRPr="728432B7">
          <w:rPr>
            <w:rFonts w:ascii="Arial" w:hAnsi="Arial" w:cs="Arial"/>
            <w:lang w:val="en-US"/>
          </w:rPr>
          <w:t>have</w:t>
        </w:r>
      </w:ins>
      <w:ins w:id="94" w:author="Lennart Lüttgau" w:date="2021-07-06T12:14:00Z">
        <w:r w:rsidRPr="728432B7">
          <w:rPr>
            <w:rFonts w:ascii="Arial" w:hAnsi="Arial" w:cs="Arial"/>
            <w:lang w:val="en-US"/>
          </w:rPr>
          <w:t xml:space="preserve"> employed between-subject designs – but </w:t>
        </w:r>
      </w:ins>
      <w:ins w:id="95" w:author="Lennart Lüttgau" w:date="2021-07-06T12:15:00Z">
        <w:r w:rsidRPr="728432B7">
          <w:rPr>
            <w:rFonts w:ascii="Arial" w:hAnsi="Arial" w:cs="Arial"/>
            <w:lang w:val="en-US"/>
          </w:rPr>
          <w:t>subjects vary drastically</w:t>
        </w:r>
      </w:ins>
      <w:ins w:id="96" w:author="Lennart Lüttgau" w:date="2021-07-06T12:14:00Z">
        <w:r w:rsidRPr="728432B7">
          <w:rPr>
            <w:rFonts w:ascii="Arial" w:hAnsi="Arial" w:cs="Arial"/>
            <w:lang w:val="en-US"/>
          </w:rPr>
          <w:t xml:space="preserve"> in both</w:t>
        </w:r>
      </w:ins>
      <w:ins w:id="97" w:author="Lennart Lüttgau" w:date="2021-07-06T12:15:00Z">
        <w:r w:rsidRPr="728432B7">
          <w:rPr>
            <w:rFonts w:ascii="Arial" w:hAnsi="Arial" w:cs="Arial"/>
            <w:lang w:val="en-US"/>
          </w:rPr>
          <w:t xml:space="preserve"> individual</w:t>
        </w:r>
      </w:ins>
      <w:ins w:id="98" w:author="Lennart Lüttgau" w:date="2021-07-06T12:14:00Z">
        <w:r w:rsidRPr="728432B7">
          <w:rPr>
            <w:rFonts w:ascii="Arial" w:hAnsi="Arial" w:cs="Arial"/>
            <w:lang w:val="en-US"/>
          </w:rPr>
          <w:t xml:space="preserve"> stress responses, choice behavio</w:t>
        </w:r>
      </w:ins>
      <w:ins w:id="99" w:author="Lennart Lüttgau" w:date="2021-07-06T12:15:00Z">
        <w:r w:rsidRPr="728432B7">
          <w:rPr>
            <w:rFonts w:ascii="Arial" w:hAnsi="Arial" w:cs="Arial"/>
            <w:lang w:val="en-US"/>
          </w:rPr>
          <w:t>r and how stress affects pe</w:t>
        </w:r>
      </w:ins>
      <w:ins w:id="100" w:author="Lennart Lüttgau" w:date="2021-07-06T12:16:00Z">
        <w:r w:rsidRPr="728432B7">
          <w:rPr>
            <w:rFonts w:ascii="Arial" w:hAnsi="Arial" w:cs="Arial"/>
            <w:lang w:val="en-US"/>
          </w:rPr>
          <w:t>rformance</w:t>
        </w:r>
      </w:ins>
      <w:ins w:id="101" w:author="Lennart Lüttgau" w:date="2021-07-06T12:15:00Z">
        <w:r w:rsidRPr="728432B7">
          <w:rPr>
            <w:rFonts w:ascii="Arial" w:hAnsi="Arial" w:cs="Arial"/>
            <w:lang w:val="en-US"/>
          </w:rPr>
          <w:t xml:space="preserve"> – </w:t>
        </w:r>
      </w:ins>
      <w:r w:rsidR="00DE7E87" w:rsidRPr="728432B7">
        <w:rPr>
          <w:rFonts w:ascii="Arial" w:hAnsi="Arial" w:cs="Arial"/>
          <w:lang w:val="en-US"/>
        </w:rPr>
        <w:t xml:space="preserve">it </w:t>
      </w:r>
      <w:ins w:id="102" w:author="Sjoerds, Z." w:date="2021-07-19T07:03:00Z">
        <w:r w:rsidR="389052F8" w:rsidRPr="728432B7">
          <w:rPr>
            <w:rFonts w:ascii="Arial" w:hAnsi="Arial" w:cs="Arial"/>
            <w:lang w:val="en-US"/>
          </w:rPr>
          <w:t xml:space="preserve">is </w:t>
        </w:r>
      </w:ins>
      <w:ins w:id="103" w:author="Lennart Lüttgau" w:date="2021-07-06T12:16:00Z">
        <w:r w:rsidRPr="728432B7">
          <w:rPr>
            <w:rFonts w:ascii="Arial" w:hAnsi="Arial" w:cs="Arial"/>
            <w:lang w:val="en-US"/>
          </w:rPr>
          <w:t xml:space="preserve">not </w:t>
        </w:r>
      </w:ins>
      <w:r w:rsidR="00DE7E87" w:rsidRPr="728432B7">
        <w:rPr>
          <w:rFonts w:ascii="Arial" w:hAnsi="Arial" w:cs="Arial"/>
          <w:lang w:val="en-US"/>
        </w:rPr>
        <w:t>clear how stress affects the</w:t>
      </w:r>
      <w:r w:rsidR="000A670C" w:rsidRPr="728432B7">
        <w:rPr>
          <w:rFonts w:ascii="Arial" w:hAnsi="Arial" w:cs="Arial"/>
          <w:lang w:val="en-US"/>
        </w:rPr>
        <w:t xml:space="preserve"> </w:t>
      </w:r>
      <w:r w:rsidR="00F472EE" w:rsidRPr="728432B7">
        <w:rPr>
          <w:rFonts w:ascii="Arial" w:hAnsi="Arial" w:cs="Arial"/>
          <w:lang w:val="en-US"/>
        </w:rPr>
        <w:t>neural</w:t>
      </w:r>
      <w:r w:rsidR="000A670C" w:rsidRPr="728432B7">
        <w:rPr>
          <w:rFonts w:ascii="Arial" w:hAnsi="Arial" w:cs="Arial"/>
          <w:lang w:val="en-US"/>
        </w:rPr>
        <w:t xml:space="preserve"> correlates of probabilistic reversal learning</w:t>
      </w:r>
      <w:r w:rsidR="00861B3F" w:rsidRPr="728432B7">
        <w:rPr>
          <w:rFonts w:ascii="Arial" w:hAnsi="Arial" w:cs="Arial"/>
          <w:lang w:val="en-US"/>
        </w:rPr>
        <w:t xml:space="preserve">. </w:t>
      </w:r>
      <w:r w:rsidR="000A670C" w:rsidRPr="728432B7">
        <w:rPr>
          <w:rFonts w:ascii="Arial" w:hAnsi="Arial" w:cs="Arial"/>
          <w:lang w:val="en-US"/>
        </w:rPr>
        <w:t>The few studies using w</w:t>
      </w:r>
      <w:r w:rsidR="000A75AF" w:rsidRPr="728432B7">
        <w:rPr>
          <w:rFonts w:ascii="Arial" w:hAnsi="Arial" w:cs="Arial"/>
          <w:lang w:val="en-US"/>
        </w:rPr>
        <w:t>ithin-subject designs</w:t>
      </w:r>
      <w:r w:rsidR="000A670C" w:rsidRPr="728432B7">
        <w:rPr>
          <w:rFonts w:ascii="Arial" w:hAnsi="Arial" w:cs="Arial"/>
          <w:lang w:val="en-US"/>
        </w:rPr>
        <w:t xml:space="preserve"> </w:t>
      </w:r>
      <w:r w:rsidR="00536DE8" w:rsidRPr="728432B7">
        <w:rPr>
          <w:rFonts w:ascii="Arial" w:hAnsi="Arial" w:cs="Arial"/>
          <w:lang w:val="en-US"/>
        </w:rPr>
        <w:fldChar w:fldCharType="begin" w:fldLock="1"/>
      </w:r>
      <w:r w:rsidR="008B2823">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2015)"},"properties":{"noteIndex":0},"schema":"https://github.com/citation-style-language/schema/raw/master/csl-citation.json"}</w:instrText>
      </w:r>
      <w:r w:rsidR="00536DE8" w:rsidRPr="728432B7">
        <w:rPr>
          <w:rFonts w:ascii="Arial" w:hAnsi="Arial" w:cs="Arial"/>
          <w:lang w:val="en-US"/>
        </w:rPr>
        <w:fldChar w:fldCharType="separate"/>
      </w:r>
      <w:r w:rsidR="008B2823" w:rsidRPr="008B2823">
        <w:rPr>
          <w:rFonts w:ascii="Arial" w:hAnsi="Arial" w:cs="Arial"/>
          <w:noProof/>
          <w:lang w:val="en-US"/>
        </w:rPr>
        <w:t>(Radenbach et al., 2015a)</w:t>
      </w:r>
      <w:r w:rsidR="00536DE8" w:rsidRPr="728432B7">
        <w:rPr>
          <w:rFonts w:ascii="Arial" w:hAnsi="Arial" w:cs="Arial"/>
          <w:lang w:val="en-US"/>
        </w:rPr>
        <w:fldChar w:fldCharType="end"/>
      </w:r>
      <w:r w:rsidR="00E4715D" w:rsidRPr="728432B7">
        <w:rPr>
          <w:rFonts w:ascii="Arial" w:hAnsi="Arial" w:cs="Arial"/>
          <w:lang w:val="en-US"/>
        </w:rPr>
        <w:t xml:space="preserve"> to investigate learning,</w:t>
      </w:r>
      <w:r w:rsidR="000A670C" w:rsidRPr="728432B7">
        <w:rPr>
          <w:rFonts w:ascii="Arial" w:hAnsi="Arial" w:cs="Arial"/>
          <w:lang w:val="en-US"/>
        </w:rPr>
        <w:t xml:space="preserve"> are </w:t>
      </w:r>
      <w:r w:rsidR="00F472EE" w:rsidRPr="728432B7">
        <w:rPr>
          <w:rFonts w:ascii="Arial" w:hAnsi="Arial" w:cs="Arial"/>
          <w:lang w:val="en-US"/>
        </w:rPr>
        <w:t>either purely behavioral or employ electroencephalograph</w:t>
      </w:r>
      <w:ins w:id="104" w:author="Sjoerds, Z." w:date="2021-07-19T07:03:00Z">
        <w:r w:rsidR="5788DEA8" w:rsidRPr="728432B7">
          <w:rPr>
            <w:rFonts w:ascii="Arial" w:hAnsi="Arial" w:cs="Arial"/>
            <w:lang w:val="en-US"/>
          </w:rPr>
          <w:t>y</w:t>
        </w:r>
      </w:ins>
      <w:r w:rsidR="00F472EE" w:rsidRPr="728432B7">
        <w:rPr>
          <w:rFonts w:ascii="Arial" w:hAnsi="Arial" w:cs="Arial"/>
          <w:lang w:val="en-US"/>
        </w:rPr>
        <w:t xml:space="preserve"> </w:t>
      </w:r>
      <w:r w:rsidR="00861B3F" w:rsidRPr="728432B7">
        <w:rPr>
          <w:rFonts w:ascii="Arial" w:hAnsi="Arial" w:cs="Arial"/>
          <w:lang w:val="en-US"/>
        </w:rPr>
        <w:t>lacking</w:t>
      </w:r>
      <w:r w:rsidR="00F472EE" w:rsidRPr="728432B7">
        <w:rPr>
          <w:rFonts w:ascii="Arial" w:hAnsi="Arial" w:cs="Arial"/>
          <w:lang w:val="en-US"/>
        </w:rPr>
        <w:t xml:space="preserve"> the possibility of precise</w:t>
      </w:r>
      <w:ins w:id="105" w:author="Lennart Lüttgau" w:date="2021-07-06T12:17:00Z">
        <w:r w:rsidRPr="728432B7">
          <w:rPr>
            <w:rFonts w:ascii="Arial" w:hAnsi="Arial" w:cs="Arial"/>
            <w:lang w:val="en-US"/>
          </w:rPr>
          <w:t xml:space="preserve"> spatial signal</w:t>
        </w:r>
      </w:ins>
      <w:r w:rsidR="00F472EE" w:rsidRPr="728432B7">
        <w:rPr>
          <w:rFonts w:ascii="Arial" w:hAnsi="Arial" w:cs="Arial"/>
          <w:lang w:val="en-US"/>
        </w:rPr>
        <w:t xml:space="preserve"> localization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00536DE8" w:rsidRPr="728432B7">
        <w:rPr>
          <w:rFonts w:ascii="Arial" w:hAnsi="Arial" w:cs="Arial"/>
          <w:lang w:val="en-US"/>
        </w:rPr>
        <w:fldChar w:fldCharType="separate"/>
      </w:r>
      <w:r w:rsidR="005213EF" w:rsidRPr="728432B7">
        <w:rPr>
          <w:rFonts w:ascii="Arial" w:hAnsi="Arial" w:cs="Arial"/>
          <w:noProof/>
          <w:lang w:val="en-US"/>
        </w:rPr>
        <w:t>(Cavanagh et al., 2011)</w:t>
      </w:r>
      <w:r w:rsidR="00536DE8" w:rsidRPr="728432B7">
        <w:rPr>
          <w:rFonts w:ascii="Arial" w:hAnsi="Arial" w:cs="Arial"/>
          <w:lang w:val="en-US"/>
        </w:rPr>
        <w:fldChar w:fldCharType="end"/>
      </w:r>
      <w:ins w:id="106" w:author="Lennart Lüttgau" w:date="2021-07-06T12:17:00Z">
        <w:r w:rsidRPr="728432B7">
          <w:rPr>
            <w:rFonts w:ascii="Arial" w:hAnsi="Arial" w:cs="Arial"/>
            <w:lang w:val="en-US"/>
          </w:rPr>
          <w:t xml:space="preserve"> and anatomical specificity with respect to the neural representation of </w:t>
        </w:r>
      </w:ins>
      <w:ins w:id="107" w:author="Lennart Lüttgau" w:date="2021-07-06T12:18:00Z">
        <w:r w:rsidRPr="728432B7">
          <w:rPr>
            <w:rFonts w:ascii="Arial" w:hAnsi="Arial" w:cs="Arial"/>
            <w:lang w:val="en-US"/>
          </w:rPr>
          <w:t>RPE signals</w:t>
        </w:r>
      </w:ins>
      <w:r w:rsidR="000A670C" w:rsidRPr="728432B7">
        <w:rPr>
          <w:rFonts w:ascii="Arial" w:hAnsi="Arial" w:cs="Arial"/>
          <w:lang w:val="en-US"/>
        </w:rPr>
        <w:t>.</w:t>
      </w:r>
      <w:r w:rsidR="000A75AF" w:rsidRPr="728432B7">
        <w:rPr>
          <w:rFonts w:ascii="Arial" w:hAnsi="Arial" w:cs="Arial"/>
          <w:lang w:val="en-US"/>
        </w:rPr>
        <w:t xml:space="preserve"> </w:t>
      </w:r>
      <w:r w:rsidR="008E01B8" w:rsidRPr="728432B7">
        <w:rPr>
          <w:rFonts w:ascii="Arial" w:hAnsi="Arial" w:cs="Arial"/>
          <w:lang w:val="en-US"/>
        </w:rPr>
        <w:t>Additionally,</w:t>
      </w:r>
      <w:r w:rsidR="00E4715D" w:rsidRPr="728432B7">
        <w:rPr>
          <w:rFonts w:ascii="Arial" w:hAnsi="Arial" w:cs="Arial"/>
          <w:lang w:val="en-US"/>
        </w:rPr>
        <w:t xml:space="preserve"> few studies in the realm of cognitive flexibility use computational modeling to </w:t>
      </w:r>
      <w:r w:rsidR="00BB7C24" w:rsidRPr="728432B7">
        <w:rPr>
          <w:rFonts w:ascii="Arial" w:hAnsi="Arial" w:cs="Arial"/>
          <w:lang w:val="en-US"/>
        </w:rPr>
        <w:t>elucidate underlying cognitive mechanisms.</w:t>
      </w:r>
      <w:r w:rsidR="00E4715D" w:rsidRPr="728432B7">
        <w:rPr>
          <w:rFonts w:ascii="Arial" w:hAnsi="Arial" w:cs="Arial"/>
          <w:lang w:val="en-US"/>
        </w:rPr>
        <w:t xml:space="preserve"> </w:t>
      </w:r>
      <w:r w:rsidR="00BB7C24" w:rsidRPr="728432B7">
        <w:rPr>
          <w:rFonts w:ascii="Arial" w:hAnsi="Arial" w:cs="Arial"/>
          <w:lang w:val="en-US"/>
        </w:rPr>
        <w:t>A</w:t>
      </w:r>
      <w:r w:rsidR="008E01B8" w:rsidRPr="728432B7">
        <w:rPr>
          <w:rFonts w:ascii="Arial" w:hAnsi="Arial" w:cs="Arial"/>
          <w:lang w:val="en-US"/>
        </w:rPr>
        <w:t xml:space="preserve">pplying a state-of-the-art hierarchical Bayesian modeling approach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00536DE8" w:rsidRPr="728432B7">
        <w:rPr>
          <w:rFonts w:ascii="Arial" w:hAnsi="Arial" w:cs="Arial"/>
          <w:lang w:val="en-US"/>
        </w:rPr>
        <w:fldChar w:fldCharType="separate"/>
      </w:r>
      <w:r w:rsidR="005213EF" w:rsidRPr="728432B7">
        <w:rPr>
          <w:rFonts w:ascii="Arial" w:hAnsi="Arial" w:cs="Arial"/>
          <w:noProof/>
          <w:lang w:val="en-US"/>
        </w:rPr>
        <w:t>(Piray et al., 2019)</w:t>
      </w:r>
      <w:r w:rsidR="00536DE8" w:rsidRPr="728432B7">
        <w:rPr>
          <w:rFonts w:ascii="Arial" w:hAnsi="Arial" w:cs="Arial"/>
          <w:lang w:val="en-US"/>
        </w:rPr>
        <w:fldChar w:fldCharType="end"/>
      </w:r>
      <w:r w:rsidR="008E01B8" w:rsidRPr="728432B7">
        <w:rPr>
          <w:rFonts w:ascii="Arial" w:hAnsi="Arial" w:cs="Arial"/>
          <w:lang w:val="en-US"/>
        </w:rPr>
        <w:t xml:space="preserve">, </w:t>
      </w:r>
      <w:r w:rsidR="00B509BC" w:rsidRPr="728432B7">
        <w:rPr>
          <w:rFonts w:ascii="Arial" w:hAnsi="Arial" w:cs="Arial"/>
          <w:lang w:val="en-US"/>
        </w:rPr>
        <w:t>allowed us to</w:t>
      </w:r>
      <w:r w:rsidR="008E01B8" w:rsidRPr="728432B7">
        <w:rPr>
          <w:rFonts w:ascii="Arial" w:hAnsi="Arial" w:cs="Arial"/>
          <w:lang w:val="en-US"/>
        </w:rPr>
        <w:t xml:space="preserve"> </w:t>
      </w:r>
      <w:r w:rsidR="00CC2AAB" w:rsidRPr="728432B7">
        <w:rPr>
          <w:rFonts w:ascii="Arial" w:hAnsi="Arial" w:cs="Arial"/>
          <w:lang w:val="en-US"/>
        </w:rPr>
        <w:t xml:space="preserve">model the </w:t>
      </w:r>
      <w:r w:rsidR="00CA76AD" w:rsidRPr="728432B7">
        <w:rPr>
          <w:rFonts w:ascii="Arial" w:hAnsi="Arial" w:cs="Arial"/>
          <w:lang w:val="en-US"/>
        </w:rPr>
        <w:t>impact of stress</w:t>
      </w:r>
      <w:r w:rsidR="00E4715D" w:rsidRPr="728432B7">
        <w:rPr>
          <w:rFonts w:ascii="Arial" w:hAnsi="Arial" w:cs="Arial"/>
          <w:lang w:val="en-US"/>
        </w:rPr>
        <w:t>.</w:t>
      </w:r>
      <w:r w:rsidR="00921085">
        <w:rPr>
          <w:rFonts w:ascii="Arial" w:hAnsi="Arial" w:cs="Arial"/>
          <w:lang w:val="en-US"/>
        </w:rPr>
        <w:t xml:space="preserve"> </w:t>
      </w:r>
      <w:r w:rsidR="00921085" w:rsidRPr="00921085">
        <w:rPr>
          <w:rFonts w:ascii="Arial" w:hAnsi="Arial" w:cs="Arial"/>
          <w:lang w:val="en-US"/>
        </w:rPr>
        <w:t>To the best of our knowledge, the influence of stress on behavioral adaptation has not been investigated using a probabilistic reversal paradigm in a within-subjects design before</w:t>
      </w:r>
      <w:r w:rsidR="00921085" w:rsidRPr="00921085">
        <w:rPr>
          <w:rFonts w:ascii="Arial" w:hAnsi="Arial" w:cs="Arial"/>
        </w:rPr>
        <w:annotationRef/>
      </w:r>
      <w:r w:rsidR="00921085">
        <w:rPr>
          <w:rFonts w:ascii="Arial" w:hAnsi="Arial" w:cs="Arial"/>
          <w:lang w:val="en-US"/>
        </w:rPr>
        <w:t xml:space="preserve">. </w:t>
      </w:r>
    </w:p>
    <w:p w14:paraId="58580B46" w14:textId="7AC073F4" w:rsidR="0082088E" w:rsidRDefault="00451058" w:rsidP="008B2823">
      <w:pPr>
        <w:rPr>
          <w:rFonts w:ascii="Arial" w:hAnsi="Arial" w:cs="Arial"/>
          <w:lang w:val="en-US"/>
        </w:rPr>
      </w:pPr>
      <w:r>
        <w:rPr>
          <w:rFonts w:ascii="Arial" w:hAnsi="Arial" w:cs="Arial"/>
          <w:lang w:val="en-US"/>
        </w:rPr>
        <w:br w:type="page"/>
      </w:r>
    </w:p>
    <w:p w14:paraId="68B70CEA" w14:textId="5AD2E6AC" w:rsidR="00481B47" w:rsidRPr="00477D74" w:rsidRDefault="005213EF" w:rsidP="006F1403">
      <w:pPr>
        <w:spacing w:line="480" w:lineRule="auto"/>
        <w:jc w:val="both"/>
        <w:rPr>
          <w:rFonts w:ascii="Arial" w:hAnsi="Arial" w:cs="Arial"/>
          <w:b/>
          <w:bCs/>
          <w:sz w:val="24"/>
          <w:szCs w:val="24"/>
          <w:lang w:val="en-US"/>
        </w:rPr>
      </w:pPr>
      <w:r>
        <w:rPr>
          <w:rFonts w:ascii="Arial" w:hAnsi="Arial" w:cs="Arial"/>
          <w:b/>
          <w:bCs/>
          <w:sz w:val="24"/>
          <w:szCs w:val="24"/>
          <w:u w:val="single"/>
          <w:lang w:val="en-US"/>
        </w:rPr>
        <w:lastRenderedPageBreak/>
        <w:t xml:space="preserve">2. </w:t>
      </w:r>
      <w:r w:rsidR="00477D74" w:rsidRPr="00477D74">
        <w:rPr>
          <w:rFonts w:ascii="Arial" w:hAnsi="Arial" w:cs="Arial"/>
          <w:b/>
          <w:bCs/>
          <w:sz w:val="24"/>
          <w:szCs w:val="24"/>
          <w:u w:val="single"/>
          <w:lang w:val="en-US"/>
        </w:rPr>
        <w:t>Methods</w:t>
      </w:r>
      <w:r w:rsidR="00477D74">
        <w:rPr>
          <w:rFonts w:ascii="Arial" w:hAnsi="Arial" w:cs="Arial"/>
          <w:b/>
          <w:bCs/>
          <w:sz w:val="24"/>
          <w:szCs w:val="24"/>
          <w:lang w:val="en-US"/>
        </w:rPr>
        <w:t xml:space="preserve"> </w:t>
      </w:r>
      <w:r w:rsidR="00477D74" w:rsidRPr="00477D74">
        <w:rPr>
          <w:rFonts w:ascii="Arial" w:hAnsi="Arial" w:cs="Arial"/>
          <w:lang w:val="en-US"/>
        </w:rPr>
        <w:t>(1</w:t>
      </w:r>
      <w:r w:rsidR="00FE45A0">
        <w:rPr>
          <w:rFonts w:ascii="Arial" w:hAnsi="Arial" w:cs="Arial"/>
          <w:lang w:val="en-US"/>
        </w:rPr>
        <w:t>642</w:t>
      </w:r>
      <w:r w:rsidR="00477D74" w:rsidRPr="00477D74">
        <w:rPr>
          <w:rFonts w:ascii="Arial" w:hAnsi="Arial" w:cs="Arial"/>
          <w:lang w:val="en-US"/>
        </w:rPr>
        <w:t xml:space="preserve"> words)</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53593A64" w14:textId="5F4389B8" w:rsidR="008C2748" w:rsidRDefault="00633842" w:rsidP="006F1403">
      <w:pPr>
        <w:spacing w:line="480" w:lineRule="auto"/>
        <w:jc w:val="both"/>
        <w:rPr>
          <w:rFonts w:ascii="Arial" w:hAnsi="Arial" w:cs="Arial"/>
          <w:lang w:val="en-US"/>
        </w:rPr>
      </w:pPr>
      <w:r w:rsidRPr="728432B7">
        <w:rPr>
          <w:rFonts w:ascii="Arial" w:hAnsi="Arial" w:cs="Arial"/>
          <w:lang w:val="en-US"/>
        </w:rPr>
        <w:t xml:space="preserve">Employing a within-subject design, </w:t>
      </w:r>
      <w:ins w:id="108" w:author="Sjoerds, Z." w:date="2021-07-19T07:08:00Z">
        <w:r w:rsidR="66765173" w:rsidRPr="728432B7">
          <w:rPr>
            <w:rFonts w:ascii="Arial" w:hAnsi="Arial" w:cs="Arial"/>
            <w:lang w:val="en-US"/>
          </w:rPr>
          <w:t xml:space="preserve">36 </w:t>
        </w:r>
        <w:r w:rsidR="438F9033" w:rsidRPr="728432B7">
          <w:rPr>
            <w:rFonts w:ascii="Arial" w:hAnsi="Arial" w:cs="Arial"/>
            <w:lang w:val="en-US"/>
          </w:rPr>
          <w:t xml:space="preserve">healthy adult </w:t>
        </w:r>
      </w:ins>
      <w:r w:rsidRPr="728432B7">
        <w:rPr>
          <w:rFonts w:ascii="Arial" w:hAnsi="Arial" w:cs="Arial"/>
          <w:lang w:val="en-US"/>
        </w:rPr>
        <w:t xml:space="preserve">participants </w:t>
      </w:r>
      <w:ins w:id="109" w:author="Lennart Lüttgau" w:date="2021-07-06T13:29:00Z">
        <w:r w:rsidR="00E5198F" w:rsidRPr="728432B7">
          <w:rPr>
            <w:rFonts w:ascii="Arial" w:hAnsi="Arial" w:cs="Arial"/>
            <w:lang w:val="en-US"/>
          </w:rPr>
          <w:t>(</w:t>
        </w:r>
      </w:ins>
      <w:ins w:id="110" w:author="Lennart Lüttgau" w:date="2021-07-06T13:39:00Z">
        <w:r w:rsidR="00896EF7" w:rsidRPr="728432B7">
          <w:rPr>
            <w:rFonts w:ascii="Arial" w:hAnsi="Arial" w:cs="Arial"/>
            <w:lang w:val="en-US"/>
          </w:rPr>
          <w:t xml:space="preserve">n=28 in the final </w:t>
        </w:r>
      </w:ins>
      <w:ins w:id="111" w:author="Sjoerds, Z." w:date="2021-07-19T07:08:00Z">
        <w:r w:rsidR="4A2E066E" w:rsidRPr="728432B7">
          <w:rPr>
            <w:rFonts w:ascii="Arial" w:hAnsi="Arial" w:cs="Arial"/>
            <w:lang w:val="en-US"/>
          </w:rPr>
          <w:t xml:space="preserve">analyzed </w:t>
        </w:r>
      </w:ins>
      <w:ins w:id="112" w:author="Lennart Lüttgau" w:date="2021-07-06T13:39:00Z">
        <w:r w:rsidR="00896EF7" w:rsidRPr="728432B7">
          <w:rPr>
            <w:rFonts w:ascii="Arial" w:hAnsi="Arial" w:cs="Arial"/>
            <w:lang w:val="en-US"/>
          </w:rPr>
          <w:t>sample</w:t>
        </w:r>
      </w:ins>
      <w:ins w:id="113" w:author="Lennart Lüttgau" w:date="2021-07-06T13:29:00Z">
        <w:r w:rsidR="00E5198F" w:rsidRPr="728432B7">
          <w:rPr>
            <w:rFonts w:ascii="Arial" w:hAnsi="Arial" w:cs="Arial"/>
            <w:lang w:val="en-US"/>
          </w:rPr>
          <w:t xml:space="preserve">) </w:t>
        </w:r>
      </w:ins>
      <w:r w:rsidRPr="728432B7">
        <w:rPr>
          <w:rFonts w:ascii="Arial" w:hAnsi="Arial" w:cs="Arial"/>
          <w:lang w:val="en-US"/>
        </w:rPr>
        <w:t>performed a probabilistic</w:t>
      </w:r>
      <w:r w:rsidR="008C2748" w:rsidRPr="728432B7">
        <w:rPr>
          <w:rFonts w:ascii="Arial" w:hAnsi="Arial" w:cs="Arial"/>
          <w:lang w:val="en-US"/>
        </w:rPr>
        <w:t xml:space="preserve"> reversal learning task </w:t>
      </w:r>
      <w:r w:rsidRPr="728432B7">
        <w:rPr>
          <w:rFonts w:ascii="Arial" w:hAnsi="Arial" w:cs="Arial"/>
          <w:lang w:val="en-US"/>
        </w:rPr>
        <w:t xml:space="preserve">during fMRI </w:t>
      </w:r>
      <w:r w:rsidR="008C2748" w:rsidRPr="728432B7">
        <w:rPr>
          <w:rFonts w:ascii="Arial" w:hAnsi="Arial" w:cs="Arial"/>
          <w:lang w:val="en-US"/>
        </w:rPr>
        <w:t>in two separate sessions seven days apart.</w:t>
      </w:r>
      <w:r w:rsidR="003C72CA">
        <w:rPr>
          <w:rFonts w:ascii="Arial" w:hAnsi="Arial" w:cs="Arial"/>
          <w:lang w:val="en-US"/>
        </w:rPr>
        <w:t xml:space="preserve"> Procedure and material are identical with data previously published on another paradigm</w:t>
      </w:r>
      <w:r w:rsidR="008F250E">
        <w:rPr>
          <w:rFonts w:ascii="Arial" w:hAnsi="Arial" w:cs="Arial"/>
          <w:lang w:val="en-US"/>
        </w:rPr>
        <w:t xml:space="preserve"> </w:t>
      </w:r>
      <w:r w:rsidR="008F250E">
        <w:rPr>
          <w:rFonts w:ascii="Arial" w:hAnsi="Arial" w:cs="Arial"/>
          <w:lang w:val="en-US"/>
        </w:rPr>
        <w:fldChar w:fldCharType="begin" w:fldLock="1"/>
      </w:r>
      <w:r w:rsidR="008F250E">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8F250E">
        <w:rPr>
          <w:rFonts w:ascii="Arial" w:hAnsi="Arial" w:cs="Arial"/>
          <w:lang w:val="en-US"/>
        </w:rPr>
        <w:fldChar w:fldCharType="separate"/>
      </w:r>
      <w:r w:rsidR="008F250E" w:rsidRPr="008F250E">
        <w:rPr>
          <w:rFonts w:ascii="Arial" w:hAnsi="Arial" w:cs="Arial"/>
          <w:noProof/>
          <w:lang w:val="en-US"/>
        </w:rPr>
        <w:t>(Luettgau et al., 2018)</w:t>
      </w:r>
      <w:r w:rsidR="008F250E">
        <w:rPr>
          <w:rFonts w:ascii="Arial" w:hAnsi="Arial" w:cs="Arial"/>
          <w:lang w:val="en-US"/>
        </w:rPr>
        <w:fldChar w:fldCharType="end"/>
      </w:r>
      <w:r w:rsidR="003C72CA">
        <w:rPr>
          <w:rFonts w:ascii="Arial" w:hAnsi="Arial" w:cs="Arial"/>
          <w:lang w:val="en-US"/>
        </w:rPr>
        <w:t>.</w:t>
      </w:r>
      <w:r w:rsidR="008C2748" w:rsidRPr="728432B7">
        <w:rPr>
          <w:rFonts w:ascii="Arial" w:hAnsi="Arial" w:cs="Arial"/>
          <w:lang w:val="en-US"/>
        </w:rPr>
        <w:t xml:space="preserve"> </w:t>
      </w:r>
      <w:r w:rsidRPr="728432B7">
        <w:rPr>
          <w:rFonts w:ascii="Arial" w:hAnsi="Arial" w:cs="Arial"/>
          <w:lang w:val="en-US"/>
        </w:rPr>
        <w:t>During the stress condition</w:t>
      </w:r>
      <w:r w:rsidR="00F53C65" w:rsidRPr="728432B7">
        <w:rPr>
          <w:rFonts w:ascii="Arial" w:hAnsi="Arial" w:cs="Arial"/>
          <w:lang w:val="en-US"/>
        </w:rPr>
        <w:t xml:space="preserve"> participants were exposed to a mock interview and calculus in front of a socially unresponsive committee in white lab coats</w:t>
      </w:r>
      <w:r w:rsidR="00C820B3" w:rsidRPr="728432B7">
        <w:rPr>
          <w:rFonts w:ascii="Arial" w:hAnsi="Arial" w:cs="Arial"/>
          <w:lang w:val="en-US"/>
        </w:rPr>
        <w:t>, following the standard</w:t>
      </w:r>
      <w:ins w:id="114" w:author="Lennart Lüttgau" w:date="2021-07-06T13:28:00Z">
        <w:r w:rsidR="00E5198F" w:rsidRPr="728432B7">
          <w:rPr>
            <w:rFonts w:ascii="Arial" w:hAnsi="Arial" w:cs="Arial"/>
            <w:lang w:val="en-US"/>
          </w:rPr>
          <w:t>iz</w:t>
        </w:r>
      </w:ins>
      <w:ins w:id="115" w:author="Lennart Lüttgau" w:date="2021-07-06T13:29:00Z">
        <w:r w:rsidR="00E5198F" w:rsidRPr="728432B7">
          <w:rPr>
            <w:rFonts w:ascii="Arial" w:hAnsi="Arial" w:cs="Arial"/>
            <w:lang w:val="en-US"/>
          </w:rPr>
          <w:t xml:space="preserve">ed </w:t>
        </w:r>
      </w:ins>
      <w:r w:rsidR="00C820B3" w:rsidRPr="728432B7">
        <w:rPr>
          <w:rFonts w:ascii="Arial" w:hAnsi="Arial" w:cs="Arial"/>
          <w:lang w:val="en-US"/>
        </w:rPr>
        <w:t>Trier Social Stress Test (TSST) protocol</w:t>
      </w:r>
      <w:r w:rsidR="006D3934" w:rsidRPr="728432B7">
        <w:rPr>
          <w:rFonts w:ascii="Arial" w:hAnsi="Arial" w:cs="Arial"/>
          <w:lang w:val="en-US"/>
        </w:rPr>
        <w:t xml:space="preserve"> </w:t>
      </w:r>
      <w:r w:rsidRPr="728432B7">
        <w:rPr>
          <w:rFonts w:ascii="Arial" w:hAnsi="Arial" w:cs="Arial"/>
          <w:lang w:val="en-US"/>
        </w:rPr>
        <w:fldChar w:fldCharType="begin" w:fldLock="1"/>
      </w:r>
      <w:r w:rsidR="008F250E">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Pr="728432B7">
        <w:rPr>
          <w:rFonts w:ascii="Arial" w:hAnsi="Arial" w:cs="Arial"/>
          <w:lang w:val="en-US"/>
        </w:rPr>
        <w:fldChar w:fldCharType="separate"/>
      </w:r>
      <w:r w:rsidR="006D3934" w:rsidRPr="728432B7">
        <w:rPr>
          <w:rFonts w:ascii="Arial" w:hAnsi="Arial" w:cs="Arial"/>
          <w:noProof/>
          <w:lang w:val="en-US"/>
        </w:rPr>
        <w:t>(Kirschbaum et al., 1993)</w:t>
      </w:r>
      <w:r w:rsidRPr="728432B7">
        <w:rPr>
          <w:rFonts w:ascii="Arial" w:hAnsi="Arial" w:cs="Arial"/>
          <w:lang w:val="en-US"/>
        </w:rPr>
        <w:fldChar w:fldCharType="end"/>
      </w:r>
      <w:r w:rsidR="00F53C65" w:rsidRPr="728432B7">
        <w:rPr>
          <w:rFonts w:ascii="Arial" w:hAnsi="Arial" w:cs="Arial"/>
          <w:lang w:val="en-US"/>
        </w:rPr>
        <w:t xml:space="preserve">. During the control condition participants read a neutral text </w:t>
      </w:r>
      <w:r w:rsidR="009329B4" w:rsidRPr="728432B7">
        <w:rPr>
          <w:rFonts w:ascii="Arial" w:hAnsi="Arial" w:cs="Arial"/>
          <w:lang w:val="en-US"/>
        </w:rPr>
        <w:t>without presence of the committee.</w:t>
      </w:r>
      <w:r w:rsidR="00342C37" w:rsidRPr="728432B7">
        <w:rPr>
          <w:rFonts w:ascii="Arial" w:hAnsi="Arial" w:cs="Arial"/>
          <w:lang w:val="en-US"/>
        </w:rPr>
        <w:t xml:space="preserve"> Session type</w:t>
      </w:r>
      <w:r w:rsidR="00C820B3" w:rsidRPr="728432B7">
        <w:rPr>
          <w:rFonts w:ascii="Arial" w:hAnsi="Arial" w:cs="Arial"/>
          <w:lang w:val="en-US"/>
        </w:rPr>
        <w:t xml:space="preserve"> (stress vs. control)</w:t>
      </w:r>
      <w:r w:rsidR="00342C37" w:rsidRPr="728432B7">
        <w:rPr>
          <w:rFonts w:ascii="Arial" w:hAnsi="Arial" w:cs="Arial"/>
          <w:lang w:val="en-US"/>
        </w:rPr>
        <w:t xml:space="preserve"> was counter-balanced across participants. </w:t>
      </w:r>
      <w:r w:rsidR="00C820B3" w:rsidRPr="728432B7">
        <w:rPr>
          <w:rFonts w:ascii="Arial" w:hAnsi="Arial" w:cs="Arial"/>
          <w:lang w:val="en-US"/>
        </w:rPr>
        <w:t>In order to prevent confounding effects of circadian rhythm on cortisol levels</w:t>
      </w:r>
      <w:r w:rsidR="008F250E">
        <w:rPr>
          <w:rFonts w:ascii="Arial" w:hAnsi="Arial" w:cs="Arial"/>
          <w:lang w:val="en-US"/>
        </w:rPr>
        <w:t xml:space="preserve"> </w:t>
      </w:r>
      <w:r w:rsidR="008F250E" w:rsidRPr="728432B7">
        <w:rPr>
          <w:rFonts w:ascii="Arial" w:hAnsi="Arial" w:cs="Arial"/>
          <w:lang w:val="en-US"/>
        </w:rPr>
        <w:t xml:space="preserve"> </w:t>
      </w:r>
      <w:r w:rsidR="008F250E" w:rsidRPr="728432B7">
        <w:rPr>
          <w:rFonts w:ascii="Arial" w:hAnsi="Arial" w:cs="Arial"/>
          <w:lang w:val="en-US"/>
        </w:rPr>
        <w:fldChar w:fldCharType="begin" w:fldLock="1"/>
      </w:r>
      <w:r w:rsidR="008F250E" w:rsidRPr="728432B7">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8F250E" w:rsidRPr="728432B7">
        <w:rPr>
          <w:rFonts w:ascii="Arial" w:hAnsi="Arial" w:cs="Arial"/>
          <w:lang w:val="en-US"/>
        </w:rPr>
        <w:fldChar w:fldCharType="separate"/>
      </w:r>
      <w:r w:rsidR="008F250E" w:rsidRPr="728432B7">
        <w:rPr>
          <w:rFonts w:ascii="Arial" w:hAnsi="Arial" w:cs="Arial"/>
          <w:noProof/>
          <w:lang w:val="en-US"/>
        </w:rPr>
        <w:t>(Kudielka et al., 2004)</w:t>
      </w:r>
      <w:r w:rsidR="008F250E" w:rsidRPr="728432B7">
        <w:rPr>
          <w:rFonts w:ascii="Arial" w:hAnsi="Arial" w:cs="Arial"/>
          <w:lang w:val="en-US"/>
        </w:rPr>
        <w:fldChar w:fldCharType="end"/>
      </w:r>
      <w:r w:rsidR="00C820B3" w:rsidRPr="728432B7">
        <w:rPr>
          <w:rFonts w:ascii="Arial" w:hAnsi="Arial" w:cs="Arial"/>
          <w:lang w:val="en-US"/>
        </w:rPr>
        <w:t xml:space="preserve"> both experimental sessions were scheduled at exactly the same time of the day. </w:t>
      </w:r>
      <w:r w:rsidR="00342C37" w:rsidRPr="728432B7">
        <w:rPr>
          <w:rFonts w:ascii="Arial" w:hAnsi="Arial" w:cs="Arial"/>
          <w:lang w:val="en-US"/>
        </w:rPr>
        <w:t>Acute stress response was assessed at physiological (cortisol and α-amylase) and subjective (self-report) level at six timepoints throughout the session (see Figure</w:t>
      </w:r>
      <w:r w:rsidR="00337630" w:rsidRPr="728432B7">
        <w:rPr>
          <w:rFonts w:ascii="Arial" w:hAnsi="Arial" w:cs="Arial"/>
          <w:lang w:val="en-US"/>
        </w:rPr>
        <w:t xml:space="preserve"> 3</w:t>
      </w:r>
      <w:r w:rsidR="00342C37" w:rsidRPr="728432B7">
        <w:rPr>
          <w:rFonts w:ascii="Arial" w:hAnsi="Arial" w:cs="Arial"/>
          <w:lang w:val="en-US"/>
        </w:rPr>
        <w:t>).</w:t>
      </w:r>
    </w:p>
    <w:p w14:paraId="14249D3E" w14:textId="3475E1B0" w:rsidR="008F2DA7" w:rsidRDefault="00893487"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95FE492" wp14:editId="0000B6B1">
            <wp:extent cx="4546600" cy="4279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a:extLst>
                        <a:ext uri="{28A0092B-C50C-407E-A947-70E740481C1C}">
                          <a14:useLocalDpi xmlns:a14="http://schemas.microsoft.com/office/drawing/2010/main" val="0"/>
                        </a:ext>
                      </a:extLst>
                    </a:blip>
                    <a:stretch>
                      <a:fillRect/>
                    </a:stretch>
                  </pic:blipFill>
                  <pic:spPr>
                    <a:xfrm>
                      <a:off x="0" y="0"/>
                      <a:ext cx="4546600" cy="4279900"/>
                    </a:xfrm>
                    <a:prstGeom prst="rect">
                      <a:avLst/>
                    </a:prstGeom>
                  </pic:spPr>
                </pic:pic>
              </a:graphicData>
            </a:graphic>
          </wp:inline>
        </w:drawing>
      </w:r>
    </w:p>
    <w:p w14:paraId="67C9BA8F" w14:textId="3A591A6D" w:rsidR="008F2DA7" w:rsidRPr="008C2748" w:rsidRDefault="008F2DA7" w:rsidP="006F1403">
      <w:pPr>
        <w:spacing w:line="480" w:lineRule="auto"/>
        <w:jc w:val="both"/>
        <w:rPr>
          <w:rFonts w:ascii="Arial" w:hAnsi="Arial" w:cs="Arial"/>
          <w:lang w:val="en-US"/>
        </w:rPr>
      </w:pPr>
      <w:r>
        <w:rPr>
          <w:rFonts w:ascii="Arial" w:hAnsi="Arial" w:cs="Arial"/>
          <w:lang w:val="en-US"/>
        </w:rPr>
        <w:t>Figure 1 Study design</w:t>
      </w:r>
      <w:r w:rsidR="002757AE">
        <w:rPr>
          <w:rFonts w:ascii="Arial" w:hAnsi="Arial" w:cs="Arial"/>
          <w:lang w:val="en-US"/>
        </w:rPr>
        <w:t xml:space="preserve"> (A) and task design (B)</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5614558D" w:rsidR="008C2748" w:rsidRPr="008C2748" w:rsidRDefault="00021DCA" w:rsidP="006F1403">
      <w:pPr>
        <w:spacing w:line="480" w:lineRule="auto"/>
        <w:jc w:val="both"/>
        <w:rPr>
          <w:rFonts w:ascii="Arial" w:hAnsi="Arial" w:cs="Arial"/>
          <w:lang w:val="en-US"/>
        </w:rPr>
      </w:pPr>
      <w:r w:rsidRPr="728432B7">
        <w:rPr>
          <w:rFonts w:ascii="Arial" w:hAnsi="Arial" w:cs="Arial"/>
          <w:lang w:val="en-US"/>
        </w:rPr>
        <w:t>We assessed physiological stress response via salivary cortisol</w:t>
      </w:r>
      <w:r w:rsidR="00E25E7A" w:rsidRPr="728432B7">
        <w:rPr>
          <w:rFonts w:ascii="Arial" w:hAnsi="Arial" w:cs="Arial"/>
          <w:lang w:val="en-US"/>
        </w:rPr>
        <w:t>, which were assessed six times throughout the experiment at the following time points</w:t>
      </w:r>
      <w:r w:rsidR="00C4173C" w:rsidRPr="728432B7">
        <w:rPr>
          <w:rFonts w:ascii="Arial" w:hAnsi="Arial" w:cs="Arial"/>
          <w:lang w:val="en-US"/>
        </w:rPr>
        <w:t xml:space="preserve"> relative to the start of intervention (stress or control): t1: -30 minutes; t2: -2 minutes; t3: +10 minutes; t4: +15 minutes; t5: +30 minutes; t6: +45 minutes</w:t>
      </w:r>
      <w:r w:rsidR="008F250E">
        <w:rPr>
          <w:rFonts w:ascii="Arial" w:hAnsi="Arial" w:cs="Arial"/>
          <w:lang w:val="en-US"/>
        </w:rPr>
        <w:t xml:space="preserve"> </w:t>
      </w:r>
      <w:r w:rsidR="008F250E">
        <w:rPr>
          <w:rFonts w:ascii="Arial" w:hAnsi="Arial" w:cs="Arial"/>
          <w:lang w:val="en-US"/>
        </w:rPr>
        <w:fldChar w:fldCharType="begin" w:fldLock="1"/>
      </w:r>
      <w:r w:rsidR="000E3F54">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8F250E">
        <w:rPr>
          <w:rFonts w:ascii="Arial" w:hAnsi="Arial" w:cs="Arial"/>
          <w:lang w:val="en-US"/>
        </w:rPr>
        <w:fldChar w:fldCharType="separate"/>
      </w:r>
      <w:r w:rsidR="008F250E" w:rsidRPr="008F250E">
        <w:rPr>
          <w:rFonts w:ascii="Arial" w:hAnsi="Arial" w:cs="Arial"/>
          <w:noProof/>
          <w:lang w:val="en-US"/>
        </w:rPr>
        <w:t>(Luettgau et al., 2018)</w:t>
      </w:r>
      <w:r w:rsidR="008F250E">
        <w:rPr>
          <w:rFonts w:ascii="Arial" w:hAnsi="Arial" w:cs="Arial"/>
          <w:lang w:val="en-US"/>
        </w:rPr>
        <w:fldChar w:fldCharType="end"/>
      </w:r>
      <w:r w:rsidR="008F250E">
        <w:rPr>
          <w:rFonts w:ascii="Arial" w:hAnsi="Arial" w:cs="Arial"/>
          <w:lang w:val="en-US"/>
        </w:rPr>
        <w:t xml:space="preserve">. </w:t>
      </w:r>
      <w:r w:rsidRPr="728432B7">
        <w:rPr>
          <w:rFonts w:ascii="Arial" w:hAnsi="Arial" w:cs="Arial"/>
          <w:lang w:val="en-US"/>
        </w:rPr>
        <w:t xml:space="preserve">For collection and extraction of saliva we used </w:t>
      </w:r>
      <w:r w:rsidR="008C2748" w:rsidRPr="728432B7">
        <w:rPr>
          <w:rFonts w:ascii="Arial" w:hAnsi="Arial" w:cs="Arial"/>
          <w:lang w:val="en-US"/>
        </w:rPr>
        <w:t>Salivette saliva sampling tubes (SalivetteCortisol®, Sarstedt, Nuembrecht, Germany)</w:t>
      </w:r>
      <w:r w:rsidRPr="728432B7">
        <w:rPr>
          <w:rFonts w:ascii="Arial" w:hAnsi="Arial" w:cs="Arial"/>
          <w:lang w:val="en-US"/>
        </w:rPr>
        <w:t xml:space="preserve"> </w:t>
      </w:r>
      <w:r w:rsidR="008C2748" w:rsidRPr="728432B7">
        <w:rPr>
          <w:rFonts w:ascii="Arial" w:hAnsi="Arial" w:cs="Arial"/>
          <w:lang w:val="en-US"/>
        </w:rPr>
        <w:t>(see Supplement).</w:t>
      </w:r>
      <w:r w:rsidR="000238B2" w:rsidRPr="728432B7">
        <w:rPr>
          <w:rFonts w:ascii="Arial" w:hAnsi="Arial" w:cs="Arial"/>
          <w:lang w:val="en-US"/>
        </w:rPr>
        <w:t xml:space="preserve"> Individual cortisol reactivity was determined by calculating the area under the curve with respect to ground (AUCg-stress and AUCg-control, according to Pruessner et al., 2003) separately for both conditions and subtracting AUCg-control from AUCg-stress. The AUC was calculated based on </w:t>
      </w:r>
      <w:commentRangeStart w:id="116"/>
      <w:commentRangeStart w:id="117"/>
      <w:commentRangeStart w:id="118"/>
      <w:r w:rsidR="000238B2" w:rsidRPr="728432B7">
        <w:rPr>
          <w:rFonts w:ascii="Arial" w:hAnsi="Arial" w:cs="Arial"/>
          <w:lang w:val="en-US"/>
        </w:rPr>
        <w:t xml:space="preserve">individualized </w:t>
      </w:r>
      <w:ins w:id="119" w:author="Lennart Lüttgau" w:date="2021-07-06T13:33:00Z">
        <w:r w:rsidR="00CB0A0F" w:rsidRPr="728432B7">
          <w:rPr>
            <w:rFonts w:ascii="Arial" w:hAnsi="Arial" w:cs="Arial"/>
            <w:lang w:val="en-US"/>
          </w:rPr>
          <w:t>subject wise</w:t>
        </w:r>
      </w:ins>
      <w:r w:rsidR="000238B2" w:rsidRPr="728432B7">
        <w:rPr>
          <w:rFonts w:ascii="Arial" w:hAnsi="Arial" w:cs="Arial"/>
          <w:lang w:val="en-US"/>
        </w:rPr>
        <w:t xml:space="preserve"> time points,</w:t>
      </w:r>
      <w:commentRangeEnd w:id="116"/>
      <w:r>
        <w:commentReference w:id="116"/>
      </w:r>
      <w:commentRangeEnd w:id="117"/>
      <w:r>
        <w:commentReference w:id="117"/>
      </w:r>
      <w:commentRangeEnd w:id="118"/>
      <w:r w:rsidR="00F023B4">
        <w:rPr>
          <w:rStyle w:val="Kommentarzeichen"/>
        </w:rPr>
        <w:commentReference w:id="118"/>
      </w:r>
      <w:r w:rsidR="000238B2" w:rsidRPr="728432B7">
        <w:rPr>
          <w:rFonts w:ascii="Arial" w:hAnsi="Arial" w:cs="Arial"/>
          <w:lang w:val="en-US"/>
        </w:rPr>
        <w:t xml:space="preserve"> </w:t>
      </w:r>
      <w:proofErr w:type="gramStart"/>
      <w:r w:rsidR="000238B2" w:rsidRPr="728432B7">
        <w:rPr>
          <w:rFonts w:ascii="Arial" w:hAnsi="Arial" w:cs="Arial"/>
          <w:lang w:val="en-US"/>
        </w:rPr>
        <w:t>taking into account</w:t>
      </w:r>
      <w:proofErr w:type="gramEnd"/>
      <w:r w:rsidR="000238B2" w:rsidRPr="728432B7">
        <w:rPr>
          <w:rFonts w:ascii="Arial" w:hAnsi="Arial" w:cs="Arial"/>
          <w:lang w:val="en-US"/>
        </w:rPr>
        <w:t xml:space="preserve"> slight dispersion in the testing protocol.</w:t>
      </w:r>
      <w:r w:rsidR="008C2748" w:rsidRPr="728432B7">
        <w:rPr>
          <w:rFonts w:ascii="Arial" w:hAnsi="Arial" w:cs="Arial"/>
          <w:lang w:val="en-US"/>
        </w:rPr>
        <w:t xml:space="preserve"> </w:t>
      </w:r>
      <w:r w:rsidR="00F07F27">
        <w:rPr>
          <w:rFonts w:ascii="Arial" w:hAnsi="Arial" w:cs="Arial"/>
          <w:lang w:val="en-US"/>
        </w:rPr>
        <w:t>For an additional analysis to confirm stress reactivity please refer to the supplement (subsection: physiological stress response).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lastRenderedPageBreak/>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1867471A" w:rsidR="00C4173C" w:rsidRPr="008C2748" w:rsidRDefault="00F221CF" w:rsidP="006F1403">
      <w:pPr>
        <w:spacing w:line="480" w:lineRule="auto"/>
        <w:jc w:val="both"/>
        <w:rPr>
          <w:rFonts w:ascii="Arial" w:hAnsi="Arial" w:cs="Arial"/>
          <w:lang w:val="en-US"/>
        </w:rPr>
      </w:pPr>
      <w:r w:rsidRPr="728432B7">
        <w:rPr>
          <w:rFonts w:ascii="Arial" w:hAnsi="Arial" w:cs="Arial"/>
          <w:lang w:val="en-US"/>
        </w:rPr>
        <w:t>Three different visual analogue scales</w:t>
      </w:r>
      <w:r w:rsidR="000D2975" w:rsidRPr="728432B7">
        <w:rPr>
          <w:rFonts w:ascii="Arial" w:hAnsi="Arial" w:cs="Arial"/>
          <w:lang w:val="en-US"/>
        </w:rPr>
        <w:t xml:space="preserve"> (VAS)</w:t>
      </w:r>
      <w:r w:rsidRPr="728432B7">
        <w:rPr>
          <w:rFonts w:ascii="Arial" w:hAnsi="Arial" w:cs="Arial"/>
          <w:lang w:val="en-US"/>
        </w:rPr>
        <w:t xml:space="preserve"> ranging from </w:t>
      </w:r>
      <w:r w:rsidR="000D2975" w:rsidRPr="728432B7">
        <w:rPr>
          <w:rFonts w:ascii="Arial" w:hAnsi="Arial" w:cs="Arial"/>
          <w:lang w:val="en-US"/>
        </w:rPr>
        <w:t>0</w:t>
      </w:r>
      <w:r w:rsidRPr="728432B7">
        <w:rPr>
          <w:rFonts w:ascii="Arial" w:hAnsi="Arial" w:cs="Arial"/>
          <w:lang w:val="en-US"/>
        </w:rPr>
        <w:t xml:space="preserve"> to 100 were used to assess subjective </w:t>
      </w:r>
      <w:r w:rsidR="00267BCB" w:rsidRPr="728432B7">
        <w:rPr>
          <w:rFonts w:ascii="Arial" w:hAnsi="Arial" w:cs="Arial"/>
          <w:lang w:val="en-US"/>
        </w:rPr>
        <w:t xml:space="preserve">arousal, </w:t>
      </w:r>
      <w:proofErr w:type="gramStart"/>
      <w:r w:rsidR="00267BCB" w:rsidRPr="728432B7">
        <w:rPr>
          <w:rFonts w:ascii="Arial" w:hAnsi="Arial" w:cs="Arial"/>
          <w:lang w:val="en-US"/>
        </w:rPr>
        <w:t>valence</w:t>
      </w:r>
      <w:proofErr w:type="gramEnd"/>
      <w:r w:rsidR="00267BCB" w:rsidRPr="728432B7">
        <w:rPr>
          <w:rFonts w:ascii="Arial" w:hAnsi="Arial" w:cs="Arial"/>
          <w:lang w:val="en-US"/>
        </w:rPr>
        <w:t xml:space="preserve"> and </w:t>
      </w:r>
      <w:r w:rsidRPr="728432B7">
        <w:rPr>
          <w:rFonts w:ascii="Arial" w:hAnsi="Arial" w:cs="Arial"/>
          <w:lang w:val="en-US"/>
        </w:rPr>
        <w:t>stres</w:t>
      </w:r>
      <w:r w:rsidR="00267BCB" w:rsidRPr="728432B7">
        <w:rPr>
          <w:rFonts w:ascii="Arial" w:hAnsi="Arial" w:cs="Arial"/>
          <w:lang w:val="en-US"/>
        </w:rPr>
        <w:t>s</w:t>
      </w:r>
      <w:r w:rsidR="000D2975" w:rsidRPr="728432B7">
        <w:rPr>
          <w:rFonts w:ascii="Arial" w:hAnsi="Arial" w:cs="Arial"/>
          <w:lang w:val="en-US"/>
        </w:rPr>
        <w:t xml:space="preserve"> at all time points (T1-T6).</w:t>
      </w:r>
      <w:r w:rsidR="006D3B0F">
        <w:rPr>
          <w:rFonts w:ascii="Arial" w:hAnsi="Arial" w:cs="Arial"/>
          <w:lang w:val="en-US"/>
        </w:rPr>
        <w:t xml:space="preserve"> Participants were asked to rate how they felt, regarding arousal</w:t>
      </w:r>
      <w:r w:rsidR="00267BCB" w:rsidRPr="728432B7">
        <w:rPr>
          <w:rFonts w:ascii="Arial" w:hAnsi="Arial" w:cs="Arial"/>
          <w:lang w:val="en-US"/>
        </w:rPr>
        <w:t xml:space="preserve"> </w:t>
      </w:r>
      <w:r w:rsidR="000D2975" w:rsidRPr="728432B7">
        <w:rPr>
          <w:rFonts w:ascii="Arial" w:hAnsi="Arial" w:cs="Arial"/>
          <w:lang w:val="en-US"/>
        </w:rPr>
        <w:t xml:space="preserve">on </w:t>
      </w:r>
      <w:r w:rsidR="006D3B0F">
        <w:rPr>
          <w:rFonts w:ascii="Arial" w:hAnsi="Arial" w:cs="Arial"/>
          <w:lang w:val="en-US"/>
        </w:rPr>
        <w:t>a</w:t>
      </w:r>
      <w:r w:rsidR="000D2975" w:rsidRPr="728432B7">
        <w:rPr>
          <w:rFonts w:ascii="Arial" w:hAnsi="Arial" w:cs="Arial"/>
          <w:lang w:val="en-US"/>
        </w:rPr>
        <w:t xml:space="preserve"> scale </w:t>
      </w:r>
      <w:commentRangeStart w:id="120"/>
      <w:commentRangeStart w:id="121"/>
      <w:commentRangeStart w:id="122"/>
      <w:r w:rsidR="000D2975" w:rsidRPr="728432B7">
        <w:rPr>
          <w:rFonts w:ascii="Arial" w:hAnsi="Arial" w:cs="Arial"/>
          <w:lang w:val="en-US"/>
        </w:rPr>
        <w:t>"Do you feel active or sleepy?"</w:t>
      </w:r>
      <w:commentRangeEnd w:id="120"/>
      <w:r>
        <w:commentReference w:id="120"/>
      </w:r>
      <w:commentRangeEnd w:id="121"/>
      <w:r w:rsidR="001942CC">
        <w:rPr>
          <w:rStyle w:val="Kommentarzeichen"/>
        </w:rPr>
        <w:commentReference w:id="121"/>
      </w:r>
      <w:commentRangeEnd w:id="122"/>
      <w:r w:rsidR="006D3B0F">
        <w:rPr>
          <w:rStyle w:val="Kommentarzeichen"/>
        </w:rPr>
        <w:commentReference w:id="122"/>
      </w:r>
      <w:r w:rsidR="000D2975" w:rsidRPr="728432B7">
        <w:rPr>
          <w:rFonts w:ascii="Arial" w:hAnsi="Arial" w:cs="Arial"/>
          <w:lang w:val="en-US"/>
        </w:rPr>
        <w:t xml:space="preserve"> from 0 (sleepy) to 100 (active), valence on </w:t>
      </w:r>
      <w:r w:rsidR="006D3B0F">
        <w:rPr>
          <w:rFonts w:ascii="Arial" w:hAnsi="Arial" w:cs="Arial"/>
          <w:lang w:val="en-US"/>
        </w:rPr>
        <w:t xml:space="preserve">a scale </w:t>
      </w:r>
      <w:r w:rsidR="000D2975" w:rsidRPr="728432B7">
        <w:rPr>
          <w:rFonts w:ascii="Arial" w:hAnsi="Arial" w:cs="Arial"/>
          <w:lang w:val="en-US"/>
        </w:rPr>
        <w:t xml:space="preserve">from 0 (unhappy) to 100 (happy) and stress on </w:t>
      </w:r>
      <w:r w:rsidR="006D3B0F">
        <w:rPr>
          <w:rFonts w:ascii="Arial" w:hAnsi="Arial" w:cs="Arial"/>
          <w:lang w:val="en-US"/>
        </w:rPr>
        <w:t xml:space="preserve">a scale </w:t>
      </w:r>
      <w:r w:rsidR="000D2975" w:rsidRPr="728432B7">
        <w:rPr>
          <w:rFonts w:ascii="Arial" w:hAnsi="Arial" w:cs="Arial"/>
          <w:lang w:val="en-US"/>
        </w:rPr>
        <w:t xml:space="preserve">from 0 (not stressed) to 100 (stressed). </w:t>
      </w:r>
      <w:r w:rsidR="00F023B4">
        <w:rPr>
          <w:rFonts w:ascii="Arial" w:hAnsi="Arial" w:cs="Arial"/>
          <w:lang w:val="en-US"/>
        </w:rPr>
        <w:t xml:space="preserve">Analogue to cortisul values this was determined </w:t>
      </w:r>
      <w:r w:rsidR="00F023B4" w:rsidRPr="728432B7">
        <w:rPr>
          <w:rFonts w:ascii="Arial" w:hAnsi="Arial" w:cs="Arial"/>
          <w:lang w:val="en-US"/>
        </w:rPr>
        <w:t>by calculating the area under the curve with respect to ground (AUCg-stress and AUCg-control, according to Pruessner et al., 2003) separately for both conditions and subtracting AUCg-control from AUCg-stress.</w:t>
      </w:r>
    </w:p>
    <w:p w14:paraId="736A8FFF" w14:textId="368400D4"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2.4. </w:t>
      </w:r>
      <w:r w:rsidR="008C2748" w:rsidRPr="008C2748">
        <w:rPr>
          <w:rFonts w:ascii="Arial" w:hAnsi="Arial" w:cs="Arial"/>
          <w:u w:val="single"/>
          <w:lang w:val="en-US"/>
        </w:rPr>
        <w:t>Task Design</w:t>
      </w:r>
    </w:p>
    <w:p w14:paraId="0BE89C25" w14:textId="6AB49E7B" w:rsidR="008F2DA7" w:rsidRDefault="008C2748" w:rsidP="006F1403">
      <w:pPr>
        <w:spacing w:line="480" w:lineRule="auto"/>
        <w:jc w:val="both"/>
        <w:rPr>
          <w:rFonts w:ascii="Arial" w:hAnsi="Arial" w:cs="Arial"/>
          <w:lang w:val="en-US"/>
        </w:rPr>
      </w:pPr>
      <w:r w:rsidRPr="728432B7">
        <w:rPr>
          <w:rFonts w:ascii="Arial" w:hAnsi="Arial" w:cs="Arial"/>
          <w:lang w:val="en-US"/>
        </w:rPr>
        <w:t>Participants performed a probabilistic reversal learning task, which included 160 trials and comprised around 1</w:t>
      </w:r>
      <w:r w:rsidR="00474BC5" w:rsidRPr="728432B7">
        <w:rPr>
          <w:rFonts w:ascii="Arial" w:hAnsi="Arial" w:cs="Arial"/>
          <w:lang w:val="en-US"/>
        </w:rPr>
        <w:t>5</w:t>
      </w:r>
      <w:r w:rsidRPr="728432B7">
        <w:rPr>
          <w:rFonts w:ascii="Arial" w:hAnsi="Arial" w:cs="Arial"/>
          <w:lang w:val="en-US"/>
        </w:rPr>
        <w:t xml:space="preserve"> minutes. The task was programmed in </w:t>
      </w:r>
      <w:commentRangeStart w:id="123"/>
      <w:commentRangeStart w:id="124"/>
      <w:r w:rsidRPr="728432B7">
        <w:rPr>
          <w:rFonts w:ascii="Arial" w:hAnsi="Arial" w:cs="Arial"/>
          <w:lang w:val="en-US"/>
        </w:rPr>
        <w:t>Matlab</w:t>
      </w:r>
      <w:commentRangeEnd w:id="123"/>
      <w:r>
        <w:commentReference w:id="123"/>
      </w:r>
      <w:commentRangeEnd w:id="124"/>
      <w:r>
        <w:commentReference w:id="124"/>
      </w:r>
      <w:r w:rsidRPr="728432B7">
        <w:rPr>
          <w:rFonts w:ascii="Arial" w:hAnsi="Arial" w:cs="Arial"/>
          <w:lang w:val="en-US"/>
        </w:rPr>
        <w:t xml:space="preserve"> (The MathWorks, Natick, MA) with Psychtoolbox</w:t>
      </w:r>
      <w:ins w:id="125" w:author="Schlagenhauf, Florian" w:date="2021-07-20T13:34:00Z">
        <w:r w:rsidR="005F4FDA">
          <w:rPr>
            <w:rFonts w:ascii="Arial" w:hAnsi="Arial" w:cs="Arial"/>
            <w:lang w:val="en-US"/>
          </w:rPr>
          <w:t xml:space="preserve"> </w:t>
        </w:r>
      </w:ins>
      <w:r w:rsidR="000E3F54">
        <w:rPr>
          <w:rFonts w:ascii="Arial" w:hAnsi="Arial" w:cs="Arial"/>
          <w:lang w:val="en-US"/>
        </w:rPr>
        <w:t xml:space="preserve"> </w:t>
      </w:r>
      <w:r w:rsidR="000E3F54">
        <w:rPr>
          <w:rFonts w:ascii="Arial" w:hAnsi="Arial" w:cs="Arial"/>
          <w:lang w:val="en-US"/>
        </w:rPr>
        <w:fldChar w:fldCharType="begin" w:fldLock="1"/>
      </w:r>
      <w:r w:rsidR="00876C18">
        <w:rPr>
          <w:rFonts w:ascii="Arial" w:hAnsi="Arial" w:cs="Arial"/>
          <w:lang w:val="en-US"/>
        </w:rPr>
        <w:instrText>ADDIN CSL_CITATION {"citationItems":[{"id":"ITEM-1","itemData":{"DOI":"10.1523/JNEUROSCI.0805-15.2015","ISSN":"15292401","PMID":"26180188","abstract":"The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Neuroscience","id":"ITEM-1","issue":"28","issued":{"date-parts":[["2015"]]},"page":"10103-10111","title":"Aberrant salience is related to reduced reinforcement learning signals and elevated dopamine synthesis capacity in healthy adults","type":"article-journal","volume":"35"},"uris":["http://www.mendeley.com/documents/?uuid=6a3a7ab7-7e9b-4e74-9d54-d4cc7414bda3"]},{"id":"ITEM-2","itemData":{"DOI":"10.1523/JNEUROSCI.4322-15.2016","ISSN":"15292401","PMID":"27798176","abstract":"Addicted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decision-making","type":"article-journal","volume":"36"},"uris":["http://www.mendeley.com/documents/?uuid=23ea9d8c-fe60-3eff-bf0a-5c2deeaebbaf"]}],"mendeley":{"formattedCitation":"(Boehme et al., 2015; Andrea M.F. Reiter et al., 2016)","plainTextFormattedCitation":"(Boehme et al., 2015; Andrea M.F. Reiter et al., 2016)","previouslyFormattedCitation":"(Boehme et al., 2015; Andrea M.F. Reiter et al., 2016)"},"properties":{"noteIndex":0},"schema":"https://github.com/citation-style-language/schema/raw/master/csl-citation.json"}</w:instrText>
      </w:r>
      <w:r w:rsidR="000E3F54">
        <w:rPr>
          <w:rFonts w:ascii="Arial" w:hAnsi="Arial" w:cs="Arial"/>
          <w:lang w:val="en-US"/>
        </w:rPr>
        <w:fldChar w:fldCharType="separate"/>
      </w:r>
      <w:r w:rsidR="000E3F54" w:rsidRPr="000E3F54">
        <w:rPr>
          <w:rFonts w:ascii="Arial" w:hAnsi="Arial" w:cs="Arial"/>
          <w:noProof/>
          <w:lang w:val="en-US"/>
        </w:rPr>
        <w:t>(Boehme et al., 2015; Andrea M.F. Reiter et al., 2016)</w:t>
      </w:r>
      <w:r w:rsidR="000E3F54">
        <w:rPr>
          <w:rFonts w:ascii="Arial" w:hAnsi="Arial" w:cs="Arial"/>
          <w:lang w:val="en-US"/>
        </w:rPr>
        <w:fldChar w:fldCharType="end"/>
      </w:r>
      <w:r w:rsidRPr="728432B7">
        <w:rPr>
          <w:rFonts w:ascii="Arial" w:hAnsi="Arial" w:cs="Arial"/>
          <w:lang w:val="en-US"/>
        </w:rPr>
        <w:t xml:space="preserve">. On every trial, participants had to decide between two cards, depicting a different geometric stimulus. The underlying reward structure was not explicitly instructed but could be </w:t>
      </w:r>
      <w:commentRangeStart w:id="126"/>
      <w:commentRangeStart w:id="127"/>
      <w:r w:rsidRPr="728432B7">
        <w:rPr>
          <w:rFonts w:ascii="Arial" w:hAnsi="Arial" w:cs="Arial"/>
          <w:lang w:val="en-US"/>
        </w:rPr>
        <w:t>inferred</w:t>
      </w:r>
      <w:commentRangeEnd w:id="126"/>
      <w:r>
        <w:commentReference w:id="126"/>
      </w:r>
      <w:commentRangeEnd w:id="127"/>
      <w:r w:rsidR="0062233F">
        <w:rPr>
          <w:rStyle w:val="Kommentarzeichen"/>
        </w:rPr>
        <w:commentReference w:id="127"/>
      </w:r>
      <w:r w:rsidRPr="728432B7">
        <w:rPr>
          <w:rFonts w:ascii="Arial" w:hAnsi="Arial" w:cs="Arial"/>
          <w:lang w:val="en-US"/>
        </w:rPr>
        <w:t>: reward probabilit</w:t>
      </w:r>
      <w:ins w:id="128" w:author="Lennart Lüttgau" w:date="2021-07-06T13:36:00Z">
        <w:r w:rsidR="00552D40" w:rsidRPr="728432B7">
          <w:rPr>
            <w:rFonts w:ascii="Arial" w:hAnsi="Arial" w:cs="Arial"/>
            <w:lang w:val="en-US"/>
          </w:rPr>
          <w:t>i</w:t>
        </w:r>
      </w:ins>
      <w:r w:rsidRPr="728432B7">
        <w:rPr>
          <w:rFonts w:ascii="Arial" w:hAnsi="Arial" w:cs="Arial"/>
          <w:lang w:val="en-US"/>
        </w:rPr>
        <w:t>es associated with the two choice options were anticorrelated (</w:t>
      </w:r>
      <w:proofErr w:type="gramStart"/>
      <w:r w:rsidRPr="728432B7">
        <w:rPr>
          <w:rFonts w:ascii="Arial" w:hAnsi="Arial" w:cs="Arial"/>
          <w:lang w:val="en-US"/>
        </w:rPr>
        <w:t>i.e.</w:t>
      </w:r>
      <w:proofErr w:type="gramEnd"/>
      <w:r w:rsidR="00300F6D" w:rsidRPr="728432B7">
        <w:rPr>
          <w:rFonts w:ascii="Arial" w:hAnsi="Arial" w:cs="Arial"/>
          <w:lang w:val="en-US"/>
        </w:rPr>
        <w:t xml:space="preserve"> </w:t>
      </w:r>
      <w:r w:rsidRPr="728432B7">
        <w:rPr>
          <w:rFonts w:ascii="Arial" w:hAnsi="Arial" w:cs="Arial"/>
          <w:lang w:val="en-US"/>
        </w:rPr>
        <w:t xml:space="preserve">whenever card A was rewarded, card B was </w:t>
      </w:r>
      <w:ins w:id="129" w:author="Lennart Lüttgau" w:date="2021-07-06T13:37:00Z">
        <w:r w:rsidR="00475216" w:rsidRPr="728432B7">
          <w:rPr>
            <w:rFonts w:ascii="Arial" w:hAnsi="Arial" w:cs="Arial"/>
            <w:lang w:val="en-US"/>
          </w:rPr>
          <w:t xml:space="preserve">punished </w:t>
        </w:r>
      </w:ins>
      <w:r w:rsidRPr="728432B7">
        <w:rPr>
          <w:rFonts w:ascii="Arial" w:hAnsi="Arial" w:cs="Arial"/>
          <w:lang w:val="en-US"/>
        </w:rPr>
        <w:t xml:space="preserve">and vice versa). Furthermore, </w:t>
      </w:r>
      <w:ins w:id="130" w:author="Sjoerds, Z." w:date="2021-07-19T07:31:00Z">
        <w:r w:rsidR="379F1A1C" w:rsidRPr="728432B7">
          <w:rPr>
            <w:rFonts w:ascii="Arial" w:hAnsi="Arial" w:cs="Arial"/>
            <w:lang w:val="en-US"/>
          </w:rPr>
          <w:t>p</w:t>
        </w:r>
      </w:ins>
      <w:r w:rsidRPr="728432B7">
        <w:rPr>
          <w:rFonts w:ascii="Arial" w:hAnsi="Arial" w:cs="Arial"/>
          <w:lang w:val="en-US"/>
        </w:rPr>
        <w:t>articipants were informed on the probabilistic nature of the task: the respective winning card was only rewarded in 80% of all trials. Right-side versus left-side location of the stimulus was randomized</w:t>
      </w:r>
      <w:ins w:id="131" w:author="Lennart Lüttgau" w:date="2021-07-06T13:37:00Z">
        <w:r w:rsidR="00460824" w:rsidRPr="728432B7">
          <w:rPr>
            <w:rFonts w:ascii="Arial" w:hAnsi="Arial" w:cs="Arial"/>
            <w:lang w:val="en-US"/>
          </w:rPr>
          <w:t xml:space="preserve"> on each trial</w:t>
        </w:r>
      </w:ins>
      <w:r w:rsidR="00474BC5" w:rsidRPr="728432B7">
        <w:rPr>
          <w:rFonts w:ascii="Arial" w:hAnsi="Arial" w:cs="Arial"/>
          <w:lang w:val="en-US"/>
        </w:rPr>
        <w:t xml:space="preserve">. After a fixed number of </w:t>
      </w:r>
      <w:r w:rsidR="00D22AA5">
        <w:rPr>
          <w:rFonts w:ascii="Arial" w:hAnsi="Arial" w:cs="Arial"/>
          <w:lang w:val="en-US"/>
        </w:rPr>
        <w:t xml:space="preserve">55 </w:t>
      </w:r>
      <w:r w:rsidR="00474BC5" w:rsidRPr="728432B7">
        <w:rPr>
          <w:rFonts w:ascii="Arial" w:hAnsi="Arial" w:cs="Arial"/>
          <w:lang w:val="en-US"/>
        </w:rPr>
        <w:t xml:space="preserve">trials, contingencies </w:t>
      </w:r>
      <w:proofErr w:type="gramStart"/>
      <w:r w:rsidR="00474BC5" w:rsidRPr="728432B7">
        <w:rPr>
          <w:rFonts w:ascii="Arial" w:hAnsi="Arial" w:cs="Arial"/>
          <w:lang w:val="en-US"/>
        </w:rPr>
        <w:t>reversed</w:t>
      </w:r>
      <w:proofErr w:type="gramEnd"/>
      <w:r w:rsidR="00474BC5" w:rsidRPr="728432B7">
        <w:rPr>
          <w:rFonts w:ascii="Arial" w:hAnsi="Arial" w:cs="Arial"/>
          <w:lang w:val="en-US"/>
        </w:rPr>
        <w:t xml:space="preserve"> and these reversals repeated over the middle experimental phase (see Figure </w:t>
      </w:r>
      <w:r w:rsidR="008F2DA7" w:rsidRPr="728432B7">
        <w:rPr>
          <w:rFonts w:ascii="Arial" w:hAnsi="Arial" w:cs="Arial"/>
          <w:lang w:val="en-US"/>
        </w:rPr>
        <w:t>2</w:t>
      </w:r>
      <w:r w:rsidR="00474BC5" w:rsidRPr="728432B7">
        <w:rPr>
          <w:rFonts w:ascii="Arial" w:hAnsi="Arial" w:cs="Arial"/>
          <w:lang w:val="en-US"/>
        </w:rPr>
        <w:t xml:space="preserve">). Participants were instructed to win as much money as possible and </w:t>
      </w:r>
      <w:ins w:id="132" w:author="Lennart Lüttgau" w:date="2021-07-06T13:38:00Z">
        <w:r w:rsidR="009D5E52" w:rsidRPr="728432B7">
          <w:rPr>
            <w:rFonts w:ascii="Arial" w:hAnsi="Arial" w:cs="Arial"/>
            <w:lang w:val="en-US"/>
          </w:rPr>
          <w:t>received</w:t>
        </w:r>
      </w:ins>
      <w:r w:rsidR="00474BC5" w:rsidRPr="728432B7">
        <w:rPr>
          <w:rFonts w:ascii="Arial" w:hAnsi="Arial" w:cs="Arial"/>
          <w:lang w:val="en-US"/>
        </w:rPr>
        <w:t xml:space="preserve"> a monetary bonus at the end of the experiment.</w:t>
      </w:r>
      <w:r w:rsidR="003432D8" w:rsidRPr="728432B7">
        <w:rPr>
          <w:rFonts w:ascii="Arial" w:hAnsi="Arial" w:cs="Arial"/>
          <w:lang w:val="en-US"/>
        </w:rPr>
        <w:t xml:space="preserve"> Participants in both groups were matched on</w:t>
      </w:r>
      <w:r w:rsidR="00EB2710" w:rsidRPr="728432B7">
        <w:rPr>
          <w:lang w:val="en-US"/>
        </w:rPr>
        <w:t xml:space="preserve"> </w:t>
      </w:r>
      <w:r w:rsidR="00EB2710" w:rsidRPr="728432B7">
        <w:rPr>
          <w:rFonts w:ascii="Arial" w:hAnsi="Arial" w:cs="Arial"/>
          <w:lang w:val="en-US"/>
        </w:rPr>
        <w:t>differences in proportion of the number of informative and misleading events between the two sessions</w:t>
      </w:r>
      <w:r w:rsidR="003432D8" w:rsidRPr="728432B7">
        <w:rPr>
          <w:rFonts w:ascii="Arial" w:hAnsi="Arial" w:cs="Arial"/>
          <w:lang w:val="en-US"/>
        </w:rPr>
        <w:t xml:space="preserve"> because feedback was drawn probabilistically</w:t>
      </w:r>
      <w:r w:rsidR="00EB2710" w:rsidRPr="728432B7">
        <w:rPr>
          <w:rFonts w:ascii="Arial" w:hAnsi="Arial" w:cs="Arial"/>
          <w:lang w:val="en-US"/>
        </w:rPr>
        <w:t xml:space="preserve">. </w:t>
      </w:r>
    </w:p>
    <w:p w14:paraId="65151830" w14:textId="19D6773B" w:rsidR="00E11783" w:rsidRDefault="00E11783" w:rsidP="006F1403">
      <w:pPr>
        <w:spacing w:line="480" w:lineRule="auto"/>
        <w:jc w:val="both"/>
        <w:rPr>
          <w:rFonts w:ascii="Arial" w:hAnsi="Arial" w:cs="Arial"/>
          <w:lang w:val="en-US"/>
        </w:rPr>
      </w:pPr>
      <w:ins w:id="133" w:author="Lennart Lüttgau" w:date="2021-07-06T13:38:00Z">
        <w:r w:rsidRPr="00E11783">
          <w:rPr>
            <w:rFonts w:ascii="Arial" w:hAnsi="Arial" w:cs="Arial"/>
            <w:lang w:val="en-US"/>
          </w:rPr>
          <w:t xml:space="preserve">Due to a </w:t>
        </w:r>
        <w:commentRangeStart w:id="134"/>
        <w:commentRangeStart w:id="135"/>
        <w:r w:rsidRPr="00E11783">
          <w:rPr>
            <w:rFonts w:ascii="Arial" w:hAnsi="Arial" w:cs="Arial"/>
            <w:lang w:val="en-US"/>
          </w:rPr>
          <w:t>technical error</w:t>
        </w:r>
      </w:ins>
      <w:commentRangeEnd w:id="134"/>
      <w:r w:rsidRPr="00E11783">
        <w:rPr>
          <w:rFonts w:ascii="Arial" w:hAnsi="Arial" w:cs="Arial"/>
        </w:rPr>
        <w:commentReference w:id="134"/>
      </w:r>
      <w:commentRangeEnd w:id="135"/>
      <w:r w:rsidRPr="00E11783">
        <w:rPr>
          <w:rFonts w:ascii="Arial" w:hAnsi="Arial" w:cs="Arial"/>
        </w:rPr>
        <w:commentReference w:id="135"/>
      </w:r>
      <w:ins w:id="136" w:author="Lennart Lüttgau" w:date="2021-07-06T13:39:00Z">
        <w:r w:rsidRPr="00E11783">
          <w:rPr>
            <w:rFonts w:ascii="Arial" w:hAnsi="Arial" w:cs="Arial"/>
            <w:lang w:val="en-US"/>
          </w:rPr>
          <w:t xml:space="preserve"> in the task script</w:t>
        </w:r>
      </w:ins>
      <w:r w:rsidRPr="00E11783">
        <w:rPr>
          <w:rFonts w:ascii="Arial" w:hAnsi="Arial" w:cs="Arial"/>
          <w:lang w:val="en-US"/>
        </w:rPr>
        <w:t xml:space="preserve">, 8 participants </w:t>
      </w:r>
      <w:ins w:id="137" w:author="Lennart Lüttgau" w:date="2021-07-06T13:38:00Z">
        <w:r w:rsidRPr="00E11783">
          <w:rPr>
            <w:rFonts w:ascii="Arial" w:hAnsi="Arial" w:cs="Arial"/>
            <w:lang w:val="en-US"/>
          </w:rPr>
          <w:t>had to be excluded from</w:t>
        </w:r>
      </w:ins>
      <w:r w:rsidRPr="00E11783">
        <w:rPr>
          <w:rFonts w:ascii="Arial" w:hAnsi="Arial" w:cs="Arial"/>
          <w:lang w:val="en-US"/>
        </w:rPr>
        <w:t xml:space="preserve"> the final sample. Additionally, one participant had to be excluded due to a lack of MRI data. </w:t>
      </w:r>
      <w:r w:rsidRPr="00E11783">
        <w:rPr>
          <w:rFonts w:ascii="Arial" w:hAnsi="Arial" w:cs="Arial"/>
          <w:lang w:val="en-US"/>
        </w:rPr>
        <w:lastRenderedPageBreak/>
        <w:t>Furthermore, one participant had to be excluded because their performed the task below chance level</w:t>
      </w:r>
      <w:ins w:id="138" w:author="Lennart Lüttgau" w:date="2021-07-06T13:40:00Z">
        <w:r w:rsidRPr="00E11783">
          <w:rPr>
            <w:rFonts w:ascii="Arial" w:hAnsi="Arial" w:cs="Arial"/>
            <w:lang w:val="en-US"/>
          </w:rPr>
          <w:t>, leaving a total of 28 participants for final analyses</w:t>
        </w:r>
      </w:ins>
      <w:r w:rsidRPr="00E11783">
        <w:rPr>
          <w:rFonts w:ascii="Arial" w:hAnsi="Arial" w:cs="Arial"/>
          <w:lang w:val="en-US"/>
        </w:rPr>
        <w:t>.</w:t>
      </w:r>
    </w:p>
    <w:p w14:paraId="43B87101" w14:textId="3E9B9453" w:rsidR="00FB051C" w:rsidRDefault="00FB051C" w:rsidP="006F1403">
      <w:pPr>
        <w:spacing w:line="480" w:lineRule="auto"/>
        <w:jc w:val="both"/>
        <w:rPr>
          <w:rFonts w:ascii="Arial" w:hAnsi="Arial" w:cs="Arial"/>
          <w:lang w:val="en-US"/>
        </w:rPr>
      </w:pPr>
      <w:r>
        <w:rPr>
          <w:rFonts w:ascii="Arial" w:hAnsi="Arial" w:cs="Arial"/>
          <w:noProof/>
          <w:lang w:val="en-US"/>
        </w:rPr>
        <w:drawing>
          <wp:inline distT="0" distB="0" distL="0" distR="0" wp14:anchorId="71961A6D" wp14:editId="16829452">
            <wp:extent cx="5760720" cy="289877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8775"/>
                    </a:xfrm>
                    <a:prstGeom prst="rect">
                      <a:avLst/>
                    </a:prstGeom>
                  </pic:spPr>
                </pic:pic>
              </a:graphicData>
            </a:graphic>
          </wp:inline>
        </w:drawing>
      </w:r>
    </w:p>
    <w:p w14:paraId="2D6DAC61" w14:textId="6CA1BCF8" w:rsidR="008F2DA7" w:rsidRPr="008C2748" w:rsidRDefault="008F2DA7" w:rsidP="006F1403">
      <w:pPr>
        <w:spacing w:line="480" w:lineRule="auto"/>
        <w:jc w:val="both"/>
        <w:rPr>
          <w:rFonts w:ascii="Arial" w:hAnsi="Arial" w:cs="Arial"/>
          <w:lang w:val="en-US"/>
        </w:rPr>
      </w:pPr>
      <w:r w:rsidRPr="003C7740">
        <w:rPr>
          <w:rFonts w:ascii="Arial" w:hAnsi="Arial" w:cs="Arial"/>
          <w:lang w:val="en-US"/>
        </w:rPr>
        <w:t xml:space="preserve">Figure 2 </w:t>
      </w:r>
      <w:r w:rsidR="003C7740" w:rsidRPr="003C7740">
        <w:rPr>
          <w:rFonts w:ascii="Arial" w:hAnsi="Arial" w:cs="Arial"/>
          <w:lang w:val="en-US"/>
        </w:rPr>
        <w:t>Empirical choice behavior in both conditions with u</w:t>
      </w:r>
      <w:r w:rsidR="007871FE" w:rsidRPr="003C7740">
        <w:rPr>
          <w:rFonts w:ascii="Arial" w:hAnsi="Arial" w:cs="Arial"/>
          <w:lang w:val="en-US"/>
        </w:rPr>
        <w:t>nderlying</w:t>
      </w:r>
      <w:r w:rsidR="002757AE" w:rsidRPr="003C7740">
        <w:rPr>
          <w:rFonts w:ascii="Arial" w:hAnsi="Arial" w:cs="Arial"/>
          <w:lang w:val="en-US"/>
        </w:rPr>
        <w:t xml:space="preserve"> task structure</w:t>
      </w:r>
      <w:r w:rsidR="003C7740" w:rsidRPr="003C7740">
        <w:rPr>
          <w:rFonts w:ascii="Arial" w:hAnsi="Arial" w:cs="Arial"/>
          <w:lang w:val="en-US"/>
        </w:rPr>
        <w:t xml:space="preserve"> in grey</w:t>
      </w:r>
    </w:p>
    <w:p w14:paraId="572CB086" w14:textId="202DE047" w:rsidR="00300F6D" w:rsidRDefault="005213EF" w:rsidP="006F1403">
      <w:pPr>
        <w:spacing w:line="480" w:lineRule="auto"/>
        <w:jc w:val="both"/>
        <w:rPr>
          <w:rFonts w:ascii="Arial" w:hAnsi="Arial" w:cs="Arial"/>
          <w:u w:val="single"/>
          <w:lang w:val="en-US"/>
        </w:rPr>
      </w:pPr>
      <w:r>
        <w:rPr>
          <w:rFonts w:ascii="Arial" w:hAnsi="Arial" w:cs="Arial"/>
          <w:u w:val="single"/>
          <w:lang w:val="en-US"/>
        </w:rPr>
        <w:t xml:space="preserve">2.5. </w:t>
      </w:r>
      <w:r w:rsidR="008C2748" w:rsidRPr="008C2748">
        <w:rPr>
          <w:rFonts w:ascii="Arial" w:hAnsi="Arial" w:cs="Arial"/>
          <w:u w:val="single"/>
          <w:lang w:val="en-US"/>
        </w:rPr>
        <w:t>Analys</w:t>
      </w:r>
      <w:r w:rsidR="00300F6D">
        <w:rPr>
          <w:rFonts w:ascii="Arial" w:hAnsi="Arial" w:cs="Arial"/>
          <w:u w:val="single"/>
          <w:lang w:val="en-US"/>
        </w:rPr>
        <w:t>es</w:t>
      </w:r>
    </w:p>
    <w:p w14:paraId="78E574E8" w14:textId="39B2F83E" w:rsidR="000D2975" w:rsidRDefault="005213EF" w:rsidP="006F1403">
      <w:pPr>
        <w:spacing w:line="480" w:lineRule="auto"/>
        <w:jc w:val="both"/>
        <w:rPr>
          <w:rFonts w:ascii="Arial" w:hAnsi="Arial" w:cs="Arial"/>
          <w:i/>
          <w:iCs/>
          <w:lang w:val="en-US"/>
        </w:rPr>
      </w:pPr>
      <w:r>
        <w:rPr>
          <w:rFonts w:ascii="Arial" w:hAnsi="Arial" w:cs="Arial"/>
          <w:i/>
          <w:iCs/>
          <w:lang w:val="en-US"/>
        </w:rPr>
        <w:t xml:space="preserve">2.5.1. </w:t>
      </w:r>
      <w:r w:rsidR="000D2975">
        <w:rPr>
          <w:rFonts w:ascii="Arial" w:hAnsi="Arial" w:cs="Arial"/>
          <w:i/>
          <w:iCs/>
          <w:lang w:val="en-US"/>
        </w:rPr>
        <w:t>Stress response analyses</w:t>
      </w:r>
    </w:p>
    <w:p w14:paraId="4BFE5865" w14:textId="3FEFBD63" w:rsidR="000D2975" w:rsidRPr="002C6FE0" w:rsidRDefault="000D2975" w:rsidP="006F1403">
      <w:pPr>
        <w:spacing w:line="480" w:lineRule="auto"/>
        <w:jc w:val="both"/>
        <w:rPr>
          <w:rFonts w:ascii="Arial" w:hAnsi="Arial" w:cs="Arial"/>
          <w:lang w:val="en-US"/>
        </w:rPr>
      </w:pPr>
      <w:r w:rsidRPr="728432B7">
        <w:rPr>
          <w:rFonts w:ascii="Arial" w:hAnsi="Arial" w:cs="Arial"/>
          <w:lang w:val="en-US"/>
        </w:rPr>
        <w:t>Cortisol</w:t>
      </w:r>
      <w:r w:rsidR="00227478" w:rsidRPr="728432B7">
        <w:rPr>
          <w:rFonts w:ascii="Arial" w:hAnsi="Arial" w:cs="Arial"/>
          <w:lang w:val="en-US"/>
        </w:rPr>
        <w:t xml:space="preserve"> </w:t>
      </w:r>
      <w:ins w:id="139" w:author="Lennart Lüttgau" w:date="2021-07-06T13:42:00Z">
        <w:r w:rsidR="00B12ED9" w:rsidRPr="728432B7">
          <w:rPr>
            <w:rFonts w:ascii="Arial" w:hAnsi="Arial" w:cs="Arial"/>
            <w:lang w:val="en-US"/>
          </w:rPr>
          <w:t xml:space="preserve">responses (AUC-g) </w:t>
        </w:r>
      </w:ins>
      <w:r w:rsidRPr="728432B7">
        <w:rPr>
          <w:rFonts w:ascii="Arial" w:hAnsi="Arial" w:cs="Arial"/>
          <w:lang w:val="en-US"/>
        </w:rPr>
        <w:t>and the three subjective VAS sc</w:t>
      </w:r>
      <w:r w:rsidR="0026642F" w:rsidRPr="728432B7">
        <w:rPr>
          <w:rFonts w:ascii="Arial" w:hAnsi="Arial" w:cs="Arial"/>
          <w:lang w:val="en-US"/>
        </w:rPr>
        <w:t>al</w:t>
      </w:r>
      <w:r w:rsidRPr="728432B7">
        <w:rPr>
          <w:rFonts w:ascii="Arial" w:hAnsi="Arial" w:cs="Arial"/>
          <w:lang w:val="en-US"/>
        </w:rPr>
        <w:t xml:space="preserve">es were </w:t>
      </w:r>
      <w:ins w:id="140" w:author="Lennart Lüttgau" w:date="2021-07-06T13:43:00Z">
        <w:r w:rsidR="00B12ED9" w:rsidRPr="728432B7">
          <w:rPr>
            <w:rFonts w:ascii="Arial" w:hAnsi="Arial" w:cs="Arial"/>
            <w:lang w:val="en-US"/>
          </w:rPr>
          <w:t>compared</w:t>
        </w:r>
      </w:ins>
      <w:r w:rsidR="00576032" w:rsidRPr="728432B7">
        <w:rPr>
          <w:rFonts w:ascii="Arial" w:hAnsi="Arial" w:cs="Arial"/>
          <w:lang w:val="en-US"/>
        </w:rPr>
        <w:t xml:space="preserve"> </w:t>
      </w:r>
      <w:ins w:id="141" w:author="Lennart Lüttgau" w:date="2021-07-06T13:43:00Z">
        <w:r w:rsidR="00B12ED9" w:rsidRPr="728432B7">
          <w:rPr>
            <w:rFonts w:ascii="Arial" w:hAnsi="Arial" w:cs="Arial"/>
            <w:lang w:val="en-US"/>
          </w:rPr>
          <w:t xml:space="preserve">across conditions (stress vs control) </w:t>
        </w:r>
      </w:ins>
      <w:commentRangeStart w:id="142"/>
      <w:commentRangeStart w:id="143"/>
      <w:r w:rsidR="00576032" w:rsidRPr="728432B7">
        <w:rPr>
          <w:rFonts w:ascii="Arial" w:hAnsi="Arial" w:cs="Arial"/>
          <w:lang w:val="en-US"/>
        </w:rPr>
        <w:t>using</w:t>
      </w:r>
      <w:r w:rsidR="00D22AA5">
        <w:rPr>
          <w:rFonts w:ascii="Arial" w:hAnsi="Arial" w:cs="Arial"/>
          <w:lang w:val="en-US"/>
        </w:rPr>
        <w:t xml:space="preserve"> one-tailed</w:t>
      </w:r>
      <w:r w:rsidR="00576032" w:rsidRPr="728432B7">
        <w:rPr>
          <w:rFonts w:ascii="Arial" w:hAnsi="Arial" w:cs="Arial"/>
          <w:lang w:val="en-US"/>
        </w:rPr>
        <w:t xml:space="preserve"> paired-sample </w:t>
      </w:r>
      <w:r w:rsidR="00576032" w:rsidRPr="728432B7">
        <w:rPr>
          <w:rFonts w:ascii="Arial" w:hAnsi="Arial" w:cs="Arial"/>
          <w:i/>
          <w:iCs/>
          <w:lang w:val="en-US"/>
        </w:rPr>
        <w:t>t</w:t>
      </w:r>
      <w:r w:rsidR="00576032" w:rsidRPr="728432B7">
        <w:rPr>
          <w:rFonts w:ascii="Arial" w:hAnsi="Arial" w:cs="Arial"/>
          <w:lang w:val="en-US"/>
        </w:rPr>
        <w:t>-tests</w:t>
      </w:r>
      <w:commentRangeEnd w:id="142"/>
      <w:r>
        <w:commentReference w:id="142"/>
      </w:r>
      <w:commentRangeEnd w:id="143"/>
      <w:r w:rsidR="00181BDF">
        <w:rPr>
          <w:rStyle w:val="Kommentarzeichen"/>
        </w:rPr>
        <w:commentReference w:id="143"/>
      </w:r>
      <w:r w:rsidR="00D22AA5">
        <w:rPr>
          <w:rFonts w:ascii="Arial" w:hAnsi="Arial" w:cs="Arial"/>
          <w:lang w:val="en-US"/>
        </w:rPr>
        <w:t xml:space="preserve"> at a significance level of p &lt; .05</w:t>
      </w:r>
      <w:r w:rsidR="00576032" w:rsidRPr="728432B7">
        <w:rPr>
          <w:rFonts w:ascii="Arial" w:hAnsi="Arial" w:cs="Arial"/>
          <w:lang w:val="en-US"/>
        </w:rPr>
        <w:t xml:space="preserve">. </w:t>
      </w:r>
    </w:p>
    <w:p w14:paraId="71BCF0BD" w14:textId="43B554AA" w:rsidR="008E01B8" w:rsidRPr="001F0BC0" w:rsidRDefault="005213EF" w:rsidP="006F1403">
      <w:pPr>
        <w:spacing w:line="480" w:lineRule="auto"/>
        <w:jc w:val="both"/>
        <w:rPr>
          <w:rFonts w:ascii="Arial" w:hAnsi="Arial" w:cs="Arial"/>
          <w:i/>
          <w:iCs/>
          <w:lang w:val="en-US"/>
        </w:rPr>
      </w:pPr>
      <w:r>
        <w:rPr>
          <w:rFonts w:ascii="Arial" w:hAnsi="Arial" w:cs="Arial"/>
          <w:i/>
          <w:iCs/>
          <w:lang w:val="en-US"/>
        </w:rPr>
        <w:t xml:space="preserve">2.5.2. </w:t>
      </w:r>
      <w:r w:rsidR="008E01B8" w:rsidRPr="001F0BC0">
        <w:rPr>
          <w:rFonts w:ascii="Arial" w:hAnsi="Arial" w:cs="Arial"/>
          <w:i/>
          <w:iCs/>
          <w:lang w:val="en-US"/>
        </w:rPr>
        <w:t>Behavioral data</w:t>
      </w:r>
    </w:p>
    <w:p w14:paraId="2D8E5BFB" w14:textId="7D2A3E29" w:rsidR="008E01B8" w:rsidRPr="00447793" w:rsidRDefault="008A3DD9" w:rsidP="006F1403">
      <w:pPr>
        <w:spacing w:line="480" w:lineRule="auto"/>
        <w:jc w:val="both"/>
        <w:rPr>
          <w:rFonts w:ascii="Arial" w:hAnsi="Arial" w:cs="Arial"/>
          <w:lang w:val="en-US"/>
        </w:rPr>
      </w:pPr>
      <w:r w:rsidRPr="728432B7">
        <w:rPr>
          <w:rFonts w:ascii="Arial" w:hAnsi="Arial" w:cs="Arial"/>
          <w:lang w:val="en-US"/>
        </w:rPr>
        <w:t xml:space="preserve">Single-trial </w:t>
      </w:r>
      <w:ins w:id="144" w:author="Schlagenhauf, Florian" w:date="2021-07-20T13:43:00Z">
        <w:r w:rsidR="00D15B1E" w:rsidRPr="00D15B1E">
          <w:rPr>
            <w:rFonts w:ascii="Arial" w:hAnsi="Arial" w:cs="Arial"/>
            <w:lang w:val="en-US"/>
          </w:rPr>
          <w:t>multilevel linear model</w:t>
        </w:r>
        <w:r w:rsidR="00D15B1E">
          <w:rPr>
            <w:rFonts w:ascii="Arial" w:hAnsi="Arial" w:cs="Arial"/>
            <w:lang w:val="en-US"/>
          </w:rPr>
          <w:t xml:space="preserve"> (</w:t>
        </w:r>
      </w:ins>
      <w:r w:rsidR="000049FD" w:rsidRPr="728432B7">
        <w:rPr>
          <w:rFonts w:ascii="Arial" w:hAnsi="Arial" w:cs="Arial"/>
          <w:lang w:val="en-US"/>
        </w:rPr>
        <w:t>logistic regressions</w:t>
      </w:r>
      <w:ins w:id="145" w:author="Schlagenhauf, Florian" w:date="2021-07-20T13:43:00Z">
        <w:r w:rsidR="00D15B1E">
          <w:rPr>
            <w:rFonts w:ascii="Arial" w:hAnsi="Arial" w:cs="Arial"/>
            <w:lang w:val="en-US"/>
          </w:rPr>
          <w:t>)</w:t>
        </w:r>
      </w:ins>
      <w:r w:rsidR="000049FD" w:rsidRPr="728432B7">
        <w:rPr>
          <w:rFonts w:ascii="Arial" w:hAnsi="Arial" w:cs="Arial"/>
          <w:lang w:val="en-US"/>
        </w:rPr>
        <w:t xml:space="preserve"> </w:t>
      </w:r>
      <w:r w:rsidR="00447793" w:rsidRPr="728432B7">
        <w:rPr>
          <w:rFonts w:ascii="Arial" w:hAnsi="Arial" w:cs="Arial"/>
          <w:lang w:val="en-US"/>
        </w:rPr>
        <w:t>were conducted using the lme4</w:t>
      </w:r>
      <w:r w:rsidRPr="728432B7">
        <w:rPr>
          <w:rFonts w:ascii="Arial" w:hAnsi="Arial" w:cs="Arial"/>
          <w:lang w:val="en-US"/>
        </w:rPr>
        <w:t xml:space="preserve"> </w:t>
      </w:r>
      <w:r w:rsidR="00447793" w:rsidRPr="728432B7">
        <w:rPr>
          <w:rFonts w:ascii="Arial" w:hAnsi="Arial" w:cs="Arial"/>
          <w:lang w:val="en-US"/>
        </w:rPr>
        <w:t>package</w:t>
      </w:r>
      <w:r w:rsidR="002C6FE0" w:rsidRPr="728432B7">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Pr="728432B7">
        <w:rPr>
          <w:rFonts w:ascii="Arial" w:hAnsi="Arial" w:cs="Arial"/>
          <w:lang w:val="en-US"/>
        </w:rPr>
        <w:fldChar w:fldCharType="separate"/>
      </w:r>
      <w:r w:rsidR="005213EF" w:rsidRPr="728432B7">
        <w:rPr>
          <w:rFonts w:ascii="Arial" w:hAnsi="Arial" w:cs="Arial"/>
          <w:noProof/>
          <w:lang w:val="en-US"/>
        </w:rPr>
        <w:t>(Bates et al., 2015)</w:t>
      </w:r>
      <w:r w:rsidRPr="728432B7">
        <w:rPr>
          <w:rFonts w:ascii="Arial" w:hAnsi="Arial" w:cs="Arial"/>
          <w:lang w:val="en-US"/>
        </w:rPr>
        <w:fldChar w:fldCharType="end"/>
      </w:r>
      <w:r w:rsidR="00447793" w:rsidRPr="728432B7">
        <w:rPr>
          <w:rFonts w:ascii="Arial" w:hAnsi="Arial" w:cs="Arial"/>
          <w:lang w:val="en-US"/>
        </w:rPr>
        <w:t xml:space="preserve"> in R (</w:t>
      </w:r>
      <w:r w:rsidR="00F14195" w:rsidRPr="728432B7">
        <w:rPr>
          <w:rFonts w:ascii="Arial" w:hAnsi="Arial" w:cs="Arial"/>
          <w:lang w:val="en-US"/>
        </w:rPr>
        <w:t>Version 3.1.X).</w:t>
      </w:r>
      <w:r w:rsidR="00390FD7" w:rsidRPr="728432B7">
        <w:rPr>
          <w:rFonts w:ascii="Arial" w:hAnsi="Arial" w:cs="Arial"/>
          <w:lang w:val="en-US"/>
        </w:rPr>
        <w:t xml:space="preserve"> </w:t>
      </w:r>
      <w:r w:rsidRPr="728432B7">
        <w:rPr>
          <w:rFonts w:ascii="Arial" w:hAnsi="Arial" w:cs="Arial"/>
          <w:lang w:val="en-US"/>
        </w:rPr>
        <w:t xml:space="preserve">Results </w:t>
      </w:r>
      <w:ins w:id="146" w:author="Lennart Lüttgau" w:date="2021-07-06T13:44:00Z">
        <w:r w:rsidR="00353457" w:rsidRPr="728432B7">
          <w:rPr>
            <w:rFonts w:ascii="Arial" w:hAnsi="Arial" w:cs="Arial"/>
            <w:lang w:val="en-US"/>
          </w:rPr>
          <w:t xml:space="preserve">Parameter estimates </w:t>
        </w:r>
      </w:ins>
      <w:r w:rsidR="00390FD7" w:rsidRPr="728432B7">
        <w:rPr>
          <w:rFonts w:ascii="Arial" w:hAnsi="Arial" w:cs="Arial"/>
          <w:lang w:val="en-US"/>
        </w:rPr>
        <w:t>were considered significant at p≤.05.</w:t>
      </w:r>
      <w:r w:rsidR="00F14195" w:rsidRPr="728432B7">
        <w:rPr>
          <w:rFonts w:ascii="Arial" w:hAnsi="Arial" w:cs="Arial"/>
          <w:lang w:val="en-US"/>
        </w:rPr>
        <w:t xml:space="preserve"> </w:t>
      </w:r>
      <w:r w:rsidR="000049FD" w:rsidRPr="728432B7">
        <w:rPr>
          <w:rFonts w:ascii="Arial" w:hAnsi="Arial" w:cs="Arial"/>
          <w:lang w:val="en-US"/>
        </w:rPr>
        <w:t>We</w:t>
      </w:r>
      <w:r w:rsidR="00300F6D" w:rsidRPr="728432B7">
        <w:rPr>
          <w:rFonts w:ascii="Arial" w:hAnsi="Arial" w:cs="Arial"/>
          <w:lang w:val="en-US"/>
        </w:rPr>
        <w:t xml:space="preserve"> analyze</w:t>
      </w:r>
      <w:r w:rsidR="000049FD" w:rsidRPr="728432B7">
        <w:rPr>
          <w:rFonts w:ascii="Arial" w:hAnsi="Arial" w:cs="Arial"/>
          <w:lang w:val="en-US"/>
        </w:rPr>
        <w:t>d</w:t>
      </w:r>
      <w:ins w:id="147" w:author="Schlagenhauf, Florian" w:date="2021-07-20T13:43:00Z">
        <w:r w:rsidR="00D15B1E">
          <w:rPr>
            <w:rFonts w:ascii="Arial" w:hAnsi="Arial" w:cs="Arial"/>
            <w:lang w:val="en-US"/>
          </w:rPr>
          <w:t xml:space="preserve"> </w:t>
        </w:r>
      </w:ins>
      <w:r w:rsidR="00300F6D" w:rsidRPr="728432B7">
        <w:rPr>
          <w:rFonts w:ascii="Arial" w:hAnsi="Arial" w:cs="Arial"/>
          <w:lang w:val="en-US"/>
        </w:rPr>
        <w:t>trial-by-tri</w:t>
      </w:r>
      <w:ins w:id="148" w:author="Lennart Lüttgau" w:date="2021-07-06T13:45:00Z">
        <w:r w:rsidR="005936AA" w:rsidRPr="728432B7">
          <w:rPr>
            <w:rFonts w:ascii="Arial" w:hAnsi="Arial" w:cs="Arial"/>
            <w:lang w:val="en-US"/>
          </w:rPr>
          <w:t>al</w:t>
        </w:r>
      </w:ins>
      <w:r w:rsidR="00300F6D" w:rsidRPr="728432B7">
        <w:rPr>
          <w:rFonts w:ascii="Arial" w:hAnsi="Arial" w:cs="Arial"/>
          <w:lang w:val="en-US"/>
        </w:rPr>
        <w:t xml:space="preserve"> correct responses</w:t>
      </w:r>
      <w:ins w:id="149" w:author="Schlagenhauf, Florian" w:date="2021-07-20T13:45:00Z">
        <w:r w:rsidR="00C233E2">
          <w:rPr>
            <w:rFonts w:ascii="Arial" w:hAnsi="Arial" w:cs="Arial"/>
            <w:lang w:val="en-US"/>
          </w:rPr>
          <w:t xml:space="preserve"> (</w:t>
        </w:r>
        <w:r w:rsidR="00EF5B0E">
          <w:rPr>
            <w:rFonts w:ascii="Arial" w:hAnsi="Arial" w:cs="Arial"/>
            <w:lang w:val="en-US"/>
          </w:rPr>
          <w:t>chose better option)</w:t>
        </w:r>
      </w:ins>
      <w:r w:rsidR="00300F6D" w:rsidRPr="728432B7">
        <w:rPr>
          <w:rFonts w:ascii="Arial" w:hAnsi="Arial" w:cs="Arial"/>
          <w:lang w:val="en-US"/>
        </w:rPr>
        <w:t xml:space="preserve">, </w:t>
      </w:r>
      <w:commentRangeStart w:id="150"/>
      <w:commentRangeStart w:id="151"/>
      <w:r w:rsidR="00300F6D" w:rsidRPr="728432B7">
        <w:rPr>
          <w:rFonts w:ascii="Arial" w:hAnsi="Arial" w:cs="Arial"/>
          <w:lang w:val="en-US"/>
        </w:rPr>
        <w:t xml:space="preserve">win-stay </w:t>
      </w:r>
      <w:ins w:id="152" w:author="Schlagenhauf, Florian" w:date="2021-07-20T13:45:00Z">
        <w:r w:rsidR="00EF5B0E">
          <w:rPr>
            <w:rFonts w:ascii="Arial" w:hAnsi="Arial" w:cs="Arial"/>
            <w:lang w:val="en-US"/>
          </w:rPr>
          <w:t>(</w:t>
        </w:r>
        <w:r w:rsidR="00DD0EB0">
          <w:rPr>
            <w:rFonts w:ascii="Arial" w:hAnsi="Arial" w:cs="Arial"/>
            <w:lang w:val="en-US"/>
          </w:rPr>
          <w:t>select same stimulus after win</w:t>
        </w:r>
        <w:r w:rsidR="00EF5B0E">
          <w:rPr>
            <w:rFonts w:ascii="Arial" w:hAnsi="Arial" w:cs="Arial"/>
            <w:lang w:val="en-US"/>
          </w:rPr>
          <w:t xml:space="preserve">) </w:t>
        </w:r>
      </w:ins>
      <w:r w:rsidR="00300F6D" w:rsidRPr="728432B7">
        <w:rPr>
          <w:rFonts w:ascii="Arial" w:hAnsi="Arial" w:cs="Arial"/>
          <w:lang w:val="en-US"/>
        </w:rPr>
        <w:t xml:space="preserve">and lose-switch </w:t>
      </w:r>
      <w:ins w:id="153" w:author="Schlagenhauf, Florian" w:date="2021-07-20T13:45:00Z">
        <w:r w:rsidR="00DD0EB0">
          <w:rPr>
            <w:rFonts w:ascii="Arial" w:hAnsi="Arial" w:cs="Arial"/>
            <w:lang w:val="en-US"/>
          </w:rPr>
          <w:t xml:space="preserve">(switch stimulus after loss) </w:t>
        </w:r>
      </w:ins>
      <w:r w:rsidR="00300F6D" w:rsidRPr="728432B7">
        <w:rPr>
          <w:rFonts w:ascii="Arial" w:hAnsi="Arial" w:cs="Arial"/>
          <w:lang w:val="en-US"/>
        </w:rPr>
        <w:t>behavior</w:t>
      </w:r>
      <w:commentRangeEnd w:id="150"/>
      <w:r>
        <w:rPr>
          <w:rStyle w:val="Kommentarzeichen"/>
        </w:rPr>
        <w:commentReference w:id="150"/>
      </w:r>
      <w:commentRangeEnd w:id="151"/>
      <w:r w:rsidR="001514FB">
        <w:rPr>
          <w:rStyle w:val="Kommentarzeichen"/>
        </w:rPr>
        <w:commentReference w:id="151"/>
      </w:r>
      <w:r w:rsidR="00300F6D" w:rsidRPr="728432B7">
        <w:rPr>
          <w:rFonts w:ascii="Arial" w:hAnsi="Arial" w:cs="Arial"/>
          <w:lang w:val="en-US"/>
        </w:rPr>
        <w:t xml:space="preserve"> with </w:t>
      </w:r>
      <w:r w:rsidR="000049FD" w:rsidRPr="728432B7">
        <w:rPr>
          <w:rFonts w:ascii="Arial" w:hAnsi="Arial" w:cs="Arial"/>
          <w:lang w:val="en-US"/>
        </w:rPr>
        <w:t xml:space="preserve">factors </w:t>
      </w:r>
      <w:r w:rsidR="00300F6D" w:rsidRPr="728432B7">
        <w:rPr>
          <w:rFonts w:ascii="Arial" w:hAnsi="Arial" w:cs="Arial"/>
          <w:i/>
          <w:iCs/>
          <w:lang w:val="en-US"/>
        </w:rPr>
        <w:t>stress condition</w:t>
      </w:r>
      <w:r w:rsidR="00300F6D" w:rsidRPr="728432B7">
        <w:rPr>
          <w:rFonts w:ascii="Arial" w:hAnsi="Arial" w:cs="Arial"/>
          <w:lang w:val="en-US"/>
        </w:rPr>
        <w:t xml:space="preserve"> (CT vs. ST</w:t>
      </w:r>
      <w:r w:rsidR="00D76D32" w:rsidRPr="728432B7">
        <w:rPr>
          <w:rFonts w:ascii="Arial" w:hAnsi="Arial" w:cs="Arial"/>
          <w:lang w:val="en-US"/>
        </w:rPr>
        <w:t>, effect coding as -0.5 and 0.5</w:t>
      </w:r>
      <w:r w:rsidR="00300F6D" w:rsidRPr="728432B7">
        <w:rPr>
          <w:rFonts w:ascii="Arial" w:hAnsi="Arial" w:cs="Arial"/>
          <w:lang w:val="en-US"/>
        </w:rPr>
        <w:t xml:space="preserve">) and </w:t>
      </w:r>
      <w:r w:rsidR="00300F6D" w:rsidRPr="728432B7">
        <w:rPr>
          <w:rFonts w:ascii="Arial" w:hAnsi="Arial" w:cs="Arial"/>
          <w:i/>
          <w:iCs/>
          <w:lang w:val="en-US"/>
        </w:rPr>
        <w:t>experimental phase</w:t>
      </w:r>
      <w:r w:rsidR="00682EFA" w:rsidRPr="728432B7">
        <w:rPr>
          <w:rFonts w:ascii="Arial" w:hAnsi="Arial" w:cs="Arial"/>
          <w:lang w:val="en-US"/>
        </w:rPr>
        <w:t xml:space="preserve"> (pre, reversal, post)</w:t>
      </w:r>
      <w:r w:rsidR="00300F6D" w:rsidRPr="728432B7">
        <w:rPr>
          <w:rFonts w:ascii="Arial" w:hAnsi="Arial" w:cs="Arial"/>
          <w:lang w:val="en-US"/>
        </w:rPr>
        <w:t xml:space="preserve"> as fixed effects, allowing </w:t>
      </w:r>
      <w:commentRangeStart w:id="154"/>
      <w:commentRangeStart w:id="155"/>
      <w:r w:rsidR="00300F6D" w:rsidRPr="728432B7">
        <w:rPr>
          <w:rFonts w:ascii="Arial" w:hAnsi="Arial" w:cs="Arial"/>
          <w:lang w:val="en-US"/>
        </w:rPr>
        <w:t>for a</w:t>
      </w:r>
      <w:ins w:id="156" w:author="Lennart Lüttgau" w:date="2021-07-06T13:49:00Z">
        <w:r w:rsidR="005936AA" w:rsidRPr="728432B7">
          <w:rPr>
            <w:rFonts w:ascii="Arial" w:hAnsi="Arial" w:cs="Arial"/>
            <w:lang w:val="en-US"/>
          </w:rPr>
          <w:t>n</w:t>
        </w:r>
      </w:ins>
      <w:r w:rsidR="00300F6D" w:rsidRPr="728432B7">
        <w:rPr>
          <w:rFonts w:ascii="Arial" w:hAnsi="Arial" w:cs="Arial"/>
          <w:lang w:val="en-US"/>
        </w:rPr>
        <w:t xml:space="preserve"> </w:t>
      </w:r>
      <w:ins w:id="157" w:author="Lennart Lüttgau" w:date="2021-07-06T13:49:00Z">
        <w:r w:rsidR="005936AA" w:rsidRPr="728432B7">
          <w:rPr>
            <w:rFonts w:ascii="Arial" w:hAnsi="Arial" w:cs="Arial"/>
            <w:lang w:val="en-US"/>
          </w:rPr>
          <w:t xml:space="preserve">individually varying </w:t>
        </w:r>
      </w:ins>
      <w:r w:rsidR="00300F6D" w:rsidRPr="728432B7">
        <w:rPr>
          <w:rFonts w:ascii="Arial" w:hAnsi="Arial" w:cs="Arial"/>
          <w:lang w:val="en-US"/>
        </w:rPr>
        <w:t>intercept</w:t>
      </w:r>
      <w:ins w:id="158" w:author="Lennart Lüttgau" w:date="2021-07-06T13:49:00Z">
        <w:r w:rsidR="005936AA" w:rsidRPr="728432B7">
          <w:rPr>
            <w:rFonts w:ascii="Arial" w:hAnsi="Arial" w:cs="Arial"/>
            <w:lang w:val="en-US"/>
          </w:rPr>
          <w:t xml:space="preserve"> per subject</w:t>
        </w:r>
      </w:ins>
      <w:r w:rsidR="00300F6D" w:rsidRPr="728432B7">
        <w:rPr>
          <w:rFonts w:ascii="Arial" w:hAnsi="Arial" w:cs="Arial"/>
          <w:lang w:val="en-US"/>
        </w:rPr>
        <w:t>.</w:t>
      </w:r>
      <w:r w:rsidR="00D76D32" w:rsidRPr="728432B7">
        <w:rPr>
          <w:rFonts w:ascii="Arial" w:hAnsi="Arial" w:cs="Arial"/>
          <w:lang w:val="en-US"/>
        </w:rPr>
        <w:t xml:space="preserve"> </w:t>
      </w:r>
      <w:commentRangeEnd w:id="154"/>
      <w:r>
        <w:rPr>
          <w:rStyle w:val="Kommentarzeichen"/>
        </w:rPr>
        <w:commentReference w:id="154"/>
      </w:r>
      <w:commentRangeEnd w:id="155"/>
      <w:r w:rsidR="00C970F7">
        <w:rPr>
          <w:rStyle w:val="Kommentarzeichen"/>
        </w:rPr>
        <w:commentReference w:id="155"/>
      </w:r>
      <w:r w:rsidR="000049FD" w:rsidRPr="728432B7">
        <w:rPr>
          <w:rFonts w:ascii="Arial" w:hAnsi="Arial" w:cs="Arial"/>
          <w:lang w:val="en-US"/>
        </w:rPr>
        <w:t xml:space="preserve">For the factor </w:t>
      </w:r>
      <w:r w:rsidR="000049FD" w:rsidRPr="728432B7">
        <w:rPr>
          <w:rFonts w:ascii="Arial" w:hAnsi="Arial" w:cs="Arial"/>
          <w:i/>
          <w:iCs/>
          <w:lang w:val="en-US"/>
        </w:rPr>
        <w:t>experimental phase</w:t>
      </w:r>
      <w:r w:rsidR="000049FD" w:rsidRPr="728432B7">
        <w:rPr>
          <w:rFonts w:ascii="Arial" w:hAnsi="Arial" w:cs="Arial"/>
          <w:lang w:val="en-US"/>
        </w:rPr>
        <w:t xml:space="preserve"> we specified a custom </w:t>
      </w:r>
      <w:r w:rsidR="00C11E92" w:rsidRPr="728432B7">
        <w:rPr>
          <w:rFonts w:ascii="Arial" w:hAnsi="Arial" w:cs="Arial"/>
          <w:lang w:val="en-US"/>
        </w:rPr>
        <w:t xml:space="preserve">centered </w:t>
      </w:r>
      <w:r w:rsidR="000049FD" w:rsidRPr="728432B7">
        <w:rPr>
          <w:rFonts w:ascii="Arial" w:hAnsi="Arial" w:cs="Arial"/>
          <w:lang w:val="en-US"/>
        </w:rPr>
        <w:t>contrast</w:t>
      </w:r>
      <w:r w:rsidR="00C11E92" w:rsidRPr="728432B7">
        <w:rPr>
          <w:rFonts w:ascii="Arial" w:hAnsi="Arial" w:cs="Arial"/>
          <w:lang w:val="en-US"/>
        </w:rPr>
        <w:t xml:space="preserve">, testing the null hypothesis of performance differences between first stable vs. </w:t>
      </w:r>
      <w:r w:rsidR="00C11E92" w:rsidRPr="728432B7">
        <w:rPr>
          <w:rFonts w:ascii="Arial" w:hAnsi="Arial" w:cs="Arial"/>
          <w:lang w:val="en-US"/>
        </w:rPr>
        <w:lastRenderedPageBreak/>
        <w:t>reversal and late stable vs. reversal phase</w:t>
      </w:r>
      <w:r w:rsidR="000049FD" w:rsidRPr="728432B7">
        <w:rPr>
          <w:rFonts w:ascii="Arial" w:hAnsi="Arial" w:cs="Arial"/>
          <w:lang w:val="en-US"/>
        </w:rPr>
        <w:t xml:space="preserve"> using the</w:t>
      </w:r>
      <w:r w:rsidR="00447793" w:rsidRPr="728432B7">
        <w:rPr>
          <w:rFonts w:ascii="Arial" w:hAnsi="Arial" w:cs="Arial"/>
          <w:lang w:val="en-US"/>
        </w:rPr>
        <w:t xml:space="preserve"> hypr package</w:t>
      </w:r>
      <w:r w:rsidR="008F1CDF" w:rsidRPr="728432B7">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Pr="728432B7">
        <w:rPr>
          <w:rFonts w:ascii="Arial" w:hAnsi="Arial" w:cs="Arial"/>
          <w:lang w:val="en-US"/>
        </w:rPr>
        <w:fldChar w:fldCharType="separate"/>
      </w:r>
      <w:r w:rsidR="005213EF" w:rsidRPr="728432B7">
        <w:rPr>
          <w:rFonts w:ascii="Arial" w:hAnsi="Arial" w:cs="Arial"/>
          <w:noProof/>
          <w:lang w:val="en-US"/>
        </w:rPr>
        <w:t>(Rabe et al., 2020)</w:t>
      </w:r>
      <w:r w:rsidRPr="728432B7">
        <w:rPr>
          <w:rFonts w:ascii="Arial" w:hAnsi="Arial" w:cs="Arial"/>
          <w:lang w:val="en-US"/>
        </w:rPr>
        <w:fldChar w:fldCharType="end"/>
      </w:r>
      <w:r w:rsidR="00447793" w:rsidRPr="728432B7">
        <w:rPr>
          <w:rFonts w:ascii="Arial" w:hAnsi="Arial" w:cs="Arial"/>
          <w:lang w:val="en-US"/>
        </w:rPr>
        <w:t>.</w:t>
      </w:r>
      <w:r w:rsidR="00F14195" w:rsidRPr="728432B7">
        <w:rPr>
          <w:rFonts w:ascii="Arial" w:hAnsi="Arial" w:cs="Arial"/>
          <w:lang w:val="en-US"/>
        </w:rPr>
        <w:t xml:space="preserve"> Main effects</w:t>
      </w:r>
      <w:r w:rsidR="00267BCB" w:rsidRPr="728432B7">
        <w:rPr>
          <w:rFonts w:ascii="Arial" w:hAnsi="Arial" w:cs="Arial"/>
          <w:lang w:val="en-US"/>
        </w:rPr>
        <w:t xml:space="preserve"> of condition and phase, as well as an </w:t>
      </w:r>
      <w:r w:rsidR="00F14195" w:rsidRPr="728432B7">
        <w:rPr>
          <w:rFonts w:ascii="Arial" w:hAnsi="Arial" w:cs="Arial"/>
          <w:lang w:val="en-US"/>
        </w:rPr>
        <w:t>interaction effect were added incrementally</w:t>
      </w:r>
      <w:r w:rsidR="00267BCB" w:rsidRPr="728432B7">
        <w:rPr>
          <w:rFonts w:ascii="Arial" w:hAnsi="Arial" w:cs="Arial"/>
          <w:lang w:val="en-US"/>
        </w:rPr>
        <w:t xml:space="preserve"> in two steps. </w:t>
      </w:r>
      <w:ins w:id="159" w:author="Lennart Lüttgau" w:date="2021-07-06T13:50:00Z">
        <w:r w:rsidR="005936AA" w:rsidRPr="728432B7">
          <w:rPr>
            <w:rFonts w:ascii="Arial" w:hAnsi="Arial" w:cs="Arial"/>
            <w:lang w:val="en-US"/>
          </w:rPr>
          <w:t xml:space="preserve">We used the Akaike information criterion (AIC) and Bayesian information criterion (BIC) to compare the models </w:t>
        </w:r>
      </w:ins>
      <w:r w:rsidR="00F14195" w:rsidRPr="728432B7">
        <w:rPr>
          <w:rFonts w:ascii="Arial" w:hAnsi="Arial" w:cs="Arial"/>
          <w:lang w:val="en-US"/>
        </w:rPr>
        <w:t xml:space="preserve">to </w:t>
      </w:r>
      <w:ins w:id="160" w:author="Lennart Lüttgau" w:date="2021-07-06T13:49:00Z">
        <w:r w:rsidR="005936AA" w:rsidRPr="728432B7">
          <w:rPr>
            <w:rFonts w:ascii="Arial" w:hAnsi="Arial" w:cs="Arial"/>
            <w:lang w:val="en-US"/>
          </w:rPr>
          <w:t xml:space="preserve">a </w:t>
        </w:r>
      </w:ins>
      <w:r w:rsidR="00F14195" w:rsidRPr="728432B7">
        <w:rPr>
          <w:rFonts w:ascii="Arial" w:hAnsi="Arial" w:cs="Arial"/>
          <w:lang w:val="en-US"/>
        </w:rPr>
        <w:t xml:space="preserve">null model, which predicted outcome variables with </w:t>
      </w:r>
      <w:ins w:id="161" w:author="Lennart Lüttgau" w:date="2021-07-06T13:50:00Z">
        <w:r w:rsidR="005936AA" w:rsidRPr="728432B7">
          <w:rPr>
            <w:rFonts w:ascii="Arial" w:hAnsi="Arial" w:cs="Arial"/>
            <w:lang w:val="en-US"/>
          </w:rPr>
          <w:t xml:space="preserve">the individually varying intercept per subject </w:t>
        </w:r>
      </w:ins>
      <w:r w:rsidR="00F14195" w:rsidRPr="728432B7">
        <w:rPr>
          <w:rFonts w:ascii="Arial" w:hAnsi="Arial" w:cs="Arial"/>
          <w:lang w:val="en-US"/>
        </w:rPr>
        <w:t>only</w:t>
      </w:r>
      <w:r w:rsidR="00267BCB" w:rsidRPr="728432B7">
        <w:rPr>
          <w:rFonts w:ascii="Arial" w:hAnsi="Arial" w:cs="Arial"/>
          <w:lang w:val="en-US"/>
        </w:rPr>
        <w:t xml:space="preserve">. For the </w:t>
      </w:r>
      <w:ins w:id="162" w:author="Lennart Lüttgau" w:date="2021-07-06T13:51:00Z">
        <w:r w:rsidR="005936AA" w:rsidRPr="728432B7">
          <w:rPr>
            <w:rFonts w:ascii="Arial" w:hAnsi="Arial" w:cs="Arial"/>
            <w:lang w:val="en-US"/>
          </w:rPr>
          <w:t xml:space="preserve">best-fitting </w:t>
        </w:r>
      </w:ins>
      <w:r w:rsidR="00267BCB" w:rsidRPr="728432B7">
        <w:rPr>
          <w:rFonts w:ascii="Arial" w:hAnsi="Arial" w:cs="Arial"/>
          <w:lang w:val="en-US"/>
        </w:rPr>
        <w:t>model</w:t>
      </w:r>
      <w:ins w:id="163" w:author="Lennart Lüttgau" w:date="2021-07-06T13:51:00Z">
        <w:r w:rsidR="005936AA" w:rsidRPr="728432B7">
          <w:rPr>
            <w:rFonts w:ascii="Arial" w:hAnsi="Arial" w:cs="Arial"/>
            <w:lang w:val="en-US"/>
          </w:rPr>
          <w:t>, the parameter estimates o</w:t>
        </w:r>
      </w:ins>
      <w:r w:rsidR="00267BCB" w:rsidRPr="728432B7">
        <w:rPr>
          <w:rFonts w:ascii="Arial" w:hAnsi="Arial" w:cs="Arial"/>
          <w:lang w:val="en-US"/>
        </w:rPr>
        <w:t xml:space="preserve">dd's </w:t>
      </w:r>
      <w:ins w:id="164" w:author="Lennart Lüttgau" w:date="2021-07-06T13:51:00Z">
        <w:r w:rsidR="005936AA" w:rsidRPr="728432B7">
          <w:rPr>
            <w:rFonts w:ascii="Arial" w:hAnsi="Arial" w:cs="Arial"/>
            <w:lang w:val="en-US"/>
          </w:rPr>
          <w:t>r</w:t>
        </w:r>
      </w:ins>
      <w:r w:rsidR="00267BCB" w:rsidRPr="728432B7">
        <w:rPr>
          <w:rFonts w:ascii="Arial" w:hAnsi="Arial" w:cs="Arial"/>
          <w:lang w:val="en-US"/>
        </w:rPr>
        <w:t xml:space="preserve">atio </w:t>
      </w:r>
      <w:r w:rsidR="00267BCB" w:rsidRPr="2DABBD6C">
        <w:rPr>
          <w:rFonts w:ascii="Arial" w:hAnsi="Arial" w:cs="Arial"/>
          <w:lang w:val="en-US"/>
        </w:rPr>
        <w:t>w</w:t>
      </w:r>
      <w:ins w:id="165" w:author="Wieland, Lara" w:date="2021-07-20T11:51:00Z">
        <w:r w:rsidR="1E74D6DB" w:rsidRPr="2DABBD6C">
          <w:rPr>
            <w:rFonts w:ascii="Arial" w:hAnsi="Arial" w:cs="Arial"/>
            <w:lang w:val="en-US"/>
          </w:rPr>
          <w:t>ere</w:t>
        </w:r>
      </w:ins>
      <w:r w:rsidR="00267BCB" w:rsidRPr="728432B7">
        <w:rPr>
          <w:rFonts w:ascii="Arial" w:hAnsi="Arial" w:cs="Arial"/>
          <w:lang w:val="en-US"/>
        </w:rPr>
        <w:t xml:space="preserve"> computed to assess effect size.</w:t>
      </w:r>
      <w:r w:rsidR="000049FD" w:rsidRPr="728432B7">
        <w:rPr>
          <w:rFonts w:ascii="Arial" w:hAnsi="Arial" w:cs="Arial"/>
          <w:lang w:val="en-US"/>
        </w:rPr>
        <w:t xml:space="preserve"> </w:t>
      </w:r>
      <w:ins w:id="166" w:author="Lennart Lüttgau" w:date="2021-07-06T13:51:00Z">
        <w:r w:rsidR="005936AA" w:rsidRPr="728432B7">
          <w:rPr>
            <w:rFonts w:ascii="Arial" w:hAnsi="Arial" w:cs="Arial"/>
            <w:lang w:val="en-US"/>
          </w:rPr>
          <w:t>Additionally, we performe</w:t>
        </w:r>
      </w:ins>
      <w:ins w:id="167" w:author="Lennart Lüttgau" w:date="2021-07-06T13:52:00Z">
        <w:r w:rsidR="005936AA" w:rsidRPr="728432B7">
          <w:rPr>
            <w:rFonts w:ascii="Arial" w:hAnsi="Arial" w:cs="Arial"/>
            <w:lang w:val="en-US"/>
          </w:rPr>
          <w:t>d t</w:t>
        </w:r>
      </w:ins>
      <w:r w:rsidR="000049FD" w:rsidRPr="728432B7">
        <w:rPr>
          <w:rFonts w:ascii="Arial" w:hAnsi="Arial" w:cs="Arial"/>
          <w:lang w:val="en-US"/>
        </w:rPr>
        <w:t xml:space="preserve">he same analysis </w:t>
      </w:r>
      <w:ins w:id="168" w:author="Lennart Lüttgau" w:date="2021-07-06T13:52:00Z">
        <w:r w:rsidR="005936AA" w:rsidRPr="728432B7">
          <w:rPr>
            <w:rFonts w:ascii="Arial" w:hAnsi="Arial" w:cs="Arial"/>
            <w:lang w:val="en-US"/>
          </w:rPr>
          <w:t>using the</w:t>
        </w:r>
      </w:ins>
      <w:r w:rsidR="000049FD" w:rsidRPr="728432B7">
        <w:rPr>
          <w:rFonts w:ascii="Arial" w:hAnsi="Arial" w:cs="Arial"/>
          <w:lang w:val="en-US"/>
        </w:rPr>
        <w:t xml:space="preserve"> cortisol AUC</w:t>
      </w:r>
      <w:ins w:id="169" w:author="Lennart Lüttgau" w:date="2021-07-06T13:52:00Z">
        <w:r w:rsidR="005936AA" w:rsidRPr="728432B7">
          <w:rPr>
            <w:rFonts w:ascii="Arial" w:hAnsi="Arial" w:cs="Arial"/>
            <w:lang w:val="en-US"/>
          </w:rPr>
          <w:t xml:space="preserve">-g values </w:t>
        </w:r>
      </w:ins>
      <w:r w:rsidR="000049FD" w:rsidRPr="728432B7">
        <w:rPr>
          <w:rFonts w:ascii="Arial" w:hAnsi="Arial" w:cs="Arial"/>
          <w:lang w:val="en-US"/>
        </w:rPr>
        <w:t>instead of condition</w:t>
      </w:r>
      <w:ins w:id="170" w:author="Lennart Lüttgau" w:date="2021-07-06T13:52:00Z">
        <w:r w:rsidR="005936AA" w:rsidRPr="728432B7">
          <w:rPr>
            <w:rFonts w:ascii="Arial" w:hAnsi="Arial" w:cs="Arial"/>
            <w:lang w:val="en-US"/>
          </w:rPr>
          <w:t xml:space="preserve"> labels as predictor</w:t>
        </w:r>
      </w:ins>
      <w:r w:rsidR="000049FD" w:rsidRPr="728432B7">
        <w:rPr>
          <w:rFonts w:ascii="Arial" w:hAnsi="Arial" w:cs="Arial"/>
          <w:lang w:val="en-US"/>
        </w:rPr>
        <w:t xml:space="preserve">. </w:t>
      </w:r>
      <w:r w:rsidR="008F2DA7" w:rsidRPr="728432B7">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p>
    <w:p w14:paraId="42292344" w14:textId="723DFB86" w:rsidR="008E01B8" w:rsidRDefault="005213EF" w:rsidP="006F1403">
      <w:pPr>
        <w:spacing w:line="480" w:lineRule="auto"/>
        <w:jc w:val="both"/>
        <w:rPr>
          <w:rFonts w:ascii="Arial" w:hAnsi="Arial" w:cs="Arial"/>
          <w:i/>
          <w:iCs/>
          <w:lang w:val="en-US"/>
        </w:rPr>
      </w:pPr>
      <w:r>
        <w:rPr>
          <w:rFonts w:ascii="Arial" w:hAnsi="Arial" w:cs="Arial"/>
          <w:i/>
          <w:iCs/>
          <w:lang w:val="en-US"/>
        </w:rPr>
        <w:t xml:space="preserve">2.5.3 </w:t>
      </w:r>
      <w:r w:rsidR="008E01B8">
        <w:rPr>
          <w:rFonts w:ascii="Arial" w:hAnsi="Arial" w:cs="Arial"/>
          <w:i/>
          <w:iCs/>
          <w:lang w:val="en-US"/>
        </w:rPr>
        <w:t>Computational mode</w:t>
      </w:r>
      <w:r w:rsidR="00274C79">
        <w:rPr>
          <w:rFonts w:ascii="Arial" w:hAnsi="Arial" w:cs="Arial"/>
          <w:i/>
          <w:iCs/>
          <w:lang w:val="en-US"/>
        </w:rPr>
        <w:t>ls</w:t>
      </w:r>
    </w:p>
    <w:p w14:paraId="3A8BD7A1" w14:textId="5D899C0A" w:rsidR="006E5DB6" w:rsidRDefault="00E71723" w:rsidP="006E5DB6">
      <w:pPr>
        <w:spacing w:line="480" w:lineRule="auto"/>
        <w:jc w:val="both"/>
        <w:rPr>
          <w:rFonts w:ascii="Arial" w:eastAsiaTheme="minorEastAsia" w:hAnsi="Arial" w:cs="Arial"/>
          <w:lang w:val="en-US"/>
        </w:rPr>
      </w:pPr>
      <w:proofErr w:type="gramStart"/>
      <w:r>
        <w:rPr>
          <w:rFonts w:ascii="Arial" w:hAnsi="Arial" w:cs="Arial"/>
          <w:lang w:val="en-US"/>
        </w:rPr>
        <w:t>In order to</w:t>
      </w:r>
      <w:proofErr w:type="gramEnd"/>
      <w:r>
        <w:rPr>
          <w:rFonts w:ascii="Arial" w:hAnsi="Arial" w:cs="Arial"/>
          <w:lang w:val="en-US"/>
        </w:rPr>
        <w:t xml:space="preserve"> describe</w:t>
      </w:r>
      <w:r w:rsidR="008E01B8" w:rsidRP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w:t>
      </w:r>
      <w:r w:rsidR="006E5DB6">
        <w:rPr>
          <w:rFonts w:ascii="Arial" w:hAnsi="Arial" w:cs="Arial"/>
          <w:lang w:val="en-US"/>
        </w:rPr>
        <w:t xml:space="preserve">our model space to the behavioral data of the control condition. </w:t>
      </w:r>
      <w:r w:rsidR="00705912">
        <w:rPr>
          <w:rFonts w:ascii="Arial" w:hAnsi="Arial" w:cs="Arial"/>
          <w:lang w:val="en-US"/>
        </w:rPr>
        <w:t xml:space="preserve">Then, the best fitting model from the control condition was used for modelling behavior under stress now with additional ‘stress weights’ on the free parameters. </w:t>
      </w:r>
      <w:r w:rsidR="006E5DB6">
        <w:rPr>
          <w:rFonts w:ascii="Arial" w:hAnsi="Arial" w:cs="Arial"/>
          <w:lang w:val="en-US"/>
        </w:rPr>
        <w:t xml:space="preserve">The model space comprised </w:t>
      </w:r>
      <w:r w:rsidR="006301FD">
        <w:rPr>
          <w:rFonts w:ascii="Arial" w:hAnsi="Arial" w:cs="Arial"/>
          <w:lang w:val="en-US"/>
        </w:rPr>
        <w:t>Rescorla-Wagner</w:t>
      </w:r>
      <w:r w:rsidR="006E5DB6">
        <w:rPr>
          <w:rFonts w:ascii="Arial" w:hAnsi="Arial" w:cs="Arial"/>
          <w:lang w:val="en-US"/>
        </w:rPr>
        <w:t xml:space="preserve"> (RW), </w:t>
      </w:r>
      <w:r w:rsidR="006301FD">
        <w:rPr>
          <w:rFonts w:ascii="Arial" w:hAnsi="Arial" w:cs="Arial"/>
          <w:lang w:val="en-US"/>
        </w:rPr>
        <w:t>Pearce-Hall</w:t>
      </w:r>
      <w:r>
        <w:rPr>
          <w:rFonts w:ascii="Arial" w:hAnsi="Arial" w:cs="Arial"/>
          <w:lang w:val="en-US"/>
        </w:rPr>
        <w:t xml:space="preserve"> </w:t>
      </w:r>
      <w:r w:rsidR="006E5DB6">
        <w:rPr>
          <w:rFonts w:ascii="Arial" w:hAnsi="Arial" w:cs="Arial"/>
          <w:lang w:val="en-US"/>
        </w:rPr>
        <w:t>(PH</w:t>
      </w:r>
      <w:r w:rsidR="00705912">
        <w:rPr>
          <w:rFonts w:ascii="Arial" w:hAnsi="Arial" w:cs="Arial"/>
          <w:lang w:val="en-US"/>
        </w:rPr>
        <w:t>; Diederen et al., 2016</w:t>
      </w:r>
      <w:r w:rsidR="006E5DB6">
        <w:rPr>
          <w:rFonts w:ascii="Arial" w:hAnsi="Arial" w:cs="Arial"/>
          <w:lang w:val="en-US"/>
        </w:rPr>
        <w:t>) models and a</w:t>
      </w:r>
      <w:ins w:id="171" w:author="Lennart Lüttgau" w:date="2021-07-06T13:54:00Z">
        <w:r w:rsidR="00700BAE">
          <w:rPr>
            <w:rFonts w:ascii="Arial" w:hAnsi="Arial" w:cs="Arial"/>
            <w:lang w:val="en-US"/>
          </w:rPr>
          <w:t xml:space="preserve"> null model</w:t>
        </w:r>
      </w:ins>
      <w:r w:rsidR="006E5DB6">
        <w:rPr>
          <w:rFonts w:ascii="Arial" w:hAnsi="Arial" w:cs="Arial"/>
          <w:lang w:val="en-US"/>
        </w:rPr>
        <w:t xml:space="preserve"> </w:t>
      </w:r>
      <w:ins w:id="172" w:author="Lennart Lüttgau" w:date="2021-07-06T13:54:00Z">
        <w:r w:rsidR="00700BAE">
          <w:rPr>
            <w:rFonts w:ascii="Arial" w:hAnsi="Arial" w:cs="Arial"/>
            <w:lang w:val="en-US"/>
          </w:rPr>
          <w:t>(</w:t>
        </w:r>
      </w:ins>
      <w:r w:rsidR="006E5DB6">
        <w:rPr>
          <w:rFonts w:ascii="Arial" w:hAnsi="Arial" w:cs="Arial"/>
          <w:lang w:val="en-US"/>
        </w:rPr>
        <w:t>no-learning</w:t>
      </w:r>
      <w:ins w:id="173" w:author="Lennart Lüttgau" w:date="2021-07-06T13:54:00Z">
        <w:r w:rsidR="00700BAE">
          <w:rPr>
            <w:rFonts w:ascii="Arial" w:hAnsi="Arial" w:cs="Arial"/>
            <w:lang w:val="en-US"/>
          </w:rPr>
          <w:t>)</w:t>
        </w:r>
      </w:ins>
      <w:r w:rsidR="006E5DB6">
        <w:rPr>
          <w:rFonts w:ascii="Arial" w:hAnsi="Arial" w:cs="Arial"/>
          <w:lang w:val="en-US"/>
        </w:rPr>
        <w:t>.</w:t>
      </w:r>
      <w:r w:rsidR="006F0F08">
        <w:rPr>
          <w:rFonts w:ascii="Arial" w:hAnsi="Arial" w:cs="Arial"/>
          <w:lang w:val="en-US"/>
        </w:rPr>
        <w:t xml:space="preserve"> </w:t>
      </w:r>
      <w:r w:rsidR="006E5DB6">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6E5DB6">
        <w:rPr>
          <w:rFonts w:ascii="Arial" w:eastAsiaTheme="minorEastAsia" w:hAnsi="Arial" w:cs="Arial"/>
          <w:lang w:val="en-US"/>
        </w:rPr>
        <w:t xml:space="preserve"> of an action </w:t>
      </w:r>
      <m:oMath>
        <m:r>
          <w:rPr>
            <w:rFonts w:ascii="Cambria Math" w:eastAsiaTheme="minorEastAsia" w:hAnsi="Cambria Math" w:cs="Arial"/>
            <w:lang w:val="en-GB"/>
          </w:rPr>
          <m:t>a</m:t>
        </m:r>
      </m:oMath>
      <w:r w:rsidR="006E5DB6" w:rsidRPr="000555BB">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006E5DB6" w:rsidRPr="000555BB">
        <w:rPr>
          <w:rFonts w:ascii="Arial" w:eastAsiaTheme="minorEastAsia" w:hAnsi="Arial" w:cs="Arial"/>
          <w:lang w:val="en-US"/>
        </w:rPr>
        <w:t xml:space="preserve"> </w:t>
      </w:r>
      <w:r w:rsidR="006E5DB6">
        <w:rPr>
          <w:rFonts w:ascii="Arial" w:eastAsiaTheme="minorEastAsia" w:hAnsi="Arial" w:cs="Arial"/>
          <w:lang w:val="en-US"/>
        </w:rPr>
        <w:t xml:space="preserve">is updated via the </w:t>
      </w:r>
      <w:r w:rsidR="006E5DB6">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006E5DB6" w:rsidRPr="00B563DB">
        <w:rPr>
          <w:rFonts w:ascii="Arial" w:eastAsiaTheme="minorEastAsia" w:hAnsi="Arial" w:cs="Arial"/>
          <w:lang w:val="en-GB"/>
        </w:rPr>
        <w:t xml:space="preserve"> (eq. 1)</w:t>
      </w:r>
      <w:r w:rsidR="006E5DB6">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6E5DB6">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006E5DB6" w:rsidRPr="00B563DB">
        <w:rPr>
          <w:rFonts w:ascii="Arial" w:eastAsiaTheme="minorEastAsia" w:hAnsi="Arial" w:cs="Arial"/>
          <w:lang w:val="en-GB"/>
        </w:rPr>
        <w:t>(eq.</w:t>
      </w:r>
      <w:r w:rsidR="006E5DB6">
        <w:rPr>
          <w:rFonts w:ascii="Arial" w:eastAsiaTheme="minorEastAsia" w:hAnsi="Arial" w:cs="Arial"/>
          <w:lang w:val="en-GB"/>
        </w:rPr>
        <w:t xml:space="preserve"> 2</w:t>
      </w:r>
      <w:r w:rsidR="006E5DB6" w:rsidRPr="00B563DB">
        <w:rPr>
          <w:rFonts w:ascii="Arial" w:eastAsiaTheme="minorEastAsia" w:hAnsi="Arial" w:cs="Arial"/>
          <w:lang w:val="en-GB"/>
        </w:rPr>
        <w:t>)</w:t>
      </w:r>
      <w:r w:rsidR="006E5DB6" w:rsidRPr="001D453D">
        <w:rPr>
          <w:rFonts w:ascii="Arial" w:eastAsiaTheme="minorEastAsia" w:hAnsi="Arial" w:cs="Arial"/>
          <w:lang w:val="en-US"/>
        </w:rPr>
        <w:t>:</w:t>
      </w:r>
      <w:r w:rsidR="006E5DB6">
        <w:rPr>
          <w:rFonts w:ascii="Arial" w:eastAsiaTheme="minorEastAsia" w:hAnsi="Arial" w:cs="Arial"/>
          <w:lang w:val="en-US"/>
        </w:rPr>
        <w:t xml:space="preserve"> </w:t>
      </w:r>
    </w:p>
    <w:p w14:paraId="21DC2045" w14:textId="77777777" w:rsidR="006E5DB6" w:rsidRPr="006E5DB6" w:rsidRDefault="00C328E7" w:rsidP="006E5DB6">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C328E7" w:rsidP="006E5DB6">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C328E7" w:rsidP="006E5DB6">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146CDF79" w14:textId="3189C826" w:rsidR="00274C79" w:rsidRDefault="00705912" w:rsidP="728432B7">
      <w:pPr>
        <w:spacing w:line="480" w:lineRule="auto"/>
        <w:jc w:val="both"/>
        <w:rPr>
          <w:rFonts w:ascii="Arial" w:eastAsiaTheme="minorEastAsia" w:hAnsi="Arial" w:cs="Arial"/>
          <w:lang w:val="en-US"/>
        </w:rPr>
      </w:pPr>
      <w:r w:rsidRPr="00227478">
        <w:rPr>
          <w:rFonts w:ascii="Arial" w:hAnsi="Arial" w:cs="Arial"/>
          <w:lang w:val="en-GB"/>
        </w:rPr>
        <w:t>In RW</w:t>
      </w:r>
      <w:r>
        <w:rPr>
          <w:rFonts w:ascii="Arial" w:hAnsi="Arial" w:cs="Arial"/>
          <w:lang w:val="en-GB"/>
        </w:rPr>
        <w:t xml:space="preserve"> models, we accounted </w:t>
      </w:r>
      <w:r>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Pr="728432B7">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Pr="728432B7">
        <w:rPr>
          <w:rFonts w:ascii="Arial" w:eastAsiaTheme="minorEastAsia" w:hAnsi="Arial" w:cs="Arial"/>
          <w:lang w:val="en-GB"/>
        </w:rPr>
        <w:t>for individually weighted double update (iDU)</w:t>
      </w:r>
      <w:r>
        <w:rPr>
          <w:rFonts w:ascii="Arial" w:hAnsi="Arial" w:cs="Arial"/>
          <w:lang w:val="en-US"/>
        </w:rPr>
        <w:t xml:space="preserve">). We further varied whether learning rates </w:t>
      </w:r>
      <m:oMath>
        <m:r>
          <m:rPr>
            <m:sty m:val="p"/>
          </m:rPr>
          <w:rPr>
            <w:rFonts w:ascii="Cambria Math" w:hAnsi="Cambria Math" w:cs="Arial"/>
          </w:rPr>
          <m:t>α</m:t>
        </m:r>
      </m:oMath>
      <w:r w:rsidRPr="728432B7">
        <w:rPr>
          <w:rFonts w:ascii="Arial" w:eastAsiaTheme="minorEastAsia" w:hAnsi="Arial" w:cs="Arial"/>
          <w:lang w:val="en-GB"/>
        </w:rPr>
        <w:t xml:space="preserve"> differed for wins and losses.</w:t>
      </w:r>
      <w:r w:rsidR="006F0F08" w:rsidDel="006F0F08">
        <w:rPr>
          <w:rFonts w:ascii="Arial" w:hAnsi="Arial" w:cs="Arial"/>
          <w:lang w:val="en-US"/>
        </w:rPr>
        <w:t xml:space="preserve"> </w:t>
      </w:r>
      <w:r w:rsidR="006F0F08">
        <w:rPr>
          <w:rFonts w:ascii="Arial" w:hAnsi="Arial" w:cs="Arial"/>
          <w:lang w:val="en-US"/>
        </w:rPr>
        <w:t xml:space="preserve">The PH model encompasses eq. 1 and 2 with a dynamic learning rate depending on a decay over time </w:t>
      </w:r>
      <w:r w:rsidR="006F0F08">
        <w:rPr>
          <w:rFonts w:ascii="Arial" w:hAnsi="Arial" w:cs="Arial"/>
          <w:lang w:val="en-US"/>
        </w:rPr>
        <w:lastRenderedPageBreak/>
        <w:t>as and the absolute prediction error (see Supplement or Diederen et al., 2016). In the no-learning model, a stable bias towards one of the stimuli was implemented (Supplement).</w:t>
      </w:r>
      <w:r w:rsidR="006F0F08" w:rsidDel="006F0F08">
        <w:rPr>
          <w:rFonts w:ascii="Arial" w:hAnsi="Arial" w:cs="Arial"/>
          <w:lang w:val="en-US"/>
        </w:rPr>
        <w:t xml:space="preserve"> </w:t>
      </w:r>
      <w:r w:rsidR="006F0F08">
        <w:rPr>
          <w:rFonts w:ascii="Arial" w:hAnsi="Arial" w:cs="Arial"/>
          <w:lang w:val="en-US"/>
        </w:rPr>
        <w:t>F</w:t>
      </w:r>
      <w:r w:rsidR="00274C79" w:rsidRPr="728432B7">
        <w:rPr>
          <w:rFonts w:ascii="Arial" w:eastAsiaTheme="minorEastAsia" w:hAnsi="Arial" w:cs="Arial"/>
          <w:lang w:val="en-US"/>
        </w:rPr>
        <w:t xml:space="preserve">or all </w:t>
      </w:r>
      <w:r w:rsidR="006F0F08" w:rsidRPr="728432B7">
        <w:rPr>
          <w:rFonts w:ascii="Arial" w:eastAsiaTheme="minorEastAsia" w:hAnsi="Arial" w:cs="Arial"/>
          <w:lang w:val="en-US"/>
        </w:rPr>
        <w:t xml:space="preserve">learning </w:t>
      </w:r>
      <w:r w:rsidR="00274C79" w:rsidRPr="728432B7">
        <w:rPr>
          <w:rFonts w:ascii="Arial" w:eastAsiaTheme="minorEastAsia" w:hAnsi="Arial" w:cs="Arial"/>
          <w:lang w:val="en-US"/>
        </w:rPr>
        <w:t xml:space="preserve">models, </w:t>
      </w:r>
      <w:r w:rsidR="006F0F08" w:rsidRPr="728432B7">
        <w:rPr>
          <w:rFonts w:ascii="Arial" w:eastAsiaTheme="minorEastAsia" w:hAnsi="Arial" w:cs="Arial"/>
          <w:lang w:val="en-US"/>
        </w:rPr>
        <w:t xml:space="preserve">trial-wise </w:t>
      </w:r>
      <w:ins w:id="174" w:author="Schlagenhauf, Florian" w:date="2021-07-20T13:55:00Z">
        <w:r w:rsidR="00BE38B3">
          <w:rPr>
            <w:rFonts w:ascii="Arial" w:eastAsiaTheme="minorEastAsia" w:hAnsi="Arial" w:cs="Arial"/>
            <w:lang w:val="en-US"/>
          </w:rPr>
          <w:t>Q</w:t>
        </w:r>
      </w:ins>
      <w:r w:rsidR="006F0F08" w:rsidRPr="728432B7">
        <w:rPr>
          <w:rFonts w:ascii="Arial" w:eastAsiaTheme="minorEastAsia" w:hAnsi="Arial" w:cs="Arial"/>
          <w:lang w:val="en-US"/>
        </w:rPr>
        <w:t xml:space="preserve">-action values </w:t>
      </w:r>
      <w:r w:rsidR="00274C79" w:rsidRPr="728432B7">
        <w:rPr>
          <w:rFonts w:ascii="Arial" w:eastAsiaTheme="minorEastAsia" w:hAnsi="Arial" w:cs="Arial"/>
          <w:lang w:val="en-US"/>
        </w:rPr>
        <w:t>are transformed into choice probabilities by a softmax response model</w:t>
      </w:r>
      <w:r w:rsidR="006F0F08" w:rsidRPr="728432B7">
        <w:rPr>
          <w:rFonts w:ascii="Arial" w:eastAsiaTheme="minorEastAsia" w:hAnsi="Arial" w:cs="Arial"/>
          <w:lang w:val="en-US"/>
        </w:rPr>
        <w:t xml:space="preserve"> with different inverse decision noise </w:t>
      </w:r>
      <w:commentRangeStart w:id="175"/>
      <w:commentRangeStart w:id="176"/>
      <w:r w:rsidR="006F0F08" w:rsidRPr="728432B7">
        <w:rPr>
          <w:rFonts w:ascii="Arial" w:eastAsiaTheme="minorEastAsia" w:hAnsi="Arial" w:cs="Arial"/>
          <w:lang w:val="en-US"/>
        </w:rPr>
        <w:t xml:space="preserve">temperatures </w:t>
      </w:r>
      <m:oMath>
        <m:r>
          <m:rPr>
            <m:sty m:val="p"/>
          </m:rPr>
          <w:rPr>
            <w:rFonts w:ascii="Cambria Math" w:hAnsi="Cambria Math" w:cs="Arial"/>
          </w:rPr>
          <m:t>β</m:t>
        </m:r>
      </m:oMath>
      <w:r w:rsidR="006F0F08" w:rsidRPr="728432B7">
        <w:rPr>
          <w:rFonts w:ascii="Arial" w:eastAsiaTheme="minorEastAsia" w:hAnsi="Arial" w:cs="Arial"/>
          <w:lang w:val="en-US"/>
        </w:rPr>
        <w:t xml:space="preserve"> following wins and losses</w:t>
      </w:r>
      <w:r w:rsidR="00274C79" w:rsidRPr="728432B7">
        <w:rPr>
          <w:rFonts w:ascii="Arial" w:eastAsiaTheme="minorEastAsia" w:hAnsi="Arial" w:cs="Arial"/>
          <w:lang w:val="en-US"/>
        </w:rPr>
        <w:t>:</w:t>
      </w:r>
      <w:commentRangeEnd w:id="175"/>
      <w:r w:rsidR="003331F1">
        <w:rPr>
          <w:rStyle w:val="Kommentarzeichen"/>
        </w:rPr>
        <w:commentReference w:id="175"/>
      </w:r>
      <w:commentRangeEnd w:id="176"/>
      <w:r w:rsidR="00F023B4">
        <w:rPr>
          <w:rStyle w:val="Kommentarzeichen"/>
        </w:rPr>
        <w:commentReference w:id="176"/>
      </w:r>
    </w:p>
    <w:p w14:paraId="558D9CD1" w14:textId="5D229B36" w:rsidR="00274C79" w:rsidRPr="00227478" w:rsidRDefault="00705912" w:rsidP="728432B7">
      <w:pPr>
        <w:pStyle w:val="Listenabsatz"/>
        <w:spacing w:after="200" w:line="276" w:lineRule="auto"/>
        <w:jc w:val="both"/>
        <w:rPr>
          <w:rFonts w:ascii="Arial" w:eastAsiaTheme="minorEastAsia" w:hAnsi="Arial" w:cs="Arial"/>
        </w:rPr>
      </w:pPr>
      <m:oMathPara>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3397C4C5" w14:textId="631BD431" w:rsidR="00EF7224" w:rsidRDefault="00390FD7">
      <w:pPr>
        <w:spacing w:line="480" w:lineRule="auto"/>
        <w:jc w:val="both"/>
        <w:rPr>
          <w:rFonts w:ascii="Arial" w:eastAsiaTheme="minorEastAsia" w:hAnsi="Arial" w:cs="Arial"/>
          <w:lang w:val="en-US"/>
        </w:rPr>
      </w:pPr>
      <w:r>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Pr>
          <w:rFonts w:ascii="Arial" w:eastAsiaTheme="minorEastAsia" w:hAnsi="Arial" w:cs="Arial"/>
          <w:lang w:val="en-US"/>
        </w:rPr>
        <w:t xml:space="preserve"> reflects choice stochasticity with higher values equating more deterministic and lower values equating more stochastic choices. </w:t>
      </w:r>
      <w:r w:rsidR="00C4556D">
        <w:rPr>
          <w:rFonts w:ascii="Arial" w:eastAsiaTheme="minorEastAsia" w:hAnsi="Arial" w:cs="Arial"/>
          <w:lang w:val="en-US"/>
        </w:rPr>
        <w:t>Taken together, t</w:t>
      </w:r>
      <w:r w:rsidR="006F0F08">
        <w:rPr>
          <w:rFonts w:ascii="Arial" w:eastAsiaTheme="minorEastAsia" w:hAnsi="Arial" w:cs="Arial"/>
          <w:lang w:val="en-US"/>
        </w:rPr>
        <w:t>h</w:t>
      </w:r>
      <w:r w:rsidR="00C4556D">
        <w:rPr>
          <w:rFonts w:ascii="Arial" w:eastAsiaTheme="minorEastAsia" w:hAnsi="Arial" w:cs="Arial"/>
          <w:lang w:val="en-US"/>
        </w:rPr>
        <w:t>e ‘step 1</w:t>
      </w:r>
      <w:r w:rsidR="00EF7224">
        <w:rPr>
          <w:rFonts w:ascii="Arial" w:eastAsiaTheme="minorEastAsia" w:hAnsi="Arial" w:cs="Arial"/>
          <w:lang w:val="en-US"/>
        </w:rPr>
        <w:t xml:space="preserve"> </w:t>
      </w:r>
      <w:r w:rsidR="00C4556D">
        <w:rPr>
          <w:rFonts w:ascii="Arial" w:eastAsiaTheme="minorEastAsia" w:hAnsi="Arial" w:cs="Arial"/>
          <w:lang w:val="en-US"/>
        </w:rPr>
        <w:t>model space’ consisted of 8 models for learning under the control condition:</w:t>
      </w:r>
      <w:r w:rsidR="006F0F08">
        <w:rPr>
          <w:rFonts w:ascii="Arial" w:eastAsiaTheme="minorEastAsia" w:hAnsi="Arial" w:cs="Arial"/>
          <w:lang w:val="en-US"/>
        </w:rPr>
        <w:t xml:space="preserve"> RW-SU-1al, RW-SU-2al, RW-DU-1al, RW-DU-2al, RW-iDU-1al, RW-iDU-1al, PH</w:t>
      </w:r>
      <w:r w:rsidR="00EF7224">
        <w:rPr>
          <w:rFonts w:ascii="Arial" w:eastAsiaTheme="minorEastAsia" w:hAnsi="Arial" w:cs="Arial"/>
          <w:lang w:val="en-US"/>
        </w:rPr>
        <w:t xml:space="preserve"> and no-learning. We applied Bayesian model comparison (</w:t>
      </w:r>
      <w:r w:rsidR="00814C00">
        <w:rPr>
          <w:rFonts w:ascii="Arial" w:eastAsiaTheme="minorEastAsia" w:hAnsi="Arial" w:cs="Arial"/>
          <w:lang w:val="en-US"/>
        </w:rPr>
        <w:t>Piray et al., 2020</w:t>
      </w:r>
      <w:r w:rsidR="000E5B93">
        <w:rPr>
          <w:rFonts w:ascii="Arial" w:eastAsiaTheme="minorEastAsia" w:hAnsi="Arial" w:cs="Arial"/>
          <w:lang w:val="en-US"/>
        </w:rPr>
        <w:t>) to</w:t>
      </w:r>
      <w:r w:rsidR="00EF7224">
        <w:rPr>
          <w:rFonts w:ascii="Arial" w:eastAsiaTheme="minorEastAsia" w:hAnsi="Arial" w:cs="Arial"/>
          <w:lang w:val="en-US"/>
        </w:rPr>
        <w:t xml:space="preserve"> find out which of these models explained the data best (see protected exceedance probabilities (PXP) in Figure X).  </w:t>
      </w:r>
    </w:p>
    <w:p w14:paraId="228F8E7A" w14:textId="16FAD452" w:rsidR="00390FD7" w:rsidRPr="004E1392" w:rsidRDefault="00EF7224">
      <w:pPr>
        <w:spacing w:line="480" w:lineRule="auto"/>
        <w:jc w:val="both"/>
        <w:rPr>
          <w:rFonts w:ascii="Arial" w:eastAsiaTheme="minorEastAsia" w:hAnsi="Arial" w:cs="Arial"/>
          <w:lang w:val="en-US"/>
        </w:rPr>
      </w:pPr>
      <w:r>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Pr>
          <w:rFonts w:ascii="Arial" w:hAnsi="Arial" w:cs="Arial"/>
          <w:lang w:val="en-US"/>
        </w:rPr>
        <w:t xml:space="preserve"> weights to the free parameters</w:t>
      </w:r>
      <w:r w:rsidR="00390FD7">
        <w:rPr>
          <w:rFonts w:ascii="Arial" w:hAnsi="Arial" w:cs="Arial"/>
          <w:lang w:val="en-US"/>
        </w:rPr>
        <w:t xml:space="preserve"> </w:t>
      </w:r>
      <w:r>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Pr>
          <w:rFonts w:ascii="Arial" w:hAnsi="Arial" w:cs="Arial"/>
          <w:lang w:val="en-US"/>
        </w:rPr>
        <w:t>best-fitting</w:t>
      </w:r>
      <w:r w:rsidR="004E1392">
        <w:rPr>
          <w:rFonts w:ascii="Arial" w:hAnsi="Arial" w:cs="Arial"/>
          <w:lang w:val="en-US"/>
        </w:rPr>
        <w:t xml:space="preserve"> model from the first step</w:t>
      </w:r>
      <w:r>
        <w:rPr>
          <w:rFonts w:ascii="Arial" w:hAnsi="Arial" w:cs="Arial"/>
          <w:lang w:val="en-US"/>
        </w:rPr>
        <w:t xml:space="preserve"> (</w:t>
      </w:r>
      <w:r w:rsidR="000E5B93">
        <w:rPr>
          <w:rFonts w:ascii="Arial" w:hAnsi="Arial" w:cs="Arial"/>
          <w:lang w:val="en-US"/>
        </w:rPr>
        <w:t>RW-</w:t>
      </w:r>
      <w:r>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Pr>
          <w:rFonts w:ascii="Arial" w:hAnsi="Arial" w:cs="Arial"/>
          <w:lang w:val="en-US"/>
        </w:rPr>
        <w:t>The ‘</w:t>
      </w:r>
      <w:r w:rsidR="00C4556D">
        <w:rPr>
          <w:rFonts w:ascii="Arial" w:hAnsi="Arial" w:cs="Arial"/>
          <w:lang w:val="en-US"/>
        </w:rPr>
        <w:t>step 2</w:t>
      </w:r>
      <w:r>
        <w:rPr>
          <w:rFonts w:ascii="Arial" w:hAnsi="Arial" w:cs="Arial"/>
          <w:lang w:val="en-US"/>
        </w:rPr>
        <w:t xml:space="preserve"> </w:t>
      </w:r>
      <w:r w:rsidR="004E1392">
        <w:rPr>
          <w:rFonts w:ascii="Arial" w:hAnsi="Arial" w:cs="Arial"/>
          <w:lang w:val="en-US"/>
        </w:rPr>
        <w:t xml:space="preserve">model </w:t>
      </w:r>
      <w:r>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w:t>
      </w:r>
      <w:ins w:id="177" w:author="Schlagenhauf, Florian" w:date="2021-07-20T13:58:00Z">
        <w:r w:rsidR="00607768">
          <w:rPr>
            <w:rFonts w:ascii="Arial" w:hAnsi="Arial" w:cs="Arial"/>
            <w:lang w:val="en-US"/>
          </w:rPr>
          <w:t>Le</w:t>
        </w:r>
      </w:ins>
      <w:r w:rsidR="0039259E">
        <w:rPr>
          <w:rFonts w:ascii="Arial" w:hAnsi="Arial" w:cs="Arial"/>
          <w:lang w:val="en-US"/>
        </w:rPr>
        <w:t>a</w:t>
      </w:r>
      <w:ins w:id="178" w:author="Schlagenhauf, Florian" w:date="2021-07-20T13:58:00Z">
        <w:r w:rsidR="00607768">
          <w:rPr>
            <w:rFonts w:ascii="Arial" w:hAnsi="Arial" w:cs="Arial"/>
            <w:lang w:val="en-US"/>
          </w:rPr>
          <w:t>rning</w:t>
        </w:r>
      </w:ins>
      <w:r w:rsidR="00337630">
        <w:rPr>
          <w:rFonts w:ascii="Arial" w:hAnsi="Arial" w:cs="Arial"/>
          <w:lang w:val="en-US"/>
        </w:rPr>
        <w:t>)</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RW-DU-2al-Stress</w:t>
      </w:r>
      <w:ins w:id="179" w:author="Schlagenhauf, Florian" w:date="2021-07-20T13:58:00Z">
        <w:r w:rsidR="00607768">
          <w:rPr>
            <w:rFonts w:ascii="Arial" w:hAnsi="Arial" w:cs="Arial"/>
            <w:lang w:val="en-US"/>
          </w:rPr>
          <w:t>Betas</w:t>
        </w:r>
      </w:ins>
      <w:r w:rsidR="00337630">
        <w:rPr>
          <w:rFonts w:ascii="Arial" w:hAnsi="Arial" w:cs="Arial"/>
          <w:lang w:val="en-US"/>
        </w:rPr>
        <w:t xml:space="preserve">)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w:t>
      </w:r>
      <w:ins w:id="180" w:author="Schlagenhauf, Florian" w:date="2021-07-20T13:59:00Z">
        <w:r w:rsidR="005F52CD">
          <w:rPr>
            <w:rFonts w:ascii="Arial" w:eastAsiaTheme="minorEastAsia" w:hAnsi="Arial" w:cs="Arial"/>
            <w:lang w:val="en-US"/>
          </w:rPr>
          <w:t xml:space="preserve">concatenated </w:t>
        </w:r>
      </w:ins>
      <w:r w:rsidR="00C4556D">
        <w:rPr>
          <w:rFonts w:ascii="Arial" w:eastAsiaTheme="minorEastAsia" w:hAnsi="Arial" w:cs="Arial"/>
          <w:lang w:val="en-US"/>
        </w:rPr>
        <w:t xml:space="preserve">across control and stress conditions within subjects, with the </w:t>
      </w:r>
      <w:ins w:id="181" w:author="Schlagenhauf, Florian" w:date="2021-07-20T14:01:00Z">
        <w:r w:rsidR="006332B8">
          <w:rPr>
            <w:rFonts w:ascii="Arial" w:eastAsiaTheme="minorEastAsia" w:hAnsi="Arial" w:cs="Arial"/>
            <w:lang w:val="en-US"/>
          </w:rPr>
          <w:t xml:space="preserve">free </w:t>
        </w:r>
      </w:ins>
      <w:r w:rsidR="00C4556D">
        <w:rPr>
          <w:rFonts w:ascii="Arial" w:eastAsiaTheme="minorEastAsia" w:hAnsi="Arial" w:cs="Arial"/>
          <w:lang w:val="en-US"/>
        </w:rPr>
        <w:t xml:space="preserve">stress parameters </w:t>
      </w:r>
      <w:ins w:id="182" w:author="Schlagenhauf, Florian" w:date="2021-07-20T14:01:00Z">
        <w:r w:rsidR="00A62E22">
          <w:rPr>
            <w:rFonts w:ascii="Arial" w:eastAsiaTheme="minorEastAsia" w:hAnsi="Arial" w:cs="Arial"/>
            <w:lang w:val="en-US"/>
          </w:rPr>
          <w:t>quantif</w:t>
        </w:r>
      </w:ins>
      <w:ins w:id="183" w:author="Schlagenhauf, Florian" w:date="2021-07-20T14:02:00Z">
        <w:r w:rsidR="00A62E22">
          <w:rPr>
            <w:rFonts w:ascii="Arial" w:eastAsiaTheme="minorEastAsia" w:hAnsi="Arial" w:cs="Arial"/>
            <w:lang w:val="en-US"/>
          </w:rPr>
          <w:t>y</w:t>
        </w:r>
      </w:ins>
      <w:ins w:id="184" w:author="Schlagenhauf, Florian" w:date="2021-07-20T14:01:00Z">
        <w:r w:rsidR="00A62E22">
          <w:rPr>
            <w:rFonts w:ascii="Arial" w:eastAsiaTheme="minorEastAsia" w:hAnsi="Arial" w:cs="Arial"/>
            <w:lang w:val="en-US"/>
          </w:rPr>
          <w:t>i</w:t>
        </w:r>
      </w:ins>
      <w:ins w:id="185" w:author="Schlagenhauf, Florian" w:date="2021-07-20T14:02:00Z">
        <w:r w:rsidR="00A62E22">
          <w:rPr>
            <w:rFonts w:ascii="Arial" w:eastAsiaTheme="minorEastAsia" w:hAnsi="Arial" w:cs="Arial"/>
            <w:lang w:val="en-US"/>
          </w:rPr>
          <w:t xml:space="preserve">ng </w:t>
        </w:r>
      </w:ins>
      <w:ins w:id="186" w:author="Schlagenhauf, Florian" w:date="2021-07-20T14:01:00Z">
        <w:r w:rsidR="00A62E22">
          <w:rPr>
            <w:rFonts w:ascii="Arial" w:eastAsiaTheme="minorEastAsia" w:hAnsi="Arial" w:cs="Arial"/>
            <w:lang w:val="en-US"/>
          </w:rPr>
          <w:t xml:space="preserve">the additive effect on the respective parameters </w:t>
        </w:r>
      </w:ins>
      <w:ins w:id="187" w:author="Schlagenhauf, Florian" w:date="2021-07-20T14:02:00Z">
        <w:r w:rsidR="00F20A7C">
          <w:rPr>
            <w:rFonts w:ascii="Arial" w:eastAsiaTheme="minorEastAsia" w:hAnsi="Arial" w:cs="Arial"/>
            <w:lang w:val="en-US"/>
          </w:rPr>
          <w:t xml:space="preserve">for </w:t>
        </w:r>
      </w:ins>
      <w:ins w:id="188" w:author="Schlagenhauf, Florian" w:date="2021-07-20T14:01:00Z">
        <w:r w:rsidR="00A62E22">
          <w:rPr>
            <w:rFonts w:ascii="Arial" w:eastAsiaTheme="minorEastAsia" w:hAnsi="Arial" w:cs="Arial"/>
            <w:lang w:val="en-US"/>
          </w:rPr>
          <w:t xml:space="preserve">the </w:t>
        </w:r>
      </w:ins>
      <w:r w:rsidR="00C4556D">
        <w:rPr>
          <w:rFonts w:ascii="Arial" w:eastAsiaTheme="minorEastAsia" w:hAnsi="Arial" w:cs="Arial"/>
          <w:lang w:val="en-US"/>
        </w:rPr>
        <w:t xml:space="preserve">trials </w:t>
      </w:r>
      <w:ins w:id="189" w:author="Schlagenhauf, Florian" w:date="2021-07-20T14:03:00Z">
        <w:r w:rsidR="001E5676">
          <w:rPr>
            <w:rFonts w:ascii="Arial" w:eastAsiaTheme="minorEastAsia" w:hAnsi="Arial" w:cs="Arial"/>
            <w:lang w:val="en-US"/>
          </w:rPr>
          <w:t xml:space="preserve">of </w:t>
        </w:r>
      </w:ins>
      <w:r w:rsidR="00C4556D">
        <w:rPr>
          <w:rFonts w:ascii="Arial" w:eastAsiaTheme="minorEastAsia" w:hAnsi="Arial" w:cs="Arial"/>
          <w:lang w:val="en-US"/>
        </w:rPr>
        <w:t xml:space="preserve">the stress condition (see Supplement). As in step 1, model fits were then compared between models. </w:t>
      </w:r>
    </w:p>
    <w:p w14:paraId="681E0D4F" w14:textId="1D63CD45" w:rsidR="00274C79" w:rsidRDefault="005213EF" w:rsidP="00274C79">
      <w:pPr>
        <w:spacing w:line="480" w:lineRule="auto"/>
        <w:jc w:val="both"/>
        <w:rPr>
          <w:rFonts w:ascii="Arial" w:hAnsi="Arial" w:cs="Arial"/>
          <w:i/>
          <w:iCs/>
          <w:lang w:val="en-US"/>
        </w:rPr>
      </w:pPr>
      <w:r>
        <w:rPr>
          <w:rFonts w:ascii="Arial" w:hAnsi="Arial" w:cs="Arial"/>
          <w:i/>
          <w:iCs/>
          <w:lang w:val="en-US"/>
        </w:rPr>
        <w:t xml:space="preserve">2.5.4. </w:t>
      </w:r>
      <w:r w:rsidR="00274C79">
        <w:rPr>
          <w:rFonts w:ascii="Arial" w:hAnsi="Arial" w:cs="Arial"/>
          <w:i/>
          <w:iCs/>
          <w:lang w:val="en-US"/>
        </w:rPr>
        <w:t>Model fitting</w:t>
      </w:r>
    </w:p>
    <w:p w14:paraId="4C6874FD" w14:textId="212CAEF6" w:rsidR="00390FD7" w:rsidRPr="001F0BC0" w:rsidRDefault="00814C00" w:rsidP="00274C79">
      <w:pPr>
        <w:spacing w:line="480" w:lineRule="auto"/>
        <w:jc w:val="both"/>
        <w:rPr>
          <w:rFonts w:ascii="Arial" w:hAnsi="Arial" w:cs="Arial"/>
          <w:lang w:val="en-US"/>
        </w:rPr>
      </w:pPr>
      <w:r>
        <w:rPr>
          <w:rFonts w:ascii="Arial" w:hAnsi="Arial" w:cs="Arial"/>
          <w:lang w:val="en-US"/>
        </w:rPr>
        <w:lastRenderedPageBreak/>
        <w:t>Models from both steps were fitted under the hierarchical Bayesian inference approach as implemented in</w:t>
      </w:r>
      <w:r w:rsidR="001F0BC0">
        <w:rPr>
          <w:rFonts w:ascii="Arial" w:hAnsi="Arial" w:cs="Arial"/>
          <w:lang w:val="en-US"/>
        </w:rPr>
        <w:t xml:space="preserve"> the cbm toolbox </w:t>
      </w:r>
      <w:r>
        <w:rPr>
          <w:rFonts w:ascii="Arial" w:hAnsi="Arial" w:cs="Arial"/>
          <w:lang w:val="en-US"/>
        </w:rPr>
        <w:t>(Piray et al., 2020) run in in Matlab R2018a</w:t>
      </w:r>
      <w:r w:rsidR="001F0BC0">
        <w:rPr>
          <w:rFonts w:ascii="Arial" w:hAnsi="Arial" w:cs="Arial"/>
          <w:lang w:val="en-US"/>
        </w:rPr>
        <w:t>.</w:t>
      </w:r>
      <w:r>
        <w:rPr>
          <w:rFonts w:ascii="Arial" w:hAnsi="Arial" w:cs="Arial"/>
          <w:lang w:val="en-US"/>
        </w:rPr>
        <w:t xml:space="preserve"> This procedure allowed for concurrent model comparison and parameter estimation. Thereby, the latter also follows a mixed effects approach: the group mean parameter affects individual parameter estimation and vice versa, but the relationship is scaled by how (relatively) well the model explains the individual subject’s behavior.</w:t>
      </w:r>
      <w:r w:rsidR="001F0BC0">
        <w:rPr>
          <w:rFonts w:ascii="Arial" w:hAnsi="Arial" w:cs="Arial"/>
          <w:lang w:val="en-US"/>
        </w:rPr>
        <w:t xml:space="preserve"> </w:t>
      </w:r>
    </w:p>
    <w:p w14:paraId="154FB821" w14:textId="1083F641" w:rsidR="00227478" w:rsidRDefault="005213EF" w:rsidP="00227478">
      <w:pPr>
        <w:spacing w:line="480" w:lineRule="auto"/>
        <w:jc w:val="both"/>
        <w:rPr>
          <w:rFonts w:ascii="Arial" w:hAnsi="Arial" w:cs="Arial"/>
          <w:lang w:val="en-US"/>
        </w:rPr>
      </w:pPr>
      <w:r>
        <w:rPr>
          <w:rFonts w:ascii="Arial" w:hAnsi="Arial" w:cs="Arial"/>
          <w:i/>
          <w:iCs/>
          <w:lang w:val="en-US"/>
        </w:rPr>
        <w:t xml:space="preserve">2.5.5. </w:t>
      </w:r>
      <w:r w:rsidR="00227478">
        <w:rPr>
          <w:rFonts w:ascii="Arial" w:hAnsi="Arial" w:cs="Arial"/>
          <w:i/>
          <w:iCs/>
          <w:lang w:val="en-US"/>
        </w:rPr>
        <w:t>fMRI data</w:t>
      </w:r>
    </w:p>
    <w:p w14:paraId="1D1A6B96" w14:textId="333C4850" w:rsidR="00A05617" w:rsidRDefault="00227478" w:rsidP="00A05617">
      <w:pPr>
        <w:spacing w:line="480" w:lineRule="auto"/>
        <w:jc w:val="both"/>
        <w:rPr>
          <w:rFonts w:ascii="Calibri" w:hAnsi="Calibri" w:cs="Calibri"/>
          <w:lang w:val="en-US"/>
        </w:rPr>
      </w:pPr>
      <w:r w:rsidRPr="728432B7">
        <w:rPr>
          <w:rFonts w:ascii="Arial" w:hAnsi="Arial" w:cs="Arial"/>
          <w:lang w:val="en-US"/>
        </w:rPr>
        <w:t>Scans were acquired on a Siemens 3 T high-resolution PRISMA MR-System with a 20-channel head coil (Siemens, Erlangen, Germany)</w:t>
      </w:r>
      <w:r w:rsidR="005213EF" w:rsidRPr="728432B7">
        <w:rPr>
          <w:rFonts w:ascii="Arial" w:hAnsi="Arial" w:cs="Arial"/>
          <w:lang w:val="en-US"/>
        </w:rPr>
        <w:t>. Covering the whole brain, 40 slices were acquired in oblique orientation at 20° to the anterior commissure-posterior commissure line and in ascending order</w:t>
      </w:r>
      <w:r w:rsidRPr="728432B7">
        <w:rPr>
          <w:rFonts w:ascii="Arial" w:hAnsi="Arial" w:cs="Arial"/>
          <w:lang w:val="en-US"/>
        </w:rPr>
        <w:t xml:space="preserve"> with the following parameters: T2*-weighted gradient-echo echo-planar imaging (EPI) (</w:t>
      </w:r>
      <w:r w:rsidR="005213EF" w:rsidRPr="728432B7">
        <w:rPr>
          <w:rFonts w:ascii="Arial" w:hAnsi="Arial" w:cs="Arial"/>
          <w:lang w:val="en-US"/>
        </w:rPr>
        <w:t>TR: 2.09 s</w:t>
      </w:r>
      <w:r w:rsidRPr="728432B7">
        <w:rPr>
          <w:rFonts w:ascii="Arial" w:hAnsi="Arial" w:cs="Arial"/>
          <w:lang w:val="en-US"/>
        </w:rPr>
        <w:t>;</w:t>
      </w:r>
      <w:ins w:id="190" w:author="Schlagenhauf, Florian" w:date="2021-07-20T14:05:00Z">
        <w:r w:rsidR="00625A59">
          <w:rPr>
            <w:rFonts w:ascii="Arial" w:hAnsi="Arial" w:cs="Arial"/>
            <w:lang w:val="en-US"/>
          </w:rPr>
          <w:t xml:space="preserve"> </w:t>
        </w:r>
      </w:ins>
      <w:r w:rsidR="005213EF" w:rsidRPr="728432B7">
        <w:rPr>
          <w:rFonts w:ascii="Arial" w:hAnsi="Arial" w:cs="Arial"/>
          <w:lang w:val="en-US"/>
        </w:rPr>
        <w:t>TE:</w:t>
      </w:r>
      <w:r w:rsidRPr="728432B7">
        <w:rPr>
          <w:rFonts w:ascii="Arial" w:hAnsi="Arial" w:cs="Arial"/>
          <w:lang w:val="en-US"/>
        </w:rPr>
        <w:t xml:space="preserve"> </w:t>
      </w:r>
      <w:r w:rsidR="005213EF" w:rsidRPr="728432B7">
        <w:rPr>
          <w:rFonts w:ascii="Arial" w:hAnsi="Arial" w:cs="Arial"/>
          <w:lang w:val="en-US"/>
        </w:rPr>
        <w:t>22</w:t>
      </w:r>
      <w:r w:rsidRPr="728432B7">
        <w:rPr>
          <w:rFonts w:ascii="Arial" w:hAnsi="Arial" w:cs="Arial"/>
          <w:lang w:val="en-US"/>
        </w:rPr>
        <w:t xml:space="preserve"> ms; flip angle</w:t>
      </w:r>
      <w:r w:rsidR="005213EF" w:rsidRPr="728432B7">
        <w:rPr>
          <w:rFonts w:ascii="Arial" w:hAnsi="Arial" w:cs="Arial"/>
          <w:lang w:val="en-US"/>
        </w:rPr>
        <w:t xml:space="preserve">: </w:t>
      </w:r>
      <w:r w:rsidRPr="728432B7">
        <w:rPr>
          <w:rFonts w:ascii="Arial" w:hAnsi="Arial" w:cs="Arial"/>
          <w:lang w:val="en-US"/>
        </w:rPr>
        <w:t xml:space="preserve">90°; </w:t>
      </w:r>
      <w:r w:rsidR="005213EF" w:rsidRPr="728432B7">
        <w:rPr>
          <w:rFonts w:ascii="Arial" w:hAnsi="Arial" w:cs="Arial"/>
          <w:lang w:val="en-US"/>
        </w:rPr>
        <w:t xml:space="preserve">3 </w:t>
      </w:r>
      <w:r w:rsidRPr="728432B7">
        <w:rPr>
          <w:rFonts w:ascii="Arial" w:hAnsi="Arial" w:cs="Arial"/>
          <w:lang w:val="en-US"/>
        </w:rPr>
        <w:t>×</w:t>
      </w:r>
      <w:r w:rsidR="005213EF" w:rsidRPr="728432B7">
        <w:rPr>
          <w:rFonts w:ascii="Arial" w:hAnsi="Arial" w:cs="Arial"/>
          <w:lang w:val="en-US"/>
        </w:rPr>
        <w:t xml:space="preserve"> 3</w:t>
      </w:r>
      <w:r w:rsidRPr="728432B7">
        <w:rPr>
          <w:rFonts w:ascii="Arial" w:hAnsi="Arial" w:cs="Arial"/>
          <w:lang w:val="en-US"/>
        </w:rPr>
        <w:t xml:space="preserve"> mm</w:t>
      </w:r>
      <w:proofErr w:type="gramStart"/>
      <w:r w:rsidRPr="728432B7">
        <w:rPr>
          <w:rFonts w:ascii="Arial" w:hAnsi="Arial" w:cs="Arial"/>
          <w:vertAlign w:val="superscript"/>
          <w:lang w:val="en-US"/>
        </w:rPr>
        <w:t>2</w:t>
      </w:r>
      <w:r w:rsidRPr="728432B7">
        <w:rPr>
          <w:rFonts w:ascii="Arial" w:hAnsi="Arial" w:cs="Arial"/>
          <w:lang w:val="en-US"/>
        </w:rPr>
        <w:t xml:space="preserve"> </w:t>
      </w:r>
      <w:r w:rsidR="005213EF" w:rsidRPr="728432B7">
        <w:rPr>
          <w:rFonts w:ascii="Arial" w:hAnsi="Arial" w:cs="Arial"/>
          <w:lang w:val="en-US"/>
        </w:rPr>
        <w:t xml:space="preserve"> in</w:t>
      </w:r>
      <w:proofErr w:type="gramEnd"/>
      <w:r w:rsidR="005213EF" w:rsidRPr="728432B7">
        <w:rPr>
          <w:rFonts w:ascii="Arial" w:hAnsi="Arial" w:cs="Arial"/>
          <w:lang w:val="en-US"/>
        </w:rPr>
        <w:t xml:space="preserve"> plane voxel resolution, 0.5 mm gap between slices, </w:t>
      </w:r>
      <w:r w:rsidRPr="728432B7">
        <w:rPr>
          <w:rFonts w:ascii="Arial" w:hAnsi="Arial" w:cs="Arial"/>
          <w:lang w:val="en-US"/>
        </w:rPr>
        <w:t xml:space="preserve">voxel size, 3 × 3 × 5 mm) . The scanning procedure </w:t>
      </w:r>
      <w:ins w:id="191" w:author="Schlagenhauf, Florian" w:date="2021-07-20T14:05:00Z">
        <w:r w:rsidR="00625A59">
          <w:rPr>
            <w:rFonts w:ascii="Arial" w:hAnsi="Arial" w:cs="Arial"/>
            <w:lang w:val="en-US"/>
          </w:rPr>
          <w:t xml:space="preserve">further </w:t>
        </w:r>
      </w:ins>
      <w:r w:rsidRPr="728432B7">
        <w:rPr>
          <w:rFonts w:ascii="Arial" w:hAnsi="Arial" w:cs="Arial"/>
          <w:lang w:val="en-US"/>
        </w:rPr>
        <w:t>comprised a T1</w:t>
      </w:r>
      <w:r w:rsidR="00344898" w:rsidRPr="728432B7">
        <w:rPr>
          <w:rFonts w:ascii="Arial" w:hAnsi="Arial" w:cs="Arial"/>
          <w:lang w:val="en-US"/>
        </w:rPr>
        <w:t xml:space="preserve">-weighted </w:t>
      </w:r>
      <w:r w:rsidRPr="728432B7">
        <w:rPr>
          <w:rFonts w:ascii="Arial" w:hAnsi="Arial" w:cs="Arial"/>
          <w:lang w:val="en-US"/>
        </w:rPr>
        <w:t xml:space="preserve">MPRAGE recorded within seven days before the first test session, </w:t>
      </w:r>
      <w:ins w:id="192" w:author="Schlagenhauf, Florian" w:date="2021-07-20T14:05:00Z">
        <w:r w:rsidR="00625A59">
          <w:rPr>
            <w:rFonts w:ascii="Arial" w:hAnsi="Arial" w:cs="Arial"/>
            <w:lang w:val="en-US"/>
          </w:rPr>
          <w:t xml:space="preserve">and </w:t>
        </w:r>
      </w:ins>
      <w:r w:rsidRPr="728432B7">
        <w:rPr>
          <w:rFonts w:ascii="Arial" w:hAnsi="Arial" w:cs="Arial"/>
          <w:lang w:val="en-US"/>
        </w:rPr>
        <w:t xml:space="preserve">a field map to account for individual homogeneity differences of the magnetic field. Functional imaging data analyses were performed using SPM12 in </w:t>
      </w:r>
      <w:commentRangeStart w:id="193"/>
      <w:r w:rsidRPr="728432B7">
        <w:rPr>
          <w:rFonts w:ascii="Arial" w:hAnsi="Arial" w:cs="Arial"/>
          <w:lang w:val="en-US"/>
        </w:rPr>
        <w:t>Matlab</w:t>
      </w:r>
      <w:commentRangeEnd w:id="193"/>
      <w:r>
        <w:commentReference w:id="193"/>
      </w:r>
      <w:r w:rsidRPr="728432B7">
        <w:rPr>
          <w:rFonts w:ascii="Arial" w:hAnsi="Arial" w:cs="Arial"/>
          <w:lang w:val="en-US"/>
        </w:rPr>
        <w:t>.</w:t>
      </w:r>
      <w:r w:rsidR="00A05617" w:rsidRPr="728432B7">
        <w:rPr>
          <w:rFonts w:ascii="Arial" w:hAnsi="Arial" w:cs="Arial"/>
          <w:lang w:val="en-US"/>
        </w:rPr>
        <w:t xml:space="preserve"> </w:t>
      </w:r>
    </w:p>
    <w:p w14:paraId="77E99F78" w14:textId="717A09B1" w:rsidR="00776092" w:rsidRDefault="00776092" w:rsidP="00776092">
      <w:pPr>
        <w:spacing w:line="480" w:lineRule="auto"/>
        <w:jc w:val="both"/>
        <w:rPr>
          <w:ins w:id="194" w:author="Schlagenhauf, Florian" w:date="2021-07-20T14:13:00Z"/>
          <w:rFonts w:ascii="Arial" w:hAnsi="Arial" w:cs="Arial"/>
          <w:lang w:val="en-US"/>
        </w:rPr>
      </w:pPr>
      <w:ins w:id="195" w:author="Schlagenhauf, Florian">
        <w:r>
          <w:rPr>
            <w:rFonts w:ascii="Arial" w:hAnsi="Arial" w:cs="Arial"/>
            <w:lang w:val="en-US"/>
          </w:rPr>
          <w:t xml:space="preserve">On the first, individual subject level the feedback onsets were modeled </w:t>
        </w:r>
      </w:ins>
      <w:ins w:id="196" w:author="Schlagenhauf, Florian" w:date="2021-07-20T14:13:00Z">
        <w:r>
          <w:rPr>
            <w:rFonts w:ascii="Arial" w:hAnsi="Arial" w:cs="Arial"/>
            <w:lang w:val="en-US"/>
          </w:rPr>
          <w:t xml:space="preserve">with the </w:t>
        </w:r>
      </w:ins>
      <w:ins w:id="197" w:author="Schlagenhauf, Florian">
        <w:r>
          <w:rPr>
            <w:rFonts w:ascii="Arial" w:hAnsi="Arial" w:cs="Arial"/>
            <w:lang w:val="en-US"/>
          </w:rPr>
          <w:t>r</w:t>
        </w:r>
        <w:r w:rsidRPr="028D8A98">
          <w:rPr>
            <w:rFonts w:ascii="Arial" w:hAnsi="Arial" w:cs="Arial"/>
            <w:lang w:val="en-US"/>
          </w:rPr>
          <w:t xml:space="preserve">eward </w:t>
        </w:r>
      </w:ins>
      <w:ins w:id="198" w:author="Schlagenhauf, Florian" w:date="2021-07-20T14:13:00Z">
        <w:r w:rsidRPr="028D8A98">
          <w:rPr>
            <w:rFonts w:ascii="Arial" w:hAnsi="Arial" w:cs="Arial"/>
            <w:lang w:val="en-US"/>
          </w:rPr>
          <w:t xml:space="preserve">prediction errors (RPE) </w:t>
        </w:r>
        <w:r>
          <w:rPr>
            <w:rFonts w:ascii="Arial" w:hAnsi="Arial" w:cs="Arial"/>
            <w:lang w:val="en-US"/>
          </w:rPr>
          <w:t xml:space="preserve">included </w:t>
        </w:r>
        <w:r w:rsidRPr="028D8A98">
          <w:rPr>
            <w:rFonts w:ascii="Arial" w:hAnsi="Arial" w:cs="Arial"/>
            <w:lang w:val="en-US"/>
          </w:rPr>
          <w:t xml:space="preserve">as parametric </w:t>
        </w:r>
        <w:r>
          <w:rPr>
            <w:rFonts w:ascii="Arial" w:hAnsi="Arial" w:cs="Arial"/>
            <w:lang w:val="en-US"/>
          </w:rPr>
          <w:t xml:space="preserve">modulator. </w:t>
        </w:r>
        <w:r w:rsidRPr="00776092">
          <w:rPr>
            <w:rFonts w:ascii="Arial" w:hAnsi="Arial" w:cs="Arial"/>
            <w:lang w:val="en-US"/>
          </w:rPr>
          <w:t>T</w:t>
        </w:r>
        <w:r w:rsidRPr="0039259E">
          <w:rPr>
            <w:rFonts w:ascii="Arial" w:hAnsi="Arial" w:cs="Arial"/>
            <w:lang w:val="en-US"/>
          </w:rPr>
          <w:t>he six realignment parameters, the derivative of the translation parameters and a dummy regressor for scans with excessive motion were added as further nuisance regressors</w:t>
        </w:r>
        <w:r>
          <w:rPr>
            <w:rFonts w:ascii="Arial" w:hAnsi="Arial" w:cs="Arial"/>
            <w:lang w:val="en-US"/>
          </w:rPr>
          <w:t xml:space="preserve">. The </w:t>
        </w:r>
        <w:r w:rsidRPr="028D8A98">
          <w:rPr>
            <w:rFonts w:ascii="Arial" w:hAnsi="Arial" w:cs="Arial"/>
            <w:lang w:val="en-US"/>
          </w:rPr>
          <w:t>stress and control condition</w:t>
        </w:r>
        <w:r>
          <w:rPr>
            <w:rFonts w:ascii="Arial" w:hAnsi="Arial" w:cs="Arial"/>
            <w:lang w:val="en-US"/>
          </w:rPr>
          <w:t xml:space="preserve"> were modeled</w:t>
        </w:r>
        <w:r w:rsidRPr="028D8A98">
          <w:rPr>
            <w:rFonts w:ascii="Arial" w:hAnsi="Arial" w:cs="Arial"/>
            <w:lang w:val="en-US"/>
          </w:rPr>
          <w:t xml:space="preserve"> separately</w:t>
        </w:r>
        <w:r>
          <w:rPr>
            <w:rFonts w:ascii="Arial" w:hAnsi="Arial" w:cs="Arial"/>
            <w:lang w:val="en-US"/>
          </w:rPr>
          <w:t>.</w:t>
        </w:r>
      </w:ins>
    </w:p>
    <w:p w14:paraId="30490C4A" w14:textId="41DADF07" w:rsidR="005324AF" w:rsidRDefault="00A05617" w:rsidP="00A05617">
      <w:pPr>
        <w:spacing w:line="480" w:lineRule="auto"/>
        <w:jc w:val="both"/>
        <w:rPr>
          <w:ins w:id="199" w:author="Schlagenhauf, Florian" w:date="2021-07-20T14:46:00Z"/>
          <w:rFonts w:ascii="Arial" w:hAnsi="Arial" w:cs="Arial"/>
          <w:lang w:val="en-US"/>
        </w:rPr>
      </w:pPr>
      <w:r w:rsidRPr="028D8A98">
        <w:rPr>
          <w:rFonts w:ascii="Arial" w:hAnsi="Arial" w:cs="Arial"/>
          <w:lang w:val="en-US"/>
        </w:rPr>
        <w:t>Contrast images</w:t>
      </w:r>
      <w:r w:rsidR="00DB04F0">
        <w:rPr>
          <w:rFonts w:ascii="Arial" w:hAnsi="Arial" w:cs="Arial"/>
          <w:lang w:val="en-US"/>
        </w:rPr>
        <w:t xml:space="preserve"> </w:t>
      </w:r>
      <w:r w:rsidRPr="028D8A98">
        <w:rPr>
          <w:rFonts w:ascii="Arial" w:hAnsi="Arial" w:cs="Arial"/>
          <w:lang w:val="en-US"/>
        </w:rPr>
        <w:t xml:space="preserve">were computed for </w:t>
      </w:r>
      <w:ins w:id="200" w:author="Schlagenhauf, Florian" w:date="2021-07-20T14:13:00Z">
        <w:r w:rsidR="00722296">
          <w:rPr>
            <w:rFonts w:ascii="Arial" w:hAnsi="Arial" w:cs="Arial"/>
            <w:lang w:val="en-US"/>
          </w:rPr>
          <w:t>the RPE</w:t>
        </w:r>
        <w:r w:rsidR="00A71CB5">
          <w:rPr>
            <w:rFonts w:ascii="Arial" w:hAnsi="Arial" w:cs="Arial"/>
            <w:lang w:val="en-US"/>
          </w:rPr>
          <w:t xml:space="preserve"> </w:t>
        </w:r>
      </w:ins>
      <w:ins w:id="201" w:author="Schlagenhauf, Florian" w:date="2021-07-20T14:14:00Z">
        <w:r w:rsidR="00B14966">
          <w:rPr>
            <w:rFonts w:ascii="Arial" w:hAnsi="Arial" w:cs="Arial"/>
            <w:lang w:val="en-US"/>
          </w:rPr>
          <w:t xml:space="preserve">for the </w:t>
        </w:r>
      </w:ins>
      <w:r w:rsidRPr="028D8A98">
        <w:rPr>
          <w:rFonts w:ascii="Arial" w:hAnsi="Arial" w:cs="Arial"/>
          <w:lang w:val="en-US"/>
        </w:rPr>
        <w:t xml:space="preserve">control and stress condition and subsequently submitted to random-effects group statistics (second level). A paired t-test was used </w:t>
      </w:r>
      <w:ins w:id="202" w:author="Lennart Lüttgau" w:date="2021-07-06T14:01:00Z">
        <w:r w:rsidR="004448CC" w:rsidRPr="028D8A98">
          <w:rPr>
            <w:rFonts w:ascii="Arial" w:hAnsi="Arial" w:cs="Arial"/>
            <w:lang w:val="en-US"/>
          </w:rPr>
          <w:t xml:space="preserve">to compare activation across </w:t>
        </w:r>
      </w:ins>
      <w:r w:rsidRPr="028D8A98">
        <w:rPr>
          <w:rFonts w:ascii="Arial" w:hAnsi="Arial" w:cs="Arial"/>
          <w:lang w:val="en-US"/>
        </w:rPr>
        <w:t>condition</w:t>
      </w:r>
      <w:ins w:id="203" w:author="Lennart Lüttgau" w:date="2021-07-06T14:01:00Z">
        <w:r w:rsidR="004448CC" w:rsidRPr="028D8A98">
          <w:rPr>
            <w:rFonts w:ascii="Arial" w:hAnsi="Arial" w:cs="Arial"/>
            <w:lang w:val="en-US"/>
          </w:rPr>
          <w:t>s</w:t>
        </w:r>
      </w:ins>
      <w:r w:rsidRPr="028D8A98">
        <w:rPr>
          <w:rFonts w:ascii="Arial" w:hAnsi="Arial" w:cs="Arial"/>
          <w:lang w:val="en-US"/>
        </w:rPr>
        <w:t xml:space="preserve"> (stress/control)</w:t>
      </w:r>
      <w:ins w:id="204" w:author="Lennart Lüttgau" w:date="2021-07-06T14:01:00Z">
        <w:r w:rsidR="004448CC" w:rsidRPr="028D8A98">
          <w:rPr>
            <w:rFonts w:ascii="Arial" w:hAnsi="Arial" w:cs="Arial"/>
            <w:lang w:val="en-US"/>
          </w:rPr>
          <w:t xml:space="preserve"> on the group level</w:t>
        </w:r>
      </w:ins>
      <w:r w:rsidRPr="028D8A98">
        <w:rPr>
          <w:rFonts w:ascii="Arial" w:hAnsi="Arial" w:cs="Arial"/>
          <w:lang w:val="en-US"/>
        </w:rPr>
        <w:t>. To control for multiple comparisons, family-wise error correction (</w:t>
      </w:r>
      <w:r w:rsidRPr="028D8A98">
        <w:rPr>
          <w:rFonts w:ascii="Arial" w:hAnsi="Arial" w:cs="Arial"/>
          <w:i/>
          <w:iCs/>
          <w:lang w:val="en-US"/>
        </w:rPr>
        <w:t>p</w:t>
      </w:r>
      <w:r w:rsidRPr="028D8A98">
        <w:rPr>
          <w:rFonts w:ascii="Arial" w:hAnsi="Arial" w:cs="Arial"/>
          <w:i/>
          <w:iCs/>
          <w:vertAlign w:val="subscript"/>
          <w:lang w:val="en-US"/>
        </w:rPr>
        <w:t>FWE</w:t>
      </w:r>
      <w:r w:rsidRPr="028D8A98">
        <w:rPr>
          <w:rFonts w:ascii="Arial" w:hAnsi="Arial" w:cs="Arial"/>
          <w:lang w:val="en-US"/>
        </w:rPr>
        <w:t xml:space="preserve">) was applied at the whole-brain level. </w:t>
      </w:r>
    </w:p>
    <w:p w14:paraId="2CC5EC1F" w14:textId="090ADEF4" w:rsidR="00A05617" w:rsidRDefault="00A05617" w:rsidP="00A05617">
      <w:pPr>
        <w:spacing w:line="480" w:lineRule="auto"/>
        <w:jc w:val="both"/>
        <w:rPr>
          <w:rFonts w:ascii="Arial" w:hAnsi="Arial" w:cs="Arial"/>
          <w:lang w:val="en-US"/>
        </w:rPr>
      </w:pPr>
      <w:r w:rsidRPr="028D8A98">
        <w:rPr>
          <w:rFonts w:ascii="Arial" w:hAnsi="Arial" w:cs="Arial"/>
          <w:lang w:val="en-US"/>
        </w:rPr>
        <w:t xml:space="preserve">The association of RPE BOLD signal with behavioral learning performance was tested as </w:t>
      </w:r>
      <w:ins w:id="205" w:author="Lennart Lüttgau" w:date="2021-07-06T14:02:00Z">
        <w:r w:rsidR="00CA1148" w:rsidRPr="028D8A98">
          <w:rPr>
            <w:rFonts w:ascii="Arial" w:hAnsi="Arial" w:cs="Arial"/>
            <w:lang w:val="en-US"/>
          </w:rPr>
          <w:t>follows</w:t>
        </w:r>
      </w:ins>
      <w:r w:rsidRPr="028D8A98">
        <w:rPr>
          <w:rFonts w:ascii="Arial" w:hAnsi="Arial" w:cs="Arial"/>
          <w:lang w:val="en-US"/>
        </w:rPr>
        <w:t xml:space="preserve">: A flexible factorial design was used with condition (stress/control) as within-subject </w:t>
      </w:r>
      <w:r w:rsidRPr="028D8A98">
        <w:rPr>
          <w:rFonts w:ascii="Arial" w:hAnsi="Arial" w:cs="Arial"/>
          <w:lang w:val="en-US"/>
        </w:rPr>
        <w:lastRenderedPageBreak/>
        <w:t xml:space="preserve">factor and learning (median split on percentage of correct responses resulting in </w:t>
      </w:r>
      <w:r w:rsidR="001E0218" w:rsidRPr="028D8A98">
        <w:rPr>
          <w:rFonts w:ascii="Arial" w:hAnsi="Arial" w:cs="Arial"/>
          <w:lang w:val="en-US"/>
        </w:rPr>
        <w:t>two groups: improved vs. impaired learners under stress</w:t>
      </w:r>
      <w:r w:rsidRPr="028D8A98">
        <w:rPr>
          <w:rFonts w:ascii="Arial" w:hAnsi="Arial" w:cs="Arial"/>
          <w:lang w:val="en-US"/>
        </w:rPr>
        <w:t>) and subject as random effect</w:t>
      </w:r>
      <w:r w:rsidR="00BE5434" w:rsidRPr="028D8A98">
        <w:rPr>
          <w:rFonts w:ascii="Arial" w:hAnsi="Arial" w:cs="Arial"/>
          <w:lang w:val="en-US"/>
        </w:rPr>
        <w:t xml:space="preserve"> (see Supplement: Exploratory fMRI analyses)</w:t>
      </w:r>
      <w:ins w:id="206" w:author="Schlagenhauf, Florian" w:date="2021-07-20T14:15:00Z">
        <w:r w:rsidR="006401B3">
          <w:rPr>
            <w:rFonts w:ascii="Arial" w:hAnsi="Arial" w:cs="Arial"/>
            <w:lang w:val="en-US"/>
          </w:rPr>
          <w:t>.</w:t>
        </w:r>
      </w:ins>
    </w:p>
    <w:p w14:paraId="698987B4" w14:textId="4B30B073" w:rsidR="00477D74" w:rsidRDefault="001E1DDC" w:rsidP="001E1DDC">
      <w:pPr>
        <w:jc w:val="both"/>
        <w:rPr>
          <w:rFonts w:ascii="Arial" w:hAnsi="Arial" w:cs="Arial"/>
          <w:b/>
          <w:bCs/>
          <w:sz w:val="24"/>
          <w:szCs w:val="24"/>
          <w:lang w:val="en-US"/>
        </w:rPr>
      </w:pPr>
      <w:r>
        <w:rPr>
          <w:rFonts w:ascii="Arial" w:hAnsi="Arial" w:cs="Arial"/>
          <w:b/>
          <w:bCs/>
          <w:sz w:val="24"/>
          <w:szCs w:val="24"/>
          <w:u w:val="single"/>
          <w:lang w:val="en-US"/>
        </w:rPr>
        <w:t xml:space="preserve">3. </w:t>
      </w:r>
      <w:r w:rsidR="00477D74" w:rsidRPr="008F1CDF">
        <w:rPr>
          <w:rFonts w:ascii="Arial" w:hAnsi="Arial" w:cs="Arial"/>
          <w:b/>
          <w:bCs/>
          <w:sz w:val="24"/>
          <w:szCs w:val="24"/>
          <w:u w:val="single"/>
          <w:lang w:val="en-US"/>
        </w:rPr>
        <w:t>Results</w:t>
      </w:r>
      <w:r w:rsidR="00477D74" w:rsidRPr="008F1CDF">
        <w:rPr>
          <w:rFonts w:ascii="Arial" w:hAnsi="Arial" w:cs="Arial"/>
          <w:b/>
          <w:bCs/>
          <w:sz w:val="24"/>
          <w:szCs w:val="24"/>
          <w:lang w:val="en-US"/>
        </w:rPr>
        <w:t xml:space="preserve"> </w:t>
      </w:r>
    </w:p>
    <w:p w14:paraId="25EE08C4" w14:textId="77777777" w:rsidR="001E0218" w:rsidRPr="001E1DDC" w:rsidRDefault="001E0218" w:rsidP="001E1DDC">
      <w:pPr>
        <w:jc w:val="both"/>
        <w:rPr>
          <w:rFonts w:ascii="Cambria Math" w:hAnsi="Cambria Math" w:cs="Arial"/>
          <w:lang w:val="en-US"/>
        </w:rPr>
      </w:pPr>
    </w:p>
    <w:p w14:paraId="3A6B5DBB" w14:textId="4DEC6F35" w:rsidR="00342C37"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14:paraId="3C18B328" w14:textId="2D26CDAC" w:rsidR="00E4715D" w:rsidRPr="003432D8" w:rsidRDefault="000950A7" w:rsidP="006F1403">
      <w:pPr>
        <w:spacing w:line="480" w:lineRule="auto"/>
        <w:jc w:val="both"/>
        <w:rPr>
          <w:rFonts w:ascii="Arial" w:hAnsi="Arial" w:cs="Arial"/>
          <w:lang w:val="en-US"/>
        </w:rPr>
      </w:pPr>
      <w:ins w:id="207" w:author="Lennart Lüttgau" w:date="2021-07-06T14:03:00Z">
        <w:r w:rsidRPr="728432B7">
          <w:rPr>
            <w:rFonts w:ascii="Arial" w:hAnsi="Arial" w:cs="Arial"/>
            <w:lang w:val="en-US"/>
          </w:rPr>
          <w:t xml:space="preserve">The </w:t>
        </w:r>
      </w:ins>
      <w:ins w:id="208" w:author="Lennart Lüttgau" w:date="2021-07-06T14:02:00Z">
        <w:r w:rsidR="00CA1148" w:rsidRPr="728432B7">
          <w:rPr>
            <w:rFonts w:ascii="Arial" w:hAnsi="Arial" w:cs="Arial"/>
            <w:lang w:val="en-US"/>
          </w:rPr>
          <w:t>final</w:t>
        </w:r>
      </w:ins>
      <w:r w:rsidR="00C15582" w:rsidRPr="728432B7">
        <w:rPr>
          <w:rFonts w:ascii="Arial" w:hAnsi="Arial" w:cs="Arial"/>
          <w:lang w:val="en-US"/>
        </w:rPr>
        <w:t xml:space="preserve"> sample consisted of n = </w:t>
      </w:r>
      <w:commentRangeStart w:id="209"/>
      <w:commentRangeStart w:id="210"/>
      <w:r w:rsidR="00C15582" w:rsidRPr="728432B7">
        <w:rPr>
          <w:rFonts w:ascii="Arial" w:hAnsi="Arial" w:cs="Arial"/>
          <w:lang w:val="en-US"/>
        </w:rPr>
        <w:t xml:space="preserve">28 </w:t>
      </w:r>
      <w:commentRangeEnd w:id="209"/>
      <w:r w:rsidR="00C15582">
        <w:commentReference w:id="209"/>
      </w:r>
      <w:commentRangeEnd w:id="210"/>
      <w:r w:rsidR="00354525">
        <w:rPr>
          <w:rStyle w:val="Kommentarzeichen"/>
        </w:rPr>
        <w:commentReference w:id="210"/>
      </w:r>
      <w:r w:rsidR="00C15582" w:rsidRPr="728432B7">
        <w:rPr>
          <w:rFonts w:ascii="Arial" w:hAnsi="Arial" w:cs="Arial"/>
          <w:lang w:val="en-US"/>
        </w:rPr>
        <w:t>healthy male adult</w:t>
      </w:r>
      <w:ins w:id="211" w:author="Lennart Lüttgau" w:date="2021-07-06T14:03:00Z">
        <w:r w:rsidRPr="728432B7">
          <w:rPr>
            <w:rFonts w:ascii="Arial" w:hAnsi="Arial" w:cs="Arial"/>
            <w:lang w:val="en-US"/>
          </w:rPr>
          <w:t xml:space="preserve"> human </w:t>
        </w:r>
      </w:ins>
      <w:ins w:id="212" w:author="Sjoerds, Z." w:date="2021-07-19T07:40:00Z">
        <w:r w:rsidR="623FA605" w:rsidRPr="728432B7">
          <w:rPr>
            <w:rFonts w:ascii="Arial" w:hAnsi="Arial" w:cs="Arial"/>
            <w:lang w:val="en-US"/>
          </w:rPr>
          <w:t xml:space="preserve">participants </w:t>
        </w:r>
      </w:ins>
      <w:r w:rsidR="00C15582" w:rsidRPr="728432B7">
        <w:rPr>
          <w:rFonts w:ascii="Arial" w:hAnsi="Arial" w:cs="Arial"/>
          <w:lang w:val="en-US"/>
        </w:rPr>
        <w:t xml:space="preserve">with a mean age of </w:t>
      </w:r>
      <w:r w:rsidR="00EB2710" w:rsidRPr="728432B7">
        <w:rPr>
          <w:rFonts w:ascii="Arial" w:hAnsi="Arial" w:cs="Arial"/>
          <w:lang w:val="en-US"/>
        </w:rPr>
        <w:t>26.9 (</w:t>
      </w:r>
      <w:r w:rsidR="00EB2710" w:rsidRPr="728432B7">
        <w:rPr>
          <w:rFonts w:ascii="Arial" w:hAnsi="Arial" w:cs="Arial"/>
          <w:i/>
          <w:iCs/>
          <w:lang w:val="en-US"/>
        </w:rPr>
        <w:t xml:space="preserve">SD </w:t>
      </w:r>
      <w:r w:rsidR="00EB2710" w:rsidRPr="728432B7">
        <w:rPr>
          <w:rFonts w:ascii="Arial" w:hAnsi="Arial" w:cs="Arial"/>
          <w:lang w:val="en-US"/>
        </w:rPr>
        <w:t>= 5.7)</w:t>
      </w:r>
      <w:ins w:id="213" w:author="Sjoerds, Z." w:date="2021-07-19T07:41:00Z">
        <w:r w:rsidR="30D6B646" w:rsidRPr="728432B7">
          <w:rPr>
            <w:rFonts w:ascii="Arial" w:hAnsi="Arial" w:cs="Arial"/>
            <w:lang w:val="en-US"/>
          </w:rPr>
          <w:t>,</w:t>
        </w:r>
      </w:ins>
      <w:r w:rsidR="00EB2710" w:rsidRPr="728432B7">
        <w:rPr>
          <w:rFonts w:ascii="Arial" w:hAnsi="Arial" w:cs="Arial"/>
          <w:lang w:val="en-US"/>
        </w:rPr>
        <w:t xml:space="preserve"> a mean of 12.</w:t>
      </w:r>
      <w:ins w:id="214" w:author="Schlagenhauf, Florian" w:date="2021-07-20T14:17:00Z">
        <w:r w:rsidR="005C1AB5">
          <w:rPr>
            <w:rFonts w:ascii="Arial" w:hAnsi="Arial" w:cs="Arial"/>
            <w:lang w:val="en-US"/>
          </w:rPr>
          <w:t>2</w:t>
        </w:r>
        <w:r w:rsidR="005C1AB5" w:rsidRPr="728432B7">
          <w:rPr>
            <w:rFonts w:ascii="Arial" w:hAnsi="Arial" w:cs="Arial"/>
            <w:lang w:val="en-US"/>
          </w:rPr>
          <w:t xml:space="preserve"> </w:t>
        </w:r>
      </w:ins>
      <w:r w:rsidR="00EB2710" w:rsidRPr="728432B7">
        <w:rPr>
          <w:rFonts w:ascii="Arial" w:hAnsi="Arial" w:cs="Arial"/>
          <w:lang w:val="en-US"/>
        </w:rPr>
        <w:t>(</w:t>
      </w:r>
      <w:r w:rsidR="00EB2710" w:rsidRPr="728432B7">
        <w:rPr>
          <w:rFonts w:ascii="Arial" w:hAnsi="Arial" w:cs="Arial"/>
          <w:i/>
          <w:iCs/>
          <w:lang w:val="en-US"/>
        </w:rPr>
        <w:t>SD</w:t>
      </w:r>
      <w:r w:rsidR="00EB2710" w:rsidRPr="728432B7">
        <w:rPr>
          <w:rFonts w:ascii="Arial" w:hAnsi="Arial" w:cs="Arial"/>
          <w:lang w:val="en-US"/>
        </w:rPr>
        <w:t xml:space="preserve"> = 1.2) </w:t>
      </w:r>
      <w:r w:rsidR="007871FE" w:rsidRPr="728432B7">
        <w:rPr>
          <w:rFonts w:ascii="Arial" w:hAnsi="Arial" w:cs="Arial"/>
          <w:lang w:val="en-US"/>
        </w:rPr>
        <w:t>educational</w:t>
      </w:r>
      <w:r w:rsidR="00EB2710" w:rsidRPr="728432B7">
        <w:rPr>
          <w:rFonts w:ascii="Arial" w:hAnsi="Arial" w:cs="Arial"/>
          <w:lang w:val="en-US"/>
        </w:rPr>
        <w:t xml:space="preserve"> years</w:t>
      </w:r>
      <w:ins w:id="215" w:author="Sjoerds, Z." w:date="2021-07-19T07:41:00Z">
        <w:r w:rsidR="08D27349" w:rsidRPr="728432B7">
          <w:rPr>
            <w:rFonts w:ascii="Arial" w:hAnsi="Arial" w:cs="Arial"/>
            <w:lang w:val="en-US"/>
          </w:rPr>
          <w:t>,</w:t>
        </w:r>
      </w:ins>
      <w:r w:rsidR="00FE45A0" w:rsidRPr="728432B7">
        <w:rPr>
          <w:rFonts w:ascii="Arial" w:hAnsi="Arial" w:cs="Arial"/>
          <w:lang w:val="en-US"/>
        </w:rPr>
        <w:t xml:space="preserve"> and a mean verbal intelligence of 103.8 (</w:t>
      </w:r>
      <w:r w:rsidR="00FE45A0" w:rsidRPr="728432B7">
        <w:rPr>
          <w:rFonts w:ascii="Arial" w:hAnsi="Arial" w:cs="Arial"/>
          <w:i/>
          <w:iCs/>
          <w:lang w:val="en-US"/>
        </w:rPr>
        <w:t xml:space="preserve">SD </w:t>
      </w:r>
      <w:r w:rsidR="00FE45A0" w:rsidRPr="728432B7">
        <w:rPr>
          <w:rFonts w:ascii="Arial" w:hAnsi="Arial" w:cs="Arial"/>
          <w:lang w:val="en-US"/>
        </w:rPr>
        <w:t>= 10.</w:t>
      </w:r>
      <w:ins w:id="216" w:author="Schlagenhauf, Florian" w:date="2021-07-20T14:17:00Z">
        <w:r w:rsidR="005C1AB5">
          <w:rPr>
            <w:rFonts w:ascii="Arial" w:hAnsi="Arial" w:cs="Arial"/>
            <w:lang w:val="en-US"/>
          </w:rPr>
          <w:t>1</w:t>
        </w:r>
      </w:ins>
      <w:r w:rsidR="00FE45A0" w:rsidRPr="728432B7">
        <w:rPr>
          <w:rFonts w:ascii="Arial" w:hAnsi="Arial" w:cs="Arial"/>
          <w:lang w:val="en-US"/>
        </w:rPr>
        <w:t>)</w:t>
      </w:r>
      <w:ins w:id="217" w:author="Sjoerds, Z." w:date="2021-07-19T07:41:00Z">
        <w:r w:rsidR="30AA0925" w:rsidRPr="728432B7">
          <w:rPr>
            <w:rFonts w:ascii="Arial" w:hAnsi="Arial" w:cs="Arial"/>
            <w:lang w:val="en-US"/>
          </w:rPr>
          <w:t>.</w:t>
        </w:r>
      </w:ins>
    </w:p>
    <w:p w14:paraId="6A4AFD09" w14:textId="32A6ECD2" w:rsidR="008E5904"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3.2. </w:t>
      </w:r>
      <w:r w:rsidR="008E5904">
        <w:rPr>
          <w:rFonts w:ascii="Arial" w:hAnsi="Arial" w:cs="Arial"/>
          <w:u w:val="single"/>
          <w:lang w:val="en-US"/>
        </w:rPr>
        <w:t xml:space="preserve">Physiological and subjective </w:t>
      </w:r>
      <w:r w:rsidR="008E5904" w:rsidRPr="008F1CDF">
        <w:rPr>
          <w:rFonts w:ascii="Arial" w:hAnsi="Arial" w:cs="Arial"/>
          <w:u w:val="single"/>
          <w:lang w:val="en-US"/>
        </w:rPr>
        <w:t>results</w:t>
      </w:r>
    </w:p>
    <w:p w14:paraId="35B75B8F" w14:textId="355E16D2" w:rsidR="00C15582" w:rsidRDefault="003D09FA" w:rsidP="006F1403">
      <w:pPr>
        <w:spacing w:line="480" w:lineRule="auto"/>
        <w:jc w:val="both"/>
        <w:rPr>
          <w:rFonts w:ascii="Arial" w:hAnsi="Arial" w:cs="Arial"/>
          <w:lang w:val="en-US"/>
        </w:rPr>
        <w:sectPr w:rsidR="00C15582" w:rsidSect="00C15582">
          <w:pgSz w:w="11906" w:h="16838"/>
          <w:pgMar w:top="1417" w:right="1417" w:bottom="1134" w:left="1417" w:header="708" w:footer="708" w:gutter="0"/>
          <w:lnNumType w:countBy="1" w:restart="continuous"/>
          <w:cols w:space="708"/>
          <w:docGrid w:linePitch="360"/>
        </w:sectPr>
      </w:pPr>
      <w:r w:rsidRPr="728432B7">
        <w:rPr>
          <w:rFonts w:ascii="Arial" w:hAnsi="Arial" w:cs="Arial"/>
          <w:lang w:val="en-US"/>
        </w:rPr>
        <w:t>The stress intervention significantly increased subjective stress response (</w:t>
      </w:r>
      <w:commentRangeStart w:id="218"/>
      <w:commentRangeStart w:id="219"/>
      <w:commentRangeStart w:id="220"/>
      <w:r w:rsidRPr="728432B7">
        <w:rPr>
          <w:rFonts w:ascii="Arial" w:hAnsi="Arial" w:cs="Arial"/>
          <w:lang w:val="en-US"/>
        </w:rPr>
        <w:t>arousal</w:t>
      </w:r>
      <w:commentRangeEnd w:id="218"/>
      <w:r>
        <w:commentReference w:id="218"/>
      </w:r>
      <w:commentRangeEnd w:id="219"/>
      <w:r>
        <w:commentReference w:id="219"/>
      </w:r>
      <w:commentRangeEnd w:id="220"/>
      <w:r>
        <w:commentReference w:id="220"/>
      </w:r>
      <w:r w:rsidRPr="728432B7">
        <w:rPr>
          <w:rFonts w:ascii="Arial" w:hAnsi="Arial" w:cs="Arial"/>
          <w:lang w:val="en-US"/>
        </w:rPr>
        <w:t>, valence and subjective stress), as well as physiological response</w:t>
      </w:r>
      <w:r w:rsidR="001447F3" w:rsidRPr="728432B7">
        <w:rPr>
          <w:rFonts w:ascii="Arial" w:hAnsi="Arial" w:cs="Arial"/>
          <w:lang w:val="en-US"/>
        </w:rPr>
        <w:t xml:space="preserve"> (cortisol levels)</w:t>
      </w:r>
      <w:r w:rsidRPr="728432B7">
        <w:rPr>
          <w:rFonts w:ascii="Arial" w:hAnsi="Arial" w:cs="Arial"/>
          <w:lang w:val="en-US"/>
        </w:rPr>
        <w:t>. For detailed statistics refer to the supplement and Figure</w:t>
      </w:r>
      <w:r w:rsidR="00C15582" w:rsidRPr="728432B7">
        <w:rPr>
          <w:rFonts w:ascii="Arial" w:hAnsi="Arial" w:cs="Arial"/>
          <w:lang w:val="en-US"/>
        </w:rPr>
        <w:t xml:space="preserve"> 3.</w:t>
      </w:r>
    </w:p>
    <w:p w14:paraId="35BD2A46" w14:textId="0CC2F579" w:rsidR="00C15582" w:rsidRDefault="003C72CA"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7CBE3D6E" w:rsidR="001E1DDC" w:rsidRDefault="001E1DDC" w:rsidP="001E1DDC">
      <w:pPr>
        <w:spacing w:line="480" w:lineRule="auto"/>
        <w:jc w:val="both"/>
        <w:rPr>
          <w:rFonts w:ascii="Arial" w:hAnsi="Arial" w:cs="Arial"/>
          <w:lang w:val="en-US"/>
        </w:rPr>
        <w:sectPr w:rsidR="001E1DDC" w:rsidSect="00C15582">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001447F3" w:rsidRPr="728432B7">
        <w:rPr>
          <w:rFonts w:ascii="Arial" w:hAnsi="Arial" w:cs="Arial"/>
          <w:lang w:val="en-US"/>
        </w:rPr>
        <w:t>Physiological (cortisol)</w:t>
      </w:r>
      <w:r w:rsidR="00BE5434" w:rsidRPr="728432B7">
        <w:rPr>
          <w:rFonts w:ascii="Arial" w:hAnsi="Arial" w:cs="Arial"/>
          <w:lang w:val="en-US"/>
        </w:rPr>
        <w:t xml:space="preserve"> (A)</w:t>
      </w:r>
      <w:r w:rsidR="001447F3" w:rsidRPr="728432B7">
        <w:rPr>
          <w:rFonts w:ascii="Arial" w:hAnsi="Arial" w:cs="Arial"/>
          <w:lang w:val="en-US"/>
        </w:rPr>
        <w:t xml:space="preserve"> and subjective</w:t>
      </w:r>
      <w:r w:rsidRPr="728432B7">
        <w:rPr>
          <w:rFonts w:ascii="Arial" w:hAnsi="Arial" w:cs="Arial"/>
          <w:lang w:val="en-US"/>
        </w:rPr>
        <w:t xml:space="preserve"> stress</w:t>
      </w:r>
      <w:r w:rsidR="001447F3" w:rsidRPr="728432B7">
        <w:rPr>
          <w:rFonts w:ascii="Arial" w:hAnsi="Arial" w:cs="Arial"/>
          <w:lang w:val="en-US"/>
        </w:rPr>
        <w:t xml:space="preserve"> response</w:t>
      </w:r>
      <w:r w:rsidR="00BE5434" w:rsidRPr="728432B7">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ins w:id="221" w:author="Sjoerds, Z." w:date="2021-07-19T07:45:00Z">
        <w:r w:rsidR="04F79F67" w:rsidRPr="728432B7">
          <w:rPr>
            <w:rFonts w:ascii="Arial" w:hAnsi="Arial" w:cs="Arial"/>
            <w:lang w:val="en-US"/>
          </w:rPr>
          <w:t xml:space="preserve">period of </w:t>
        </w:r>
        <w:r w:rsidR="3E795D22" w:rsidRPr="728432B7">
          <w:rPr>
            <w:rFonts w:ascii="Arial" w:hAnsi="Arial" w:cs="Arial"/>
            <w:lang w:val="en-US"/>
          </w:rPr>
          <w:t xml:space="preserve">intervention (either </w:t>
        </w:r>
      </w:ins>
      <w:r w:rsidRPr="728432B7">
        <w:rPr>
          <w:rFonts w:ascii="Arial" w:hAnsi="Arial" w:cs="Arial"/>
          <w:lang w:val="en-US"/>
        </w:rPr>
        <w:t xml:space="preserve">stress induction (TSST) </w:t>
      </w:r>
      <w:ins w:id="222" w:author="Sjoerds, Z." w:date="2021-07-19T07:45:00Z">
        <w:r w:rsidR="02BFD672" w:rsidRPr="728432B7">
          <w:rPr>
            <w:rFonts w:ascii="Arial" w:hAnsi="Arial" w:cs="Arial"/>
            <w:lang w:val="en-US"/>
          </w:rPr>
          <w:t xml:space="preserve">or </w:t>
        </w:r>
      </w:ins>
      <w:r w:rsidRPr="728432B7">
        <w:rPr>
          <w:rFonts w:ascii="Arial" w:hAnsi="Arial" w:cs="Arial"/>
          <w:lang w:val="en-US"/>
        </w:rPr>
        <w:t>control intervention</w:t>
      </w:r>
      <w:ins w:id="223" w:author="Sjoerds, Z." w:date="2021-07-19T07:45:00Z">
        <w:r w:rsidR="4D380265" w:rsidRPr="728432B7">
          <w:rPr>
            <w:rFonts w:ascii="Arial" w:hAnsi="Arial" w:cs="Arial"/>
            <w:lang w:val="en-US"/>
          </w:rPr>
          <w:t>)</w:t>
        </w:r>
      </w:ins>
      <w:r w:rsidRPr="728432B7">
        <w:rPr>
          <w:rFonts w:ascii="Arial" w:hAnsi="Arial" w:cs="Arial"/>
          <w:lang w:val="en-US"/>
        </w:rPr>
        <w:t xml:space="preserve">, grey shaded area: </w:t>
      </w:r>
      <w:r w:rsidR="001447F3" w:rsidRPr="728432B7">
        <w:rPr>
          <w:rFonts w:ascii="Arial" w:hAnsi="Arial" w:cs="Arial"/>
          <w:lang w:val="en-US"/>
        </w:rPr>
        <w:t>reversal learning task</w:t>
      </w:r>
      <w:r w:rsidR="00C301CF" w:rsidRPr="728432B7">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noProof/>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2025F124" w:rsidR="00C15582" w:rsidRDefault="00C15582" w:rsidP="006F1403">
      <w:pPr>
        <w:spacing w:line="480" w:lineRule="auto"/>
        <w:jc w:val="both"/>
        <w:rPr>
          <w:rFonts w:ascii="Arial" w:hAnsi="Arial" w:cs="Arial"/>
          <w:lang w:val="en-US"/>
        </w:rPr>
        <w:sectPr w:rsidR="00C15582" w:rsidSect="00C15582">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r w:rsidR="001E1DDC">
        <w:rPr>
          <w:rFonts w:ascii="Arial" w:hAnsi="Arial" w:cs="Arial"/>
          <w:lang w:val="en-US"/>
        </w:rPr>
        <w:t>4</w:t>
      </w:r>
      <w:r w:rsidR="00C301CF">
        <w:rPr>
          <w:rFonts w:ascii="Arial" w:hAnsi="Arial" w:cs="Arial"/>
          <w:lang w:val="en-US"/>
        </w:rPr>
        <w:t xml:space="preserve"> </w:t>
      </w:r>
      <w:r w:rsidR="001E1DDC">
        <w:rPr>
          <w:rFonts w:ascii="Arial" w:hAnsi="Arial" w:cs="Arial"/>
          <w:lang w:val="en-US"/>
        </w:rPr>
        <w:t>Correct responses across task (1), as well as phases (1a-c) and interindividual differences between conditions (2)</w:t>
      </w:r>
    </w:p>
    <w:p w14:paraId="36D1BD83" w14:textId="6DD3A745" w:rsidR="00FA7131" w:rsidRPr="00FA7131" w:rsidRDefault="001E1DDC" w:rsidP="006F1403">
      <w:pPr>
        <w:spacing w:line="480" w:lineRule="auto"/>
        <w:jc w:val="both"/>
        <w:rPr>
          <w:rFonts w:ascii="Arial" w:hAnsi="Arial" w:cs="Arial"/>
          <w:u w:val="single"/>
          <w:lang w:val="en-US"/>
        </w:rPr>
      </w:pPr>
      <w:r>
        <w:rPr>
          <w:rFonts w:ascii="Arial" w:hAnsi="Arial" w:cs="Arial"/>
          <w:u w:val="single"/>
          <w:lang w:val="en-US"/>
        </w:rPr>
        <w:lastRenderedPageBreak/>
        <w:t xml:space="preserve">3.3. </w:t>
      </w:r>
      <w:r w:rsidR="002C6FE0" w:rsidRPr="008F1CDF">
        <w:rPr>
          <w:rFonts w:ascii="Arial" w:hAnsi="Arial" w:cs="Arial"/>
          <w:u w:val="single"/>
          <w:lang w:val="en-US"/>
        </w:rPr>
        <w:t>Behavioral results</w:t>
      </w:r>
      <w:r w:rsidR="00FA7131" w:rsidRPr="00FA7131">
        <w:rPr>
          <w:rFonts w:ascii="Arial" w:hAnsi="Arial" w:cs="Arial"/>
          <w:lang w:val="en-US"/>
        </w:rPr>
        <w:t xml:space="preserve"> </w:t>
      </w:r>
      <w:r w:rsidR="00921085">
        <w:rPr>
          <w:rFonts w:ascii="Arial" w:hAnsi="Arial" w:cs="Arial"/>
          <w:lang w:val="en-US"/>
        </w:rPr>
        <w:t xml:space="preserve">Best-fitting multilevel linear modeling included a random-subject intercept, as well as a main effect of condition and phase. </w:t>
      </w:r>
      <w:commentRangeStart w:id="224"/>
      <w:commentRangeStart w:id="225"/>
      <w:commentRangeStart w:id="226"/>
      <w:r w:rsidR="00447793" w:rsidRPr="728432B7">
        <w:rPr>
          <w:rFonts w:ascii="Arial" w:hAnsi="Arial" w:cs="Arial"/>
          <w:lang w:val="en-US"/>
        </w:rPr>
        <w:t>Predicting</w:t>
      </w:r>
      <w:commentRangeEnd w:id="224"/>
      <w:r w:rsidR="00447793">
        <w:commentReference w:id="224"/>
      </w:r>
      <w:commentRangeEnd w:id="225"/>
      <w:r w:rsidR="00447793">
        <w:commentReference w:id="225"/>
      </w:r>
      <w:commentRangeEnd w:id="226"/>
      <w:r w:rsidR="00020D19">
        <w:rPr>
          <w:rStyle w:val="Kommentarzeichen"/>
        </w:rPr>
        <w:commentReference w:id="226"/>
      </w:r>
      <w:r w:rsidR="00447793" w:rsidRPr="728432B7">
        <w:rPr>
          <w:rFonts w:ascii="Arial" w:hAnsi="Arial" w:cs="Arial"/>
          <w:lang w:val="en-US"/>
        </w:rPr>
        <w:t xml:space="preserve"> correct responses on a single-trial basis with </w:t>
      </w:r>
      <w:r w:rsidR="00921085">
        <w:rPr>
          <w:rFonts w:ascii="Arial" w:hAnsi="Arial" w:cs="Arial"/>
          <w:lang w:val="en-US"/>
        </w:rPr>
        <w:t xml:space="preserve">multilevel linear modeling </w:t>
      </w:r>
      <w:r w:rsidR="00447793" w:rsidRPr="728432B7">
        <w:rPr>
          <w:rFonts w:ascii="Arial" w:hAnsi="Arial" w:cs="Arial"/>
          <w:lang w:val="en-US"/>
        </w:rPr>
        <w:t xml:space="preserve">indicated the expected task effect </w:t>
      </w:r>
      <w:r w:rsidR="00F14195" w:rsidRPr="728432B7">
        <w:rPr>
          <w:rFonts w:ascii="Arial" w:hAnsi="Arial" w:cs="Arial"/>
          <w:lang w:val="en-US"/>
        </w:rPr>
        <w:t>under</w:t>
      </w:r>
      <w:r w:rsidR="00447793" w:rsidRPr="728432B7">
        <w:rPr>
          <w:rFonts w:ascii="Arial" w:hAnsi="Arial" w:cs="Arial"/>
          <w:lang w:val="en-US"/>
        </w:rPr>
        <w:t xml:space="preserve"> reversal (</w:t>
      </w:r>
      <w:r w:rsidR="00447793" w:rsidRPr="728432B7">
        <w:rPr>
          <w:rFonts w:ascii="Arial" w:hAnsi="Arial" w:cs="Arial"/>
          <w:i/>
          <w:iCs/>
          <w:lang w:val="en-US"/>
        </w:rPr>
        <w:t>p</w:t>
      </w:r>
      <w:r w:rsidR="00447793" w:rsidRPr="728432B7">
        <w:rPr>
          <w:rFonts w:ascii="Arial" w:hAnsi="Arial" w:cs="Arial"/>
          <w:lang w:val="en-US"/>
        </w:rPr>
        <w:t xml:space="preserve"> &lt; 0.001) and</w:t>
      </w:r>
      <w:r w:rsidR="008A3DD9" w:rsidRPr="728432B7">
        <w:rPr>
          <w:rFonts w:ascii="Arial" w:hAnsi="Arial" w:cs="Arial"/>
          <w:lang w:val="en-US"/>
        </w:rPr>
        <w:t xml:space="preserve"> </w:t>
      </w:r>
      <w:r w:rsidR="00F14195" w:rsidRPr="728432B7">
        <w:rPr>
          <w:rFonts w:ascii="Arial" w:hAnsi="Arial" w:cs="Arial"/>
          <w:lang w:val="en-US"/>
        </w:rPr>
        <w:t>in the</w:t>
      </w:r>
      <w:r w:rsidR="00267BCB" w:rsidRPr="728432B7">
        <w:rPr>
          <w:rFonts w:ascii="Arial" w:hAnsi="Arial" w:cs="Arial"/>
          <w:lang w:val="en-US"/>
        </w:rPr>
        <w:t xml:space="preserve"> second</w:t>
      </w:r>
      <w:r w:rsidR="00447793" w:rsidRPr="728432B7">
        <w:rPr>
          <w:rFonts w:ascii="Arial" w:hAnsi="Arial" w:cs="Arial"/>
          <w:lang w:val="en-US"/>
        </w:rPr>
        <w:t xml:space="preserve"> stable phase (</w:t>
      </w:r>
      <w:r w:rsidR="00447793" w:rsidRPr="728432B7">
        <w:rPr>
          <w:rFonts w:ascii="Arial" w:hAnsi="Arial" w:cs="Arial"/>
          <w:i/>
          <w:iCs/>
          <w:lang w:val="en-US"/>
        </w:rPr>
        <w:t>p</w:t>
      </w:r>
      <w:r w:rsidR="00447793" w:rsidRPr="728432B7">
        <w:rPr>
          <w:rFonts w:ascii="Arial" w:hAnsi="Arial" w:cs="Arial"/>
          <w:lang w:val="en-US"/>
        </w:rPr>
        <w:t xml:space="preserve"> &lt; 0.001).</w:t>
      </w:r>
      <w:r w:rsidR="008A3DD9" w:rsidRPr="728432B7">
        <w:rPr>
          <w:rFonts w:ascii="Arial" w:hAnsi="Arial" w:cs="Arial"/>
          <w:lang w:val="en-US"/>
        </w:rPr>
        <w:t xml:space="preserve"> For both </w:t>
      </w:r>
      <w:r w:rsidR="00E76C3B" w:rsidRPr="728432B7">
        <w:rPr>
          <w:rFonts w:ascii="Arial" w:hAnsi="Arial" w:cs="Arial"/>
          <w:lang w:val="en-US"/>
        </w:rPr>
        <w:t>phases</w:t>
      </w:r>
      <w:r w:rsidR="00633842" w:rsidRPr="728432B7">
        <w:rPr>
          <w:rFonts w:ascii="Arial" w:hAnsi="Arial" w:cs="Arial"/>
          <w:lang w:val="en-US"/>
        </w:rPr>
        <w:t>,</w:t>
      </w:r>
      <w:r w:rsidR="00E76C3B" w:rsidRPr="728432B7">
        <w:rPr>
          <w:rFonts w:ascii="Arial" w:hAnsi="Arial" w:cs="Arial"/>
          <w:lang w:val="en-US"/>
        </w:rPr>
        <w:t xml:space="preserve"> </w:t>
      </w:r>
      <w:r w:rsidR="00633842" w:rsidRPr="728432B7">
        <w:rPr>
          <w:rFonts w:ascii="Arial" w:hAnsi="Arial" w:cs="Arial"/>
          <w:lang w:val="en-US"/>
        </w:rPr>
        <w:t>correct responses decrease</w:t>
      </w:r>
      <w:r w:rsidR="00816B3C" w:rsidRPr="728432B7">
        <w:rPr>
          <w:rFonts w:ascii="Arial" w:hAnsi="Arial" w:cs="Arial"/>
          <w:lang w:val="en-US"/>
        </w:rPr>
        <w:t>d</w:t>
      </w:r>
      <w:r w:rsidR="00633842" w:rsidRPr="728432B7">
        <w:rPr>
          <w:rFonts w:ascii="Arial" w:hAnsi="Arial" w:cs="Arial"/>
          <w:lang w:val="en-US"/>
        </w:rPr>
        <w:t xml:space="preserve"> with respect to the first reference phase.</w:t>
      </w:r>
      <w:r w:rsidR="00447793" w:rsidRPr="728432B7">
        <w:rPr>
          <w:rFonts w:ascii="Arial" w:hAnsi="Arial" w:cs="Arial"/>
          <w:lang w:val="en-US"/>
        </w:rPr>
        <w:t xml:space="preserve"> Furthermore, </w:t>
      </w:r>
      <w:r w:rsidR="00F14195" w:rsidRPr="728432B7">
        <w:rPr>
          <w:rFonts w:ascii="Arial" w:hAnsi="Arial" w:cs="Arial"/>
          <w:lang w:val="en-US"/>
        </w:rPr>
        <w:t>there was a main</w:t>
      </w:r>
      <w:r w:rsidR="00447793" w:rsidRPr="728432B7">
        <w:rPr>
          <w:rFonts w:ascii="Arial" w:hAnsi="Arial" w:cs="Arial"/>
          <w:lang w:val="en-US"/>
        </w:rPr>
        <w:t xml:space="preserve"> effect </w:t>
      </w:r>
      <w:r w:rsidR="00F14195" w:rsidRPr="728432B7">
        <w:rPr>
          <w:rFonts w:ascii="Arial" w:hAnsi="Arial" w:cs="Arial"/>
          <w:lang w:val="en-US"/>
        </w:rPr>
        <w:t>of condition (</w:t>
      </w:r>
      <w:r w:rsidR="00F14195" w:rsidRPr="728432B7">
        <w:rPr>
          <w:rFonts w:ascii="Arial" w:hAnsi="Arial" w:cs="Arial"/>
          <w:i/>
          <w:iCs/>
          <w:lang w:val="en-US"/>
        </w:rPr>
        <w:t xml:space="preserve">p </w:t>
      </w:r>
      <w:r w:rsidR="00F14195" w:rsidRPr="728432B7">
        <w:rPr>
          <w:rFonts w:ascii="Arial" w:hAnsi="Arial" w:cs="Arial"/>
          <w:lang w:val="en-US"/>
        </w:rPr>
        <w:t>= 0.02</w:t>
      </w:r>
      <w:r w:rsidR="00030677" w:rsidRPr="728432B7">
        <w:rPr>
          <w:rFonts w:ascii="Arial" w:hAnsi="Arial" w:cs="Arial"/>
          <w:lang w:val="en-US"/>
        </w:rPr>
        <w:t>0</w:t>
      </w:r>
      <w:r w:rsidR="00F14195" w:rsidRPr="728432B7">
        <w:rPr>
          <w:rFonts w:ascii="Arial" w:hAnsi="Arial" w:cs="Arial"/>
          <w:lang w:val="en-US"/>
        </w:rPr>
        <w:t>), suggesting that participants' correct responses</w:t>
      </w:r>
      <w:r w:rsidR="009A7E90" w:rsidRPr="728432B7">
        <w:rPr>
          <w:rFonts w:ascii="Arial" w:hAnsi="Arial" w:cs="Arial"/>
          <w:lang w:val="en-US"/>
        </w:rPr>
        <w:t xml:space="preserve"> subtly</w:t>
      </w:r>
      <w:r w:rsidR="00F14195" w:rsidRPr="728432B7">
        <w:rPr>
          <w:rFonts w:ascii="Arial" w:hAnsi="Arial" w:cs="Arial"/>
          <w:lang w:val="en-US"/>
        </w:rPr>
        <w:t xml:space="preserve"> increased with a </w:t>
      </w:r>
      <w:r w:rsidR="009A7E90" w:rsidRPr="728432B7">
        <w:rPr>
          <w:rFonts w:ascii="Arial" w:hAnsi="Arial" w:cs="Arial"/>
          <w:lang w:val="en-US"/>
        </w:rPr>
        <w:t xml:space="preserve">1.13 higher chance for correct responses under stress (see </w:t>
      </w:r>
      <w:ins w:id="227" w:author="Lennart Lüttgau" w:date="2021-07-06T14:10:00Z">
        <w:r w:rsidR="00D379F9" w:rsidRPr="728432B7">
          <w:rPr>
            <w:rFonts w:ascii="Arial" w:hAnsi="Arial" w:cs="Arial"/>
            <w:lang w:val="en-US"/>
          </w:rPr>
          <w:t xml:space="preserve">Figure 4.1, </w:t>
        </w:r>
      </w:ins>
      <w:r w:rsidR="009A7E90" w:rsidRPr="728432B7">
        <w:rPr>
          <w:rFonts w:ascii="Arial" w:hAnsi="Arial" w:cs="Arial"/>
          <w:lang w:val="en-US"/>
        </w:rPr>
        <w:t>Figure 5)</w:t>
      </w:r>
      <w:r w:rsidR="00F14195" w:rsidRPr="728432B7">
        <w:rPr>
          <w:rFonts w:ascii="Arial" w:hAnsi="Arial" w:cs="Arial"/>
          <w:lang w:val="en-US"/>
        </w:rPr>
        <w:t>. These results were supported by a significant main effect (</w:t>
      </w:r>
      <w:r w:rsidR="00F14195" w:rsidRPr="728432B7">
        <w:rPr>
          <w:rFonts w:ascii="Arial" w:hAnsi="Arial" w:cs="Arial"/>
          <w:i/>
          <w:iCs/>
          <w:lang w:val="en-US"/>
        </w:rPr>
        <w:t xml:space="preserve">p </w:t>
      </w:r>
      <w:r w:rsidR="00F14195" w:rsidRPr="728432B7">
        <w:rPr>
          <w:rFonts w:ascii="Arial" w:hAnsi="Arial" w:cs="Arial"/>
          <w:lang w:val="en-US"/>
        </w:rPr>
        <w:t>= 0.030)</w:t>
      </w:r>
      <w:r w:rsidR="00E76C3B" w:rsidRPr="728432B7">
        <w:rPr>
          <w:rFonts w:ascii="Arial" w:hAnsi="Arial" w:cs="Arial"/>
          <w:lang w:val="en-US"/>
        </w:rPr>
        <w:t xml:space="preserve"> of stress </w:t>
      </w:r>
      <w:r w:rsidR="00F14195" w:rsidRPr="728432B7">
        <w:rPr>
          <w:rFonts w:ascii="Arial" w:hAnsi="Arial" w:cs="Arial"/>
          <w:lang w:val="en-US"/>
        </w:rPr>
        <w:t xml:space="preserve">when physiological stress level (AUC) </w:t>
      </w:r>
      <w:r w:rsidR="00633842" w:rsidRPr="728432B7">
        <w:rPr>
          <w:rFonts w:ascii="Arial" w:hAnsi="Arial" w:cs="Arial"/>
          <w:lang w:val="en-US"/>
        </w:rPr>
        <w:t xml:space="preserve">was used as a continuous predictor </w:t>
      </w:r>
      <w:r w:rsidR="00F14195" w:rsidRPr="728432B7">
        <w:rPr>
          <w:rFonts w:ascii="Arial" w:hAnsi="Arial" w:cs="Arial"/>
          <w:lang w:val="en-US"/>
        </w:rPr>
        <w:t>instead of experimental condition</w:t>
      </w:r>
      <w:r w:rsidR="00E76C3B" w:rsidRPr="728432B7">
        <w:rPr>
          <w:rFonts w:ascii="Arial" w:hAnsi="Arial" w:cs="Arial"/>
          <w:lang w:val="en-US"/>
        </w:rPr>
        <w:t xml:space="preserve"> (</w:t>
      </w:r>
      <w:r w:rsidR="007871FE" w:rsidRPr="728432B7">
        <w:rPr>
          <w:rFonts w:ascii="Arial" w:hAnsi="Arial" w:cs="Arial"/>
          <w:lang w:val="en-US"/>
        </w:rPr>
        <w:t xml:space="preserve">see </w:t>
      </w:r>
      <w:r w:rsidR="00B118F5" w:rsidRPr="728432B7">
        <w:rPr>
          <w:rFonts w:ascii="Arial" w:hAnsi="Arial" w:cs="Arial"/>
          <w:lang w:val="en-US"/>
        </w:rPr>
        <w:t xml:space="preserve">Figure </w:t>
      </w:r>
      <w:commentRangeStart w:id="228"/>
      <w:r w:rsidR="00B118F5" w:rsidRPr="728432B7">
        <w:rPr>
          <w:rFonts w:ascii="Arial" w:hAnsi="Arial" w:cs="Arial"/>
          <w:lang w:val="en-US"/>
        </w:rPr>
        <w:t>S1</w:t>
      </w:r>
      <w:commentRangeEnd w:id="228"/>
      <w:r w:rsidR="00447793">
        <w:commentReference w:id="228"/>
      </w:r>
      <w:r w:rsidR="007871FE" w:rsidRPr="728432B7">
        <w:rPr>
          <w:rFonts w:ascii="Arial" w:hAnsi="Arial" w:cs="Arial"/>
          <w:lang w:val="en-US"/>
        </w:rPr>
        <w:t>)</w:t>
      </w:r>
      <w:r w:rsidR="00F14195" w:rsidRPr="728432B7">
        <w:rPr>
          <w:rFonts w:ascii="Arial" w:hAnsi="Arial" w:cs="Arial"/>
          <w:lang w:val="en-US"/>
        </w:rPr>
        <w:t>. In this model</w:t>
      </w:r>
      <w:ins w:id="229" w:author="Schlagenhauf, Florian" w:date="2021-07-20T14:44:00Z">
        <w:r w:rsidR="001E314D">
          <w:rPr>
            <w:rFonts w:ascii="Arial" w:hAnsi="Arial" w:cs="Arial"/>
            <w:lang w:val="en-US"/>
          </w:rPr>
          <w:t>,</w:t>
        </w:r>
      </w:ins>
      <w:r w:rsidR="00F14195" w:rsidRPr="728432B7">
        <w:rPr>
          <w:rFonts w:ascii="Arial" w:hAnsi="Arial" w:cs="Arial"/>
          <w:lang w:val="en-US"/>
        </w:rPr>
        <w:t xml:space="preserve"> </w:t>
      </w:r>
      <w:r w:rsidR="00267BCB" w:rsidRPr="728432B7">
        <w:rPr>
          <w:rFonts w:ascii="Arial" w:hAnsi="Arial" w:cs="Arial"/>
          <w:lang w:val="en-US"/>
        </w:rPr>
        <w:t>task effects were again significant for the reversal phase (</w:t>
      </w:r>
      <w:r w:rsidR="00267BCB" w:rsidRPr="728432B7">
        <w:rPr>
          <w:rFonts w:ascii="Arial" w:hAnsi="Arial" w:cs="Arial"/>
          <w:i/>
          <w:iCs/>
          <w:lang w:val="en-US"/>
        </w:rPr>
        <w:t>p</w:t>
      </w:r>
      <w:r w:rsidR="00267BCB" w:rsidRPr="728432B7">
        <w:rPr>
          <w:rFonts w:ascii="Arial" w:hAnsi="Arial" w:cs="Arial"/>
          <w:lang w:val="en-US"/>
        </w:rPr>
        <w:t xml:space="preserve"> &lt; 0.001) as well as the stable phase (</w:t>
      </w:r>
      <w:r w:rsidR="00267BCB" w:rsidRPr="728432B7">
        <w:rPr>
          <w:rFonts w:ascii="Arial" w:hAnsi="Arial" w:cs="Arial"/>
          <w:i/>
          <w:iCs/>
          <w:lang w:val="en-US"/>
        </w:rPr>
        <w:t>p</w:t>
      </w:r>
      <w:r w:rsidR="00267BCB" w:rsidRPr="728432B7">
        <w:rPr>
          <w:rFonts w:ascii="Arial" w:hAnsi="Arial" w:cs="Arial"/>
          <w:lang w:val="en-US"/>
        </w:rPr>
        <w:t xml:space="preserve"> &lt; 0.001).</w:t>
      </w:r>
      <w:r w:rsidR="00FA7131">
        <w:rPr>
          <w:rFonts w:ascii="Arial" w:hAnsi="Arial" w:cs="Arial"/>
          <w:lang w:val="en-US"/>
        </w:rPr>
        <w:t xml:space="preserve"> </w:t>
      </w:r>
      <w:r w:rsidR="00921085" w:rsidRPr="008F1CDF">
        <w:rPr>
          <w:rFonts w:ascii="Arial" w:hAnsi="Arial" w:cs="Arial"/>
          <w:lang w:val="en-US"/>
        </w:rPr>
        <w:t xml:space="preserve">Regarding win-stay behavior, </w:t>
      </w:r>
      <w:r w:rsidR="00921085">
        <w:rPr>
          <w:rFonts w:ascii="Arial" w:hAnsi="Arial" w:cs="Arial"/>
          <w:lang w:val="en-US"/>
        </w:rPr>
        <w:t>best-fitting multilevel linear modeling included a random-subject intercept, as well as a main effect of condition and phase. T</w:t>
      </w:r>
      <w:r w:rsidR="00F14195" w:rsidRPr="008F1CDF">
        <w:rPr>
          <w:rFonts w:ascii="Arial" w:hAnsi="Arial" w:cs="Arial"/>
          <w:lang w:val="en-US"/>
        </w:rPr>
        <w:t xml:space="preserve">ask effects of reversal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and stable phase </w:t>
      </w:r>
      <w:r w:rsidR="00F14195" w:rsidRPr="008F1CDF">
        <w:rPr>
          <w:rFonts w:ascii="Calibri" w:hAnsi="Calibri" w:cs="Calibri"/>
          <w:lang w:val="en-US"/>
        </w:rPr>
        <w:t>﻿</w:t>
      </w:r>
      <w:r w:rsidR="00F14195" w:rsidRPr="008F1CDF">
        <w:rPr>
          <w:rFonts w:ascii="Arial" w:hAnsi="Arial" w:cs="Arial"/>
          <w:lang w:val="en-US"/>
        </w:rPr>
        <w:t>(</w:t>
      </w:r>
      <w:r w:rsidR="00F14195" w:rsidRPr="008F1CDF">
        <w:rPr>
          <w:rFonts w:ascii="Arial" w:hAnsi="Arial" w:cs="Arial"/>
          <w:i/>
          <w:iCs/>
          <w:lang w:val="en-US"/>
        </w:rPr>
        <w:t>p</w:t>
      </w:r>
      <w:r w:rsidR="00F14195" w:rsidRPr="008F1CDF">
        <w:rPr>
          <w:rFonts w:ascii="Arial" w:hAnsi="Arial" w:cs="Arial"/>
          <w:lang w:val="en-US"/>
        </w:rPr>
        <w:t xml:space="preserve"> &lt; 0.001) were significant, but not experimental condition </w:t>
      </w:r>
      <w:r w:rsidR="00267BCB" w:rsidRPr="008F1CDF">
        <w:rPr>
          <w:rFonts w:ascii="Arial" w:hAnsi="Arial" w:cs="Arial"/>
          <w:lang w:val="en-US"/>
        </w:rPr>
        <w:t>(</w:t>
      </w:r>
      <w:r w:rsidR="00267BCB" w:rsidRPr="008F1CDF">
        <w:rPr>
          <w:rFonts w:ascii="Arial" w:hAnsi="Arial" w:cs="Arial"/>
          <w:i/>
          <w:iCs/>
          <w:lang w:val="en-US"/>
        </w:rPr>
        <w:t xml:space="preserve">p </w:t>
      </w:r>
      <w:r w:rsidR="00267BCB" w:rsidRPr="008F1CDF">
        <w:rPr>
          <w:rFonts w:ascii="Arial" w:hAnsi="Arial" w:cs="Arial"/>
          <w:lang w:val="en-US"/>
        </w:rPr>
        <w:t>= 0.</w:t>
      </w:r>
      <w:r w:rsidR="00030677">
        <w:rPr>
          <w:rFonts w:ascii="Arial" w:hAnsi="Arial" w:cs="Arial"/>
          <w:lang w:val="en-US"/>
        </w:rPr>
        <w:t>22</w:t>
      </w:r>
      <w:r w:rsidR="00267BCB" w:rsidRPr="008F1CDF">
        <w:rPr>
          <w:rFonts w:ascii="Arial" w:hAnsi="Arial" w:cs="Arial"/>
          <w:lang w:val="en-US"/>
        </w:rPr>
        <w:t>). Similarly, lose-switch behavior resulted in significant task effects of reversal phase (</w:t>
      </w:r>
      <w:r w:rsidR="00267BCB" w:rsidRPr="008F1CDF">
        <w:rPr>
          <w:rFonts w:ascii="Arial" w:hAnsi="Arial" w:cs="Arial"/>
          <w:i/>
          <w:iCs/>
          <w:lang w:val="en-US"/>
        </w:rPr>
        <w:t>p</w:t>
      </w:r>
      <w:r w:rsidR="00267BCB" w:rsidRPr="008F1CDF">
        <w:rPr>
          <w:rFonts w:ascii="Arial" w:hAnsi="Arial" w:cs="Arial"/>
          <w:lang w:val="en-US"/>
        </w:rPr>
        <w:t xml:space="preserve"> &lt; 0.001) and stable phase </w:t>
      </w:r>
      <w:r w:rsidR="00267BCB" w:rsidRPr="008F1CDF">
        <w:rPr>
          <w:rFonts w:ascii="Calibri" w:hAnsi="Calibri" w:cs="Calibri"/>
          <w:lang w:val="en-US"/>
        </w:rPr>
        <w:t>﻿</w:t>
      </w:r>
      <w:r w:rsidR="00267BCB" w:rsidRPr="008F1CDF">
        <w:rPr>
          <w:rFonts w:ascii="Arial" w:hAnsi="Arial" w:cs="Arial"/>
          <w:lang w:val="en-US"/>
        </w:rPr>
        <w:t>(</w:t>
      </w:r>
      <w:r w:rsidR="00267BCB" w:rsidRPr="008F1CDF">
        <w:rPr>
          <w:rFonts w:ascii="Arial" w:hAnsi="Arial" w:cs="Arial"/>
          <w:i/>
          <w:iCs/>
          <w:lang w:val="en-US"/>
        </w:rPr>
        <w:t>p</w:t>
      </w:r>
      <w:r w:rsidR="00267BCB" w:rsidRPr="008F1CDF">
        <w:rPr>
          <w:rFonts w:ascii="Arial" w:hAnsi="Arial" w:cs="Arial"/>
          <w:lang w:val="en-US"/>
        </w:rPr>
        <w:t xml:space="preserve"> &lt; 0.001), but not experimental condition (</w:t>
      </w:r>
      <w:r w:rsidR="00267BCB" w:rsidRPr="008F1CDF">
        <w:rPr>
          <w:rFonts w:ascii="Arial" w:hAnsi="Arial" w:cs="Arial"/>
          <w:i/>
          <w:iCs/>
          <w:lang w:val="en-US"/>
        </w:rPr>
        <w:t xml:space="preserve">p </w:t>
      </w:r>
      <w:r w:rsidR="00267BCB" w:rsidRPr="008F1CDF">
        <w:rPr>
          <w:rFonts w:ascii="Arial" w:hAnsi="Arial" w:cs="Arial"/>
          <w:lang w:val="en-US"/>
        </w:rPr>
        <w:t>= 0.7</w:t>
      </w:r>
      <w:r w:rsidR="00030677">
        <w:rPr>
          <w:rFonts w:ascii="Arial" w:hAnsi="Arial" w:cs="Arial"/>
          <w:lang w:val="en-US"/>
        </w:rPr>
        <w:t>3</w:t>
      </w:r>
      <w:r w:rsidR="00267BCB" w:rsidRPr="008F1CDF">
        <w:rPr>
          <w:rFonts w:ascii="Arial" w:hAnsi="Arial" w:cs="Arial"/>
          <w:lang w:val="en-US"/>
        </w:rPr>
        <w:t>).</w:t>
      </w:r>
      <w:commentRangeStart w:id="230"/>
      <w:commentRangeStart w:id="231"/>
      <w:commentRangeEnd w:id="230"/>
      <w:r w:rsidR="00872308">
        <w:commentReference w:id="230"/>
      </w:r>
      <w:commentRangeEnd w:id="231"/>
      <w:r w:rsidR="008951F0">
        <w:rPr>
          <w:rStyle w:val="Kommentarzeichen"/>
        </w:rPr>
        <w:commentReference w:id="231"/>
      </w:r>
    </w:p>
    <w:p w14:paraId="3B2B5E51" w14:textId="0FFE3E9A" w:rsidR="00FA7131" w:rsidRPr="00FA7131" w:rsidRDefault="00FA7131" w:rsidP="006F1403">
      <w:pPr>
        <w:spacing w:line="480" w:lineRule="auto"/>
        <w:jc w:val="both"/>
        <w:rPr>
          <w:rFonts w:ascii="Arial" w:hAnsi="Arial" w:cs="Arial"/>
          <w:u w:val="single"/>
          <w:lang w:val="en-US"/>
        </w:rPr>
      </w:pPr>
      <w:r>
        <w:rPr>
          <w:rFonts w:ascii="Arial" w:hAnsi="Arial" w:cs="Arial"/>
          <w:lang w:val="en-US"/>
        </w:rPr>
        <w:t xml:space="preserve">Table 1 </w:t>
      </w:r>
      <w:r w:rsidR="00197E64">
        <w:rPr>
          <w:rFonts w:ascii="Arial" w:hAnsi="Arial" w:cs="Arial"/>
          <w:lang w:val="en-US"/>
        </w:rPr>
        <w:t>Multilevel linear</w:t>
      </w:r>
      <w:r>
        <w:rPr>
          <w:rFonts w:ascii="Arial" w:hAnsi="Arial" w:cs="Arial"/>
          <w:lang w:val="en-US"/>
        </w:rPr>
        <w:t xml:space="preserve"> modeling results</w:t>
      </w:r>
      <w:r w:rsidR="00197E64">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2D398E" w14:paraId="3593A916" w14:textId="77777777" w:rsidTr="00276A6A">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2D398E" w:rsidRDefault="00276A6A" w:rsidP="0084256C">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59DCF531" w14:textId="77777777" w:rsidR="00276A6A" w:rsidRPr="00FA7131" w:rsidRDefault="00276A6A" w:rsidP="0084256C">
            <w:pPr>
              <w:jc w:val="center"/>
              <w:rPr>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2D398E" w:rsidRDefault="00276A6A" w:rsidP="0084256C">
            <w:pPr>
              <w:jc w:val="center"/>
              <w:rPr>
                <w:rFonts w:ascii="Arial" w:eastAsia="Times New Roman" w:hAnsi="Arial" w:cs="Arial"/>
                <w:b/>
                <w:bCs/>
                <w:sz w:val="20"/>
                <w:szCs w:val="20"/>
                <w:lang w:eastAsia="de-DE"/>
              </w:rPr>
            </w:pPr>
            <w:r w:rsidRPr="00FA7131">
              <w:rPr>
                <w:lang w:val="en-US"/>
              </w:rPr>
              <w:br/>
            </w:r>
            <w:commentRangeStart w:id="232"/>
            <w:commentRangeStart w:id="233"/>
            <w:commentRangeStart w:id="234"/>
            <w:r w:rsidRPr="728432B7">
              <w:rPr>
                <w:rFonts w:ascii="Arial" w:eastAsia="Times New Roman" w:hAnsi="Arial" w:cs="Arial"/>
                <w:b/>
                <w:bCs/>
                <w:sz w:val="20"/>
                <w:szCs w:val="20"/>
                <w:lang w:val="en-GB" w:eastAsia="de-DE"/>
              </w:rPr>
              <w:t>Correct Responses</w:t>
            </w:r>
            <w:commentRangeEnd w:id="232"/>
            <w:r>
              <w:commentReference w:id="232"/>
            </w:r>
            <w:commentRangeEnd w:id="233"/>
            <w:r>
              <w:rPr>
                <w:rStyle w:val="Kommentarzeichen"/>
              </w:rPr>
              <w:commentReference w:id="233"/>
            </w:r>
            <w:commentRangeEnd w:id="234"/>
            <w:r w:rsidR="003B67A5">
              <w:rPr>
                <w:rStyle w:val="Kommentarzeichen"/>
              </w:rPr>
              <w:commentReference w:id="234"/>
            </w:r>
          </w:p>
        </w:tc>
        <w:tc>
          <w:tcPr>
            <w:tcW w:w="244" w:type="dxa"/>
            <w:tcBorders>
              <w:top w:val="single" w:sz="4" w:space="0" w:color="auto"/>
            </w:tcBorders>
            <w:vAlign w:val="bottom"/>
          </w:tcPr>
          <w:p w14:paraId="409BD6FE" w14:textId="77777777" w:rsidR="00276A6A" w:rsidRPr="002D398E" w:rsidRDefault="00276A6A" w:rsidP="0084256C">
            <w:pPr>
              <w:jc w:val="center"/>
              <w:rPr>
                <w:rFonts w:ascii="Arial" w:eastAsia="Times New Roman" w:hAnsi="Arial" w:cs="Arial"/>
                <w:b/>
                <w:bCs/>
                <w:sz w:val="20"/>
                <w:szCs w:val="20"/>
                <w:lang w:val="en-GB" w:eastAsia="de-DE"/>
              </w:rPr>
            </w:pPr>
          </w:p>
        </w:tc>
      </w:tr>
      <w:tr w:rsidR="00276A6A" w:rsidRPr="002D398E" w14:paraId="1EEC5DF6" w14:textId="77777777" w:rsidTr="00025511">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2D398E" w:rsidRDefault="00276A6A" w:rsidP="00276A6A">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6EE463CB" w14:textId="38D43E81" w:rsidR="00276A6A" w:rsidRPr="00E30683" w:rsidRDefault="00276A6A" w:rsidP="00276A6A">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E30683" w:rsidRDefault="00276A6A" w:rsidP="00276A6A">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1CFFDDCA" w14:textId="77777777" w:rsidR="00276A6A" w:rsidRPr="002D398E" w:rsidRDefault="00276A6A" w:rsidP="00276A6A">
            <w:pPr>
              <w:jc w:val="center"/>
              <w:rPr>
                <w:rFonts w:ascii="Arial" w:eastAsia="Times New Roman" w:hAnsi="Arial" w:cs="Arial"/>
                <w:bCs/>
                <w:sz w:val="20"/>
                <w:szCs w:val="20"/>
                <w:lang w:val="en-GB" w:eastAsia="de-DE"/>
              </w:rPr>
            </w:pPr>
          </w:p>
        </w:tc>
      </w:tr>
      <w:tr w:rsidR="00276A6A" w:rsidRPr="002D398E" w14:paraId="16550CD0" w14:textId="77777777" w:rsidTr="00025511">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2D398E" w:rsidRDefault="00276A6A" w:rsidP="00276A6A">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3 (0.07)</w:t>
            </w:r>
          </w:p>
        </w:tc>
        <w:tc>
          <w:tcPr>
            <w:tcW w:w="1730" w:type="dxa"/>
            <w:tcBorders>
              <w:top w:val="single" w:sz="4" w:space="0" w:color="auto"/>
            </w:tcBorders>
            <w:shd w:val="clear" w:color="auto" w:fill="auto"/>
            <w:vAlign w:val="center"/>
            <w:hideMark/>
          </w:tcPr>
          <w:p w14:paraId="715BE0EF" w14:textId="19217A3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1.08-1.38</w:t>
            </w:r>
          </w:p>
        </w:tc>
        <w:tc>
          <w:tcPr>
            <w:tcW w:w="1219" w:type="dxa"/>
            <w:tcBorders>
              <w:top w:val="single" w:sz="4" w:space="0" w:color="auto"/>
            </w:tcBorders>
            <w:shd w:val="clear" w:color="auto" w:fill="auto"/>
            <w:vAlign w:val="center"/>
            <w:hideMark/>
          </w:tcPr>
          <w:p w14:paraId="6CD112AE" w14:textId="043E761A"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17.13</w:t>
            </w:r>
          </w:p>
        </w:tc>
        <w:tc>
          <w:tcPr>
            <w:tcW w:w="1205" w:type="dxa"/>
            <w:tcBorders>
              <w:top w:val="single" w:sz="4" w:space="0" w:color="auto"/>
            </w:tcBorders>
            <w:vAlign w:val="center"/>
          </w:tcPr>
          <w:p w14:paraId="76A69D01" w14:textId="416EBB99"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2BC696AC" w14:textId="5F9E9795" w:rsidR="00276A6A" w:rsidRPr="002D398E" w:rsidRDefault="00276A6A" w:rsidP="00276A6A">
            <w:pPr>
              <w:jc w:val="center"/>
              <w:rPr>
                <w:rFonts w:ascii="Arial" w:eastAsia="Times New Roman" w:hAnsi="Arial" w:cs="Arial"/>
                <w:sz w:val="20"/>
                <w:szCs w:val="20"/>
                <w:lang w:eastAsia="de-DE"/>
              </w:rPr>
            </w:pPr>
          </w:p>
        </w:tc>
        <w:tc>
          <w:tcPr>
            <w:tcW w:w="244" w:type="dxa"/>
            <w:tcBorders>
              <w:top w:val="single" w:sz="4" w:space="0" w:color="auto"/>
            </w:tcBorders>
          </w:tcPr>
          <w:p w14:paraId="7C8F08E4"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65B52472" w14:textId="77777777" w:rsidTr="00276A6A">
        <w:trPr>
          <w:trHeight w:val="22"/>
        </w:trPr>
        <w:tc>
          <w:tcPr>
            <w:tcW w:w="2552" w:type="dxa"/>
            <w:gridSpan w:val="2"/>
            <w:tcBorders>
              <w:top w:val="nil"/>
              <w:left w:val="nil"/>
            </w:tcBorders>
            <w:shd w:val="clear" w:color="auto" w:fill="auto"/>
            <w:noWrap/>
          </w:tcPr>
          <w:p w14:paraId="57D95650" w14:textId="77777777" w:rsidR="00276A6A" w:rsidRPr="002D398E" w:rsidRDefault="00276A6A" w:rsidP="00276A6A">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7D1113B" w14:textId="77777777"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2.32</w:t>
            </w:r>
          </w:p>
        </w:tc>
        <w:tc>
          <w:tcPr>
            <w:tcW w:w="1205" w:type="dxa"/>
            <w:tcBorders>
              <w:top w:val="nil"/>
            </w:tcBorders>
          </w:tcPr>
          <w:p w14:paraId="301C814A" w14:textId="501FA32A" w:rsidR="00276A6A" w:rsidRDefault="00276A6A" w:rsidP="00276A6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14:paraId="0260C22E" w14:textId="25A149BE"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1.13</w:t>
            </w:r>
          </w:p>
        </w:tc>
        <w:tc>
          <w:tcPr>
            <w:tcW w:w="244" w:type="dxa"/>
            <w:tcBorders>
              <w:top w:val="nil"/>
            </w:tcBorders>
          </w:tcPr>
          <w:p w14:paraId="55061735"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305BD718" w14:textId="77777777" w:rsidTr="00025511">
        <w:trPr>
          <w:trHeight w:val="72"/>
        </w:trPr>
        <w:tc>
          <w:tcPr>
            <w:tcW w:w="2552" w:type="dxa"/>
            <w:gridSpan w:val="2"/>
            <w:tcBorders>
              <w:top w:val="nil"/>
              <w:left w:val="nil"/>
            </w:tcBorders>
            <w:shd w:val="clear" w:color="auto" w:fill="auto"/>
            <w:noWrap/>
            <w:vAlign w:val="center"/>
            <w:hideMark/>
          </w:tcPr>
          <w:p w14:paraId="7144123C"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0.96 (0.06)</w:t>
            </w:r>
          </w:p>
        </w:tc>
        <w:tc>
          <w:tcPr>
            <w:tcW w:w="1730" w:type="dxa"/>
            <w:tcBorders>
              <w:top w:val="nil"/>
            </w:tcBorders>
            <w:shd w:val="clear" w:color="auto" w:fill="auto"/>
            <w:noWrap/>
            <w:vAlign w:val="center"/>
            <w:hideMark/>
          </w:tcPr>
          <w:p w14:paraId="5423D231"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15.27</w:t>
            </w:r>
          </w:p>
        </w:tc>
        <w:tc>
          <w:tcPr>
            <w:tcW w:w="1205" w:type="dxa"/>
            <w:tcBorders>
              <w:top w:val="nil"/>
            </w:tcBorders>
            <w:vAlign w:val="center"/>
          </w:tcPr>
          <w:p w14:paraId="0ECE9E44" w14:textId="68C36024"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20FF3359" w14:textId="6FA7F19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2.6</w:t>
            </w:r>
          </w:p>
        </w:tc>
        <w:tc>
          <w:tcPr>
            <w:tcW w:w="244" w:type="dxa"/>
            <w:tcBorders>
              <w:top w:val="nil"/>
            </w:tcBorders>
          </w:tcPr>
          <w:p w14:paraId="796199F2"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1BD201F2" w14:textId="77777777" w:rsidTr="00025511">
        <w:trPr>
          <w:trHeight w:val="22"/>
        </w:trPr>
        <w:tc>
          <w:tcPr>
            <w:tcW w:w="2552" w:type="dxa"/>
            <w:gridSpan w:val="2"/>
            <w:tcBorders>
              <w:top w:val="nil"/>
              <w:left w:val="nil"/>
              <w:bottom w:val="single" w:sz="4" w:space="0" w:color="auto"/>
            </w:tcBorders>
            <w:shd w:val="clear" w:color="auto" w:fill="auto"/>
            <w:noWrap/>
            <w:vAlign w:val="center"/>
            <w:hideMark/>
          </w:tcPr>
          <w:p w14:paraId="4E578910"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10.89</w:t>
            </w:r>
          </w:p>
        </w:tc>
        <w:tc>
          <w:tcPr>
            <w:tcW w:w="1205" w:type="dxa"/>
            <w:tcBorders>
              <w:top w:val="nil"/>
              <w:bottom w:val="single" w:sz="4" w:space="0" w:color="auto"/>
            </w:tcBorders>
            <w:vAlign w:val="center"/>
          </w:tcPr>
          <w:p w14:paraId="648CDED9" w14:textId="2A4C35C6"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2.22</w:t>
            </w:r>
          </w:p>
        </w:tc>
        <w:tc>
          <w:tcPr>
            <w:tcW w:w="244" w:type="dxa"/>
            <w:tcBorders>
              <w:top w:val="nil"/>
              <w:bottom w:val="single" w:sz="4" w:space="0" w:color="auto"/>
            </w:tcBorders>
          </w:tcPr>
          <w:p w14:paraId="3E995801"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422217C8" w14:textId="77777777" w:rsidTr="00276A6A">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276A6A" w:rsidRPr="002D398E" w:rsidRDefault="00276A6A" w:rsidP="0084256C">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tcPr>
          <w:p w14:paraId="4D26F45C"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0B4E1276" w:rsidR="00276A6A" w:rsidRPr="002D398E" w:rsidRDefault="00276A6A" w:rsidP="0084256C">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1F43918E" w14:textId="77777777" w:rsidTr="00276A6A">
        <w:trPr>
          <w:trHeight w:val="22"/>
        </w:trPr>
        <w:tc>
          <w:tcPr>
            <w:tcW w:w="2552" w:type="dxa"/>
            <w:gridSpan w:val="2"/>
            <w:tcBorders>
              <w:left w:val="nil"/>
            </w:tcBorders>
            <w:shd w:val="clear" w:color="auto" w:fill="auto"/>
            <w:noWrap/>
            <w:vAlign w:val="center"/>
            <w:hideMark/>
          </w:tcPr>
          <w:p w14:paraId="30F721CF" w14:textId="77777777" w:rsidR="00276A6A" w:rsidRPr="002D398E"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shd w:val="clear" w:color="auto" w:fill="auto"/>
            <w:noWrap/>
            <w:vAlign w:val="center"/>
            <w:hideMark/>
          </w:tcPr>
          <w:p w14:paraId="13D8C6FD" w14:textId="1F37D43E" w:rsidR="00276A6A" w:rsidRPr="002D398E"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shd w:val="clear" w:color="auto" w:fill="auto"/>
            <w:noWrap/>
            <w:vAlign w:val="center"/>
            <w:hideMark/>
          </w:tcPr>
          <w:p w14:paraId="7E5681A4"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4AF75845"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6A794FCD" w:rsidR="00276A6A" w:rsidRPr="002D398E" w:rsidRDefault="00276A6A" w:rsidP="0084256C">
            <w:pPr>
              <w:jc w:val="center"/>
              <w:rPr>
                <w:rFonts w:ascii="Arial" w:eastAsia="Times New Roman" w:hAnsi="Arial" w:cs="Arial"/>
                <w:sz w:val="20"/>
                <w:szCs w:val="20"/>
                <w:lang w:eastAsia="de-DE"/>
              </w:rPr>
            </w:pPr>
          </w:p>
        </w:tc>
        <w:tc>
          <w:tcPr>
            <w:tcW w:w="244" w:type="dxa"/>
          </w:tcPr>
          <w:p w14:paraId="449B922D"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00950DA9" w14:textId="77777777" w:rsidTr="00276A6A">
        <w:trPr>
          <w:trHeight w:val="22"/>
        </w:trPr>
        <w:tc>
          <w:tcPr>
            <w:tcW w:w="2552" w:type="dxa"/>
            <w:gridSpan w:val="2"/>
            <w:tcBorders>
              <w:left w:val="nil"/>
            </w:tcBorders>
            <w:shd w:val="clear" w:color="auto" w:fill="auto"/>
            <w:noWrap/>
            <w:vAlign w:val="center"/>
          </w:tcPr>
          <w:p w14:paraId="7E33B9D1" w14:textId="7483A89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shd w:val="clear" w:color="auto" w:fill="auto"/>
            <w:noWrap/>
            <w:vAlign w:val="center"/>
          </w:tcPr>
          <w:p w14:paraId="216C80D6" w14:textId="4E2EEEBC"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026CAF07"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0E021F05" w:rsidR="00276A6A" w:rsidRPr="002D398E" w:rsidRDefault="00276A6A" w:rsidP="0084256C">
            <w:pPr>
              <w:jc w:val="center"/>
              <w:rPr>
                <w:rFonts w:ascii="Arial" w:eastAsia="Times New Roman" w:hAnsi="Arial" w:cs="Arial"/>
                <w:sz w:val="20"/>
                <w:szCs w:val="20"/>
                <w:lang w:eastAsia="de-DE"/>
              </w:rPr>
            </w:pPr>
          </w:p>
        </w:tc>
        <w:tc>
          <w:tcPr>
            <w:tcW w:w="244" w:type="dxa"/>
          </w:tcPr>
          <w:p w14:paraId="77728CEB"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5F78D2A6" w14:textId="77777777" w:rsidTr="00276A6A">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2708BEF9" w14:textId="26287A85"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15930EE2" w14:textId="649719D7" w:rsidR="00FA7131" w:rsidRPr="002D398E" w:rsidRDefault="00FA7131"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300BED5F"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1E835977" w:rsidR="00276A6A" w:rsidRPr="002D398E" w:rsidRDefault="00276A6A" w:rsidP="0084256C">
            <w:pPr>
              <w:jc w:val="center"/>
              <w:rPr>
                <w:rFonts w:ascii="Arial" w:eastAsia="Times New Roman" w:hAnsi="Arial" w:cs="Arial"/>
                <w:sz w:val="20"/>
                <w:szCs w:val="20"/>
                <w:lang w:eastAsia="de-DE"/>
              </w:rPr>
            </w:pPr>
          </w:p>
        </w:tc>
      </w:tr>
    </w:tbl>
    <w:p w14:paraId="74C59A54" w14:textId="77777777" w:rsidR="00FA7131" w:rsidRDefault="00FA7131" w:rsidP="006F1403">
      <w:pPr>
        <w:spacing w:line="480" w:lineRule="auto"/>
        <w:jc w:val="both"/>
        <w:rPr>
          <w:rFonts w:ascii="Arial" w:hAnsi="Arial" w:cs="Arial"/>
          <w:u w:val="single"/>
          <w:lang w:val="en-US"/>
        </w:rPr>
      </w:pPr>
    </w:p>
    <w:p w14:paraId="35B3D799" w14:textId="161668F7" w:rsidR="008F1CDF" w:rsidRDefault="001E1DDC" w:rsidP="006F1403">
      <w:pPr>
        <w:spacing w:line="480" w:lineRule="auto"/>
        <w:jc w:val="both"/>
        <w:rPr>
          <w:rFonts w:ascii="Arial" w:hAnsi="Arial" w:cs="Arial"/>
          <w:u w:val="single"/>
          <w:lang w:val="en-US"/>
        </w:rPr>
      </w:pPr>
      <w:r>
        <w:rPr>
          <w:rFonts w:ascii="Arial" w:hAnsi="Arial" w:cs="Arial"/>
          <w:u w:val="single"/>
          <w:lang w:val="en-US"/>
        </w:rPr>
        <w:lastRenderedPageBreak/>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7F729FD9" w:rsidR="00A04D95" w:rsidRDefault="00411BFD" w:rsidP="006F1403">
      <w:pPr>
        <w:spacing w:line="480" w:lineRule="auto"/>
        <w:jc w:val="both"/>
        <w:rPr>
          <w:rFonts w:ascii="Arial" w:hAnsi="Arial" w:cs="Arial"/>
          <w:lang w:val="en-US"/>
        </w:rPr>
      </w:pPr>
      <w:ins w:id="235" w:author="Schlagenhauf, Florian" w:date="2021-07-20T14:28:00Z">
        <w:r>
          <w:rPr>
            <w:rFonts w:ascii="Arial" w:hAnsi="Arial" w:cs="Arial"/>
            <w:lang w:val="en-US"/>
          </w:rPr>
          <w:t xml:space="preserve">Behavior in the control condition </w:t>
        </w:r>
      </w:ins>
      <w:ins w:id="236" w:author="Schlagenhauf, Florian" w:date="2021-07-20T14:29:00Z">
        <w:r>
          <w:rPr>
            <w:rFonts w:ascii="Arial" w:hAnsi="Arial" w:cs="Arial"/>
            <w:lang w:val="en-US"/>
          </w:rPr>
          <w:t>(</w:t>
        </w:r>
        <w:commentRangeStart w:id="237"/>
        <w:r w:rsidRPr="728432B7">
          <w:rPr>
            <w:rFonts w:ascii="Arial" w:eastAsiaTheme="minorEastAsia" w:hAnsi="Arial" w:cs="Arial"/>
            <w:lang w:val="en-US"/>
          </w:rPr>
          <w:t>‘step 1 model space’</w:t>
        </w:r>
        <w:commentRangeEnd w:id="237"/>
        <w:r>
          <w:commentReference w:id="237"/>
        </w:r>
        <w:r>
          <w:rPr>
            <w:rFonts w:ascii="Arial" w:eastAsiaTheme="minorEastAsia" w:hAnsi="Arial" w:cs="Arial"/>
            <w:lang w:val="en-US"/>
          </w:rPr>
          <w:t>)</w:t>
        </w:r>
      </w:ins>
      <w:ins w:id="238" w:author="Schlagenhauf, Florian" w:date="2021-07-20T14:28:00Z">
        <w:r>
          <w:rPr>
            <w:rFonts w:ascii="Arial" w:hAnsi="Arial" w:cs="Arial"/>
            <w:lang w:val="en-US"/>
          </w:rPr>
          <w:t xml:space="preserve">was best explained by </w:t>
        </w:r>
      </w:ins>
      <w:r w:rsidR="00A04D95" w:rsidRPr="728432B7">
        <w:rPr>
          <w:rFonts w:ascii="Arial" w:eastAsiaTheme="minorEastAsia" w:hAnsi="Arial" w:cs="Arial"/>
          <w:lang w:val="en-US"/>
        </w:rPr>
        <w:t>the RW-DU-2al model across all participants</w:t>
      </w:r>
      <w:r w:rsidR="000C6BC1" w:rsidRPr="728432B7">
        <w:rPr>
          <w:rFonts w:ascii="Arial" w:eastAsiaTheme="minorEastAsia" w:hAnsi="Arial" w:cs="Arial"/>
          <w:lang w:val="en-US"/>
        </w:rPr>
        <w:t xml:space="preserve"> with a PXP = 0.62 </w:t>
      </w:r>
      <w:r w:rsidR="00A04D95" w:rsidRPr="728432B7">
        <w:rPr>
          <w:rFonts w:ascii="Arial" w:eastAsiaTheme="minorEastAsia" w:hAnsi="Arial" w:cs="Arial"/>
          <w:lang w:val="en-US"/>
        </w:rPr>
        <w:t xml:space="preserve">(see Figure 6). </w:t>
      </w:r>
      <w:r w:rsidR="00A04D95">
        <w:rPr>
          <w:rFonts w:ascii="Arial" w:hAnsi="Arial" w:cs="Arial"/>
          <w:lang w:val="en-US"/>
        </w:rPr>
        <w:t xml:space="preserve">Subsequently, </w:t>
      </w:r>
      <w:ins w:id="239" w:author="Schlagenhauf, Florian" w:date="2021-07-20T14:29:00Z">
        <w:r w:rsidR="00BC49D4">
          <w:rPr>
            <w:rFonts w:ascii="Arial" w:hAnsi="Arial" w:cs="Arial"/>
            <w:lang w:val="en-US"/>
          </w:rPr>
          <w:t xml:space="preserve">adding </w:t>
        </w:r>
      </w:ins>
      <w:ins w:id="240" w:author="Schlagenhauf, Florian" w:date="2021-07-20T14:30:00Z">
        <w:r w:rsidR="00BC49D4">
          <w:rPr>
            <w:rFonts w:ascii="Arial" w:hAnsi="Arial" w:cs="Arial"/>
            <w:lang w:val="en-US"/>
          </w:rPr>
          <w:t>free parameters for potential stress effects (</w:t>
        </w:r>
      </w:ins>
      <w:r w:rsidR="00A04D95">
        <w:rPr>
          <w:rFonts w:ascii="Arial" w:hAnsi="Arial" w:cs="Arial"/>
          <w:lang w:val="en-US"/>
        </w:rPr>
        <w:t>the ‘step 2 model space’</w:t>
      </w:r>
      <w:ins w:id="241" w:author="Schlagenhauf, Florian" w:date="2021-07-20T14:30:00Z">
        <w:r w:rsidR="00BC49D4">
          <w:rPr>
            <w:rFonts w:ascii="Arial" w:hAnsi="Arial" w:cs="Arial"/>
            <w:lang w:val="en-US"/>
          </w:rPr>
          <w:t>)</w:t>
        </w:r>
      </w:ins>
      <w:r w:rsidR="00A04D95">
        <w:rPr>
          <w:rFonts w:ascii="Arial" w:hAnsi="Arial" w:cs="Arial"/>
          <w:lang w:val="en-US"/>
        </w:rPr>
        <w:t xml:space="preserve"> resulted in a best fit for RW-DU-2al-StressBetas</w:t>
      </w:r>
      <w:r w:rsidR="000C6BC1">
        <w:rPr>
          <w:rFonts w:ascii="Arial" w:hAnsi="Arial" w:cs="Arial"/>
          <w:lang w:val="en-US"/>
        </w:rPr>
        <w:t xml:space="preserve"> (PXP = 0.92)</w:t>
      </w:r>
      <w:r w:rsidR="00A04D95">
        <w:rPr>
          <w:rFonts w:ascii="Arial" w:hAnsi="Arial" w:cs="Arial"/>
          <w:lang w:val="en-US"/>
        </w:rPr>
        <w:t>, only affecting the temperature parameter</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A04D95" w:rsidRPr="728432B7">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B118F5" w:rsidRPr="728432B7">
        <w:rPr>
          <w:rFonts w:ascii="Arial" w:eastAsiaTheme="minorEastAsia" w:hAnsi="Arial" w:cs="Arial"/>
          <w:lang w:val="en-US"/>
        </w:rPr>
        <w:t xml:space="preserve"> (see Table 2 for parameter estimates and Figure S2/3 for violin plots of distributions). </w:t>
      </w:r>
      <w:r w:rsidR="0023740C" w:rsidRPr="728432B7">
        <w:rPr>
          <w:rFonts w:ascii="Arial" w:eastAsiaTheme="minorEastAsia" w:hAnsi="Arial" w:cs="Arial"/>
          <w:lang w:val="en-US"/>
        </w:rPr>
        <w:t>Model selection resulted in protected exceedance probabilities (PXP) &lt; 0.1 for all other models</w:t>
      </w:r>
      <w:r w:rsidR="00B118F5" w:rsidRPr="728432B7">
        <w:rPr>
          <w:rFonts w:ascii="Arial" w:eastAsiaTheme="minorEastAsia" w:hAnsi="Arial" w:cs="Arial"/>
          <w:lang w:val="en-US"/>
        </w:rPr>
        <w:t xml:space="preserve"> (see Figure 6)</w:t>
      </w:r>
      <w:commentRangeStart w:id="242"/>
      <w:commentRangeStart w:id="243"/>
      <w:r w:rsidR="00B118F5" w:rsidRPr="728432B7">
        <w:rPr>
          <w:rFonts w:ascii="Arial" w:eastAsiaTheme="minorEastAsia" w:hAnsi="Arial" w:cs="Arial"/>
          <w:lang w:val="en-US"/>
        </w:rPr>
        <w:t>.</w:t>
      </w:r>
      <w:commentRangeEnd w:id="242"/>
      <w:r w:rsidR="00A04D95">
        <w:commentReference w:id="242"/>
      </w:r>
      <w:commentRangeEnd w:id="243"/>
      <w:r w:rsidR="006F2726">
        <w:rPr>
          <w:rStyle w:val="Kommentarzeichen"/>
        </w:rPr>
        <w:commentReference w:id="243"/>
      </w:r>
    </w:p>
    <w:p w14:paraId="6165B7A8" w14:textId="5DBDFE71" w:rsidR="00A04D95" w:rsidRDefault="0023740C" w:rsidP="006F1403">
      <w:pPr>
        <w:spacing w:line="480" w:lineRule="auto"/>
        <w:jc w:val="both"/>
        <w:rPr>
          <w:rFonts w:ascii="Arial" w:hAnsi="Arial" w:cs="Arial"/>
          <w:lang w:val="en-US"/>
        </w:rPr>
      </w:pPr>
      <w:r>
        <w:rPr>
          <w:rFonts w:ascii="Arial" w:hAnsi="Arial" w:cs="Arial"/>
          <w:lang w:val="en-US"/>
        </w:rPr>
        <w:t xml:space="preserve">Table 2 Parameter </w:t>
      </w:r>
      <w:r w:rsidR="00A009B5">
        <w:rPr>
          <w:rFonts w:ascii="Arial" w:hAnsi="Arial" w:cs="Arial"/>
          <w:lang w:val="en-US"/>
        </w:rPr>
        <w:t>mean estimates of the winning model</w:t>
      </w:r>
      <w:ins w:id="244" w:author="Schlagenhauf, Florian" w:date="2021-07-20T14:33:00Z">
        <w:r w:rsidR="006F3AE0">
          <w:rPr>
            <w:rFonts w:ascii="Arial" w:hAnsi="Arial" w:cs="Arial"/>
            <w:lang w:val="en-US"/>
          </w:rPr>
          <w:t xml:space="preserve"> allowing for </w:t>
        </w:r>
        <w:r w:rsidR="006123AE">
          <w:rPr>
            <w:rFonts w:ascii="Arial" w:hAnsi="Arial" w:cs="Arial"/>
            <w:lang w:val="en-US"/>
          </w:rPr>
          <w:t xml:space="preserve">stress effect </w:t>
        </w:r>
        <w:r w:rsidR="009142A7">
          <w:rPr>
            <w:rFonts w:ascii="Arial" w:hAnsi="Arial" w:cs="Arial"/>
            <w:lang w:val="en-US"/>
          </w:rPr>
          <w:t xml:space="preserve">of </w:t>
        </w:r>
      </w:ins>
      <w:ins w:id="245" w:author="Schlagenhauf, Florian" w:date="2021-07-20T14:34:00Z">
        <w:r w:rsidR="001C1039">
          <w:rPr>
            <w:rFonts w:ascii="Arial" w:hAnsi="Arial" w:cs="Arial"/>
            <w:lang w:val="en-US"/>
          </w:rPr>
          <w:t>decision noise (beta)</w:t>
        </w:r>
        <w:r w:rsidR="0021047A">
          <w:rPr>
            <w:rFonts w:ascii="Arial" w:hAnsi="Arial" w:cs="Arial"/>
            <w:lang w:val="en-US"/>
          </w:rPr>
          <w:t xml:space="preserve"> with similar learning rates for control and stress condition.</w:t>
        </w:r>
      </w:ins>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00A009B5">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4256C">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4256C">
            <w:pPr>
              <w:jc w:val="center"/>
              <w:rPr>
                <w:rFonts w:ascii="Arial" w:eastAsia="Times New Roman" w:hAnsi="Arial" w:cs="Arial"/>
                <w:bCs/>
                <w:sz w:val="20"/>
                <w:szCs w:val="20"/>
                <w:lang w:val="en-GB" w:eastAsia="de-DE"/>
              </w:rPr>
            </w:pPr>
          </w:p>
        </w:tc>
      </w:tr>
      <w:commentRangeStart w:id="246"/>
      <w:tr w:rsidR="00A009B5" w:rsidRPr="002D398E" w14:paraId="0F63F952" w14:textId="77777777" w:rsidTr="00A009B5">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C328E7" w:rsidP="0084256C">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w:commentRangeEnd w:id="246"/>
                <m:r>
                  <m:rPr>
                    <m:sty m:val="p"/>
                  </m:rPr>
                  <w:rPr>
                    <w:rStyle w:val="Kommentarzeichen"/>
                  </w:rPr>
                  <w:commentReference w:id="246"/>
                </m:r>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4256C">
            <w:pPr>
              <w:jc w:val="center"/>
              <w:rPr>
                <w:rFonts w:ascii="Arial" w:eastAsia="Times New Roman" w:hAnsi="Arial" w:cs="Arial"/>
                <w:sz w:val="20"/>
                <w:szCs w:val="20"/>
                <w:lang w:eastAsia="de-DE"/>
              </w:rPr>
            </w:pPr>
          </w:p>
        </w:tc>
      </w:tr>
      <w:tr w:rsidR="00A009B5" w:rsidRPr="002D398E" w14:paraId="54C94A5F" w14:textId="77777777" w:rsidTr="00A009B5">
        <w:trPr>
          <w:trHeight w:val="22"/>
        </w:trPr>
        <w:tc>
          <w:tcPr>
            <w:tcW w:w="2552" w:type="dxa"/>
            <w:tcBorders>
              <w:top w:val="nil"/>
              <w:left w:val="nil"/>
            </w:tcBorders>
            <w:shd w:val="clear" w:color="auto" w:fill="auto"/>
            <w:noWrap/>
            <w:vAlign w:val="bottom"/>
          </w:tcPr>
          <w:p w14:paraId="09607EA2" w14:textId="71F92C8B" w:rsidR="00A009B5" w:rsidRPr="00A009B5" w:rsidRDefault="00C328E7"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00A009B5">
        <w:trPr>
          <w:trHeight w:val="22"/>
        </w:trPr>
        <w:tc>
          <w:tcPr>
            <w:tcW w:w="2552" w:type="dxa"/>
            <w:tcBorders>
              <w:top w:val="nil"/>
              <w:left w:val="nil"/>
            </w:tcBorders>
            <w:shd w:val="clear" w:color="auto" w:fill="auto"/>
            <w:noWrap/>
            <w:vAlign w:val="center"/>
            <w:hideMark/>
          </w:tcPr>
          <w:p w14:paraId="4936FD72" w14:textId="506B36A9" w:rsidR="00A009B5" w:rsidRPr="00A009B5" w:rsidRDefault="00C328E7"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w:ins w:id="247" w:author="Schlagenhauf, Florian" w:date="2021-07-20T14:33:00Z">
                        <m:rPr>
                          <m:sty m:val="p"/>
                        </m:rPr>
                        <w:rPr>
                          <w:rFonts w:ascii="Cambria Math" w:hAnsi="Cambria Math" w:cs="Arial"/>
                          <w:lang w:val="en-US"/>
                        </w:rPr>
                        <m:t xml:space="preserve">control </m:t>
                      </w:ins>
                    </m:r>
                    <m:r>
                      <m:rPr>
                        <m:sty m:val="p"/>
                      </m:rPr>
                      <w:rPr>
                        <w:rFonts w:ascii="Cambria Math" w:hAnsi="Cambria Math" w:cs="Arial"/>
                        <w:lang w:val="en-US"/>
                      </w:rPr>
                      <m:t>wi</m:t>
                    </m:r>
                    <w:commentRangeStart w:id="248"/>
                    <w:commentRangeEnd w:id="248"/>
                    <m:r>
                      <m:rPr>
                        <m:sty m:val="p"/>
                      </m:rPr>
                      <w:rPr>
                        <w:rStyle w:val="Kommentarzeichen"/>
                      </w:rPr>
                      <w:commentReference w:id="248"/>
                    </m:r>
                    <m:r>
                      <m:rPr>
                        <m:sty m:val="p"/>
                      </m:rPr>
                      <w:rPr>
                        <w:rFonts w:ascii="Cambria Math" w:hAnsi="Cambria Math" w:cs="Arial"/>
                        <w:lang w:val="en-US"/>
                      </w:rPr>
                      <m:t>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00A009B5">
        <w:trPr>
          <w:trHeight w:val="22"/>
        </w:trPr>
        <w:tc>
          <w:tcPr>
            <w:tcW w:w="2552" w:type="dxa"/>
            <w:tcBorders>
              <w:top w:val="nil"/>
              <w:left w:val="nil"/>
            </w:tcBorders>
            <w:shd w:val="clear" w:color="auto" w:fill="auto"/>
            <w:noWrap/>
            <w:vAlign w:val="center"/>
            <w:hideMark/>
          </w:tcPr>
          <w:p w14:paraId="5AFAEDA4" w14:textId="5AF9D1CB" w:rsidR="00A009B5" w:rsidRPr="00A009B5" w:rsidRDefault="00C328E7"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w:ins w:id="249" w:author="Schlagenhauf, Florian" w:date="2021-07-20T14:33:00Z">
                        <m:rPr>
                          <m:sty m:val="p"/>
                        </m:rPr>
                        <w:rPr>
                          <w:rFonts w:ascii="Cambria Math" w:hAnsi="Cambria Math" w:cs="Arial"/>
                          <w:lang w:val="en-US"/>
                        </w:rPr>
                        <m:t xml:space="preserve">control </m:t>
                      </w:ins>
                    </m:r>
                    <m:r>
                      <m:rPr>
                        <m:sty m:val="p"/>
                      </m:rPr>
                      <w:rPr>
                        <w:rFonts w:ascii="Cambria Math" w:hAnsi="Cambria Math" w:cs="Arial"/>
                        <w:lang w:val="en-US"/>
                      </w:rPr>
                      <m:t>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commentRangeStart w:id="250"/>
      <w:tr w:rsidR="00A009B5" w:rsidRPr="002D398E" w14:paraId="753A7F28" w14:textId="77777777" w:rsidTr="00A009B5">
        <w:trPr>
          <w:trHeight w:val="22"/>
        </w:trPr>
        <w:tc>
          <w:tcPr>
            <w:tcW w:w="2552" w:type="dxa"/>
            <w:tcBorders>
              <w:top w:val="nil"/>
              <w:left w:val="nil"/>
              <w:bottom w:val="nil"/>
            </w:tcBorders>
            <w:shd w:val="clear" w:color="auto" w:fill="auto"/>
            <w:noWrap/>
            <w:vAlign w:val="center"/>
          </w:tcPr>
          <w:p w14:paraId="0434923A" w14:textId="5B194D32" w:rsidR="00A009B5" w:rsidRPr="00A009B5" w:rsidRDefault="00C328E7"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1E1DDC">
              <w:rPr>
                <w:rFonts w:ascii="Arial" w:eastAsia="Times New Roman" w:hAnsi="Arial" w:cs="Arial"/>
                <w:sz w:val="20"/>
                <w:szCs w:val="20"/>
                <w:highlight w:val="yellow"/>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1E1DDC">
              <w:rPr>
                <w:rFonts w:ascii="Arial" w:eastAsia="Times New Roman" w:hAnsi="Arial" w:cs="Arial"/>
                <w:sz w:val="20"/>
                <w:szCs w:val="20"/>
                <w:highlight w:val="yellow"/>
                <w:lang w:eastAsia="de-DE"/>
              </w:rPr>
              <w:t>4.68</w:t>
            </w:r>
            <w:commentRangeEnd w:id="250"/>
            <w:r>
              <w:rPr>
                <w:rStyle w:val="Kommentarzeichen"/>
              </w:rPr>
              <w:commentReference w:id="250"/>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00A009B5">
        <w:trPr>
          <w:trHeight w:val="22"/>
        </w:trPr>
        <w:tc>
          <w:tcPr>
            <w:tcW w:w="2552" w:type="dxa"/>
            <w:tcBorders>
              <w:top w:val="nil"/>
              <w:left w:val="nil"/>
            </w:tcBorders>
            <w:shd w:val="clear" w:color="auto" w:fill="auto"/>
            <w:noWrap/>
            <w:vAlign w:val="center"/>
          </w:tcPr>
          <w:p w14:paraId="69648C4B" w14:textId="12D330CF" w:rsidR="00A009B5" w:rsidRPr="00A009B5" w:rsidRDefault="00C328E7"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commentRangeStart w:id="251"/>
            <w:r w:rsidRPr="001E1DDC">
              <w:rPr>
                <w:rFonts w:ascii="Arial" w:eastAsia="Times New Roman" w:hAnsi="Arial" w:cs="Arial"/>
                <w:sz w:val="20"/>
                <w:szCs w:val="20"/>
                <w:highlight w:val="yellow"/>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1E1DDC">
              <w:rPr>
                <w:rFonts w:ascii="Arial" w:eastAsia="Times New Roman" w:hAnsi="Arial" w:cs="Arial"/>
                <w:sz w:val="20"/>
                <w:szCs w:val="20"/>
                <w:highlight w:val="yellow"/>
                <w:lang w:eastAsia="de-DE"/>
              </w:rPr>
              <w:t>3.33</w:t>
            </w:r>
            <w:commentRangeEnd w:id="251"/>
            <w:r>
              <w:rPr>
                <w:rStyle w:val="Kommentarzeichen"/>
              </w:rPr>
              <w:commentReference w:id="251"/>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77777777" w:rsidR="00172731" w:rsidRDefault="00172731" w:rsidP="00172731">
      <w:pPr>
        <w:spacing w:line="480" w:lineRule="auto"/>
        <w:jc w:val="both"/>
        <w:rPr>
          <w:rFonts w:ascii="Arial" w:hAnsi="Arial" w:cs="Arial"/>
          <w:lang w:val="en-US"/>
        </w:rPr>
      </w:pPr>
    </w:p>
    <w:p w14:paraId="63515A19" w14:textId="77777777" w:rsidR="00172731" w:rsidRDefault="00172731" w:rsidP="00172731">
      <w:pPr>
        <w:spacing w:line="480" w:lineRule="auto"/>
        <w:jc w:val="both"/>
        <w:rPr>
          <w:rFonts w:ascii="Arial" w:hAnsi="Arial" w:cs="Arial"/>
          <w:lang w:val="en-US"/>
        </w:rPr>
      </w:pPr>
      <w:r>
        <w:rPr>
          <w:noProof/>
        </w:rPr>
        <w:lastRenderedPageBreak/>
        <w:drawing>
          <wp:inline distT="0" distB="0" distL="0" distR="0" wp14:anchorId="1A7870FE" wp14:editId="1C1A0D85">
            <wp:extent cx="4959020" cy="6241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9020" cy="6241410"/>
                    </a:xfrm>
                    <a:prstGeom prst="rect">
                      <a:avLst/>
                    </a:prstGeom>
                  </pic:spPr>
                </pic:pic>
              </a:graphicData>
            </a:graphic>
          </wp:inline>
        </w:drawing>
      </w:r>
    </w:p>
    <w:p w14:paraId="42FA600D" w14:textId="7BE2F672" w:rsidR="00172731" w:rsidRDefault="00172731" w:rsidP="00172731">
      <w:pPr>
        <w:spacing w:line="480" w:lineRule="auto"/>
        <w:jc w:val="both"/>
        <w:rPr>
          <w:rFonts w:ascii="Arial" w:hAnsi="Arial" w:cs="Arial"/>
          <w:lang w:val="en-US"/>
        </w:rPr>
      </w:pPr>
      <w:r>
        <w:rPr>
          <w:rFonts w:ascii="Arial" w:hAnsi="Arial" w:cs="Arial"/>
          <w:lang w:val="en-US"/>
        </w:rPr>
        <w:t xml:space="preserve">Figure 6 Protected </w:t>
      </w:r>
      <w:r w:rsidR="00C301CF">
        <w:rPr>
          <w:rFonts w:ascii="Arial" w:hAnsi="Arial" w:cs="Arial"/>
          <w:lang w:val="en-US"/>
        </w:rPr>
        <w:t>e</w:t>
      </w:r>
      <w:r>
        <w:rPr>
          <w:rFonts w:ascii="Arial" w:hAnsi="Arial" w:cs="Arial"/>
          <w:lang w:val="en-US"/>
        </w:rPr>
        <w:t xml:space="preserve">xceedance </w:t>
      </w:r>
      <w:r w:rsidR="00C301CF">
        <w:rPr>
          <w:rFonts w:ascii="Arial" w:hAnsi="Arial" w:cs="Arial"/>
          <w:lang w:val="en-US"/>
        </w:rPr>
        <w:t>pr</w:t>
      </w:r>
      <w:r>
        <w:rPr>
          <w:rFonts w:ascii="Arial" w:hAnsi="Arial" w:cs="Arial"/>
          <w:lang w:val="en-US"/>
        </w:rPr>
        <w:t xml:space="preserve">obability - </w:t>
      </w:r>
      <w:r w:rsidR="00C301CF">
        <w:rPr>
          <w:rFonts w:ascii="Arial" w:hAnsi="Arial" w:cs="Arial"/>
          <w:lang w:val="en-US"/>
        </w:rPr>
        <w:t xml:space="preserve">'step 1' </w:t>
      </w:r>
      <w:r w:rsidR="00921085">
        <w:rPr>
          <w:rFonts w:ascii="Arial" w:hAnsi="Arial" w:cs="Arial"/>
          <w:lang w:val="en-US"/>
        </w:rPr>
        <w:t>model space</w:t>
      </w:r>
      <w:r w:rsidR="006D3B0F">
        <w:rPr>
          <w:rFonts w:ascii="Arial" w:hAnsi="Arial" w:cs="Arial"/>
          <w:lang w:val="en-US"/>
        </w:rPr>
        <w:t xml:space="preserve"> explaining</w:t>
      </w:r>
      <w:r w:rsidR="00A81717">
        <w:rPr>
          <w:rFonts w:ascii="Arial" w:hAnsi="Arial" w:cs="Arial"/>
          <w:lang w:val="en-US"/>
        </w:rPr>
        <w:t xml:space="preserve"> behavior in the control condition</w:t>
      </w:r>
      <w:r w:rsidR="008E2AC3">
        <w:rPr>
          <w:rFonts w:ascii="Arial" w:hAnsi="Arial" w:cs="Arial"/>
          <w:lang w:val="en-US"/>
        </w:rPr>
        <w:t xml:space="preserve"> (top)</w:t>
      </w:r>
      <w:r w:rsidR="00921085">
        <w:rPr>
          <w:rFonts w:ascii="Arial" w:hAnsi="Arial" w:cs="Arial"/>
          <w:lang w:val="en-US"/>
        </w:rPr>
        <w:t xml:space="preserve"> </w:t>
      </w:r>
      <w:r w:rsidR="00C301CF">
        <w:rPr>
          <w:rFonts w:ascii="Arial" w:hAnsi="Arial" w:cs="Arial"/>
          <w:lang w:val="en-US"/>
        </w:rPr>
        <w:t>and 'step 2' model space</w:t>
      </w:r>
      <w:r w:rsidR="008E2AC3">
        <w:rPr>
          <w:rFonts w:ascii="Arial" w:hAnsi="Arial" w:cs="Arial"/>
          <w:lang w:val="en-US"/>
        </w:rPr>
        <w:t xml:space="preserve"> with</w:t>
      </w:r>
      <w:r w:rsidR="006D3B0F">
        <w:rPr>
          <w:rFonts w:ascii="Arial" w:hAnsi="Arial" w:cs="Arial"/>
          <w:lang w:val="en-US"/>
        </w:rPr>
        <w:t xml:space="preserve"> added</w:t>
      </w:r>
      <w:r w:rsidR="008E2AC3">
        <w:rPr>
          <w:rFonts w:ascii="Arial" w:hAnsi="Arial" w:cs="Arial"/>
          <w:lang w:val="en-US"/>
        </w:rPr>
        <w:t xml:space="preserve"> free stress parameters</w:t>
      </w:r>
      <w:r w:rsidR="006D3B0F">
        <w:rPr>
          <w:rFonts w:ascii="Arial" w:hAnsi="Arial" w:cs="Arial"/>
          <w:lang w:val="en-US"/>
        </w:rPr>
        <w:t xml:space="preserve"> explaining behavior in the stress condition (bottom).</w:t>
      </w:r>
    </w:p>
    <w:p w14:paraId="1A43ACF0" w14:textId="77777777" w:rsidR="00172731" w:rsidRPr="008F1CDF" w:rsidRDefault="00172731" w:rsidP="00172731">
      <w:pPr>
        <w:spacing w:line="480" w:lineRule="auto"/>
        <w:rPr>
          <w:rFonts w:ascii="Arial" w:hAnsi="Arial" w:cs="Arial"/>
          <w:u w:val="single"/>
          <w:lang w:val="en-US"/>
        </w:rPr>
      </w:pPr>
      <w:r>
        <w:rPr>
          <w:rFonts w:ascii="Arial" w:hAnsi="Arial" w:cs="Arial"/>
          <w:u w:val="single"/>
          <w:lang w:val="en-US"/>
        </w:rPr>
        <w:t xml:space="preserve">fMRI </w:t>
      </w:r>
      <w:r w:rsidRPr="008F1CDF">
        <w:rPr>
          <w:rFonts w:ascii="Arial" w:hAnsi="Arial" w:cs="Arial"/>
          <w:u w:val="single"/>
          <w:lang w:val="en-US"/>
        </w:rPr>
        <w:t>results</w:t>
      </w:r>
    </w:p>
    <w:p w14:paraId="314E4157" w14:textId="04A55385" w:rsidR="00172731" w:rsidRDefault="00A05617" w:rsidP="00A65BF5">
      <w:pPr>
        <w:spacing w:line="480" w:lineRule="auto"/>
        <w:jc w:val="both"/>
        <w:rPr>
          <w:rFonts w:ascii="Arial" w:hAnsi="Arial" w:cs="Arial"/>
          <w:lang w:val="en-US"/>
        </w:rPr>
      </w:pPr>
      <w:r w:rsidRPr="728432B7">
        <w:rPr>
          <w:rFonts w:ascii="Arial" w:hAnsi="Arial" w:cs="Arial"/>
          <w:lang w:val="en-US"/>
        </w:rPr>
        <w:t>We found a</w:t>
      </w:r>
      <w:r w:rsidR="00172731" w:rsidRPr="728432B7">
        <w:rPr>
          <w:rFonts w:ascii="Arial" w:hAnsi="Arial" w:cs="Arial"/>
          <w:lang w:val="en-US"/>
        </w:rPr>
        <w:t xml:space="preserve"> </w:t>
      </w:r>
      <w:commentRangeStart w:id="252"/>
      <w:r w:rsidR="00172731" w:rsidRPr="728432B7">
        <w:rPr>
          <w:rFonts w:ascii="Arial" w:hAnsi="Arial" w:cs="Arial"/>
          <w:lang w:val="en-US"/>
        </w:rPr>
        <w:t>main effect</w:t>
      </w:r>
      <w:r w:rsidR="001236E6" w:rsidRPr="728432B7">
        <w:rPr>
          <w:rFonts w:ascii="Arial" w:hAnsi="Arial" w:cs="Arial"/>
          <w:lang w:val="en-US"/>
        </w:rPr>
        <w:t xml:space="preserve"> </w:t>
      </w:r>
      <w:ins w:id="253" w:author="Schlagenhauf, Florian" w:date="2021-07-20T14:38:00Z">
        <w:r w:rsidR="00720A9C">
          <w:rPr>
            <w:rFonts w:ascii="Arial" w:hAnsi="Arial" w:cs="Arial"/>
            <w:lang w:val="en-US"/>
          </w:rPr>
          <w:t xml:space="preserve">of RPE combined over </w:t>
        </w:r>
      </w:ins>
      <w:del w:id="254" w:author="Schlagenhauf, Florian" w:date="2021-07-20T14:38:00Z">
        <w:r w:rsidR="001236E6" w:rsidRPr="728432B7" w:rsidDel="00720A9C">
          <w:rPr>
            <w:rFonts w:ascii="Arial" w:hAnsi="Arial" w:cs="Arial"/>
            <w:lang w:val="en-US"/>
          </w:rPr>
          <w:delText xml:space="preserve">of </w:delText>
        </w:r>
      </w:del>
      <w:r w:rsidR="001236E6" w:rsidRPr="728432B7">
        <w:rPr>
          <w:rFonts w:ascii="Arial" w:hAnsi="Arial" w:cs="Arial"/>
          <w:lang w:val="en-US"/>
        </w:rPr>
        <w:t>both conditions</w:t>
      </w:r>
      <w:commentRangeEnd w:id="252"/>
      <w:r w:rsidR="00172731">
        <w:commentReference w:id="252"/>
      </w:r>
      <w:r w:rsidR="001236E6" w:rsidRPr="728432B7">
        <w:rPr>
          <w:rFonts w:ascii="Arial" w:hAnsi="Arial" w:cs="Arial"/>
          <w:lang w:val="en-US"/>
        </w:rPr>
        <w:t xml:space="preserve"> </w:t>
      </w:r>
      <w:r w:rsidR="00172731" w:rsidRPr="728432B7">
        <w:rPr>
          <w:rFonts w:ascii="Arial" w:hAnsi="Arial" w:cs="Arial"/>
          <w:lang w:val="en-US"/>
        </w:rPr>
        <w:t>in the vmPFC, bilateral striatum, posterior cingulate cortex (PCC) and bilateral insula</w:t>
      </w:r>
      <w:r w:rsidRPr="728432B7">
        <w:rPr>
          <w:rFonts w:ascii="Arial" w:hAnsi="Arial" w:cs="Arial"/>
          <w:lang w:val="en-US"/>
        </w:rPr>
        <w:t xml:space="preserve"> (FWE-corrected p </w:t>
      </w:r>
      <w:del w:id="255" w:author="Lennart Lüttgau" w:date="2021-07-06T14:16:00Z">
        <w:r w:rsidR="00172731" w:rsidRPr="728432B7" w:rsidDel="00A05617">
          <w:rPr>
            <w:rFonts w:ascii="Cambria Math" w:hAnsi="Cambria Math" w:cs="Cambria Math"/>
            <w:lang w:val="en-US"/>
          </w:rPr>
          <w:delText>&gt;</w:delText>
        </w:r>
        <w:r w:rsidR="00172731" w:rsidRPr="728432B7" w:rsidDel="00A05617">
          <w:rPr>
            <w:rFonts w:ascii="Arial" w:hAnsi="Arial" w:cs="Arial"/>
            <w:lang w:val="en-US"/>
          </w:rPr>
          <w:delText xml:space="preserve"> </w:delText>
        </w:r>
      </w:del>
      <w:ins w:id="256" w:author="Lennart Lüttgau" w:date="2021-07-06T14:16:00Z">
        <w:r w:rsidR="00EB1963" w:rsidRPr="728432B7">
          <w:rPr>
            <w:rFonts w:ascii="Cambria Math" w:hAnsi="Cambria Math" w:cs="Cambria Math"/>
            <w:lang w:val="en-US"/>
          </w:rPr>
          <w:t xml:space="preserve">&lt; </w:t>
        </w:r>
      </w:ins>
      <w:r w:rsidRPr="728432B7">
        <w:rPr>
          <w:rFonts w:ascii="Arial" w:hAnsi="Arial" w:cs="Arial"/>
          <w:lang w:val="en-US"/>
        </w:rPr>
        <w:t>0.05 for the whole brain</w:t>
      </w:r>
      <w:r w:rsidR="00D11351" w:rsidRPr="728432B7">
        <w:rPr>
          <w:rFonts w:ascii="Arial" w:hAnsi="Arial" w:cs="Arial"/>
          <w:lang w:val="en-US"/>
        </w:rPr>
        <w:t>, see Table 1).</w:t>
      </w:r>
    </w:p>
    <w:p w14:paraId="12947C43" w14:textId="170F65AE" w:rsidR="00BA031D" w:rsidRDefault="005324AF" w:rsidP="00A65BF5">
      <w:pPr>
        <w:spacing w:line="480" w:lineRule="auto"/>
        <w:jc w:val="both"/>
        <w:rPr>
          <w:rFonts w:ascii="Arial" w:hAnsi="Arial" w:cs="Arial"/>
          <w:lang w:val="en-US"/>
        </w:rPr>
      </w:pPr>
      <w:ins w:id="257" w:author="Schlagenhauf, Florian" w:date="2021-07-20T14:46:00Z">
        <w:r>
          <w:rPr>
            <w:rFonts w:ascii="Arial" w:hAnsi="Arial" w:cs="Arial"/>
            <w:lang w:val="en-US"/>
          </w:rPr>
          <w:lastRenderedPageBreak/>
          <w:t>There was no significant e</w:t>
        </w:r>
      </w:ins>
      <w:ins w:id="258" w:author="Schlagenhauf, Florian" w:date="2021-07-20T14:45:00Z">
        <w:r w:rsidR="006769F5">
          <w:rPr>
            <w:rFonts w:ascii="Arial" w:hAnsi="Arial" w:cs="Arial"/>
            <w:lang w:val="en-US"/>
          </w:rPr>
          <w:t>ffect of conditio</w:t>
        </w:r>
        <w:r>
          <w:rPr>
            <w:rFonts w:ascii="Arial" w:hAnsi="Arial" w:cs="Arial"/>
            <w:lang w:val="en-US"/>
          </w:rPr>
          <w:t>n</w:t>
        </w:r>
        <w:r w:rsidR="006769F5">
          <w:rPr>
            <w:rFonts w:ascii="Arial" w:hAnsi="Arial" w:cs="Arial"/>
            <w:lang w:val="en-US"/>
          </w:rPr>
          <w:t xml:space="preserve"> </w:t>
        </w:r>
      </w:ins>
      <w:ins w:id="259" w:author="Schlagenhauf, Florian" w:date="2021-07-20T14:46:00Z">
        <w:r>
          <w:rPr>
            <w:rFonts w:ascii="Arial" w:hAnsi="Arial" w:cs="Arial"/>
            <w:lang w:val="en-US"/>
          </w:rPr>
          <w:t>on RPE-related activation in the wh</w:t>
        </w:r>
      </w:ins>
      <w:r w:rsidR="006D3B0F">
        <w:rPr>
          <w:rFonts w:ascii="Arial" w:hAnsi="Arial" w:cs="Arial"/>
          <w:lang w:val="en-US"/>
        </w:rPr>
        <w:t>ol</w:t>
      </w:r>
      <w:ins w:id="260" w:author="Schlagenhauf, Florian" w:date="2021-07-20T14:46:00Z">
        <w:r>
          <w:rPr>
            <w:rFonts w:ascii="Arial" w:hAnsi="Arial" w:cs="Arial"/>
            <w:lang w:val="en-US"/>
          </w:rPr>
          <w:t xml:space="preserve">e brain analyses. </w:t>
        </w:r>
      </w:ins>
    </w:p>
    <w:p w14:paraId="17539182" w14:textId="28917819" w:rsidR="00F07F27" w:rsidRDefault="00F07F27" w:rsidP="00A65BF5">
      <w:pPr>
        <w:spacing w:line="480" w:lineRule="auto"/>
        <w:jc w:val="both"/>
        <w:rPr>
          <w:rFonts w:ascii="Arial" w:hAnsi="Arial" w:cs="Arial"/>
          <w:lang w:val="en-US"/>
        </w:rPr>
      </w:pPr>
      <w:r>
        <w:rPr>
          <w:rFonts w:ascii="Arial" w:hAnsi="Arial" w:cs="Arial"/>
          <w:lang w:val="en-US"/>
        </w:rPr>
        <w:t xml:space="preserve">Figure 7 </w:t>
      </w:r>
    </w:p>
    <w:p w14:paraId="6FB92109" w14:textId="202F80C1" w:rsidR="00F07F27" w:rsidRDefault="00F07F27" w:rsidP="00A65BF5">
      <w:pPr>
        <w:spacing w:line="480" w:lineRule="auto"/>
        <w:jc w:val="both"/>
        <w:rPr>
          <w:rFonts w:ascii="Arial" w:hAnsi="Arial" w:cs="Arial"/>
          <w:lang w:val="en-US"/>
        </w:rPr>
      </w:pPr>
      <w:r>
        <w:rPr>
          <w:rFonts w:ascii="Arial" w:hAnsi="Arial" w:cs="Arial"/>
          <w:noProof/>
          <w:lang w:val="en-US"/>
        </w:rPr>
        <w:drawing>
          <wp:inline distT="0" distB="0" distL="0" distR="0" wp14:anchorId="596B2582" wp14:editId="2C815021">
            <wp:extent cx="5760720" cy="3303905"/>
            <wp:effectExtent l="0" t="0" r="508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14:paraId="51C8AD69" w14:textId="61333342" w:rsidR="000620FD" w:rsidRPr="006D3B0F" w:rsidRDefault="000620FD" w:rsidP="00F07F27">
      <w:pPr>
        <w:spacing w:line="360" w:lineRule="auto"/>
        <w:jc w:val="both"/>
        <w:rPr>
          <w:rFonts w:ascii="Arial" w:hAnsi="Arial" w:cs="Arial"/>
          <w:color w:val="000000" w:themeColor="text1"/>
          <w:lang w:val="en-US"/>
        </w:rPr>
      </w:pPr>
      <w:r w:rsidRPr="006D3B0F">
        <w:rPr>
          <w:rFonts w:ascii="Arial" w:hAnsi="Arial" w:cs="Arial"/>
          <w:color w:val="000000" w:themeColor="text1"/>
          <w:lang w:val="en-US"/>
        </w:rPr>
        <w:t xml:space="preserve">There was a trandwise activation of insula when using a small volume vorrection with the main effect of RPE, thresholded at .001, resulting in a </w:t>
      </w:r>
      <w:r w:rsidRPr="006D3B0F">
        <w:rPr>
          <w:rFonts w:ascii="Arial" w:hAnsi="Arial" w:cs="Arial"/>
          <w:i/>
          <w:iCs/>
          <w:color w:val="000000" w:themeColor="text1"/>
          <w:highlight w:val="yellow"/>
          <w:lang w:val="en-US"/>
        </w:rPr>
        <w:t>p</w:t>
      </w:r>
      <w:r w:rsidRPr="006D3B0F">
        <w:rPr>
          <w:rFonts w:ascii="Arial" w:hAnsi="Arial" w:cs="Arial"/>
          <w:i/>
          <w:iCs/>
          <w:color w:val="000000" w:themeColor="text1"/>
          <w:highlight w:val="yellow"/>
          <w:vertAlign w:val="subscript"/>
          <w:lang w:val="en-US"/>
        </w:rPr>
        <w:t>FWE-corr</w:t>
      </w:r>
      <w:r w:rsidRPr="006D3B0F">
        <w:rPr>
          <w:rFonts w:ascii="Arial" w:hAnsi="Arial" w:cs="Arial"/>
          <w:color w:val="000000" w:themeColor="text1"/>
          <w:highlight w:val="yellow"/>
          <w:lang w:val="en-US"/>
        </w:rPr>
        <w:t xml:space="preserve"> </w:t>
      </w:r>
      <w:r w:rsidRPr="006D3B0F">
        <w:rPr>
          <w:rFonts w:ascii="Arial" w:hAnsi="Arial" w:cs="Arial"/>
          <w:color w:val="000000" w:themeColor="text1"/>
          <w:lang w:val="en-US"/>
        </w:rPr>
        <w:t xml:space="preserve">= 0.068. </w:t>
      </w:r>
    </w:p>
    <w:p w14:paraId="2C7FC394" w14:textId="6F8B65AE" w:rsidR="00F07F27" w:rsidRPr="006D3B0F" w:rsidRDefault="00F07F27" w:rsidP="00F07F27">
      <w:pPr>
        <w:spacing w:line="360" w:lineRule="auto"/>
        <w:jc w:val="both"/>
        <w:rPr>
          <w:rFonts w:ascii="Arial" w:hAnsi="Arial" w:cs="Arial"/>
          <w:color w:val="000000" w:themeColor="text1"/>
          <w:lang w:val="en-US"/>
        </w:rPr>
      </w:pPr>
      <w:commentRangeStart w:id="261"/>
      <w:commentRangeStart w:id="262"/>
      <w:r w:rsidRPr="006D3B0F">
        <w:rPr>
          <w:rFonts w:ascii="Arial" w:hAnsi="Arial" w:cs="Arial"/>
          <w:color w:val="000000" w:themeColor="text1"/>
          <w:lang w:val="en-US"/>
        </w:rPr>
        <w:t>Insula activated in</w:t>
      </w:r>
      <w:ins w:id="263" w:author="Sjoerds, Z." w:date="2021-07-08T10:35:00Z">
        <w:r w:rsidRPr="006D3B0F">
          <w:rPr>
            <w:rFonts w:ascii="Arial" w:hAnsi="Arial" w:cs="Arial"/>
            <w:color w:val="000000" w:themeColor="text1"/>
            <w:lang w:val="en-US"/>
          </w:rPr>
          <w:t xml:space="preserve"> the</w:t>
        </w:r>
      </w:ins>
      <w:r w:rsidRPr="006D3B0F">
        <w:rPr>
          <w:rFonts w:ascii="Arial" w:hAnsi="Arial" w:cs="Arial"/>
          <w:color w:val="000000" w:themeColor="text1"/>
          <w:lang w:val="en-US"/>
        </w:rPr>
        <w:t xml:space="preserve"> ST&gt;CT</w:t>
      </w:r>
      <w:ins w:id="264" w:author="Sjoerds, Z." w:date="2021-07-08T10:35:00Z">
        <w:r w:rsidRPr="006D3B0F">
          <w:rPr>
            <w:rFonts w:ascii="Arial" w:hAnsi="Arial" w:cs="Arial"/>
            <w:color w:val="000000" w:themeColor="text1"/>
            <w:lang w:val="en-US"/>
          </w:rPr>
          <w:t xml:space="preserve"> T-contrast</w:t>
        </w:r>
      </w:ins>
      <w:r w:rsidRPr="006D3B0F">
        <w:rPr>
          <w:rFonts w:ascii="Arial" w:hAnsi="Arial" w:cs="Arial"/>
          <w:color w:val="000000" w:themeColor="text1"/>
          <w:lang w:val="en-US"/>
        </w:rPr>
        <w:t xml:space="preserve"> (uncorrected) </w:t>
      </w:r>
      <w:commentRangeEnd w:id="261"/>
      <w:r w:rsidRPr="006D3B0F">
        <w:rPr>
          <w:rFonts w:ascii="Arial" w:hAnsi="Arial" w:cs="Arial"/>
        </w:rPr>
        <w:commentReference w:id="261"/>
      </w:r>
      <w:commentRangeEnd w:id="262"/>
      <w:r w:rsidRPr="006D3B0F">
        <w:rPr>
          <w:rFonts w:ascii="Arial" w:hAnsi="Arial" w:cs="Arial"/>
        </w:rPr>
        <w:commentReference w:id="262"/>
      </w:r>
      <w:r w:rsidRPr="006D3B0F">
        <w:rPr>
          <w:rFonts w:ascii="Arial" w:hAnsi="Arial" w:cs="Arial"/>
          <w:color w:val="000000" w:themeColor="text1"/>
          <w:lang w:val="en-US"/>
        </w:rPr>
        <w:t xml:space="preserve">with </w:t>
      </w:r>
      <w:ins w:id="265" w:author="Sjoerds, Z." w:date="2021-07-08T10:34:00Z">
        <w:r w:rsidRPr="006D3B0F">
          <w:rPr>
            <w:rFonts w:ascii="Arial" w:hAnsi="Arial" w:cs="Arial"/>
            <w:color w:val="000000" w:themeColor="text1"/>
            <w:lang w:val="en-US"/>
          </w:rPr>
          <w:t xml:space="preserve">a </w:t>
        </w:r>
      </w:ins>
      <w:r w:rsidRPr="006D3B0F">
        <w:rPr>
          <w:rFonts w:ascii="Arial" w:hAnsi="Arial" w:cs="Arial"/>
          <w:color w:val="000000" w:themeColor="text1"/>
          <w:lang w:val="en-US"/>
        </w:rPr>
        <w:t xml:space="preserve">VOI </w:t>
      </w:r>
      <w:ins w:id="266" w:author="Sjoerds, Z." w:date="2021-07-08T10:34:00Z">
        <w:r w:rsidRPr="006D3B0F">
          <w:rPr>
            <w:rFonts w:ascii="Arial" w:hAnsi="Arial" w:cs="Arial"/>
            <w:color w:val="000000" w:themeColor="text1"/>
            <w:lang w:val="en-US"/>
          </w:rPr>
          <w:t xml:space="preserve">from the </w:t>
        </w:r>
      </w:ins>
      <w:commentRangeStart w:id="267"/>
      <w:commentRangeStart w:id="268"/>
      <w:r w:rsidRPr="006D3B0F">
        <w:rPr>
          <w:rFonts w:ascii="Arial" w:hAnsi="Arial" w:cs="Arial"/>
          <w:color w:val="000000" w:themeColor="text1"/>
          <w:lang w:val="en-US"/>
        </w:rPr>
        <w:t>main effect of RPE</w:t>
      </w:r>
      <w:commentRangeEnd w:id="267"/>
      <w:r w:rsidRPr="006D3B0F">
        <w:rPr>
          <w:rFonts w:ascii="Arial" w:hAnsi="Arial" w:cs="Arial"/>
        </w:rPr>
        <w:commentReference w:id="267"/>
      </w:r>
      <w:commentRangeEnd w:id="268"/>
      <w:r w:rsidRPr="006D3B0F">
        <w:rPr>
          <w:rFonts w:ascii="Arial" w:hAnsi="Arial" w:cs="Arial"/>
        </w:rPr>
        <w:commentReference w:id="268"/>
      </w:r>
      <w:r w:rsidRPr="006D3B0F">
        <w:rPr>
          <w:rFonts w:ascii="Arial" w:hAnsi="Arial" w:cs="Arial"/>
          <w:color w:val="000000" w:themeColor="text1"/>
          <w:lang w:val="en-US"/>
        </w:rPr>
        <w:t>,</w:t>
      </w:r>
      <w:r w:rsidR="000620FD" w:rsidRPr="006D3B0F">
        <w:rPr>
          <w:rFonts w:ascii="Arial" w:hAnsi="Arial" w:cs="Arial"/>
          <w:color w:val="000000" w:themeColor="text1"/>
          <w:lang w:val="en-US"/>
        </w:rPr>
        <w:t xml:space="preserve"> </w:t>
      </w:r>
      <w:ins w:id="269" w:author="Sjoerds, Z." w:date="2021-07-08T10:32:00Z">
        <w:r w:rsidRPr="006D3B0F">
          <w:rPr>
            <w:rFonts w:ascii="Arial" w:hAnsi="Arial" w:cs="Arial"/>
            <w:color w:val="000000" w:themeColor="text1"/>
            <w:lang w:val="en-US"/>
          </w:rPr>
          <w:t xml:space="preserve">showing </w:t>
        </w:r>
      </w:ins>
      <w:r w:rsidRPr="006D3B0F">
        <w:rPr>
          <w:rFonts w:ascii="Arial" w:hAnsi="Arial" w:cs="Arial"/>
          <w:color w:val="000000" w:themeColor="text1"/>
          <w:lang w:val="en-US"/>
        </w:rPr>
        <w:t xml:space="preserve">a significant activation </w:t>
      </w:r>
      <w:proofErr w:type="gramStart"/>
      <w:r w:rsidRPr="006D3B0F">
        <w:rPr>
          <w:rFonts w:ascii="Arial" w:hAnsi="Arial" w:cs="Arial"/>
          <w:color w:val="000000" w:themeColor="text1"/>
          <w:lang w:val="en-US"/>
        </w:rPr>
        <w:t xml:space="preserve">of  </w:t>
      </w:r>
      <w:r w:rsidRPr="006D3B0F">
        <w:rPr>
          <w:rFonts w:ascii="Arial" w:hAnsi="Arial" w:cs="Arial"/>
          <w:color w:val="000000" w:themeColor="text1"/>
          <w:highlight w:val="yellow"/>
          <w:lang w:val="en-US"/>
        </w:rPr>
        <w:t>T</w:t>
      </w:r>
      <w:proofErr w:type="gramEnd"/>
      <w:r w:rsidRPr="006D3B0F">
        <w:rPr>
          <w:rFonts w:ascii="Arial" w:hAnsi="Arial" w:cs="Arial"/>
          <w:color w:val="000000" w:themeColor="text1"/>
          <w:highlight w:val="yellow"/>
          <w:lang w:val="en-US"/>
        </w:rPr>
        <w:t xml:space="preserve"> = </w:t>
      </w:r>
      <w:r w:rsidR="000620FD" w:rsidRPr="006D3B0F">
        <w:rPr>
          <w:rFonts w:ascii="Arial" w:hAnsi="Arial" w:cs="Arial"/>
          <w:color w:val="000000" w:themeColor="text1"/>
          <w:highlight w:val="yellow"/>
          <w:lang w:val="en-US"/>
        </w:rPr>
        <w:t>4.02</w:t>
      </w:r>
      <w:r w:rsidRPr="006D3B0F">
        <w:rPr>
          <w:rFonts w:ascii="Arial" w:hAnsi="Arial" w:cs="Arial"/>
          <w:color w:val="000000" w:themeColor="text1"/>
          <w:highlight w:val="yellow"/>
          <w:lang w:val="en-US"/>
        </w:rPr>
        <w:t xml:space="preserve">, </w:t>
      </w:r>
      <w:r w:rsidRPr="006D3B0F">
        <w:rPr>
          <w:rFonts w:ascii="Arial" w:hAnsi="Arial" w:cs="Arial"/>
          <w:i/>
          <w:iCs/>
          <w:color w:val="000000" w:themeColor="text1"/>
          <w:highlight w:val="yellow"/>
          <w:lang w:val="en-US"/>
        </w:rPr>
        <w:t>p</w:t>
      </w:r>
      <w:r w:rsidRPr="006D3B0F">
        <w:rPr>
          <w:rFonts w:ascii="Arial" w:hAnsi="Arial" w:cs="Arial"/>
          <w:i/>
          <w:iCs/>
          <w:color w:val="000000" w:themeColor="text1"/>
          <w:highlight w:val="yellow"/>
          <w:vertAlign w:val="subscript"/>
          <w:lang w:val="en-US"/>
        </w:rPr>
        <w:t>uncorr</w:t>
      </w:r>
      <w:r w:rsidRPr="006D3B0F">
        <w:rPr>
          <w:rFonts w:ascii="Arial" w:hAnsi="Arial" w:cs="Arial"/>
          <w:color w:val="000000" w:themeColor="text1"/>
          <w:highlight w:val="yellow"/>
          <w:lang w:val="en-US"/>
        </w:rPr>
        <w:t xml:space="preserve"> &lt; .001 </w:t>
      </w:r>
      <w:r w:rsidRPr="006D3B0F">
        <w:rPr>
          <w:rFonts w:ascii="Arial" w:hAnsi="Arial" w:cs="Arial"/>
          <w:color w:val="000000" w:themeColor="text1"/>
          <w:lang w:val="en-US"/>
        </w:rPr>
        <w:t xml:space="preserve"> </w:t>
      </w:r>
      <w:r w:rsidRPr="006D3B0F">
        <w:rPr>
          <w:rFonts w:ascii="Arial" w:hAnsi="Arial" w:cs="Arial"/>
          <w:color w:val="000000" w:themeColor="text1"/>
          <w:highlight w:val="yellow"/>
          <w:lang w:val="en-US"/>
        </w:rPr>
        <w:t>at 46 4 10</w:t>
      </w:r>
      <w:r w:rsidRPr="006D3B0F">
        <w:rPr>
          <w:rFonts w:ascii="Arial" w:hAnsi="Arial" w:cs="Arial"/>
          <w:color w:val="000000" w:themeColor="text1"/>
          <w:lang w:val="en-US"/>
        </w:rPr>
        <w:t xml:space="preserve">. The </w:t>
      </w:r>
      <w:ins w:id="270" w:author="Sjoerds, Z." w:date="2021-07-08T10:35:00Z">
        <w:r w:rsidRPr="006D3B0F">
          <w:rPr>
            <w:rFonts w:ascii="Arial" w:hAnsi="Arial" w:cs="Arial"/>
            <w:color w:val="000000" w:themeColor="text1"/>
            <w:lang w:val="en-US"/>
          </w:rPr>
          <w:t>opposite T-</w:t>
        </w:r>
      </w:ins>
      <w:r w:rsidRPr="006D3B0F">
        <w:rPr>
          <w:rFonts w:ascii="Arial" w:hAnsi="Arial" w:cs="Arial"/>
          <w:color w:val="000000" w:themeColor="text1"/>
          <w:lang w:val="en-US"/>
        </w:rPr>
        <w:t>contrast CT&gt;ST did not result in significant activation</w:t>
      </w:r>
      <w:ins w:id="271" w:author="Sjoerds, Z." w:date="2021-07-08T10:35:00Z">
        <w:r w:rsidRPr="006D3B0F">
          <w:rPr>
            <w:rFonts w:ascii="Arial" w:hAnsi="Arial" w:cs="Arial"/>
            <w:color w:val="000000" w:themeColor="text1"/>
            <w:lang w:val="en-US"/>
          </w:rPr>
          <w:t xml:space="preserve"> at threshold</w:t>
        </w:r>
      </w:ins>
    </w:p>
    <w:p w14:paraId="68485FC4" w14:textId="77777777" w:rsidR="00F07F27" w:rsidRDefault="00F07F27" w:rsidP="00A65BF5">
      <w:pPr>
        <w:spacing w:line="480" w:lineRule="auto"/>
        <w:jc w:val="both"/>
        <w:rPr>
          <w:rFonts w:ascii="Arial" w:hAnsi="Arial" w:cs="Arial"/>
          <w:lang w:val="en-US"/>
        </w:rPr>
      </w:pPr>
    </w:p>
    <w:p w14:paraId="41024FE6" w14:textId="0901E2B4" w:rsidR="00BA031D" w:rsidRDefault="00BA031D" w:rsidP="00A65BF5">
      <w:pPr>
        <w:spacing w:line="480" w:lineRule="auto"/>
        <w:jc w:val="both"/>
        <w:rPr>
          <w:rFonts w:ascii="Arial" w:hAnsi="Arial" w:cs="Arial"/>
          <w:lang w:val="en-US"/>
        </w:rPr>
      </w:pPr>
    </w:p>
    <w:p w14:paraId="222D6B64" w14:textId="4F2A1EDF" w:rsidR="00172731" w:rsidRDefault="00BA031D" w:rsidP="00172731">
      <w:pPr>
        <w:spacing w:line="480" w:lineRule="auto"/>
        <w:rPr>
          <w:rFonts w:ascii="Arial" w:hAnsi="Arial" w:cs="Arial"/>
          <w:lang w:val="en-US"/>
        </w:rPr>
      </w:pPr>
      <w:r w:rsidRPr="728432B7">
        <w:rPr>
          <w:rFonts w:ascii="Arial" w:hAnsi="Arial" w:cs="Arial"/>
          <w:lang w:val="en-US"/>
        </w:rPr>
        <w:t xml:space="preserve">Table </w:t>
      </w:r>
      <w:del w:id="272" w:author="Lennart Lüttgau" w:date="2021-07-06T14:16:00Z">
        <w:r w:rsidRPr="728432B7" w:rsidDel="00BA031D">
          <w:rPr>
            <w:rFonts w:ascii="Arial" w:hAnsi="Arial" w:cs="Arial"/>
            <w:lang w:val="en-US"/>
          </w:rPr>
          <w:delText xml:space="preserve">1 </w:delText>
        </w:r>
      </w:del>
      <w:ins w:id="273" w:author="Sjoerds, Z." w:date="2021-07-19T07:54:00Z">
        <w:r w:rsidR="18D1B0A0" w:rsidRPr="728432B7">
          <w:rPr>
            <w:rFonts w:ascii="Arial" w:hAnsi="Arial" w:cs="Arial"/>
            <w:lang w:val="en-US"/>
          </w:rPr>
          <w:t>3</w:t>
        </w:r>
      </w:ins>
      <w:ins w:id="274" w:author="Lennart Lüttgau" w:date="2021-07-06T14:16:00Z">
        <w:del w:id="275" w:author="Sjoerds, Z." w:date="2021-07-19T07:54:00Z">
          <w:r w:rsidRPr="728432B7" w:rsidDel="00EB1963">
            <w:rPr>
              <w:rFonts w:ascii="Arial" w:hAnsi="Arial" w:cs="Arial"/>
              <w:lang w:val="en-US"/>
            </w:rPr>
            <w:delText>2</w:delText>
          </w:r>
        </w:del>
        <w:r w:rsidR="00EB1963" w:rsidRPr="728432B7">
          <w:rPr>
            <w:rFonts w:ascii="Arial" w:hAnsi="Arial" w:cs="Arial"/>
            <w:lang w:val="en-US"/>
          </w:rPr>
          <w:t xml:space="preserve"> </w:t>
        </w:r>
      </w:ins>
      <w:r w:rsidRPr="728432B7">
        <w:rPr>
          <w:rFonts w:ascii="Arial" w:hAnsi="Arial" w:cs="Arial"/>
          <w:lang w:val="en-US"/>
        </w:rPr>
        <w:t>Main effects of task on RPE representation across conditions</w:t>
      </w:r>
    </w:p>
    <w:tbl>
      <w:tblPr>
        <w:tblpPr w:leftFromText="141" w:rightFromText="141" w:bottomFromText="160" w:vertAnchor="text" w:horzAnchor="margin" w:tblpY="319"/>
        <w:tblW w:w="8431" w:type="dxa"/>
        <w:tblLayout w:type="fixed"/>
        <w:tblCellMar>
          <w:left w:w="70" w:type="dxa"/>
          <w:right w:w="70" w:type="dxa"/>
        </w:tblCellMar>
        <w:tblLook w:val="04A0" w:firstRow="1" w:lastRow="0" w:firstColumn="1" w:lastColumn="0" w:noHBand="0" w:noVBand="1"/>
      </w:tblPr>
      <w:tblGrid>
        <w:gridCol w:w="1271"/>
        <w:gridCol w:w="626"/>
        <w:gridCol w:w="826"/>
        <w:gridCol w:w="409"/>
        <w:gridCol w:w="679"/>
        <w:gridCol w:w="547"/>
        <w:gridCol w:w="1454"/>
        <w:gridCol w:w="1015"/>
        <w:gridCol w:w="1604"/>
        <w:tblGridChange w:id="276">
          <w:tblGrid>
            <w:gridCol w:w="1271"/>
            <w:gridCol w:w="626"/>
            <w:gridCol w:w="826"/>
            <w:gridCol w:w="409"/>
            <w:gridCol w:w="679"/>
            <w:gridCol w:w="547"/>
            <w:gridCol w:w="1311"/>
            <w:gridCol w:w="1158"/>
            <w:gridCol w:w="1604"/>
          </w:tblGrid>
        </w:tblGridChange>
      </w:tblGrid>
      <w:tr w:rsidR="00BA243B" w:rsidRPr="00CA7A98" w14:paraId="64776DB0" w14:textId="77777777" w:rsidTr="728432B7">
        <w:trPr>
          <w:trHeight w:val="214"/>
        </w:trPr>
        <w:tc>
          <w:tcPr>
            <w:tcW w:w="8431" w:type="dxa"/>
            <w:gridSpan w:val="9"/>
            <w:tcBorders>
              <w:top w:val="nil"/>
              <w:left w:val="nil"/>
              <w:bottom w:val="single" w:sz="24" w:space="0" w:color="auto"/>
              <w:right w:val="nil"/>
            </w:tcBorders>
            <w:vAlign w:val="center"/>
            <w:hideMark/>
          </w:tcPr>
          <w:p w14:paraId="5CD4A2D3" w14:textId="43BA5D4F" w:rsidR="00BA243B" w:rsidRPr="00BA243B" w:rsidRDefault="222693B8" w:rsidP="00BA243B">
            <w:pPr>
              <w:spacing w:after="0" w:line="480" w:lineRule="auto"/>
              <w:jc w:val="center"/>
              <w:rPr>
                <w:rFonts w:ascii="Arial" w:eastAsia="Times New Roman" w:hAnsi="Arial" w:cs="Arial"/>
                <w:b/>
                <w:bCs/>
                <w:color w:val="000000"/>
                <w:sz w:val="20"/>
                <w:szCs w:val="20"/>
                <w:lang w:val="en-US" w:eastAsia="de-DE"/>
              </w:rPr>
            </w:pPr>
            <w:commentRangeStart w:id="277"/>
            <w:commentRangeStart w:id="278"/>
            <w:commentRangeStart w:id="279"/>
            <w:r w:rsidRPr="728432B7">
              <w:rPr>
                <w:rFonts w:ascii="Arial" w:eastAsia="Times New Roman" w:hAnsi="Arial" w:cs="Arial"/>
                <w:b/>
                <w:bCs/>
                <w:color w:val="000000" w:themeColor="text1"/>
                <w:sz w:val="20"/>
                <w:szCs w:val="20"/>
                <w:lang w:val="en-US" w:eastAsia="de-DE"/>
              </w:rPr>
              <w:t xml:space="preserve">Main Effect of </w:t>
            </w:r>
            <w:r w:rsidR="7FB7186F" w:rsidRPr="728432B7">
              <w:rPr>
                <w:rFonts w:ascii="Arial" w:eastAsia="Times New Roman" w:hAnsi="Arial" w:cs="Arial"/>
                <w:b/>
                <w:bCs/>
                <w:color w:val="000000" w:themeColor="text1"/>
                <w:sz w:val="20"/>
                <w:szCs w:val="20"/>
                <w:lang w:val="en-US" w:eastAsia="de-DE"/>
              </w:rPr>
              <w:t>Task across Conditions</w:t>
            </w:r>
            <w:r w:rsidRPr="728432B7">
              <w:rPr>
                <w:rFonts w:ascii="Arial" w:eastAsia="Times New Roman" w:hAnsi="Arial" w:cs="Arial"/>
                <w:b/>
                <w:bCs/>
                <w:color w:val="000000" w:themeColor="text1"/>
                <w:sz w:val="20"/>
                <w:szCs w:val="20"/>
                <w:lang w:val="en-US" w:eastAsia="de-DE"/>
              </w:rPr>
              <w:t xml:space="preserve"> (</w:t>
            </w:r>
            <w:r w:rsidR="7FB7186F" w:rsidRPr="728432B7">
              <w:rPr>
                <w:rFonts w:ascii="Arial" w:eastAsia="Times New Roman" w:hAnsi="Arial" w:cs="Arial"/>
                <w:b/>
                <w:bCs/>
                <w:color w:val="000000" w:themeColor="text1"/>
                <w:sz w:val="20"/>
                <w:szCs w:val="20"/>
                <w:lang w:val="en-US" w:eastAsia="de-DE"/>
              </w:rPr>
              <w:t>CT and ST</w:t>
            </w:r>
            <w:r w:rsidRPr="728432B7">
              <w:rPr>
                <w:rFonts w:ascii="Arial" w:eastAsia="Times New Roman" w:hAnsi="Arial" w:cs="Arial"/>
                <w:b/>
                <w:bCs/>
                <w:color w:val="000000" w:themeColor="text1"/>
                <w:sz w:val="20"/>
                <w:szCs w:val="20"/>
                <w:lang w:val="en-US" w:eastAsia="de-DE"/>
              </w:rPr>
              <w:t>)</w:t>
            </w:r>
            <w:commentRangeEnd w:id="277"/>
            <w:r w:rsidR="00BA243B">
              <w:commentReference w:id="277"/>
            </w:r>
            <w:commentRangeEnd w:id="278"/>
            <w:r w:rsidR="00BA243B">
              <w:commentReference w:id="278"/>
            </w:r>
            <w:commentRangeEnd w:id="279"/>
            <w:r w:rsidR="00BA243B">
              <w:commentReference w:id="279"/>
            </w:r>
          </w:p>
        </w:tc>
      </w:tr>
      <w:tr w:rsidR="00BA243B" w:rsidRPr="00BA243B" w14:paraId="347E382C" w14:textId="77777777" w:rsidTr="000C2983">
        <w:tblPrEx>
          <w:tblW w:w="8431" w:type="dxa"/>
          <w:tblLayout w:type="fixed"/>
          <w:tblCellMar>
            <w:left w:w="70" w:type="dxa"/>
            <w:right w:w="70" w:type="dxa"/>
          </w:tblCellMar>
          <w:tblPrExChange w:id="280" w:author="Schlagenhauf, Florian" w:date="2021-07-20T14:39:00Z">
            <w:tblPrEx>
              <w:tblW w:w="8431" w:type="dxa"/>
              <w:tblLayout w:type="fixed"/>
              <w:tblCellMar>
                <w:left w:w="70" w:type="dxa"/>
                <w:right w:w="70" w:type="dxa"/>
              </w:tblCellMar>
            </w:tblPrEx>
          </w:tblPrExChange>
        </w:tblPrEx>
        <w:trPr>
          <w:trHeight w:val="214"/>
          <w:trPrChange w:id="281" w:author="Schlagenhauf, Florian" w:date="2021-07-20T14:39:00Z">
            <w:trPr>
              <w:trHeight w:val="214"/>
            </w:trPr>
          </w:trPrChange>
        </w:trPr>
        <w:tc>
          <w:tcPr>
            <w:tcW w:w="1271" w:type="dxa"/>
            <w:vMerge w:val="restart"/>
            <w:tcBorders>
              <w:top w:val="single" w:sz="24" w:space="0" w:color="auto"/>
              <w:left w:val="nil"/>
              <w:bottom w:val="nil"/>
              <w:right w:val="nil"/>
            </w:tcBorders>
            <w:vAlign w:val="center"/>
            <w:hideMark/>
            <w:tcPrChange w:id="282" w:author="Schlagenhauf, Florian" w:date="2021-07-20T14:39:00Z">
              <w:tcPr>
                <w:tcW w:w="1271" w:type="dxa"/>
                <w:vMerge w:val="restart"/>
                <w:tcBorders>
                  <w:top w:val="single" w:sz="24" w:space="0" w:color="auto"/>
                  <w:left w:val="nil"/>
                  <w:bottom w:val="nil"/>
                  <w:right w:val="nil"/>
                </w:tcBorders>
                <w:vAlign w:val="center"/>
                <w:hideMark/>
              </w:tcPr>
            </w:tcPrChange>
          </w:tcPr>
          <w:p w14:paraId="54B7EE80"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Region</w:t>
            </w:r>
          </w:p>
        </w:tc>
        <w:tc>
          <w:tcPr>
            <w:tcW w:w="626" w:type="dxa"/>
            <w:vMerge w:val="restart"/>
            <w:tcBorders>
              <w:top w:val="single" w:sz="24" w:space="0" w:color="auto"/>
              <w:left w:val="nil"/>
              <w:bottom w:val="nil"/>
              <w:right w:val="nil"/>
            </w:tcBorders>
            <w:vAlign w:val="center"/>
            <w:hideMark/>
            <w:tcPrChange w:id="283" w:author="Schlagenhauf, Florian" w:date="2021-07-20T14:39:00Z">
              <w:tcPr>
                <w:tcW w:w="626" w:type="dxa"/>
                <w:vMerge w:val="restart"/>
                <w:tcBorders>
                  <w:top w:val="single" w:sz="24" w:space="0" w:color="auto"/>
                  <w:left w:val="nil"/>
                  <w:bottom w:val="nil"/>
                  <w:right w:val="nil"/>
                </w:tcBorders>
                <w:vAlign w:val="center"/>
                <w:hideMark/>
              </w:tcPr>
            </w:tcPrChange>
          </w:tcPr>
          <w:p w14:paraId="2F457E1E"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Side</w:t>
            </w:r>
          </w:p>
        </w:tc>
        <w:tc>
          <w:tcPr>
            <w:tcW w:w="826" w:type="dxa"/>
            <w:vMerge w:val="restart"/>
            <w:tcBorders>
              <w:top w:val="single" w:sz="24" w:space="0" w:color="auto"/>
              <w:left w:val="nil"/>
              <w:bottom w:val="nil"/>
              <w:right w:val="nil"/>
            </w:tcBorders>
            <w:vAlign w:val="center"/>
            <w:hideMark/>
            <w:tcPrChange w:id="284" w:author="Schlagenhauf, Florian" w:date="2021-07-20T14:39:00Z">
              <w:tcPr>
                <w:tcW w:w="826" w:type="dxa"/>
                <w:vMerge w:val="restart"/>
                <w:tcBorders>
                  <w:top w:val="single" w:sz="24" w:space="0" w:color="auto"/>
                  <w:left w:val="nil"/>
                  <w:bottom w:val="nil"/>
                  <w:right w:val="nil"/>
                </w:tcBorders>
                <w:vAlign w:val="center"/>
                <w:hideMark/>
              </w:tcPr>
            </w:tcPrChange>
          </w:tcPr>
          <w:p w14:paraId="180401AB"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Cluster size</w:t>
            </w:r>
          </w:p>
        </w:tc>
        <w:tc>
          <w:tcPr>
            <w:tcW w:w="1635" w:type="dxa"/>
            <w:gridSpan w:val="3"/>
            <w:vMerge w:val="restart"/>
            <w:tcBorders>
              <w:top w:val="single" w:sz="24" w:space="0" w:color="auto"/>
              <w:left w:val="nil"/>
              <w:bottom w:val="single" w:sz="18" w:space="0" w:color="auto"/>
              <w:right w:val="nil"/>
            </w:tcBorders>
            <w:vAlign w:val="center"/>
            <w:hideMark/>
            <w:tcPrChange w:id="285" w:author="Schlagenhauf, Florian" w:date="2021-07-20T14:39:00Z">
              <w:tcPr>
                <w:tcW w:w="1635" w:type="dxa"/>
                <w:gridSpan w:val="3"/>
                <w:vMerge w:val="restart"/>
                <w:tcBorders>
                  <w:top w:val="single" w:sz="24" w:space="0" w:color="auto"/>
                  <w:left w:val="nil"/>
                  <w:bottom w:val="single" w:sz="18" w:space="0" w:color="auto"/>
                  <w:right w:val="nil"/>
                </w:tcBorders>
                <w:vAlign w:val="center"/>
                <w:hideMark/>
              </w:tcPr>
            </w:tcPrChange>
          </w:tcPr>
          <w:p w14:paraId="6CC0BC82"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MNI - peak coordinate</w:t>
            </w:r>
          </w:p>
        </w:tc>
        <w:tc>
          <w:tcPr>
            <w:tcW w:w="1454" w:type="dxa"/>
            <w:vMerge w:val="restart"/>
            <w:tcBorders>
              <w:top w:val="single" w:sz="24" w:space="0" w:color="auto"/>
              <w:left w:val="nil"/>
              <w:bottom w:val="nil"/>
              <w:right w:val="nil"/>
            </w:tcBorders>
            <w:vAlign w:val="center"/>
            <w:hideMark/>
            <w:tcPrChange w:id="286" w:author="Schlagenhauf, Florian" w:date="2021-07-20T14:39:00Z">
              <w:tcPr>
                <w:tcW w:w="1311" w:type="dxa"/>
                <w:vMerge w:val="restart"/>
                <w:tcBorders>
                  <w:top w:val="single" w:sz="24" w:space="0" w:color="auto"/>
                  <w:left w:val="nil"/>
                  <w:bottom w:val="nil"/>
                  <w:right w:val="nil"/>
                </w:tcBorders>
                <w:vAlign w:val="center"/>
                <w:hideMark/>
              </w:tcPr>
            </w:tcPrChange>
          </w:tcPr>
          <w:p w14:paraId="390CBAB1" w14:textId="0B4E8279" w:rsidR="00BA243B" w:rsidRPr="00BA243B" w:rsidRDefault="00BA243B" w:rsidP="00813EFA">
            <w:pPr>
              <w:spacing w:after="0" w:line="240" w:lineRule="auto"/>
              <w:jc w:val="center"/>
              <w:rPr>
                <w:rFonts w:ascii="Arial" w:eastAsia="Times New Roman" w:hAnsi="Arial" w:cs="Arial"/>
                <w:i/>
                <w:iCs/>
                <w:color w:val="000000"/>
                <w:sz w:val="20"/>
                <w:szCs w:val="20"/>
                <w:lang w:val="en-US" w:eastAsia="de-DE"/>
              </w:rPr>
            </w:pPr>
            <w:r>
              <w:rPr>
                <w:rFonts w:ascii="Arial" w:eastAsia="Times New Roman" w:hAnsi="Arial" w:cs="Arial"/>
                <w:i/>
                <w:iCs/>
                <w:color w:val="000000"/>
                <w:sz w:val="20"/>
                <w:szCs w:val="20"/>
                <w:lang w:val="en-US" w:eastAsia="de-DE"/>
              </w:rPr>
              <w:t>T</w:t>
            </w:r>
            <w:r w:rsidRPr="00BA243B">
              <w:rPr>
                <w:rFonts w:ascii="Arial" w:eastAsia="Times New Roman" w:hAnsi="Arial" w:cs="Arial"/>
                <w:i/>
                <w:iCs/>
                <w:color w:val="000000"/>
                <w:sz w:val="20"/>
                <w:szCs w:val="20"/>
                <w:lang w:val="en-US" w:eastAsia="de-DE"/>
              </w:rPr>
              <w:t xml:space="preserve"> value</w:t>
            </w:r>
          </w:p>
        </w:tc>
        <w:tc>
          <w:tcPr>
            <w:tcW w:w="1015" w:type="dxa"/>
            <w:vMerge w:val="restart"/>
            <w:tcBorders>
              <w:top w:val="single" w:sz="24" w:space="0" w:color="auto"/>
              <w:left w:val="nil"/>
              <w:bottom w:val="nil"/>
              <w:right w:val="nil"/>
            </w:tcBorders>
            <w:vAlign w:val="center"/>
            <w:hideMark/>
            <w:tcPrChange w:id="287" w:author="Schlagenhauf, Florian" w:date="2021-07-20T14:39:00Z">
              <w:tcPr>
                <w:tcW w:w="1158" w:type="dxa"/>
                <w:vMerge w:val="restart"/>
                <w:tcBorders>
                  <w:top w:val="single" w:sz="24" w:space="0" w:color="auto"/>
                  <w:left w:val="nil"/>
                  <w:bottom w:val="nil"/>
                  <w:right w:val="nil"/>
                </w:tcBorders>
                <w:vAlign w:val="center"/>
                <w:hideMark/>
              </w:tcPr>
            </w:tcPrChange>
          </w:tcPr>
          <w:p w14:paraId="3862EEB2" w14:textId="77777777" w:rsidR="00BA243B" w:rsidRPr="00BA243B" w:rsidRDefault="00BA243B" w:rsidP="00813EFA">
            <w:pPr>
              <w:spacing w:after="0" w:line="240" w:lineRule="auto"/>
              <w:jc w:val="center"/>
              <w:rPr>
                <w:rFonts w:ascii="Arial" w:eastAsia="Times New Roman" w:hAnsi="Arial" w:cs="Arial"/>
                <w:i/>
                <w:iCs/>
                <w:color w:val="000000"/>
                <w:sz w:val="20"/>
                <w:szCs w:val="20"/>
                <w:lang w:val="en-US" w:eastAsia="de-DE"/>
              </w:rPr>
            </w:pPr>
            <w:r w:rsidRPr="00BA243B">
              <w:rPr>
                <w:rFonts w:ascii="Arial" w:eastAsia="Times New Roman" w:hAnsi="Arial" w:cs="Arial"/>
                <w:i/>
                <w:iCs/>
                <w:color w:val="000000"/>
                <w:sz w:val="20"/>
                <w:szCs w:val="20"/>
                <w:lang w:val="en-US" w:eastAsia="de-DE"/>
              </w:rPr>
              <w:t>p</w:t>
            </w:r>
            <w:r w:rsidRPr="00BA243B">
              <w:rPr>
                <w:rFonts w:ascii="Arial" w:eastAsia="Times New Roman" w:hAnsi="Arial" w:cs="Arial"/>
                <w:i/>
                <w:iCs/>
                <w:color w:val="000000"/>
                <w:sz w:val="20"/>
                <w:szCs w:val="20"/>
                <w:vertAlign w:val="subscript"/>
                <w:lang w:val="en-US" w:eastAsia="de-DE"/>
              </w:rPr>
              <w:t>uncorrected</w:t>
            </w:r>
          </w:p>
        </w:tc>
        <w:tc>
          <w:tcPr>
            <w:tcW w:w="1604" w:type="dxa"/>
            <w:tcBorders>
              <w:top w:val="single" w:sz="24" w:space="0" w:color="auto"/>
              <w:left w:val="nil"/>
              <w:bottom w:val="nil"/>
              <w:right w:val="nil"/>
            </w:tcBorders>
            <w:vAlign w:val="center"/>
            <w:hideMark/>
            <w:tcPrChange w:id="288" w:author="Schlagenhauf, Florian" w:date="2021-07-20T14:39:00Z">
              <w:tcPr>
                <w:tcW w:w="1604" w:type="dxa"/>
                <w:tcBorders>
                  <w:top w:val="single" w:sz="24" w:space="0" w:color="auto"/>
                  <w:left w:val="nil"/>
                  <w:bottom w:val="nil"/>
                  <w:right w:val="nil"/>
                </w:tcBorders>
                <w:vAlign w:val="center"/>
                <w:hideMark/>
              </w:tcPr>
            </w:tcPrChange>
          </w:tcPr>
          <w:p w14:paraId="466BE6B3" w14:textId="77777777" w:rsidR="00BA243B" w:rsidRPr="00BA243B" w:rsidRDefault="00BA243B" w:rsidP="00813EFA">
            <w:pPr>
              <w:spacing w:after="0" w:line="240" w:lineRule="auto"/>
              <w:jc w:val="center"/>
              <w:rPr>
                <w:rFonts w:ascii="Arial" w:eastAsia="Times New Roman" w:hAnsi="Arial" w:cs="Arial"/>
                <w:i/>
                <w:iCs/>
                <w:color w:val="000000"/>
                <w:sz w:val="20"/>
                <w:szCs w:val="20"/>
                <w:lang w:val="en-US" w:eastAsia="de-DE"/>
              </w:rPr>
            </w:pPr>
            <w:r w:rsidRPr="00BA243B">
              <w:rPr>
                <w:rFonts w:ascii="Arial" w:eastAsia="Times New Roman" w:hAnsi="Arial" w:cs="Arial"/>
                <w:bCs/>
                <w:i/>
                <w:iCs/>
                <w:color w:val="000000"/>
                <w:sz w:val="20"/>
                <w:szCs w:val="20"/>
                <w:lang w:val="en-US" w:eastAsia="de-DE"/>
              </w:rPr>
              <w:t>p</w:t>
            </w:r>
            <w:r w:rsidRPr="00BA243B">
              <w:rPr>
                <w:rFonts w:ascii="Arial" w:eastAsia="Times New Roman" w:hAnsi="Arial" w:cs="Arial"/>
                <w:i/>
                <w:iCs/>
                <w:color w:val="000000"/>
                <w:sz w:val="20"/>
                <w:szCs w:val="20"/>
                <w:vertAlign w:val="subscript"/>
                <w:lang w:val="en-US" w:eastAsia="de-DE"/>
              </w:rPr>
              <w:t>FWE</w:t>
            </w:r>
          </w:p>
        </w:tc>
      </w:tr>
      <w:tr w:rsidR="00BA243B" w:rsidRPr="00BA243B" w14:paraId="50C9836A" w14:textId="77777777" w:rsidTr="000C2983">
        <w:tblPrEx>
          <w:tblW w:w="8431" w:type="dxa"/>
          <w:tblLayout w:type="fixed"/>
          <w:tblCellMar>
            <w:left w:w="70" w:type="dxa"/>
            <w:right w:w="70" w:type="dxa"/>
          </w:tblCellMar>
          <w:tblPrExChange w:id="289" w:author="Schlagenhauf, Florian" w:date="2021-07-20T14:39:00Z">
            <w:tblPrEx>
              <w:tblW w:w="8431" w:type="dxa"/>
              <w:tblLayout w:type="fixed"/>
              <w:tblCellMar>
                <w:left w:w="70" w:type="dxa"/>
                <w:right w:w="70" w:type="dxa"/>
              </w:tblCellMar>
            </w:tblPrEx>
          </w:tblPrExChange>
        </w:tblPrEx>
        <w:trPr>
          <w:trHeight w:val="333"/>
          <w:trPrChange w:id="290" w:author="Schlagenhauf, Florian" w:date="2021-07-20T14:39:00Z">
            <w:trPr>
              <w:trHeight w:val="333"/>
            </w:trPr>
          </w:trPrChange>
        </w:trPr>
        <w:tc>
          <w:tcPr>
            <w:tcW w:w="1271" w:type="dxa"/>
            <w:vMerge/>
            <w:vAlign w:val="center"/>
            <w:hideMark/>
            <w:tcPrChange w:id="291" w:author="Schlagenhauf, Florian" w:date="2021-07-20T14:39:00Z">
              <w:tcPr>
                <w:tcW w:w="1271" w:type="dxa"/>
                <w:vMerge/>
                <w:vAlign w:val="center"/>
                <w:hideMark/>
              </w:tcPr>
            </w:tcPrChange>
          </w:tcPr>
          <w:p w14:paraId="693DACF9"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626" w:type="dxa"/>
            <w:vMerge/>
            <w:vAlign w:val="center"/>
            <w:hideMark/>
            <w:tcPrChange w:id="292" w:author="Schlagenhauf, Florian" w:date="2021-07-20T14:39:00Z">
              <w:tcPr>
                <w:tcW w:w="626" w:type="dxa"/>
                <w:vMerge/>
                <w:vAlign w:val="center"/>
                <w:hideMark/>
              </w:tcPr>
            </w:tcPrChange>
          </w:tcPr>
          <w:p w14:paraId="7E21C71C"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826" w:type="dxa"/>
            <w:vMerge/>
            <w:vAlign w:val="center"/>
            <w:hideMark/>
            <w:tcPrChange w:id="293" w:author="Schlagenhauf, Florian" w:date="2021-07-20T14:39:00Z">
              <w:tcPr>
                <w:tcW w:w="826" w:type="dxa"/>
                <w:vMerge/>
                <w:vAlign w:val="center"/>
                <w:hideMark/>
              </w:tcPr>
            </w:tcPrChange>
          </w:tcPr>
          <w:p w14:paraId="70E08AA2"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1635" w:type="dxa"/>
            <w:gridSpan w:val="3"/>
            <w:vMerge/>
            <w:vAlign w:val="center"/>
            <w:hideMark/>
            <w:tcPrChange w:id="294" w:author="Schlagenhauf, Florian" w:date="2021-07-20T14:39:00Z">
              <w:tcPr>
                <w:tcW w:w="1635" w:type="dxa"/>
                <w:gridSpan w:val="3"/>
                <w:vMerge/>
                <w:vAlign w:val="center"/>
                <w:hideMark/>
              </w:tcPr>
            </w:tcPrChange>
          </w:tcPr>
          <w:p w14:paraId="713366A7" w14:textId="77777777" w:rsidR="00BA243B" w:rsidRPr="00BA243B" w:rsidRDefault="00BA243B" w:rsidP="00813EFA">
            <w:pPr>
              <w:spacing w:after="0" w:line="240" w:lineRule="auto"/>
              <w:rPr>
                <w:rFonts w:ascii="Arial" w:eastAsia="Times New Roman" w:hAnsi="Arial" w:cs="Arial"/>
                <w:color w:val="000000"/>
                <w:sz w:val="20"/>
                <w:szCs w:val="20"/>
                <w:lang w:val="en-US" w:eastAsia="de-DE"/>
              </w:rPr>
            </w:pPr>
          </w:p>
        </w:tc>
        <w:tc>
          <w:tcPr>
            <w:tcW w:w="1454" w:type="dxa"/>
            <w:vMerge/>
            <w:vAlign w:val="center"/>
            <w:hideMark/>
            <w:tcPrChange w:id="295" w:author="Schlagenhauf, Florian" w:date="2021-07-20T14:39:00Z">
              <w:tcPr>
                <w:tcW w:w="1311" w:type="dxa"/>
                <w:vMerge/>
                <w:vAlign w:val="center"/>
                <w:hideMark/>
              </w:tcPr>
            </w:tcPrChange>
          </w:tcPr>
          <w:p w14:paraId="5BF613F8" w14:textId="77777777" w:rsidR="00BA243B" w:rsidRPr="00BA243B" w:rsidRDefault="00BA243B" w:rsidP="00813EFA">
            <w:pPr>
              <w:spacing w:after="0" w:line="240" w:lineRule="auto"/>
              <w:rPr>
                <w:rFonts w:ascii="Arial" w:eastAsia="Times New Roman" w:hAnsi="Arial" w:cs="Arial"/>
                <w:i/>
                <w:iCs/>
                <w:color w:val="000000"/>
                <w:sz w:val="20"/>
                <w:szCs w:val="20"/>
                <w:lang w:val="en-US" w:eastAsia="de-DE"/>
              </w:rPr>
            </w:pPr>
          </w:p>
        </w:tc>
        <w:tc>
          <w:tcPr>
            <w:tcW w:w="1015" w:type="dxa"/>
            <w:vMerge/>
            <w:vAlign w:val="center"/>
            <w:hideMark/>
            <w:tcPrChange w:id="296" w:author="Schlagenhauf, Florian" w:date="2021-07-20T14:39:00Z">
              <w:tcPr>
                <w:tcW w:w="1158" w:type="dxa"/>
                <w:vMerge/>
                <w:vAlign w:val="center"/>
                <w:hideMark/>
              </w:tcPr>
            </w:tcPrChange>
          </w:tcPr>
          <w:p w14:paraId="0A690250" w14:textId="77777777" w:rsidR="00BA243B" w:rsidRPr="00BA243B" w:rsidRDefault="00BA243B" w:rsidP="00813EFA">
            <w:pPr>
              <w:spacing w:after="0" w:line="240" w:lineRule="auto"/>
              <w:rPr>
                <w:rFonts w:ascii="Arial" w:eastAsia="Times New Roman" w:hAnsi="Arial" w:cs="Arial"/>
                <w:i/>
                <w:iCs/>
                <w:color w:val="000000"/>
                <w:sz w:val="20"/>
                <w:szCs w:val="20"/>
                <w:lang w:val="en-US" w:eastAsia="de-DE"/>
              </w:rPr>
            </w:pPr>
          </w:p>
        </w:tc>
        <w:tc>
          <w:tcPr>
            <w:tcW w:w="1604" w:type="dxa"/>
            <w:vAlign w:val="center"/>
            <w:hideMark/>
            <w:tcPrChange w:id="297" w:author="Schlagenhauf, Florian" w:date="2021-07-20T14:39:00Z">
              <w:tcPr>
                <w:tcW w:w="1604" w:type="dxa"/>
                <w:vAlign w:val="center"/>
                <w:hideMark/>
              </w:tcPr>
            </w:tcPrChange>
          </w:tcPr>
          <w:p w14:paraId="798A7C25"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corrected</w:t>
            </w:r>
          </w:p>
        </w:tc>
      </w:tr>
      <w:tr w:rsidR="00BA243B" w:rsidRPr="00BA243B" w14:paraId="2990E0B3" w14:textId="77777777" w:rsidTr="000C2983">
        <w:tblPrEx>
          <w:tblW w:w="8431" w:type="dxa"/>
          <w:tblLayout w:type="fixed"/>
          <w:tblCellMar>
            <w:left w:w="70" w:type="dxa"/>
            <w:right w:w="70" w:type="dxa"/>
          </w:tblCellMar>
          <w:tblPrExChange w:id="298" w:author="Schlagenhauf, Florian" w:date="2021-07-20T14:39:00Z">
            <w:tblPrEx>
              <w:tblW w:w="8431" w:type="dxa"/>
              <w:tblLayout w:type="fixed"/>
              <w:tblCellMar>
                <w:left w:w="70" w:type="dxa"/>
                <w:right w:w="70" w:type="dxa"/>
              </w:tblCellMar>
            </w:tblPrEx>
          </w:tblPrExChange>
        </w:tblPrEx>
        <w:trPr>
          <w:trHeight w:val="255"/>
          <w:trPrChange w:id="299" w:author="Schlagenhauf, Florian" w:date="2021-07-20T14:39:00Z">
            <w:trPr>
              <w:trHeight w:val="255"/>
            </w:trPr>
          </w:trPrChange>
        </w:trPr>
        <w:tc>
          <w:tcPr>
            <w:tcW w:w="1271" w:type="dxa"/>
            <w:tcBorders>
              <w:top w:val="nil"/>
              <w:left w:val="nil"/>
              <w:bottom w:val="double" w:sz="4" w:space="0" w:color="auto"/>
              <w:right w:val="nil"/>
            </w:tcBorders>
            <w:vAlign w:val="center"/>
            <w:hideMark/>
            <w:tcPrChange w:id="300" w:author="Schlagenhauf, Florian" w:date="2021-07-20T14:39:00Z">
              <w:tcPr>
                <w:tcW w:w="1271" w:type="dxa"/>
                <w:tcBorders>
                  <w:top w:val="nil"/>
                  <w:left w:val="nil"/>
                  <w:bottom w:val="double" w:sz="4" w:space="0" w:color="auto"/>
                  <w:right w:val="nil"/>
                </w:tcBorders>
                <w:vAlign w:val="center"/>
                <w:hideMark/>
              </w:tcPr>
            </w:tcPrChange>
          </w:tcPr>
          <w:p w14:paraId="5DC3499B"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c>
          <w:tcPr>
            <w:tcW w:w="626" w:type="dxa"/>
            <w:tcBorders>
              <w:top w:val="nil"/>
              <w:left w:val="nil"/>
              <w:bottom w:val="double" w:sz="4" w:space="0" w:color="auto"/>
              <w:right w:val="nil"/>
            </w:tcBorders>
            <w:vAlign w:val="center"/>
            <w:hideMark/>
            <w:tcPrChange w:id="301" w:author="Schlagenhauf, Florian" w:date="2021-07-20T14:39:00Z">
              <w:tcPr>
                <w:tcW w:w="626" w:type="dxa"/>
                <w:tcBorders>
                  <w:top w:val="nil"/>
                  <w:left w:val="nil"/>
                  <w:bottom w:val="double" w:sz="4" w:space="0" w:color="auto"/>
                  <w:right w:val="nil"/>
                </w:tcBorders>
                <w:vAlign w:val="center"/>
                <w:hideMark/>
              </w:tcPr>
            </w:tcPrChange>
          </w:tcPr>
          <w:p w14:paraId="27EB9FD1"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 </w:t>
            </w:r>
          </w:p>
        </w:tc>
        <w:tc>
          <w:tcPr>
            <w:tcW w:w="826" w:type="dxa"/>
            <w:tcBorders>
              <w:top w:val="nil"/>
              <w:left w:val="nil"/>
              <w:bottom w:val="double" w:sz="4" w:space="0" w:color="auto"/>
              <w:right w:val="nil"/>
            </w:tcBorders>
            <w:vAlign w:val="center"/>
            <w:hideMark/>
            <w:tcPrChange w:id="302" w:author="Schlagenhauf, Florian" w:date="2021-07-20T14:39:00Z">
              <w:tcPr>
                <w:tcW w:w="826" w:type="dxa"/>
                <w:tcBorders>
                  <w:top w:val="nil"/>
                  <w:left w:val="nil"/>
                  <w:bottom w:val="double" w:sz="4" w:space="0" w:color="auto"/>
                  <w:right w:val="nil"/>
                </w:tcBorders>
                <w:vAlign w:val="center"/>
                <w:hideMark/>
              </w:tcPr>
            </w:tcPrChange>
          </w:tcPr>
          <w:p w14:paraId="155EECF8"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color w:val="000000"/>
                <w:sz w:val="20"/>
                <w:szCs w:val="20"/>
                <w:lang w:val="en-US" w:eastAsia="de-DE"/>
              </w:rPr>
              <w:t> </w:t>
            </w:r>
          </w:p>
        </w:tc>
        <w:tc>
          <w:tcPr>
            <w:tcW w:w="409" w:type="dxa"/>
            <w:tcBorders>
              <w:top w:val="single" w:sz="18" w:space="0" w:color="auto"/>
              <w:left w:val="nil"/>
              <w:bottom w:val="double" w:sz="4" w:space="0" w:color="auto"/>
              <w:right w:val="nil"/>
            </w:tcBorders>
            <w:vAlign w:val="center"/>
            <w:hideMark/>
            <w:tcPrChange w:id="303" w:author="Schlagenhauf, Florian" w:date="2021-07-20T14:39:00Z">
              <w:tcPr>
                <w:tcW w:w="409" w:type="dxa"/>
                <w:tcBorders>
                  <w:top w:val="single" w:sz="18" w:space="0" w:color="auto"/>
                  <w:left w:val="nil"/>
                  <w:bottom w:val="double" w:sz="4" w:space="0" w:color="auto"/>
                  <w:right w:val="nil"/>
                </w:tcBorders>
                <w:vAlign w:val="center"/>
                <w:hideMark/>
              </w:tcPr>
            </w:tcPrChange>
          </w:tcPr>
          <w:p w14:paraId="75B5A9FA"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x</w:t>
            </w:r>
          </w:p>
        </w:tc>
        <w:tc>
          <w:tcPr>
            <w:tcW w:w="679" w:type="dxa"/>
            <w:tcBorders>
              <w:top w:val="single" w:sz="18" w:space="0" w:color="auto"/>
              <w:left w:val="nil"/>
              <w:bottom w:val="double" w:sz="4" w:space="0" w:color="auto"/>
              <w:right w:val="nil"/>
            </w:tcBorders>
            <w:vAlign w:val="center"/>
            <w:hideMark/>
            <w:tcPrChange w:id="304" w:author="Schlagenhauf, Florian" w:date="2021-07-20T14:39:00Z">
              <w:tcPr>
                <w:tcW w:w="679" w:type="dxa"/>
                <w:tcBorders>
                  <w:top w:val="single" w:sz="18" w:space="0" w:color="auto"/>
                  <w:left w:val="nil"/>
                  <w:bottom w:val="double" w:sz="4" w:space="0" w:color="auto"/>
                  <w:right w:val="nil"/>
                </w:tcBorders>
                <w:vAlign w:val="center"/>
                <w:hideMark/>
              </w:tcPr>
            </w:tcPrChange>
          </w:tcPr>
          <w:p w14:paraId="5546CB63"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y</w:t>
            </w:r>
          </w:p>
        </w:tc>
        <w:tc>
          <w:tcPr>
            <w:tcW w:w="547" w:type="dxa"/>
            <w:tcBorders>
              <w:top w:val="single" w:sz="18" w:space="0" w:color="auto"/>
              <w:left w:val="nil"/>
              <w:bottom w:val="double" w:sz="4" w:space="0" w:color="auto"/>
              <w:right w:val="nil"/>
            </w:tcBorders>
            <w:vAlign w:val="center"/>
            <w:hideMark/>
            <w:tcPrChange w:id="305" w:author="Schlagenhauf, Florian" w:date="2021-07-20T14:39:00Z">
              <w:tcPr>
                <w:tcW w:w="547" w:type="dxa"/>
                <w:tcBorders>
                  <w:top w:val="single" w:sz="18" w:space="0" w:color="auto"/>
                  <w:left w:val="nil"/>
                  <w:bottom w:val="double" w:sz="4" w:space="0" w:color="auto"/>
                  <w:right w:val="nil"/>
                </w:tcBorders>
                <w:vAlign w:val="center"/>
                <w:hideMark/>
              </w:tcPr>
            </w:tcPrChange>
          </w:tcPr>
          <w:p w14:paraId="17F580A4"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z</w:t>
            </w:r>
          </w:p>
        </w:tc>
        <w:tc>
          <w:tcPr>
            <w:tcW w:w="1454" w:type="dxa"/>
            <w:tcBorders>
              <w:top w:val="nil"/>
              <w:left w:val="nil"/>
              <w:bottom w:val="double" w:sz="4" w:space="0" w:color="auto"/>
              <w:right w:val="nil"/>
            </w:tcBorders>
            <w:vAlign w:val="center"/>
            <w:hideMark/>
            <w:tcPrChange w:id="306" w:author="Schlagenhauf, Florian" w:date="2021-07-20T14:39:00Z">
              <w:tcPr>
                <w:tcW w:w="1311" w:type="dxa"/>
                <w:tcBorders>
                  <w:top w:val="nil"/>
                  <w:left w:val="nil"/>
                  <w:bottom w:val="double" w:sz="4" w:space="0" w:color="auto"/>
                  <w:right w:val="nil"/>
                </w:tcBorders>
                <w:vAlign w:val="center"/>
                <w:hideMark/>
              </w:tcPr>
            </w:tcPrChange>
          </w:tcPr>
          <w:p w14:paraId="4054C7BB"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c>
          <w:tcPr>
            <w:tcW w:w="1015" w:type="dxa"/>
            <w:tcBorders>
              <w:top w:val="nil"/>
              <w:left w:val="nil"/>
              <w:bottom w:val="double" w:sz="4" w:space="0" w:color="auto"/>
              <w:right w:val="nil"/>
            </w:tcBorders>
            <w:vAlign w:val="center"/>
            <w:hideMark/>
            <w:tcPrChange w:id="307" w:author="Schlagenhauf, Florian" w:date="2021-07-20T14:39:00Z">
              <w:tcPr>
                <w:tcW w:w="1158" w:type="dxa"/>
                <w:tcBorders>
                  <w:top w:val="nil"/>
                  <w:left w:val="nil"/>
                  <w:bottom w:val="double" w:sz="4" w:space="0" w:color="auto"/>
                  <w:right w:val="nil"/>
                </w:tcBorders>
                <w:vAlign w:val="center"/>
                <w:hideMark/>
              </w:tcPr>
            </w:tcPrChange>
          </w:tcPr>
          <w:p w14:paraId="0F7F1499"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c>
          <w:tcPr>
            <w:tcW w:w="1604" w:type="dxa"/>
            <w:tcBorders>
              <w:top w:val="nil"/>
              <w:left w:val="nil"/>
              <w:bottom w:val="double" w:sz="4" w:space="0" w:color="auto"/>
              <w:right w:val="nil"/>
            </w:tcBorders>
            <w:vAlign w:val="center"/>
            <w:hideMark/>
            <w:tcPrChange w:id="308" w:author="Schlagenhauf, Florian" w:date="2021-07-20T14:39:00Z">
              <w:tcPr>
                <w:tcW w:w="1604" w:type="dxa"/>
                <w:tcBorders>
                  <w:top w:val="nil"/>
                  <w:left w:val="nil"/>
                  <w:bottom w:val="double" w:sz="4" w:space="0" w:color="auto"/>
                  <w:right w:val="nil"/>
                </w:tcBorders>
                <w:vAlign w:val="center"/>
                <w:hideMark/>
              </w:tcPr>
            </w:tcPrChange>
          </w:tcPr>
          <w:p w14:paraId="1945E5E2" w14:textId="77777777" w:rsidR="00BA243B" w:rsidRPr="00BA243B" w:rsidRDefault="00BA243B" w:rsidP="00813EFA">
            <w:pPr>
              <w:spacing w:after="0" w:line="240" w:lineRule="auto"/>
              <w:jc w:val="center"/>
              <w:rPr>
                <w:rFonts w:ascii="Arial" w:eastAsia="Times New Roman" w:hAnsi="Arial" w:cs="Arial"/>
                <w:color w:val="000000"/>
                <w:sz w:val="20"/>
                <w:szCs w:val="20"/>
                <w:lang w:val="en-US" w:eastAsia="de-DE"/>
              </w:rPr>
            </w:pPr>
            <w:r w:rsidRPr="00BA243B">
              <w:rPr>
                <w:rFonts w:ascii="Arial" w:eastAsia="Times New Roman" w:hAnsi="Arial" w:cs="Arial"/>
                <w:bCs/>
                <w:color w:val="000000"/>
                <w:sz w:val="20"/>
                <w:szCs w:val="20"/>
                <w:lang w:val="en-US" w:eastAsia="de-DE"/>
              </w:rPr>
              <w:t> </w:t>
            </w:r>
          </w:p>
        </w:tc>
      </w:tr>
      <w:tr w:rsidR="00BA243B" w:rsidRPr="00BA243B" w14:paraId="4A84E05C" w14:textId="77777777" w:rsidTr="000C2983">
        <w:tblPrEx>
          <w:tblW w:w="8431" w:type="dxa"/>
          <w:tblLayout w:type="fixed"/>
          <w:tblCellMar>
            <w:left w:w="70" w:type="dxa"/>
            <w:right w:w="70" w:type="dxa"/>
          </w:tblCellMar>
          <w:tblPrExChange w:id="309" w:author="Schlagenhauf, Florian" w:date="2021-07-20T14:39:00Z">
            <w:tblPrEx>
              <w:tblW w:w="8431" w:type="dxa"/>
              <w:tblLayout w:type="fixed"/>
              <w:tblCellMar>
                <w:left w:w="70" w:type="dxa"/>
                <w:right w:w="70" w:type="dxa"/>
              </w:tblCellMar>
            </w:tblPrEx>
          </w:tblPrExChange>
        </w:tblPrEx>
        <w:trPr>
          <w:trHeight w:val="415"/>
          <w:trPrChange w:id="310" w:author="Schlagenhauf, Florian" w:date="2021-07-20T14:39:00Z">
            <w:trPr>
              <w:trHeight w:val="415"/>
            </w:trPr>
          </w:trPrChange>
        </w:trPr>
        <w:tc>
          <w:tcPr>
            <w:tcW w:w="1271" w:type="dxa"/>
            <w:vMerge w:val="restart"/>
            <w:tcBorders>
              <w:top w:val="double" w:sz="4" w:space="0" w:color="auto"/>
              <w:left w:val="nil"/>
              <w:bottom w:val="nil"/>
              <w:right w:val="nil"/>
            </w:tcBorders>
            <w:vAlign w:val="center"/>
            <w:hideMark/>
            <w:tcPrChange w:id="311" w:author="Schlagenhauf, Florian" w:date="2021-07-20T14:39:00Z">
              <w:tcPr>
                <w:tcW w:w="1271" w:type="dxa"/>
                <w:vMerge w:val="restart"/>
                <w:tcBorders>
                  <w:top w:val="double" w:sz="4" w:space="0" w:color="auto"/>
                  <w:left w:val="nil"/>
                  <w:bottom w:val="nil"/>
                  <w:right w:val="nil"/>
                </w:tcBorders>
                <w:vAlign w:val="center"/>
                <w:hideMark/>
              </w:tcPr>
            </w:tcPrChange>
          </w:tcPr>
          <w:p w14:paraId="5415870B"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438C37BA" w14:textId="5674A61D" w:rsidR="00BA243B" w:rsidRDefault="00BA243B"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Middle frontal gyru</w:t>
            </w:r>
            <w:r w:rsidR="002B3C00">
              <w:rPr>
                <w:rFonts w:ascii="Arial" w:eastAsia="Times New Roman" w:hAnsi="Arial" w:cs="Arial"/>
                <w:color w:val="000000"/>
                <w:sz w:val="18"/>
                <w:szCs w:val="18"/>
                <w:lang w:val="en-US" w:eastAsia="de-DE"/>
              </w:rPr>
              <w:t>s</w:t>
            </w:r>
          </w:p>
          <w:p w14:paraId="63A545D3"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1322DF20" w14:textId="79DB0D97" w:rsidR="002B3C00" w:rsidRPr="00BA243B" w:rsidRDefault="002B3C00"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lastRenderedPageBreak/>
              <w:t>Precuneus</w:t>
            </w:r>
          </w:p>
        </w:tc>
        <w:tc>
          <w:tcPr>
            <w:tcW w:w="626" w:type="dxa"/>
            <w:vMerge w:val="restart"/>
            <w:tcBorders>
              <w:top w:val="double" w:sz="4" w:space="0" w:color="auto"/>
              <w:left w:val="nil"/>
              <w:bottom w:val="nil"/>
              <w:right w:val="nil"/>
            </w:tcBorders>
            <w:vAlign w:val="center"/>
            <w:hideMark/>
            <w:tcPrChange w:id="312" w:author="Schlagenhauf, Florian" w:date="2021-07-20T14:39:00Z">
              <w:tcPr>
                <w:tcW w:w="626" w:type="dxa"/>
                <w:vMerge w:val="restart"/>
                <w:tcBorders>
                  <w:top w:val="double" w:sz="4" w:space="0" w:color="auto"/>
                  <w:left w:val="nil"/>
                  <w:bottom w:val="nil"/>
                  <w:right w:val="nil"/>
                </w:tcBorders>
                <w:vAlign w:val="center"/>
                <w:hideMark/>
              </w:tcPr>
            </w:tcPrChange>
          </w:tcPr>
          <w:p w14:paraId="603FE422" w14:textId="585F27C2" w:rsidR="00BA243B" w:rsidRDefault="00BA243B" w:rsidP="00813EFA">
            <w:pPr>
              <w:spacing w:after="0" w:line="240" w:lineRule="auto"/>
              <w:jc w:val="center"/>
              <w:rPr>
                <w:rFonts w:ascii="Arial" w:eastAsia="AdvPTimes" w:hAnsi="Arial" w:cs="Arial"/>
                <w:color w:val="000000"/>
                <w:sz w:val="18"/>
                <w:szCs w:val="18"/>
                <w:lang w:val="en-US" w:eastAsia="de-DE"/>
              </w:rPr>
            </w:pPr>
          </w:p>
          <w:p w14:paraId="44C1163C"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921DC7F" w14:textId="39030AC6" w:rsidR="002B3C00" w:rsidRDefault="002B3C00" w:rsidP="00813EFA">
            <w:pPr>
              <w:spacing w:after="0" w:line="240" w:lineRule="auto"/>
              <w:jc w:val="center"/>
              <w:rPr>
                <w:rFonts w:ascii="Arial" w:eastAsia="AdvPTimes" w:hAnsi="Arial" w:cs="Arial"/>
                <w:color w:val="000000"/>
                <w:sz w:val="18"/>
                <w:szCs w:val="18"/>
                <w:lang w:val="en-US" w:eastAsia="de-DE"/>
              </w:rPr>
            </w:pPr>
            <w:r>
              <w:rPr>
                <w:rFonts w:ascii="Arial" w:eastAsia="AdvPTimes" w:hAnsi="Arial" w:cs="Arial"/>
                <w:color w:val="000000"/>
                <w:sz w:val="18"/>
                <w:szCs w:val="18"/>
                <w:lang w:val="en-US" w:eastAsia="de-DE"/>
              </w:rPr>
              <w:t>L/R</w:t>
            </w:r>
          </w:p>
          <w:p w14:paraId="3BD69A01" w14:textId="086F830C" w:rsidR="002B3C00" w:rsidRPr="00BA243B"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lastRenderedPageBreak/>
              <w:br/>
            </w:r>
            <w:r w:rsidR="002B3C00">
              <w:rPr>
                <w:rFonts w:ascii="Arial" w:eastAsia="AdvPTimes" w:hAnsi="Arial" w:cs="Arial"/>
                <w:color w:val="000000"/>
                <w:sz w:val="18"/>
                <w:szCs w:val="18"/>
                <w:lang w:val="en-US" w:eastAsia="de-DE"/>
              </w:rPr>
              <w:t>L</w:t>
            </w:r>
          </w:p>
        </w:tc>
        <w:tc>
          <w:tcPr>
            <w:tcW w:w="826" w:type="dxa"/>
            <w:vMerge w:val="restart"/>
            <w:tcBorders>
              <w:top w:val="double" w:sz="4" w:space="0" w:color="auto"/>
              <w:left w:val="nil"/>
              <w:bottom w:val="nil"/>
              <w:right w:val="nil"/>
            </w:tcBorders>
            <w:vAlign w:val="center"/>
            <w:hideMark/>
            <w:tcPrChange w:id="313" w:author="Schlagenhauf, Florian" w:date="2021-07-20T14:39:00Z">
              <w:tcPr>
                <w:tcW w:w="826" w:type="dxa"/>
                <w:vMerge w:val="restart"/>
                <w:tcBorders>
                  <w:top w:val="double" w:sz="4" w:space="0" w:color="auto"/>
                  <w:left w:val="nil"/>
                  <w:bottom w:val="nil"/>
                  <w:right w:val="nil"/>
                </w:tcBorders>
                <w:vAlign w:val="center"/>
                <w:hideMark/>
              </w:tcPr>
            </w:tcPrChange>
          </w:tcPr>
          <w:p w14:paraId="06AA4560" w14:textId="77777777" w:rsidR="00FF4769" w:rsidRDefault="00FF4769" w:rsidP="00813EFA">
            <w:pPr>
              <w:spacing w:after="0" w:line="240" w:lineRule="auto"/>
              <w:jc w:val="center"/>
              <w:rPr>
                <w:rFonts w:ascii="Arial" w:eastAsia="AdvPTimes" w:hAnsi="Arial" w:cs="Arial"/>
                <w:color w:val="000000"/>
                <w:sz w:val="18"/>
                <w:szCs w:val="18"/>
                <w:lang w:val="en-US" w:eastAsia="de-DE"/>
              </w:rPr>
            </w:pPr>
          </w:p>
          <w:p w14:paraId="7A88C22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4F3D38FC" w14:textId="74B5B90B" w:rsidR="00FF4769" w:rsidRDefault="00BA243B"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4</w:t>
            </w:r>
            <w:r w:rsidR="002B3C00">
              <w:rPr>
                <w:rFonts w:ascii="Arial" w:eastAsia="AdvPTimes" w:hAnsi="Arial" w:cs="Arial"/>
                <w:color w:val="000000"/>
                <w:sz w:val="18"/>
                <w:szCs w:val="18"/>
                <w:lang w:val="en-US" w:eastAsia="de-DE"/>
              </w:rPr>
              <w:t>01</w:t>
            </w:r>
          </w:p>
          <w:p w14:paraId="0C069CB0"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32DEE7DD" w14:textId="5002871F" w:rsidR="00FF4769" w:rsidRPr="00BA243B" w:rsidRDefault="00FF4769" w:rsidP="00813EFA">
            <w:pPr>
              <w:spacing w:after="0" w:line="240" w:lineRule="auto"/>
              <w:jc w:val="center"/>
              <w:rPr>
                <w:rFonts w:ascii="Arial" w:eastAsia="AdvPTimes" w:hAnsi="Arial" w:cs="Arial"/>
                <w:color w:val="000000"/>
                <w:sz w:val="18"/>
                <w:szCs w:val="18"/>
                <w:lang w:val="en-US" w:eastAsia="de-DE"/>
              </w:rPr>
            </w:pPr>
            <w:r>
              <w:rPr>
                <w:rFonts w:ascii="Arial" w:eastAsia="AdvPTimes" w:hAnsi="Arial" w:cs="Arial"/>
                <w:color w:val="000000"/>
                <w:sz w:val="18"/>
                <w:szCs w:val="18"/>
                <w:lang w:val="en-US" w:eastAsia="de-DE"/>
              </w:rPr>
              <w:lastRenderedPageBreak/>
              <w:t>222</w:t>
            </w:r>
          </w:p>
        </w:tc>
        <w:tc>
          <w:tcPr>
            <w:tcW w:w="409" w:type="dxa"/>
            <w:tcBorders>
              <w:top w:val="double" w:sz="4" w:space="0" w:color="auto"/>
              <w:left w:val="nil"/>
              <w:bottom w:val="nil"/>
              <w:right w:val="nil"/>
            </w:tcBorders>
            <w:vAlign w:val="center"/>
            <w:tcPrChange w:id="314" w:author="Schlagenhauf, Florian" w:date="2021-07-20T14:39:00Z">
              <w:tcPr>
                <w:tcW w:w="409" w:type="dxa"/>
                <w:tcBorders>
                  <w:top w:val="double" w:sz="4" w:space="0" w:color="auto"/>
                  <w:left w:val="nil"/>
                  <w:bottom w:val="nil"/>
                  <w:right w:val="nil"/>
                </w:tcBorders>
                <w:vAlign w:val="center"/>
              </w:tcPr>
            </w:tcPrChange>
          </w:tcPr>
          <w:p w14:paraId="2C71D869" w14:textId="3BE36F64"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679" w:type="dxa"/>
            <w:tcBorders>
              <w:top w:val="double" w:sz="4" w:space="0" w:color="auto"/>
              <w:left w:val="nil"/>
              <w:bottom w:val="nil"/>
              <w:right w:val="nil"/>
            </w:tcBorders>
            <w:vAlign w:val="center"/>
            <w:tcPrChange w:id="315" w:author="Schlagenhauf, Florian" w:date="2021-07-20T14:39:00Z">
              <w:tcPr>
                <w:tcW w:w="679" w:type="dxa"/>
                <w:tcBorders>
                  <w:top w:val="double" w:sz="4" w:space="0" w:color="auto"/>
                  <w:left w:val="nil"/>
                  <w:bottom w:val="nil"/>
                  <w:right w:val="nil"/>
                </w:tcBorders>
                <w:vAlign w:val="center"/>
              </w:tcPr>
            </w:tcPrChange>
          </w:tcPr>
          <w:p w14:paraId="268806CB" w14:textId="32673184"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547" w:type="dxa"/>
            <w:tcBorders>
              <w:top w:val="double" w:sz="4" w:space="0" w:color="auto"/>
              <w:left w:val="nil"/>
              <w:bottom w:val="nil"/>
              <w:right w:val="nil"/>
            </w:tcBorders>
            <w:vAlign w:val="center"/>
            <w:tcPrChange w:id="316" w:author="Schlagenhauf, Florian" w:date="2021-07-20T14:39:00Z">
              <w:tcPr>
                <w:tcW w:w="547" w:type="dxa"/>
                <w:tcBorders>
                  <w:top w:val="double" w:sz="4" w:space="0" w:color="auto"/>
                  <w:left w:val="nil"/>
                  <w:bottom w:val="nil"/>
                  <w:right w:val="nil"/>
                </w:tcBorders>
                <w:vAlign w:val="center"/>
              </w:tcPr>
            </w:tcPrChange>
          </w:tcPr>
          <w:p w14:paraId="4B795AA2" w14:textId="6C346DDA"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1454" w:type="dxa"/>
            <w:tcBorders>
              <w:top w:val="double" w:sz="4" w:space="0" w:color="auto"/>
              <w:left w:val="nil"/>
              <w:bottom w:val="nil"/>
              <w:right w:val="nil"/>
            </w:tcBorders>
            <w:vAlign w:val="center"/>
            <w:tcPrChange w:id="317" w:author="Schlagenhauf, Florian" w:date="2021-07-20T14:39:00Z">
              <w:tcPr>
                <w:tcW w:w="1311" w:type="dxa"/>
                <w:tcBorders>
                  <w:top w:val="double" w:sz="4" w:space="0" w:color="auto"/>
                  <w:left w:val="nil"/>
                  <w:bottom w:val="nil"/>
                  <w:right w:val="nil"/>
                </w:tcBorders>
                <w:vAlign w:val="center"/>
              </w:tcPr>
            </w:tcPrChange>
          </w:tcPr>
          <w:p w14:paraId="0996DE3C" w14:textId="71949566"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1015" w:type="dxa"/>
            <w:tcBorders>
              <w:top w:val="double" w:sz="4" w:space="0" w:color="auto"/>
              <w:left w:val="nil"/>
              <w:bottom w:val="nil"/>
              <w:right w:val="nil"/>
            </w:tcBorders>
            <w:vAlign w:val="center"/>
            <w:tcPrChange w:id="318" w:author="Schlagenhauf, Florian" w:date="2021-07-20T14:39:00Z">
              <w:tcPr>
                <w:tcW w:w="1158" w:type="dxa"/>
                <w:tcBorders>
                  <w:top w:val="double" w:sz="4" w:space="0" w:color="auto"/>
                  <w:left w:val="nil"/>
                  <w:bottom w:val="nil"/>
                  <w:right w:val="nil"/>
                </w:tcBorders>
                <w:vAlign w:val="center"/>
              </w:tcPr>
            </w:tcPrChange>
          </w:tcPr>
          <w:p w14:paraId="7BD84E0E" w14:textId="171A9360"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c>
          <w:tcPr>
            <w:tcW w:w="1604" w:type="dxa"/>
            <w:tcBorders>
              <w:top w:val="double" w:sz="4" w:space="0" w:color="auto"/>
              <w:left w:val="nil"/>
              <w:bottom w:val="nil"/>
              <w:right w:val="nil"/>
            </w:tcBorders>
            <w:vAlign w:val="center"/>
            <w:tcPrChange w:id="319" w:author="Schlagenhauf, Florian" w:date="2021-07-20T14:39:00Z">
              <w:tcPr>
                <w:tcW w:w="1604" w:type="dxa"/>
                <w:tcBorders>
                  <w:top w:val="double" w:sz="4" w:space="0" w:color="auto"/>
                  <w:left w:val="nil"/>
                  <w:bottom w:val="nil"/>
                  <w:right w:val="nil"/>
                </w:tcBorders>
                <w:vAlign w:val="center"/>
              </w:tcPr>
            </w:tcPrChange>
          </w:tcPr>
          <w:p w14:paraId="34375A02" w14:textId="4B47A891" w:rsidR="00BA243B" w:rsidRPr="00BA243B" w:rsidRDefault="00BA243B" w:rsidP="00813EFA">
            <w:pPr>
              <w:spacing w:after="0" w:line="240" w:lineRule="auto"/>
              <w:jc w:val="center"/>
              <w:rPr>
                <w:rFonts w:ascii="Arial" w:eastAsia="Times New Roman" w:hAnsi="Arial" w:cs="Arial"/>
                <w:color w:val="000000"/>
                <w:sz w:val="18"/>
                <w:szCs w:val="18"/>
                <w:lang w:val="en-US" w:eastAsia="de-DE"/>
              </w:rPr>
            </w:pPr>
          </w:p>
        </w:tc>
      </w:tr>
      <w:tr w:rsidR="00B26EF6" w:rsidRPr="00BA243B" w14:paraId="30A8C9D2" w14:textId="77777777" w:rsidTr="000C2983">
        <w:tblPrEx>
          <w:tblW w:w="8431" w:type="dxa"/>
          <w:tblLayout w:type="fixed"/>
          <w:tblCellMar>
            <w:left w:w="70" w:type="dxa"/>
            <w:right w:w="70" w:type="dxa"/>
          </w:tblCellMar>
          <w:tblPrExChange w:id="320" w:author="Schlagenhauf, Florian" w:date="2021-07-20T14:39:00Z">
            <w:tblPrEx>
              <w:tblW w:w="8431" w:type="dxa"/>
              <w:tblLayout w:type="fixed"/>
              <w:tblCellMar>
                <w:left w:w="70" w:type="dxa"/>
                <w:right w:w="70" w:type="dxa"/>
              </w:tblCellMar>
            </w:tblPrEx>
          </w:tblPrExChange>
        </w:tblPrEx>
        <w:trPr>
          <w:trHeight w:val="214"/>
          <w:trPrChange w:id="321" w:author="Schlagenhauf, Florian" w:date="2021-07-20T14:39:00Z">
            <w:trPr>
              <w:trHeight w:val="214"/>
            </w:trPr>
          </w:trPrChange>
        </w:trPr>
        <w:tc>
          <w:tcPr>
            <w:tcW w:w="1271" w:type="dxa"/>
            <w:vMerge/>
            <w:vAlign w:val="center"/>
            <w:hideMark/>
            <w:tcPrChange w:id="322" w:author="Schlagenhauf, Florian" w:date="2021-07-20T14:39:00Z">
              <w:tcPr>
                <w:tcW w:w="1271" w:type="dxa"/>
                <w:vMerge/>
                <w:vAlign w:val="center"/>
                <w:hideMark/>
              </w:tcPr>
            </w:tcPrChange>
          </w:tcPr>
          <w:p w14:paraId="669FF6E5"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626" w:type="dxa"/>
            <w:vMerge/>
            <w:vAlign w:val="center"/>
            <w:hideMark/>
            <w:tcPrChange w:id="323" w:author="Schlagenhauf, Florian" w:date="2021-07-20T14:39:00Z">
              <w:tcPr>
                <w:tcW w:w="626" w:type="dxa"/>
                <w:vMerge/>
                <w:vAlign w:val="center"/>
                <w:hideMark/>
              </w:tcPr>
            </w:tcPrChange>
          </w:tcPr>
          <w:p w14:paraId="21CFA85A"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826" w:type="dxa"/>
            <w:vMerge/>
            <w:vAlign w:val="center"/>
            <w:hideMark/>
            <w:tcPrChange w:id="324" w:author="Schlagenhauf, Florian" w:date="2021-07-20T14:39:00Z">
              <w:tcPr>
                <w:tcW w:w="826" w:type="dxa"/>
                <w:vMerge/>
                <w:vAlign w:val="center"/>
                <w:hideMark/>
              </w:tcPr>
            </w:tcPrChange>
          </w:tcPr>
          <w:p w14:paraId="367A5385"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409" w:type="dxa"/>
            <w:vAlign w:val="center"/>
            <w:tcPrChange w:id="325" w:author="Schlagenhauf, Florian" w:date="2021-07-20T14:39:00Z">
              <w:tcPr>
                <w:tcW w:w="409" w:type="dxa"/>
                <w:vAlign w:val="center"/>
              </w:tcPr>
            </w:tcPrChange>
          </w:tcPr>
          <w:p w14:paraId="3E0B6A5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0DE2F275" w14:textId="631BD6C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w:t>
            </w:r>
            <w:r>
              <w:rPr>
                <w:rFonts w:ascii="Arial" w:eastAsia="AdvPTimes" w:hAnsi="Arial" w:cs="Arial"/>
                <w:color w:val="000000"/>
                <w:sz w:val="18"/>
                <w:szCs w:val="18"/>
                <w:lang w:val="en-US" w:eastAsia="de-DE"/>
              </w:rPr>
              <w:t>10</w:t>
            </w:r>
          </w:p>
        </w:tc>
        <w:tc>
          <w:tcPr>
            <w:tcW w:w="679" w:type="dxa"/>
            <w:vAlign w:val="center"/>
            <w:tcPrChange w:id="326" w:author="Schlagenhauf, Florian" w:date="2021-07-20T14:39:00Z">
              <w:tcPr>
                <w:tcW w:w="679" w:type="dxa"/>
                <w:vAlign w:val="center"/>
              </w:tcPr>
            </w:tcPrChange>
          </w:tcPr>
          <w:p w14:paraId="1E57393E"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567C1D83" w14:textId="56FC0BA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42</w:t>
            </w:r>
          </w:p>
        </w:tc>
        <w:tc>
          <w:tcPr>
            <w:tcW w:w="547" w:type="dxa"/>
            <w:vAlign w:val="center"/>
            <w:tcPrChange w:id="327" w:author="Schlagenhauf, Florian" w:date="2021-07-20T14:39:00Z">
              <w:tcPr>
                <w:tcW w:w="547" w:type="dxa"/>
                <w:vAlign w:val="center"/>
              </w:tcPr>
            </w:tcPrChange>
          </w:tcPr>
          <w:p w14:paraId="787C288F"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2850E77" w14:textId="133BCEE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-12</w:t>
            </w:r>
          </w:p>
        </w:tc>
        <w:tc>
          <w:tcPr>
            <w:tcW w:w="1454" w:type="dxa"/>
            <w:vAlign w:val="center"/>
            <w:tcPrChange w:id="328" w:author="Schlagenhauf, Florian" w:date="2021-07-20T14:39:00Z">
              <w:tcPr>
                <w:tcW w:w="1311" w:type="dxa"/>
                <w:vAlign w:val="center"/>
              </w:tcPr>
            </w:tcPrChange>
          </w:tcPr>
          <w:p w14:paraId="2E14461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588F04D" w14:textId="4E2CF73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9</w:t>
            </w:r>
            <w:r w:rsidRPr="00BA243B">
              <w:rPr>
                <w:rFonts w:ascii="Arial" w:eastAsia="AdvPTimes" w:hAnsi="Arial" w:cs="Arial"/>
                <w:color w:val="000000"/>
                <w:sz w:val="18"/>
                <w:szCs w:val="18"/>
                <w:lang w:val="en-US" w:eastAsia="de-DE"/>
              </w:rPr>
              <w:t>.</w:t>
            </w:r>
            <w:r>
              <w:rPr>
                <w:rFonts w:ascii="Arial" w:eastAsia="AdvPTimes" w:hAnsi="Arial" w:cs="Arial"/>
                <w:color w:val="000000"/>
                <w:sz w:val="18"/>
                <w:szCs w:val="18"/>
                <w:lang w:val="en-US" w:eastAsia="de-DE"/>
              </w:rPr>
              <w:t>48</w:t>
            </w:r>
          </w:p>
        </w:tc>
        <w:tc>
          <w:tcPr>
            <w:tcW w:w="1015" w:type="dxa"/>
            <w:vAlign w:val="center"/>
            <w:tcPrChange w:id="329" w:author="Schlagenhauf, Florian" w:date="2021-07-20T14:39:00Z">
              <w:tcPr>
                <w:tcW w:w="1158" w:type="dxa"/>
                <w:vAlign w:val="center"/>
              </w:tcPr>
            </w:tcPrChange>
          </w:tcPr>
          <w:p w14:paraId="4FF44F17"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2177AA98" w14:textId="5AD246D5"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Change w:id="330" w:author="Schlagenhauf, Florian" w:date="2021-07-20T14:39:00Z">
              <w:tcPr>
                <w:tcW w:w="1604" w:type="dxa"/>
                <w:vAlign w:val="center"/>
              </w:tcPr>
            </w:tcPrChange>
          </w:tcPr>
          <w:p w14:paraId="737AFB2B"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06D83CFF" w14:textId="6A8B0CE7" w:rsidR="00B26EF6" w:rsidRPr="00BA243B" w:rsidRDefault="00B26EF6"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r>
      <w:tr w:rsidR="00B26EF6" w:rsidRPr="00BA243B" w14:paraId="29787A29" w14:textId="77777777" w:rsidTr="000C2983">
        <w:tblPrEx>
          <w:tblW w:w="8431" w:type="dxa"/>
          <w:tblLayout w:type="fixed"/>
          <w:tblCellMar>
            <w:left w:w="70" w:type="dxa"/>
            <w:right w:w="70" w:type="dxa"/>
          </w:tblCellMar>
          <w:tblPrExChange w:id="331" w:author="Schlagenhauf, Florian" w:date="2021-07-20T14:39:00Z">
            <w:tblPrEx>
              <w:tblW w:w="8431" w:type="dxa"/>
              <w:tblLayout w:type="fixed"/>
              <w:tblCellMar>
                <w:left w:w="70" w:type="dxa"/>
                <w:right w:w="70" w:type="dxa"/>
              </w:tblCellMar>
            </w:tblPrEx>
          </w:tblPrExChange>
        </w:tblPrEx>
        <w:trPr>
          <w:trHeight w:val="554"/>
          <w:trPrChange w:id="332" w:author="Schlagenhauf, Florian" w:date="2021-07-20T14:39:00Z">
            <w:trPr>
              <w:trHeight w:val="554"/>
            </w:trPr>
          </w:trPrChange>
        </w:trPr>
        <w:tc>
          <w:tcPr>
            <w:tcW w:w="1271" w:type="dxa"/>
            <w:vMerge/>
            <w:vAlign w:val="center"/>
            <w:hideMark/>
            <w:tcPrChange w:id="333" w:author="Schlagenhauf, Florian" w:date="2021-07-20T14:39:00Z">
              <w:tcPr>
                <w:tcW w:w="1271" w:type="dxa"/>
                <w:vMerge/>
                <w:vAlign w:val="center"/>
                <w:hideMark/>
              </w:tcPr>
            </w:tcPrChange>
          </w:tcPr>
          <w:p w14:paraId="56534631"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626" w:type="dxa"/>
            <w:vMerge/>
            <w:vAlign w:val="center"/>
            <w:hideMark/>
            <w:tcPrChange w:id="334" w:author="Schlagenhauf, Florian" w:date="2021-07-20T14:39:00Z">
              <w:tcPr>
                <w:tcW w:w="626" w:type="dxa"/>
                <w:vMerge/>
                <w:vAlign w:val="center"/>
                <w:hideMark/>
              </w:tcPr>
            </w:tcPrChange>
          </w:tcPr>
          <w:p w14:paraId="53B8BBE3"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826" w:type="dxa"/>
            <w:vMerge/>
            <w:vAlign w:val="center"/>
            <w:hideMark/>
            <w:tcPrChange w:id="335" w:author="Schlagenhauf, Florian" w:date="2021-07-20T14:39:00Z">
              <w:tcPr>
                <w:tcW w:w="826" w:type="dxa"/>
                <w:vMerge/>
                <w:vAlign w:val="center"/>
                <w:hideMark/>
              </w:tcPr>
            </w:tcPrChange>
          </w:tcPr>
          <w:p w14:paraId="710CD77E"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409" w:type="dxa"/>
            <w:vAlign w:val="center"/>
            <w:hideMark/>
            <w:tcPrChange w:id="336" w:author="Schlagenhauf, Florian" w:date="2021-07-20T14:39:00Z">
              <w:tcPr>
                <w:tcW w:w="409" w:type="dxa"/>
                <w:vAlign w:val="center"/>
                <w:hideMark/>
              </w:tcPr>
            </w:tcPrChange>
          </w:tcPr>
          <w:p w14:paraId="24776D23"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14B3E96C" w14:textId="3E7EE08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w:t>
            </w:r>
            <w:r>
              <w:rPr>
                <w:rFonts w:ascii="Arial" w:eastAsia="AdvPTimes" w:hAnsi="Arial" w:cs="Arial"/>
                <w:color w:val="000000"/>
                <w:sz w:val="18"/>
                <w:szCs w:val="18"/>
                <w:lang w:val="en-US" w:eastAsia="de-DE"/>
              </w:rPr>
              <w:t>8</w:t>
            </w:r>
          </w:p>
        </w:tc>
        <w:tc>
          <w:tcPr>
            <w:tcW w:w="679" w:type="dxa"/>
            <w:vAlign w:val="center"/>
            <w:hideMark/>
            <w:tcPrChange w:id="337" w:author="Schlagenhauf, Florian" w:date="2021-07-20T14:39:00Z">
              <w:tcPr>
                <w:tcW w:w="679" w:type="dxa"/>
                <w:vAlign w:val="center"/>
                <w:hideMark/>
              </w:tcPr>
            </w:tcPrChange>
          </w:tcPr>
          <w:p w14:paraId="3CCF4A47"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550E9665" w14:textId="3D212D2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-52</w:t>
            </w:r>
          </w:p>
        </w:tc>
        <w:tc>
          <w:tcPr>
            <w:tcW w:w="547" w:type="dxa"/>
            <w:vAlign w:val="center"/>
            <w:hideMark/>
            <w:tcPrChange w:id="338" w:author="Schlagenhauf, Florian" w:date="2021-07-20T14:39:00Z">
              <w:tcPr>
                <w:tcW w:w="547" w:type="dxa"/>
                <w:vAlign w:val="center"/>
                <w:hideMark/>
              </w:tcPr>
            </w:tcPrChange>
          </w:tcPr>
          <w:p w14:paraId="6C3A2B8F"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2BAC8971" w14:textId="7761565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32</w:t>
            </w:r>
          </w:p>
        </w:tc>
        <w:tc>
          <w:tcPr>
            <w:tcW w:w="1454" w:type="dxa"/>
            <w:vAlign w:val="center"/>
            <w:hideMark/>
            <w:tcPrChange w:id="339" w:author="Schlagenhauf, Florian" w:date="2021-07-20T14:39:00Z">
              <w:tcPr>
                <w:tcW w:w="1311" w:type="dxa"/>
                <w:vAlign w:val="center"/>
                <w:hideMark/>
              </w:tcPr>
            </w:tcPrChange>
          </w:tcPr>
          <w:p w14:paraId="0F5F9071"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15218B58" w14:textId="0EA5F2C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AdvPTimes" w:hAnsi="Arial" w:cs="Arial"/>
                <w:color w:val="000000"/>
                <w:sz w:val="18"/>
                <w:szCs w:val="18"/>
                <w:lang w:val="en-US" w:eastAsia="de-DE"/>
              </w:rPr>
              <w:t>9.05</w:t>
            </w:r>
          </w:p>
        </w:tc>
        <w:tc>
          <w:tcPr>
            <w:tcW w:w="1015" w:type="dxa"/>
            <w:vAlign w:val="center"/>
            <w:tcPrChange w:id="340" w:author="Schlagenhauf, Florian" w:date="2021-07-20T14:39:00Z">
              <w:tcPr>
                <w:tcW w:w="1158" w:type="dxa"/>
                <w:vAlign w:val="center"/>
              </w:tcPr>
            </w:tcPrChange>
          </w:tcPr>
          <w:p w14:paraId="6A2F17E0"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42EB79E6" w14:textId="6034F1DA"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Change w:id="341" w:author="Schlagenhauf, Florian" w:date="2021-07-20T14:39:00Z">
              <w:tcPr>
                <w:tcW w:w="1604" w:type="dxa"/>
                <w:vAlign w:val="center"/>
                <w:hideMark/>
              </w:tcPr>
            </w:tcPrChange>
          </w:tcPr>
          <w:p w14:paraId="30459E6A"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5EB0389B" w14:textId="2BB3EAD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r>
      <w:tr w:rsidR="00B26EF6" w:rsidRPr="00BA243B" w14:paraId="052E6D70" w14:textId="77777777" w:rsidTr="000C2983">
        <w:tblPrEx>
          <w:tblW w:w="8431" w:type="dxa"/>
          <w:tblLayout w:type="fixed"/>
          <w:tblCellMar>
            <w:left w:w="70" w:type="dxa"/>
            <w:right w:w="70" w:type="dxa"/>
          </w:tblCellMar>
          <w:tblPrExChange w:id="342" w:author="Schlagenhauf, Florian" w:date="2021-07-20T14:39:00Z">
            <w:tblPrEx>
              <w:tblW w:w="8431" w:type="dxa"/>
              <w:tblLayout w:type="fixed"/>
              <w:tblCellMar>
                <w:left w:w="70" w:type="dxa"/>
                <w:right w:w="70" w:type="dxa"/>
              </w:tblCellMar>
            </w:tblPrEx>
          </w:tblPrExChange>
        </w:tblPrEx>
        <w:trPr>
          <w:trHeight w:val="214"/>
          <w:trPrChange w:id="343" w:author="Schlagenhauf, Florian" w:date="2021-07-20T14:39:00Z">
            <w:trPr>
              <w:trHeight w:val="214"/>
            </w:trPr>
          </w:trPrChange>
        </w:trPr>
        <w:tc>
          <w:tcPr>
            <w:tcW w:w="1271" w:type="dxa"/>
            <w:vMerge w:val="restart"/>
            <w:vAlign w:val="center"/>
            <w:hideMark/>
            <w:tcPrChange w:id="344" w:author="Schlagenhauf, Florian" w:date="2021-07-20T14:39:00Z">
              <w:tcPr>
                <w:tcW w:w="1271" w:type="dxa"/>
                <w:vMerge w:val="restart"/>
                <w:vAlign w:val="center"/>
                <w:hideMark/>
              </w:tcPr>
            </w:tcPrChange>
          </w:tcPr>
          <w:p w14:paraId="7DF0A662" w14:textId="142C0B9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Ventral striatum</w:t>
            </w:r>
          </w:p>
          <w:p w14:paraId="1A4BBA05" w14:textId="2D77F8AC"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t>Insula</w:t>
            </w:r>
          </w:p>
        </w:tc>
        <w:tc>
          <w:tcPr>
            <w:tcW w:w="626" w:type="dxa"/>
            <w:vAlign w:val="center"/>
            <w:hideMark/>
            <w:tcPrChange w:id="345" w:author="Schlagenhauf, Florian" w:date="2021-07-20T14:39:00Z">
              <w:tcPr>
                <w:tcW w:w="626" w:type="dxa"/>
                <w:vAlign w:val="center"/>
                <w:hideMark/>
              </w:tcPr>
            </w:tcPrChange>
          </w:tcPr>
          <w:p w14:paraId="662C16D3" w14:textId="25290A7C"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t>R</w:t>
            </w:r>
          </w:p>
        </w:tc>
        <w:tc>
          <w:tcPr>
            <w:tcW w:w="826" w:type="dxa"/>
            <w:vAlign w:val="center"/>
            <w:hideMark/>
            <w:tcPrChange w:id="346" w:author="Schlagenhauf, Florian" w:date="2021-07-20T14:39:00Z">
              <w:tcPr>
                <w:tcW w:w="826" w:type="dxa"/>
                <w:vAlign w:val="center"/>
                <w:hideMark/>
              </w:tcPr>
            </w:tcPrChange>
          </w:tcPr>
          <w:p w14:paraId="447481A8" w14:textId="73EEC11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t>16</w:t>
            </w:r>
          </w:p>
        </w:tc>
        <w:tc>
          <w:tcPr>
            <w:tcW w:w="409" w:type="dxa"/>
            <w:vAlign w:val="center"/>
            <w:hideMark/>
            <w:tcPrChange w:id="347" w:author="Schlagenhauf, Florian" w:date="2021-07-20T14:39:00Z">
              <w:tcPr>
                <w:tcW w:w="409" w:type="dxa"/>
                <w:vAlign w:val="center"/>
                <w:hideMark/>
              </w:tcPr>
            </w:tcPrChange>
          </w:tcPr>
          <w:p w14:paraId="4DD260DD"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49EDE2D" w14:textId="744673B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10</w:t>
            </w:r>
          </w:p>
        </w:tc>
        <w:tc>
          <w:tcPr>
            <w:tcW w:w="679" w:type="dxa"/>
            <w:vAlign w:val="center"/>
            <w:hideMark/>
            <w:tcPrChange w:id="348" w:author="Schlagenhauf, Florian" w:date="2021-07-20T14:39:00Z">
              <w:tcPr>
                <w:tcW w:w="679" w:type="dxa"/>
                <w:vAlign w:val="center"/>
                <w:hideMark/>
              </w:tcPr>
            </w:tcPrChange>
          </w:tcPr>
          <w:p w14:paraId="5A79801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DBE3D84" w14:textId="1ADAE46A"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w:t>
            </w:r>
          </w:p>
        </w:tc>
        <w:tc>
          <w:tcPr>
            <w:tcW w:w="547" w:type="dxa"/>
            <w:vAlign w:val="center"/>
            <w:hideMark/>
            <w:tcPrChange w:id="349" w:author="Schlagenhauf, Florian" w:date="2021-07-20T14:39:00Z">
              <w:tcPr>
                <w:tcW w:w="547" w:type="dxa"/>
                <w:vAlign w:val="center"/>
                <w:hideMark/>
              </w:tcPr>
            </w:tcPrChange>
          </w:tcPr>
          <w:p w14:paraId="148FD57B"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64AAA46" w14:textId="0233B41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1454" w:type="dxa"/>
            <w:vAlign w:val="center"/>
            <w:hideMark/>
            <w:tcPrChange w:id="350" w:author="Schlagenhauf, Florian" w:date="2021-07-20T14:39:00Z">
              <w:tcPr>
                <w:tcW w:w="1311" w:type="dxa"/>
                <w:vAlign w:val="center"/>
                <w:hideMark/>
              </w:tcPr>
            </w:tcPrChange>
          </w:tcPr>
          <w:p w14:paraId="57F07E4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973178C" w14:textId="6CFD995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8.62</w:t>
            </w:r>
          </w:p>
        </w:tc>
        <w:tc>
          <w:tcPr>
            <w:tcW w:w="1015" w:type="dxa"/>
            <w:vAlign w:val="center"/>
            <w:tcPrChange w:id="351" w:author="Schlagenhauf, Florian" w:date="2021-07-20T14:39:00Z">
              <w:tcPr>
                <w:tcW w:w="1158" w:type="dxa"/>
                <w:vAlign w:val="center"/>
              </w:tcPr>
            </w:tcPrChange>
          </w:tcPr>
          <w:p w14:paraId="7A4AB292" w14:textId="77777777" w:rsidR="00B26EF6" w:rsidRDefault="00B26EF6" w:rsidP="00813EFA">
            <w:pPr>
              <w:spacing w:after="0" w:line="240" w:lineRule="auto"/>
              <w:jc w:val="center"/>
              <w:rPr>
                <w:rFonts w:ascii="Arial" w:eastAsia="AdvPTimes" w:hAnsi="Arial" w:cs="Arial"/>
                <w:color w:val="000000"/>
                <w:sz w:val="18"/>
                <w:szCs w:val="18"/>
                <w:lang w:val="en-US" w:eastAsia="de-DE"/>
              </w:rPr>
            </w:pPr>
          </w:p>
          <w:p w14:paraId="6F5B20B6" w14:textId="10968A7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Change w:id="352" w:author="Schlagenhauf, Florian" w:date="2021-07-20T14:39:00Z">
              <w:tcPr>
                <w:tcW w:w="1604" w:type="dxa"/>
                <w:vAlign w:val="center"/>
                <w:hideMark/>
              </w:tcPr>
            </w:tcPrChange>
          </w:tcPr>
          <w:p w14:paraId="18A1286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602D191" w14:textId="7998B45D"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&lt; .001</w:t>
            </w:r>
          </w:p>
        </w:tc>
      </w:tr>
      <w:tr w:rsidR="00B26EF6" w:rsidRPr="00BA243B" w14:paraId="26045C63" w14:textId="77777777" w:rsidTr="000C2983">
        <w:tblPrEx>
          <w:tblW w:w="8431" w:type="dxa"/>
          <w:tblLayout w:type="fixed"/>
          <w:tblCellMar>
            <w:left w:w="70" w:type="dxa"/>
            <w:right w:w="70" w:type="dxa"/>
          </w:tblCellMar>
          <w:tblPrExChange w:id="353" w:author="Schlagenhauf, Florian" w:date="2021-07-20T14:39:00Z">
            <w:tblPrEx>
              <w:tblW w:w="8431" w:type="dxa"/>
              <w:tblLayout w:type="fixed"/>
              <w:tblCellMar>
                <w:left w:w="70" w:type="dxa"/>
                <w:right w:w="70" w:type="dxa"/>
              </w:tblCellMar>
            </w:tblPrEx>
          </w:tblPrExChange>
        </w:tblPrEx>
        <w:trPr>
          <w:trHeight w:val="391"/>
          <w:trPrChange w:id="354" w:author="Schlagenhauf, Florian" w:date="2021-07-20T14:39:00Z">
            <w:trPr>
              <w:trHeight w:val="391"/>
            </w:trPr>
          </w:trPrChange>
        </w:trPr>
        <w:tc>
          <w:tcPr>
            <w:tcW w:w="1271" w:type="dxa"/>
            <w:vMerge/>
            <w:vAlign w:val="center"/>
            <w:hideMark/>
            <w:tcPrChange w:id="355" w:author="Schlagenhauf, Florian" w:date="2021-07-20T14:39:00Z">
              <w:tcPr>
                <w:tcW w:w="1271" w:type="dxa"/>
                <w:vMerge/>
                <w:vAlign w:val="center"/>
                <w:hideMark/>
              </w:tcPr>
            </w:tcPrChange>
          </w:tcPr>
          <w:p w14:paraId="61291948" w14:textId="77777777" w:rsidR="00B26EF6" w:rsidRPr="00BA243B" w:rsidRDefault="00B26EF6" w:rsidP="00813EFA">
            <w:pPr>
              <w:spacing w:after="0" w:line="240" w:lineRule="auto"/>
              <w:rPr>
                <w:rFonts w:ascii="Arial" w:eastAsia="Times New Roman" w:hAnsi="Arial" w:cs="Arial"/>
                <w:color w:val="000000"/>
                <w:sz w:val="18"/>
                <w:szCs w:val="18"/>
                <w:lang w:val="en-US" w:eastAsia="de-DE"/>
              </w:rPr>
            </w:pPr>
          </w:p>
        </w:tc>
        <w:tc>
          <w:tcPr>
            <w:tcW w:w="626" w:type="dxa"/>
            <w:vAlign w:val="center"/>
            <w:hideMark/>
            <w:tcPrChange w:id="356" w:author="Schlagenhauf, Florian" w:date="2021-07-20T14:39:00Z">
              <w:tcPr>
                <w:tcW w:w="626" w:type="dxa"/>
                <w:vAlign w:val="center"/>
                <w:hideMark/>
              </w:tcPr>
            </w:tcPrChange>
          </w:tcPr>
          <w:p w14:paraId="00BBD6D2" w14:textId="22F48DD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br/>
            </w:r>
            <w:r w:rsidRPr="00BA243B">
              <w:rPr>
                <w:rFonts w:ascii="Arial" w:eastAsia="Times New Roman" w:hAnsi="Arial" w:cs="Arial"/>
                <w:color w:val="000000"/>
                <w:sz w:val="18"/>
                <w:szCs w:val="18"/>
                <w:lang w:val="en-US" w:eastAsia="de-DE"/>
              </w:rPr>
              <w:t>L</w:t>
            </w:r>
          </w:p>
        </w:tc>
        <w:tc>
          <w:tcPr>
            <w:tcW w:w="826" w:type="dxa"/>
            <w:vAlign w:val="center"/>
            <w:hideMark/>
            <w:tcPrChange w:id="357" w:author="Schlagenhauf, Florian" w:date="2021-07-20T14:39:00Z">
              <w:tcPr>
                <w:tcW w:w="826" w:type="dxa"/>
                <w:vAlign w:val="center"/>
                <w:hideMark/>
              </w:tcPr>
            </w:tcPrChange>
          </w:tcPr>
          <w:p w14:paraId="7579610C"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12CECD6" w14:textId="7754D8B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56</w:t>
            </w:r>
          </w:p>
        </w:tc>
        <w:tc>
          <w:tcPr>
            <w:tcW w:w="409" w:type="dxa"/>
            <w:vAlign w:val="center"/>
            <w:hideMark/>
            <w:tcPrChange w:id="358" w:author="Schlagenhauf, Florian" w:date="2021-07-20T14:39:00Z">
              <w:tcPr>
                <w:tcW w:w="409" w:type="dxa"/>
                <w:vAlign w:val="center"/>
                <w:hideMark/>
              </w:tcPr>
            </w:tcPrChange>
          </w:tcPr>
          <w:p w14:paraId="5997EC5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7386B092" w14:textId="4C8D08D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36</w:t>
            </w:r>
          </w:p>
        </w:tc>
        <w:tc>
          <w:tcPr>
            <w:tcW w:w="679" w:type="dxa"/>
            <w:vAlign w:val="center"/>
            <w:hideMark/>
            <w:tcPrChange w:id="359" w:author="Schlagenhauf, Florian" w:date="2021-07-20T14:39:00Z">
              <w:tcPr>
                <w:tcW w:w="679" w:type="dxa"/>
                <w:vAlign w:val="center"/>
                <w:hideMark/>
              </w:tcPr>
            </w:tcPrChange>
          </w:tcPr>
          <w:p w14:paraId="7362334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130CCC0" w14:textId="34531BE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w:t>
            </w:r>
          </w:p>
        </w:tc>
        <w:tc>
          <w:tcPr>
            <w:tcW w:w="547" w:type="dxa"/>
            <w:vAlign w:val="center"/>
            <w:hideMark/>
            <w:tcPrChange w:id="360" w:author="Schlagenhauf, Florian" w:date="2021-07-20T14:39:00Z">
              <w:tcPr>
                <w:tcW w:w="547" w:type="dxa"/>
                <w:vAlign w:val="center"/>
                <w:hideMark/>
              </w:tcPr>
            </w:tcPrChange>
          </w:tcPr>
          <w:p w14:paraId="1175C9C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82B9108" w14:textId="1955F3C7"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1454" w:type="dxa"/>
            <w:vAlign w:val="center"/>
            <w:hideMark/>
            <w:tcPrChange w:id="361" w:author="Schlagenhauf, Florian" w:date="2021-07-20T14:39:00Z">
              <w:tcPr>
                <w:tcW w:w="1311" w:type="dxa"/>
                <w:vAlign w:val="center"/>
                <w:hideMark/>
              </w:tcPr>
            </w:tcPrChange>
          </w:tcPr>
          <w:p w14:paraId="687A38EC"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A67AAFC" w14:textId="6ECA7869"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8.08</w:t>
            </w:r>
          </w:p>
        </w:tc>
        <w:tc>
          <w:tcPr>
            <w:tcW w:w="1015" w:type="dxa"/>
            <w:vAlign w:val="center"/>
            <w:tcPrChange w:id="362" w:author="Schlagenhauf, Florian" w:date="2021-07-20T14:39:00Z">
              <w:tcPr>
                <w:tcW w:w="1158" w:type="dxa"/>
                <w:vAlign w:val="center"/>
              </w:tcPr>
            </w:tcPrChange>
          </w:tcPr>
          <w:p w14:paraId="187EBE4D" w14:textId="77777777" w:rsidR="00B26EF6" w:rsidRDefault="00B26EF6" w:rsidP="00813EFA">
            <w:pPr>
              <w:spacing w:after="0" w:line="240" w:lineRule="auto"/>
              <w:jc w:val="center"/>
              <w:rPr>
                <w:rFonts w:ascii="Arial" w:eastAsia="AdvPTimes" w:hAnsi="Arial" w:cs="Arial"/>
                <w:color w:val="000000"/>
                <w:sz w:val="18"/>
                <w:szCs w:val="18"/>
                <w:lang w:val="en-US" w:eastAsia="de-DE"/>
              </w:rPr>
            </w:pPr>
          </w:p>
          <w:p w14:paraId="56175F89" w14:textId="1B68A49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Change w:id="363" w:author="Schlagenhauf, Florian" w:date="2021-07-20T14:39:00Z">
              <w:tcPr>
                <w:tcW w:w="1604" w:type="dxa"/>
                <w:vAlign w:val="center"/>
                <w:hideMark/>
              </w:tcPr>
            </w:tcPrChange>
          </w:tcPr>
          <w:p w14:paraId="71734E5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9B8EA60" w14:textId="6F92586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w:t>
            </w:r>
            <w:r w:rsidRPr="00BA243B">
              <w:rPr>
                <w:rFonts w:ascii="Arial" w:eastAsia="Times New Roman" w:hAnsi="Arial" w:cs="Arial"/>
                <w:color w:val="000000"/>
                <w:sz w:val="18"/>
                <w:szCs w:val="18"/>
                <w:lang w:val="en-US" w:eastAsia="de-DE"/>
              </w:rPr>
              <w:t>001</w:t>
            </w:r>
          </w:p>
        </w:tc>
      </w:tr>
      <w:tr w:rsidR="00B26EF6" w:rsidRPr="00BA243B" w14:paraId="3A401611" w14:textId="77777777" w:rsidTr="000C2983">
        <w:tblPrEx>
          <w:tblW w:w="8431" w:type="dxa"/>
          <w:tblLayout w:type="fixed"/>
          <w:tblCellMar>
            <w:left w:w="70" w:type="dxa"/>
            <w:right w:w="70" w:type="dxa"/>
          </w:tblCellMar>
          <w:tblPrExChange w:id="364" w:author="Schlagenhauf, Florian" w:date="2021-07-20T14:39:00Z">
            <w:tblPrEx>
              <w:tblW w:w="8431" w:type="dxa"/>
              <w:tblLayout w:type="fixed"/>
              <w:tblCellMar>
                <w:left w:w="70" w:type="dxa"/>
                <w:right w:w="70" w:type="dxa"/>
              </w:tblCellMar>
            </w:tblPrEx>
          </w:tblPrExChange>
        </w:tblPrEx>
        <w:trPr>
          <w:trHeight w:val="350"/>
          <w:trPrChange w:id="365" w:author="Schlagenhauf, Florian" w:date="2021-07-20T14:39:00Z">
            <w:trPr>
              <w:trHeight w:val="350"/>
            </w:trPr>
          </w:trPrChange>
        </w:trPr>
        <w:tc>
          <w:tcPr>
            <w:tcW w:w="1271" w:type="dxa"/>
            <w:vAlign w:val="center"/>
            <w:hideMark/>
            <w:tcPrChange w:id="366" w:author="Schlagenhauf, Florian" w:date="2021-07-20T14:39:00Z">
              <w:tcPr>
                <w:tcW w:w="1271" w:type="dxa"/>
                <w:vAlign w:val="center"/>
                <w:hideMark/>
              </w:tcPr>
            </w:tcPrChange>
          </w:tcPr>
          <w:p w14:paraId="105910F1" w14:textId="0D3A667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Inferior frontal gyrus</w:t>
            </w:r>
          </w:p>
        </w:tc>
        <w:tc>
          <w:tcPr>
            <w:tcW w:w="626" w:type="dxa"/>
            <w:vAlign w:val="center"/>
            <w:hideMark/>
            <w:tcPrChange w:id="367" w:author="Schlagenhauf, Florian" w:date="2021-07-20T14:39:00Z">
              <w:tcPr>
                <w:tcW w:w="626" w:type="dxa"/>
                <w:vAlign w:val="center"/>
                <w:hideMark/>
              </w:tcPr>
            </w:tcPrChange>
          </w:tcPr>
          <w:p w14:paraId="2E4493CF"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3EBB243" w14:textId="57DC01F9"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L</w:t>
            </w:r>
          </w:p>
        </w:tc>
        <w:tc>
          <w:tcPr>
            <w:tcW w:w="826" w:type="dxa"/>
            <w:vAlign w:val="center"/>
            <w:hideMark/>
            <w:tcPrChange w:id="368" w:author="Schlagenhauf, Florian" w:date="2021-07-20T14:39:00Z">
              <w:tcPr>
                <w:tcW w:w="826" w:type="dxa"/>
                <w:vAlign w:val="center"/>
                <w:hideMark/>
              </w:tcPr>
            </w:tcPrChange>
          </w:tcPr>
          <w:p w14:paraId="1F28F74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4227D78" w14:textId="774FA19E"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39</w:t>
            </w:r>
          </w:p>
        </w:tc>
        <w:tc>
          <w:tcPr>
            <w:tcW w:w="409" w:type="dxa"/>
            <w:vAlign w:val="center"/>
            <w:hideMark/>
            <w:tcPrChange w:id="369" w:author="Schlagenhauf, Florian" w:date="2021-07-20T14:39:00Z">
              <w:tcPr>
                <w:tcW w:w="409" w:type="dxa"/>
                <w:vAlign w:val="center"/>
                <w:hideMark/>
              </w:tcPr>
            </w:tcPrChange>
          </w:tcPr>
          <w:p w14:paraId="7B22D65D"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7A344938" w14:textId="01A391F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22</w:t>
            </w:r>
          </w:p>
        </w:tc>
        <w:tc>
          <w:tcPr>
            <w:tcW w:w="679" w:type="dxa"/>
            <w:vAlign w:val="center"/>
            <w:hideMark/>
            <w:tcPrChange w:id="370" w:author="Schlagenhauf, Florian" w:date="2021-07-20T14:39:00Z">
              <w:tcPr>
                <w:tcW w:w="679" w:type="dxa"/>
                <w:vAlign w:val="center"/>
                <w:hideMark/>
              </w:tcPr>
            </w:tcPrChange>
          </w:tcPr>
          <w:p w14:paraId="03776414"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2E9E760" w14:textId="0286ABB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32</w:t>
            </w:r>
          </w:p>
        </w:tc>
        <w:tc>
          <w:tcPr>
            <w:tcW w:w="547" w:type="dxa"/>
            <w:vAlign w:val="center"/>
            <w:hideMark/>
            <w:tcPrChange w:id="371" w:author="Schlagenhauf, Florian" w:date="2021-07-20T14:39:00Z">
              <w:tcPr>
                <w:tcW w:w="547" w:type="dxa"/>
                <w:vAlign w:val="center"/>
                <w:hideMark/>
              </w:tcPr>
            </w:tcPrChange>
          </w:tcPr>
          <w:p w14:paraId="3FF4178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25E156F" w14:textId="164714C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1454" w:type="dxa"/>
            <w:vAlign w:val="center"/>
            <w:hideMark/>
            <w:tcPrChange w:id="372" w:author="Schlagenhauf, Florian" w:date="2021-07-20T14:39:00Z">
              <w:tcPr>
                <w:tcW w:w="1311" w:type="dxa"/>
                <w:vAlign w:val="center"/>
                <w:hideMark/>
              </w:tcPr>
            </w:tcPrChange>
          </w:tcPr>
          <w:p w14:paraId="52D5EE5F"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E6908B6" w14:textId="123693E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8</w:t>
            </w:r>
            <w:r>
              <w:rPr>
                <w:rFonts w:ascii="Arial" w:eastAsia="Times New Roman" w:hAnsi="Arial" w:cs="Arial"/>
                <w:color w:val="000000"/>
                <w:sz w:val="18"/>
                <w:szCs w:val="18"/>
                <w:lang w:val="en-US" w:eastAsia="de-DE"/>
              </w:rPr>
              <w:t>.05</w:t>
            </w:r>
          </w:p>
        </w:tc>
        <w:tc>
          <w:tcPr>
            <w:tcW w:w="1015" w:type="dxa"/>
            <w:vAlign w:val="center"/>
            <w:tcPrChange w:id="373" w:author="Schlagenhauf, Florian" w:date="2021-07-20T14:39:00Z">
              <w:tcPr>
                <w:tcW w:w="1158" w:type="dxa"/>
                <w:vAlign w:val="center"/>
              </w:tcPr>
            </w:tcPrChange>
          </w:tcPr>
          <w:p w14:paraId="1B1CABF4"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E7FE93C" w14:textId="35FD6B82"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Change w:id="374" w:author="Schlagenhauf, Florian" w:date="2021-07-20T14:39:00Z">
              <w:tcPr>
                <w:tcW w:w="1604" w:type="dxa"/>
                <w:vAlign w:val="center"/>
                <w:hideMark/>
              </w:tcPr>
            </w:tcPrChange>
          </w:tcPr>
          <w:p w14:paraId="0DC8EA92"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C2388B3" w14:textId="6FDB9D2E"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w:t>
            </w:r>
            <w:r>
              <w:rPr>
                <w:rFonts w:ascii="Arial" w:eastAsia="Times New Roman" w:hAnsi="Arial" w:cs="Arial"/>
                <w:color w:val="000000"/>
                <w:sz w:val="18"/>
                <w:szCs w:val="18"/>
                <w:lang w:val="en-US" w:eastAsia="de-DE"/>
              </w:rPr>
              <w:t>001</w:t>
            </w:r>
          </w:p>
        </w:tc>
      </w:tr>
      <w:tr w:rsidR="00B26EF6" w:rsidRPr="00BA243B" w14:paraId="210C7432" w14:textId="77777777" w:rsidTr="000C2983">
        <w:tblPrEx>
          <w:tblW w:w="8431" w:type="dxa"/>
          <w:tblLayout w:type="fixed"/>
          <w:tblCellMar>
            <w:left w:w="70" w:type="dxa"/>
            <w:right w:w="70" w:type="dxa"/>
          </w:tblCellMar>
          <w:tblPrExChange w:id="375" w:author="Schlagenhauf, Florian" w:date="2021-07-20T14:39:00Z">
            <w:tblPrEx>
              <w:tblW w:w="8431" w:type="dxa"/>
              <w:tblLayout w:type="fixed"/>
              <w:tblCellMar>
                <w:left w:w="70" w:type="dxa"/>
                <w:right w:w="70" w:type="dxa"/>
              </w:tblCellMar>
            </w:tblPrEx>
          </w:tblPrExChange>
        </w:tblPrEx>
        <w:trPr>
          <w:trHeight w:val="354"/>
          <w:trPrChange w:id="376" w:author="Schlagenhauf, Florian" w:date="2021-07-20T14:39:00Z">
            <w:trPr>
              <w:trHeight w:val="354"/>
            </w:trPr>
          </w:trPrChange>
        </w:trPr>
        <w:tc>
          <w:tcPr>
            <w:tcW w:w="1271" w:type="dxa"/>
            <w:vAlign w:val="center"/>
            <w:hideMark/>
            <w:tcPrChange w:id="377" w:author="Schlagenhauf, Florian" w:date="2021-07-20T14:39:00Z">
              <w:tcPr>
                <w:tcW w:w="1271" w:type="dxa"/>
                <w:vAlign w:val="center"/>
                <w:hideMark/>
              </w:tcPr>
            </w:tcPrChange>
          </w:tcPr>
          <w:p w14:paraId="479B5840" w14:textId="585EE15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 xml:space="preserve">Precentral </w:t>
            </w:r>
            <w:r w:rsidR="00D11351">
              <w:rPr>
                <w:rFonts w:ascii="Arial" w:eastAsia="Times New Roman" w:hAnsi="Arial" w:cs="Arial"/>
                <w:color w:val="000000"/>
                <w:sz w:val="18"/>
                <w:szCs w:val="18"/>
                <w:lang w:val="en-US" w:eastAsia="de-DE"/>
              </w:rPr>
              <w:t>g</w:t>
            </w:r>
            <w:r>
              <w:rPr>
                <w:rFonts w:ascii="Arial" w:eastAsia="Times New Roman" w:hAnsi="Arial" w:cs="Arial"/>
                <w:color w:val="000000"/>
                <w:sz w:val="18"/>
                <w:szCs w:val="18"/>
                <w:lang w:val="en-US" w:eastAsia="de-DE"/>
              </w:rPr>
              <w:t>yrus</w:t>
            </w:r>
          </w:p>
        </w:tc>
        <w:tc>
          <w:tcPr>
            <w:tcW w:w="626" w:type="dxa"/>
            <w:vAlign w:val="center"/>
            <w:hideMark/>
            <w:tcPrChange w:id="378" w:author="Schlagenhauf, Florian" w:date="2021-07-20T14:39:00Z">
              <w:tcPr>
                <w:tcW w:w="626" w:type="dxa"/>
                <w:vAlign w:val="center"/>
                <w:hideMark/>
              </w:tcPr>
            </w:tcPrChange>
          </w:tcPr>
          <w:p w14:paraId="45B7DA0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D95736E" w14:textId="15FA7DC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R</w:t>
            </w:r>
          </w:p>
        </w:tc>
        <w:tc>
          <w:tcPr>
            <w:tcW w:w="826" w:type="dxa"/>
            <w:vAlign w:val="center"/>
            <w:hideMark/>
            <w:tcPrChange w:id="379" w:author="Schlagenhauf, Florian" w:date="2021-07-20T14:39:00Z">
              <w:tcPr>
                <w:tcW w:w="826" w:type="dxa"/>
                <w:vAlign w:val="center"/>
                <w:hideMark/>
              </w:tcPr>
            </w:tcPrChange>
          </w:tcPr>
          <w:p w14:paraId="0A50E2D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97A172E" w14:textId="3933911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85</w:t>
            </w:r>
          </w:p>
        </w:tc>
        <w:tc>
          <w:tcPr>
            <w:tcW w:w="409" w:type="dxa"/>
            <w:vAlign w:val="center"/>
            <w:hideMark/>
            <w:tcPrChange w:id="380" w:author="Schlagenhauf, Florian" w:date="2021-07-20T14:39:00Z">
              <w:tcPr>
                <w:tcW w:w="409" w:type="dxa"/>
                <w:vAlign w:val="center"/>
                <w:hideMark/>
              </w:tcPr>
            </w:tcPrChange>
          </w:tcPr>
          <w:p w14:paraId="13A67752"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BD81FD8" w14:textId="5C1B054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32</w:t>
            </w:r>
          </w:p>
        </w:tc>
        <w:tc>
          <w:tcPr>
            <w:tcW w:w="679" w:type="dxa"/>
            <w:vAlign w:val="center"/>
            <w:hideMark/>
            <w:tcPrChange w:id="381" w:author="Schlagenhauf, Florian" w:date="2021-07-20T14:39:00Z">
              <w:tcPr>
                <w:tcW w:w="679" w:type="dxa"/>
                <w:vAlign w:val="center"/>
                <w:hideMark/>
              </w:tcPr>
            </w:tcPrChange>
          </w:tcPr>
          <w:p w14:paraId="47AE7EB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D4A7D07" w14:textId="743C484C"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-20</w:t>
            </w:r>
          </w:p>
        </w:tc>
        <w:tc>
          <w:tcPr>
            <w:tcW w:w="547" w:type="dxa"/>
            <w:vAlign w:val="center"/>
            <w:hideMark/>
            <w:tcPrChange w:id="382" w:author="Schlagenhauf, Florian" w:date="2021-07-20T14:39:00Z">
              <w:tcPr>
                <w:tcW w:w="547" w:type="dxa"/>
                <w:vAlign w:val="center"/>
                <w:hideMark/>
              </w:tcPr>
            </w:tcPrChange>
          </w:tcPr>
          <w:p w14:paraId="7926805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DAB7465" w14:textId="0C3F72D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58</w:t>
            </w:r>
          </w:p>
        </w:tc>
        <w:tc>
          <w:tcPr>
            <w:tcW w:w="1454" w:type="dxa"/>
            <w:vAlign w:val="center"/>
            <w:hideMark/>
            <w:tcPrChange w:id="383" w:author="Schlagenhauf, Florian" w:date="2021-07-20T14:39:00Z">
              <w:tcPr>
                <w:tcW w:w="1311" w:type="dxa"/>
                <w:vAlign w:val="center"/>
                <w:hideMark/>
              </w:tcPr>
            </w:tcPrChange>
          </w:tcPr>
          <w:p w14:paraId="3A21EA0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59D3477" w14:textId="5515A32D"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7.69</w:t>
            </w:r>
          </w:p>
        </w:tc>
        <w:tc>
          <w:tcPr>
            <w:tcW w:w="1015" w:type="dxa"/>
            <w:vAlign w:val="center"/>
            <w:tcPrChange w:id="384" w:author="Schlagenhauf, Florian" w:date="2021-07-20T14:39:00Z">
              <w:tcPr>
                <w:tcW w:w="1158" w:type="dxa"/>
                <w:vAlign w:val="center"/>
              </w:tcPr>
            </w:tcPrChange>
          </w:tcPr>
          <w:p w14:paraId="1424D930"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AF270AD" w14:textId="64ACB1E5"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Change w:id="385" w:author="Schlagenhauf, Florian" w:date="2021-07-20T14:39:00Z">
              <w:tcPr>
                <w:tcW w:w="1604" w:type="dxa"/>
                <w:vAlign w:val="center"/>
                <w:hideMark/>
              </w:tcPr>
            </w:tcPrChange>
          </w:tcPr>
          <w:p w14:paraId="7E53FEDB"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1D98692" w14:textId="77650E18"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w:t>
            </w:r>
            <w:r w:rsidRPr="00BA243B">
              <w:rPr>
                <w:rFonts w:ascii="Arial" w:eastAsia="Times New Roman" w:hAnsi="Arial" w:cs="Arial"/>
                <w:color w:val="000000"/>
                <w:sz w:val="18"/>
                <w:szCs w:val="18"/>
                <w:lang w:val="en-US" w:eastAsia="de-DE"/>
              </w:rPr>
              <w:t>00</w:t>
            </w:r>
            <w:r>
              <w:rPr>
                <w:rFonts w:ascii="Arial" w:eastAsia="Times New Roman" w:hAnsi="Arial" w:cs="Arial"/>
                <w:color w:val="000000"/>
                <w:sz w:val="18"/>
                <w:szCs w:val="18"/>
                <w:lang w:val="en-US" w:eastAsia="de-DE"/>
              </w:rPr>
              <w:t>2</w:t>
            </w:r>
          </w:p>
        </w:tc>
      </w:tr>
      <w:tr w:rsidR="00B26EF6" w:rsidRPr="00BA243B" w14:paraId="6E29620C" w14:textId="77777777" w:rsidTr="000C2983">
        <w:tblPrEx>
          <w:tblW w:w="8431" w:type="dxa"/>
          <w:tblLayout w:type="fixed"/>
          <w:tblCellMar>
            <w:left w:w="70" w:type="dxa"/>
            <w:right w:w="70" w:type="dxa"/>
          </w:tblCellMar>
          <w:tblPrExChange w:id="386" w:author="Schlagenhauf, Florian" w:date="2021-07-20T14:39:00Z">
            <w:tblPrEx>
              <w:tblW w:w="8431" w:type="dxa"/>
              <w:tblLayout w:type="fixed"/>
              <w:tblCellMar>
                <w:left w:w="70" w:type="dxa"/>
                <w:right w:w="70" w:type="dxa"/>
              </w:tblCellMar>
            </w:tblPrEx>
          </w:tblPrExChange>
        </w:tblPrEx>
        <w:trPr>
          <w:trHeight w:val="466"/>
          <w:trPrChange w:id="387" w:author="Schlagenhauf, Florian" w:date="2021-07-20T14:39:00Z">
            <w:trPr>
              <w:trHeight w:val="466"/>
            </w:trPr>
          </w:trPrChange>
        </w:trPr>
        <w:tc>
          <w:tcPr>
            <w:tcW w:w="1271" w:type="dxa"/>
            <w:vAlign w:val="center"/>
            <w:hideMark/>
            <w:tcPrChange w:id="388" w:author="Schlagenhauf, Florian" w:date="2021-07-20T14:39:00Z">
              <w:tcPr>
                <w:tcW w:w="1271" w:type="dxa"/>
                <w:vAlign w:val="center"/>
                <w:hideMark/>
              </w:tcPr>
            </w:tcPrChange>
          </w:tcPr>
          <w:p w14:paraId="75D25DE1" w14:textId="63E8767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Superior frontal gyrus</w:t>
            </w:r>
          </w:p>
        </w:tc>
        <w:tc>
          <w:tcPr>
            <w:tcW w:w="626" w:type="dxa"/>
            <w:vAlign w:val="center"/>
            <w:hideMark/>
            <w:tcPrChange w:id="389" w:author="Schlagenhauf, Florian" w:date="2021-07-20T14:39:00Z">
              <w:tcPr>
                <w:tcW w:w="626" w:type="dxa"/>
                <w:vAlign w:val="center"/>
                <w:hideMark/>
              </w:tcPr>
            </w:tcPrChange>
          </w:tcPr>
          <w:p w14:paraId="546BFB3A"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2687807" w14:textId="447194F3"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L</w:t>
            </w:r>
          </w:p>
        </w:tc>
        <w:tc>
          <w:tcPr>
            <w:tcW w:w="826" w:type="dxa"/>
            <w:vAlign w:val="center"/>
            <w:hideMark/>
            <w:tcPrChange w:id="390" w:author="Schlagenhauf, Florian" w:date="2021-07-20T14:39:00Z">
              <w:tcPr>
                <w:tcW w:w="826" w:type="dxa"/>
                <w:vAlign w:val="center"/>
                <w:hideMark/>
              </w:tcPr>
            </w:tcPrChange>
          </w:tcPr>
          <w:p w14:paraId="6DB7ED3B"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CD15E9D" w14:textId="4D91CED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19</w:t>
            </w:r>
          </w:p>
        </w:tc>
        <w:tc>
          <w:tcPr>
            <w:tcW w:w="409" w:type="dxa"/>
            <w:vAlign w:val="center"/>
            <w:hideMark/>
            <w:tcPrChange w:id="391" w:author="Schlagenhauf, Florian" w:date="2021-07-20T14:39:00Z">
              <w:tcPr>
                <w:tcW w:w="409" w:type="dxa"/>
                <w:vAlign w:val="center"/>
                <w:hideMark/>
              </w:tcPr>
            </w:tcPrChange>
          </w:tcPr>
          <w:p w14:paraId="727A4DB8"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7277E1C" w14:textId="4414F14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-18</w:t>
            </w:r>
          </w:p>
        </w:tc>
        <w:tc>
          <w:tcPr>
            <w:tcW w:w="679" w:type="dxa"/>
            <w:vAlign w:val="center"/>
            <w:hideMark/>
            <w:tcPrChange w:id="392" w:author="Schlagenhauf, Florian" w:date="2021-07-20T14:39:00Z">
              <w:tcPr>
                <w:tcW w:w="679" w:type="dxa"/>
                <w:vAlign w:val="center"/>
                <w:hideMark/>
              </w:tcPr>
            </w:tcPrChange>
          </w:tcPr>
          <w:p w14:paraId="1E9D18C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11DC02E" w14:textId="59048CDE"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38</w:t>
            </w:r>
          </w:p>
        </w:tc>
        <w:tc>
          <w:tcPr>
            <w:tcW w:w="547" w:type="dxa"/>
            <w:vAlign w:val="center"/>
            <w:hideMark/>
            <w:tcPrChange w:id="393" w:author="Schlagenhauf, Florian" w:date="2021-07-20T14:39:00Z">
              <w:tcPr>
                <w:tcW w:w="547" w:type="dxa"/>
                <w:vAlign w:val="center"/>
                <w:hideMark/>
              </w:tcPr>
            </w:tcPrChange>
          </w:tcPr>
          <w:p w14:paraId="1F659DD9"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D626D8A" w14:textId="0BCBAAD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44</w:t>
            </w:r>
          </w:p>
        </w:tc>
        <w:tc>
          <w:tcPr>
            <w:tcW w:w="1454" w:type="dxa"/>
            <w:vAlign w:val="center"/>
            <w:hideMark/>
            <w:tcPrChange w:id="394" w:author="Schlagenhauf, Florian" w:date="2021-07-20T14:39:00Z">
              <w:tcPr>
                <w:tcW w:w="1311" w:type="dxa"/>
                <w:vAlign w:val="center"/>
                <w:hideMark/>
              </w:tcPr>
            </w:tcPrChange>
          </w:tcPr>
          <w:p w14:paraId="0338FAD4"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24113641" w14:textId="186559F6"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7.59</w:t>
            </w:r>
          </w:p>
        </w:tc>
        <w:tc>
          <w:tcPr>
            <w:tcW w:w="1015" w:type="dxa"/>
            <w:vAlign w:val="center"/>
            <w:tcPrChange w:id="395" w:author="Schlagenhauf, Florian" w:date="2021-07-20T14:39:00Z">
              <w:tcPr>
                <w:tcW w:w="1158" w:type="dxa"/>
                <w:vAlign w:val="center"/>
              </w:tcPr>
            </w:tcPrChange>
          </w:tcPr>
          <w:p w14:paraId="11C4277A" w14:textId="77777777" w:rsidR="00B26EF6" w:rsidRDefault="00B26EF6" w:rsidP="00813EFA">
            <w:pPr>
              <w:spacing w:after="0" w:line="240" w:lineRule="auto"/>
              <w:jc w:val="center"/>
              <w:rPr>
                <w:rFonts w:ascii="Arial" w:eastAsia="AdvPTimes" w:hAnsi="Arial" w:cs="Arial"/>
                <w:color w:val="000000"/>
                <w:sz w:val="18"/>
                <w:szCs w:val="18"/>
                <w:lang w:val="en-US" w:eastAsia="de-DE"/>
              </w:rPr>
            </w:pPr>
          </w:p>
          <w:p w14:paraId="435B1D67" w14:textId="16DC054D"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hideMark/>
            <w:tcPrChange w:id="396" w:author="Schlagenhauf, Florian" w:date="2021-07-20T14:39:00Z">
              <w:tcPr>
                <w:tcW w:w="1604" w:type="dxa"/>
                <w:vAlign w:val="center"/>
                <w:hideMark/>
              </w:tcPr>
            </w:tcPrChange>
          </w:tcPr>
          <w:p w14:paraId="2EC68FE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1983BE54" w14:textId="128B53FB"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Times New Roman" w:hAnsi="Arial" w:cs="Arial"/>
                <w:color w:val="000000"/>
                <w:sz w:val="18"/>
                <w:szCs w:val="18"/>
                <w:lang w:val="en-US" w:eastAsia="de-DE"/>
              </w:rPr>
              <w:t>.00</w:t>
            </w:r>
            <w:r>
              <w:rPr>
                <w:rFonts w:ascii="Arial" w:eastAsia="Times New Roman" w:hAnsi="Arial" w:cs="Arial"/>
                <w:color w:val="000000"/>
                <w:sz w:val="18"/>
                <w:szCs w:val="18"/>
                <w:lang w:val="en-US" w:eastAsia="de-DE"/>
              </w:rPr>
              <w:t>3</w:t>
            </w:r>
          </w:p>
        </w:tc>
      </w:tr>
      <w:tr w:rsidR="00B26EF6" w:rsidRPr="00BA243B" w14:paraId="3BC5633E" w14:textId="77777777" w:rsidTr="000C2983">
        <w:tblPrEx>
          <w:tblW w:w="8431" w:type="dxa"/>
          <w:tblLayout w:type="fixed"/>
          <w:tblCellMar>
            <w:left w:w="70" w:type="dxa"/>
            <w:right w:w="70" w:type="dxa"/>
          </w:tblCellMar>
          <w:tblPrExChange w:id="397" w:author="Schlagenhauf, Florian" w:date="2021-07-20T14:39:00Z">
            <w:tblPrEx>
              <w:tblW w:w="8431" w:type="dxa"/>
              <w:tblLayout w:type="fixed"/>
              <w:tblCellMar>
                <w:left w:w="70" w:type="dxa"/>
                <w:right w:w="70" w:type="dxa"/>
              </w:tblCellMar>
            </w:tblPrEx>
          </w:tblPrExChange>
        </w:tblPrEx>
        <w:trPr>
          <w:trHeight w:val="466"/>
          <w:trPrChange w:id="398" w:author="Schlagenhauf, Florian" w:date="2021-07-20T14:39:00Z">
            <w:trPr>
              <w:trHeight w:val="466"/>
            </w:trPr>
          </w:trPrChange>
        </w:trPr>
        <w:tc>
          <w:tcPr>
            <w:tcW w:w="1271" w:type="dxa"/>
            <w:vAlign w:val="center"/>
            <w:tcPrChange w:id="399" w:author="Schlagenhauf, Florian" w:date="2021-07-20T14:39:00Z">
              <w:tcPr>
                <w:tcW w:w="1271" w:type="dxa"/>
                <w:vAlign w:val="center"/>
              </w:tcPr>
            </w:tcPrChange>
          </w:tcPr>
          <w:p w14:paraId="7F180AE2" w14:textId="4A7C19E7"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Postcentral gyrus</w:t>
            </w:r>
          </w:p>
        </w:tc>
        <w:tc>
          <w:tcPr>
            <w:tcW w:w="626" w:type="dxa"/>
            <w:vAlign w:val="center"/>
            <w:tcPrChange w:id="400" w:author="Schlagenhauf, Florian" w:date="2021-07-20T14:39:00Z">
              <w:tcPr>
                <w:tcW w:w="626" w:type="dxa"/>
                <w:vAlign w:val="center"/>
              </w:tcPr>
            </w:tcPrChange>
          </w:tcPr>
          <w:p w14:paraId="538F53D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8667763" w14:textId="3C9018E0"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w:t>
            </w:r>
          </w:p>
        </w:tc>
        <w:tc>
          <w:tcPr>
            <w:tcW w:w="826" w:type="dxa"/>
            <w:vAlign w:val="center"/>
            <w:tcPrChange w:id="401" w:author="Schlagenhauf, Florian" w:date="2021-07-20T14:39:00Z">
              <w:tcPr>
                <w:tcW w:w="826" w:type="dxa"/>
                <w:vAlign w:val="center"/>
              </w:tcPr>
            </w:tcPrChange>
          </w:tcPr>
          <w:p w14:paraId="35F0E3A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DFEF165" w14:textId="4B56F835"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75</w:t>
            </w:r>
          </w:p>
        </w:tc>
        <w:tc>
          <w:tcPr>
            <w:tcW w:w="409" w:type="dxa"/>
            <w:vAlign w:val="center"/>
            <w:tcPrChange w:id="402" w:author="Schlagenhauf, Florian" w:date="2021-07-20T14:39:00Z">
              <w:tcPr>
                <w:tcW w:w="409" w:type="dxa"/>
                <w:vAlign w:val="center"/>
              </w:tcPr>
            </w:tcPrChange>
          </w:tcPr>
          <w:p w14:paraId="6E8245F9"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87FA720" w14:textId="5C02D621"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38</w:t>
            </w:r>
          </w:p>
        </w:tc>
        <w:tc>
          <w:tcPr>
            <w:tcW w:w="679" w:type="dxa"/>
            <w:vAlign w:val="center"/>
            <w:tcPrChange w:id="403" w:author="Schlagenhauf, Florian" w:date="2021-07-20T14:39:00Z">
              <w:tcPr>
                <w:tcW w:w="679" w:type="dxa"/>
                <w:vAlign w:val="center"/>
              </w:tcPr>
            </w:tcPrChange>
          </w:tcPr>
          <w:p w14:paraId="1705A448"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43B6526" w14:textId="7D24D074"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-26</w:t>
            </w:r>
          </w:p>
        </w:tc>
        <w:tc>
          <w:tcPr>
            <w:tcW w:w="547" w:type="dxa"/>
            <w:vAlign w:val="center"/>
            <w:tcPrChange w:id="404" w:author="Schlagenhauf, Florian" w:date="2021-07-20T14:39:00Z">
              <w:tcPr>
                <w:tcW w:w="547" w:type="dxa"/>
                <w:vAlign w:val="center"/>
              </w:tcPr>
            </w:tcPrChange>
          </w:tcPr>
          <w:p w14:paraId="13E2714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75A41335" w14:textId="04208C51"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46</w:t>
            </w:r>
          </w:p>
        </w:tc>
        <w:tc>
          <w:tcPr>
            <w:tcW w:w="1454" w:type="dxa"/>
            <w:vAlign w:val="center"/>
            <w:tcPrChange w:id="405" w:author="Schlagenhauf, Florian" w:date="2021-07-20T14:39:00Z">
              <w:tcPr>
                <w:tcW w:w="1311" w:type="dxa"/>
                <w:vAlign w:val="center"/>
              </w:tcPr>
            </w:tcPrChange>
          </w:tcPr>
          <w:p w14:paraId="5DE2C29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281BF22" w14:textId="5536BE4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7.56</w:t>
            </w:r>
          </w:p>
        </w:tc>
        <w:tc>
          <w:tcPr>
            <w:tcW w:w="1015" w:type="dxa"/>
            <w:vAlign w:val="center"/>
            <w:tcPrChange w:id="406" w:author="Schlagenhauf, Florian" w:date="2021-07-20T14:39:00Z">
              <w:tcPr>
                <w:tcW w:w="1158" w:type="dxa"/>
                <w:vAlign w:val="center"/>
              </w:tcPr>
            </w:tcPrChange>
          </w:tcPr>
          <w:p w14:paraId="6E19F3A5"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68E3DF7" w14:textId="74A4FF91"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Change w:id="407" w:author="Schlagenhauf, Florian" w:date="2021-07-20T14:39:00Z">
              <w:tcPr>
                <w:tcW w:w="1604" w:type="dxa"/>
                <w:vAlign w:val="center"/>
              </w:tcPr>
            </w:tcPrChange>
          </w:tcPr>
          <w:p w14:paraId="503CDA6F"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9EBF291" w14:textId="4994A3BF" w:rsidR="00B26EF6" w:rsidRPr="00BA243B"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.003</w:t>
            </w:r>
          </w:p>
        </w:tc>
      </w:tr>
      <w:tr w:rsidR="00B26EF6" w:rsidRPr="00BA243B" w14:paraId="2C557BC0" w14:textId="77777777" w:rsidTr="000C2983">
        <w:tblPrEx>
          <w:tblW w:w="8431" w:type="dxa"/>
          <w:tblLayout w:type="fixed"/>
          <w:tblCellMar>
            <w:left w:w="70" w:type="dxa"/>
            <w:right w:w="70" w:type="dxa"/>
          </w:tblCellMar>
          <w:tblPrExChange w:id="408" w:author="Schlagenhauf, Florian" w:date="2021-07-20T14:39:00Z">
            <w:tblPrEx>
              <w:tblW w:w="8431" w:type="dxa"/>
              <w:tblLayout w:type="fixed"/>
              <w:tblCellMar>
                <w:left w:w="70" w:type="dxa"/>
                <w:right w:w="70" w:type="dxa"/>
              </w:tblCellMar>
            </w:tblPrEx>
          </w:tblPrExChange>
        </w:tblPrEx>
        <w:trPr>
          <w:trHeight w:val="466"/>
          <w:trPrChange w:id="409" w:author="Schlagenhauf, Florian" w:date="2021-07-20T14:39:00Z">
            <w:trPr>
              <w:trHeight w:val="466"/>
            </w:trPr>
          </w:trPrChange>
        </w:trPr>
        <w:tc>
          <w:tcPr>
            <w:tcW w:w="1271" w:type="dxa"/>
            <w:vAlign w:val="center"/>
            <w:tcPrChange w:id="410" w:author="Schlagenhauf, Florian" w:date="2021-07-20T14:39:00Z">
              <w:tcPr>
                <w:tcW w:w="1271" w:type="dxa"/>
                <w:vAlign w:val="center"/>
              </w:tcPr>
            </w:tcPrChange>
          </w:tcPr>
          <w:p w14:paraId="6FEBE44C" w14:textId="16A9B02B"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Rolandic operculum</w:t>
            </w:r>
          </w:p>
        </w:tc>
        <w:tc>
          <w:tcPr>
            <w:tcW w:w="626" w:type="dxa"/>
            <w:vAlign w:val="center"/>
            <w:tcPrChange w:id="411" w:author="Schlagenhauf, Florian" w:date="2021-07-20T14:39:00Z">
              <w:tcPr>
                <w:tcW w:w="626" w:type="dxa"/>
                <w:vAlign w:val="center"/>
              </w:tcPr>
            </w:tcPrChange>
          </w:tcPr>
          <w:p w14:paraId="2EE70121"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47A21CFD" w14:textId="6F231964"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w:t>
            </w:r>
          </w:p>
        </w:tc>
        <w:tc>
          <w:tcPr>
            <w:tcW w:w="826" w:type="dxa"/>
            <w:vAlign w:val="center"/>
            <w:tcPrChange w:id="412" w:author="Schlagenhauf, Florian" w:date="2021-07-20T14:39:00Z">
              <w:tcPr>
                <w:tcW w:w="826" w:type="dxa"/>
                <w:vAlign w:val="center"/>
              </w:tcPr>
            </w:tcPrChange>
          </w:tcPr>
          <w:p w14:paraId="6B16E9D9"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313EE69C" w14:textId="4DCF1623"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11</w:t>
            </w:r>
          </w:p>
        </w:tc>
        <w:tc>
          <w:tcPr>
            <w:tcW w:w="409" w:type="dxa"/>
            <w:vAlign w:val="center"/>
            <w:tcPrChange w:id="413" w:author="Schlagenhauf, Florian" w:date="2021-07-20T14:39:00Z">
              <w:tcPr>
                <w:tcW w:w="409" w:type="dxa"/>
                <w:vAlign w:val="center"/>
              </w:tcPr>
            </w:tcPrChange>
          </w:tcPr>
          <w:p w14:paraId="068826D6"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521BA33" w14:textId="7DE79DF0"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46</w:t>
            </w:r>
          </w:p>
        </w:tc>
        <w:tc>
          <w:tcPr>
            <w:tcW w:w="679" w:type="dxa"/>
            <w:vAlign w:val="center"/>
            <w:tcPrChange w:id="414" w:author="Schlagenhauf, Florian" w:date="2021-07-20T14:39:00Z">
              <w:tcPr>
                <w:tcW w:w="679" w:type="dxa"/>
                <w:vAlign w:val="center"/>
              </w:tcPr>
            </w:tcPrChange>
          </w:tcPr>
          <w:p w14:paraId="7BD6B573"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9F113F7" w14:textId="76FBF02A"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w:t>
            </w:r>
          </w:p>
        </w:tc>
        <w:tc>
          <w:tcPr>
            <w:tcW w:w="547" w:type="dxa"/>
            <w:vAlign w:val="center"/>
            <w:tcPrChange w:id="415" w:author="Schlagenhauf, Florian" w:date="2021-07-20T14:39:00Z">
              <w:tcPr>
                <w:tcW w:w="547" w:type="dxa"/>
                <w:vAlign w:val="center"/>
              </w:tcPr>
            </w:tcPrChange>
          </w:tcPr>
          <w:p w14:paraId="48AFC1B8"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097B19E" w14:textId="4C8D626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10</w:t>
            </w:r>
          </w:p>
        </w:tc>
        <w:tc>
          <w:tcPr>
            <w:tcW w:w="1454" w:type="dxa"/>
            <w:vAlign w:val="center"/>
            <w:tcPrChange w:id="416" w:author="Schlagenhauf, Florian" w:date="2021-07-20T14:39:00Z">
              <w:tcPr>
                <w:tcW w:w="1311" w:type="dxa"/>
                <w:vAlign w:val="center"/>
              </w:tcPr>
            </w:tcPrChange>
          </w:tcPr>
          <w:p w14:paraId="4A2629B7"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5685A76E" w14:textId="6638C088" w:rsidR="00B26EF6" w:rsidRDefault="00B26EF6"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7.35</w:t>
            </w:r>
          </w:p>
        </w:tc>
        <w:tc>
          <w:tcPr>
            <w:tcW w:w="1015" w:type="dxa"/>
            <w:vAlign w:val="center"/>
            <w:tcPrChange w:id="417" w:author="Schlagenhauf, Florian" w:date="2021-07-20T14:39:00Z">
              <w:tcPr>
                <w:tcW w:w="1158" w:type="dxa"/>
                <w:vAlign w:val="center"/>
              </w:tcPr>
            </w:tcPrChange>
          </w:tcPr>
          <w:p w14:paraId="504FEDFE"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6075072B" w14:textId="51BB184D" w:rsidR="00B26EF6" w:rsidRDefault="00B26EF6"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Change w:id="418" w:author="Schlagenhauf, Florian" w:date="2021-07-20T14:39:00Z">
              <w:tcPr>
                <w:tcW w:w="1604" w:type="dxa"/>
                <w:vAlign w:val="center"/>
              </w:tcPr>
            </w:tcPrChange>
          </w:tcPr>
          <w:p w14:paraId="0724ABFD" w14:textId="77777777" w:rsidR="00B26EF6" w:rsidRDefault="00B26EF6" w:rsidP="00813EFA">
            <w:pPr>
              <w:spacing w:after="0" w:line="240" w:lineRule="auto"/>
              <w:jc w:val="center"/>
              <w:rPr>
                <w:rFonts w:ascii="Arial" w:eastAsia="Times New Roman" w:hAnsi="Arial" w:cs="Arial"/>
                <w:color w:val="000000"/>
                <w:sz w:val="18"/>
                <w:szCs w:val="18"/>
                <w:lang w:val="en-US" w:eastAsia="de-DE"/>
              </w:rPr>
            </w:pPr>
          </w:p>
          <w:p w14:paraId="04A0EA9F" w14:textId="4719AACA" w:rsidR="00B26EF6"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.005</w:t>
            </w:r>
          </w:p>
        </w:tc>
      </w:tr>
      <w:tr w:rsidR="00D11351" w:rsidRPr="00BA243B" w14:paraId="749D797E" w14:textId="77777777" w:rsidTr="000C2983">
        <w:tblPrEx>
          <w:tblW w:w="8431" w:type="dxa"/>
          <w:tblLayout w:type="fixed"/>
          <w:tblCellMar>
            <w:left w:w="70" w:type="dxa"/>
            <w:right w:w="70" w:type="dxa"/>
          </w:tblCellMar>
          <w:tblPrExChange w:id="419" w:author="Schlagenhauf, Florian" w:date="2021-07-20T14:39:00Z">
            <w:tblPrEx>
              <w:tblW w:w="8431" w:type="dxa"/>
              <w:tblLayout w:type="fixed"/>
              <w:tblCellMar>
                <w:left w:w="70" w:type="dxa"/>
                <w:right w:w="70" w:type="dxa"/>
              </w:tblCellMar>
            </w:tblPrEx>
          </w:tblPrExChange>
        </w:tblPrEx>
        <w:trPr>
          <w:trHeight w:val="466"/>
          <w:trPrChange w:id="420" w:author="Schlagenhauf, Florian" w:date="2021-07-20T14:39:00Z">
            <w:trPr>
              <w:trHeight w:val="466"/>
            </w:trPr>
          </w:trPrChange>
        </w:trPr>
        <w:tc>
          <w:tcPr>
            <w:tcW w:w="1271" w:type="dxa"/>
            <w:vAlign w:val="center"/>
            <w:tcPrChange w:id="421" w:author="Schlagenhauf, Florian" w:date="2021-07-20T14:39:00Z">
              <w:tcPr>
                <w:tcW w:w="1271" w:type="dxa"/>
                <w:vAlign w:val="center"/>
              </w:tcPr>
            </w:tcPrChange>
          </w:tcPr>
          <w:p w14:paraId="5B341B46" w14:textId="5E699E3B"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Median cingulate gyri</w:t>
            </w:r>
          </w:p>
        </w:tc>
        <w:tc>
          <w:tcPr>
            <w:tcW w:w="626" w:type="dxa"/>
            <w:vAlign w:val="center"/>
            <w:tcPrChange w:id="422" w:author="Schlagenhauf, Florian" w:date="2021-07-20T14:39:00Z">
              <w:tcPr>
                <w:tcW w:w="626" w:type="dxa"/>
                <w:vAlign w:val="center"/>
              </w:tcPr>
            </w:tcPrChange>
          </w:tcPr>
          <w:p w14:paraId="6DAD8A17"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7907273D" w14:textId="29278F34"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R</w:t>
            </w:r>
          </w:p>
        </w:tc>
        <w:tc>
          <w:tcPr>
            <w:tcW w:w="826" w:type="dxa"/>
            <w:vAlign w:val="center"/>
            <w:tcPrChange w:id="423" w:author="Schlagenhauf, Florian" w:date="2021-07-20T14:39:00Z">
              <w:tcPr>
                <w:tcW w:w="826" w:type="dxa"/>
                <w:vAlign w:val="center"/>
              </w:tcPr>
            </w:tcPrChange>
          </w:tcPr>
          <w:p w14:paraId="119B759A"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2279550F" w14:textId="6DB75BFF"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11</w:t>
            </w:r>
          </w:p>
        </w:tc>
        <w:tc>
          <w:tcPr>
            <w:tcW w:w="409" w:type="dxa"/>
            <w:vAlign w:val="center"/>
            <w:tcPrChange w:id="424" w:author="Schlagenhauf, Florian" w:date="2021-07-20T14:39:00Z">
              <w:tcPr>
                <w:tcW w:w="409" w:type="dxa"/>
                <w:vAlign w:val="center"/>
              </w:tcPr>
            </w:tcPrChange>
          </w:tcPr>
          <w:p w14:paraId="7381722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23C0EAB5" w14:textId="160398DB"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16</w:t>
            </w:r>
          </w:p>
        </w:tc>
        <w:tc>
          <w:tcPr>
            <w:tcW w:w="679" w:type="dxa"/>
            <w:vAlign w:val="center"/>
            <w:tcPrChange w:id="425" w:author="Schlagenhauf, Florian" w:date="2021-07-20T14:39:00Z">
              <w:tcPr>
                <w:tcW w:w="679" w:type="dxa"/>
                <w:vAlign w:val="center"/>
              </w:tcPr>
            </w:tcPrChange>
          </w:tcPr>
          <w:p w14:paraId="2B55445F"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3AF8D574" w14:textId="314FD882"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-14</w:t>
            </w:r>
          </w:p>
        </w:tc>
        <w:tc>
          <w:tcPr>
            <w:tcW w:w="547" w:type="dxa"/>
            <w:vAlign w:val="center"/>
            <w:tcPrChange w:id="426" w:author="Schlagenhauf, Florian" w:date="2021-07-20T14:39:00Z">
              <w:tcPr>
                <w:tcW w:w="547" w:type="dxa"/>
                <w:vAlign w:val="center"/>
              </w:tcPr>
            </w:tcPrChange>
          </w:tcPr>
          <w:p w14:paraId="1738432C"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7721A9B7" w14:textId="1FD3E889"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46</w:t>
            </w:r>
          </w:p>
        </w:tc>
        <w:tc>
          <w:tcPr>
            <w:tcW w:w="1454" w:type="dxa"/>
            <w:vAlign w:val="center"/>
            <w:tcPrChange w:id="427" w:author="Schlagenhauf, Florian" w:date="2021-07-20T14:39:00Z">
              <w:tcPr>
                <w:tcW w:w="1311" w:type="dxa"/>
                <w:vAlign w:val="center"/>
              </w:tcPr>
            </w:tcPrChange>
          </w:tcPr>
          <w:p w14:paraId="6E4E85A4"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178C4DE" w14:textId="727063CF"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7.17</w:t>
            </w:r>
          </w:p>
        </w:tc>
        <w:tc>
          <w:tcPr>
            <w:tcW w:w="1015" w:type="dxa"/>
            <w:vAlign w:val="center"/>
            <w:tcPrChange w:id="428" w:author="Schlagenhauf, Florian" w:date="2021-07-20T14:39:00Z">
              <w:tcPr>
                <w:tcW w:w="1158" w:type="dxa"/>
                <w:vAlign w:val="center"/>
              </w:tcPr>
            </w:tcPrChange>
          </w:tcPr>
          <w:p w14:paraId="0435248D"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71256E5C" w14:textId="2AEA93CF" w:rsidR="00D11351" w:rsidRDefault="00D11351" w:rsidP="00813EFA">
            <w:pPr>
              <w:spacing w:after="0" w:line="240" w:lineRule="auto"/>
              <w:jc w:val="center"/>
              <w:rPr>
                <w:rFonts w:ascii="Arial" w:eastAsia="Times New Roman"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Change w:id="429" w:author="Schlagenhauf, Florian" w:date="2021-07-20T14:39:00Z">
              <w:tcPr>
                <w:tcW w:w="1604" w:type="dxa"/>
                <w:vAlign w:val="center"/>
              </w:tcPr>
            </w:tcPrChange>
          </w:tcPr>
          <w:p w14:paraId="5EE1079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4407A6F9" w14:textId="573FEAC9"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.007</w:t>
            </w:r>
          </w:p>
        </w:tc>
      </w:tr>
      <w:tr w:rsidR="00D11351" w:rsidRPr="00BA243B" w14:paraId="5BF169A9" w14:textId="77777777" w:rsidTr="000C2983">
        <w:tblPrEx>
          <w:tblW w:w="8431" w:type="dxa"/>
          <w:tblLayout w:type="fixed"/>
          <w:tblCellMar>
            <w:left w:w="70" w:type="dxa"/>
            <w:right w:w="70" w:type="dxa"/>
          </w:tblCellMar>
          <w:tblPrExChange w:id="430" w:author="Schlagenhauf, Florian" w:date="2021-07-20T14:39:00Z">
            <w:tblPrEx>
              <w:tblW w:w="8431" w:type="dxa"/>
              <w:tblLayout w:type="fixed"/>
              <w:tblCellMar>
                <w:left w:w="70" w:type="dxa"/>
                <w:right w:w="70" w:type="dxa"/>
              </w:tblCellMar>
            </w:tblPrEx>
          </w:tblPrExChange>
        </w:tblPrEx>
        <w:trPr>
          <w:trHeight w:val="466"/>
          <w:trPrChange w:id="431" w:author="Schlagenhauf, Florian" w:date="2021-07-20T14:39:00Z">
            <w:trPr>
              <w:trHeight w:val="466"/>
            </w:trPr>
          </w:trPrChange>
        </w:trPr>
        <w:tc>
          <w:tcPr>
            <w:tcW w:w="1271" w:type="dxa"/>
            <w:vAlign w:val="center"/>
            <w:tcPrChange w:id="432" w:author="Schlagenhauf, Florian" w:date="2021-07-20T14:39:00Z">
              <w:tcPr>
                <w:tcW w:w="1271" w:type="dxa"/>
                <w:vAlign w:val="center"/>
              </w:tcPr>
            </w:tcPrChange>
          </w:tcPr>
          <w:p w14:paraId="62BA3FC9" w14:textId="7D1AFFB1" w:rsidR="00813EFA"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Paracentral lobule</w:t>
            </w:r>
          </w:p>
        </w:tc>
        <w:tc>
          <w:tcPr>
            <w:tcW w:w="626" w:type="dxa"/>
            <w:vAlign w:val="center"/>
            <w:tcPrChange w:id="433" w:author="Schlagenhauf, Florian" w:date="2021-07-20T14:39:00Z">
              <w:tcPr>
                <w:tcW w:w="626" w:type="dxa"/>
                <w:vAlign w:val="center"/>
              </w:tcPr>
            </w:tcPrChange>
          </w:tcPr>
          <w:p w14:paraId="6A101A2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1E2DE706" w14:textId="06C89740"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L</w:t>
            </w:r>
          </w:p>
        </w:tc>
        <w:tc>
          <w:tcPr>
            <w:tcW w:w="826" w:type="dxa"/>
            <w:vAlign w:val="center"/>
            <w:tcPrChange w:id="434" w:author="Schlagenhauf, Florian" w:date="2021-07-20T14:39:00Z">
              <w:tcPr>
                <w:tcW w:w="826" w:type="dxa"/>
                <w:vAlign w:val="center"/>
              </w:tcPr>
            </w:tcPrChange>
          </w:tcPr>
          <w:p w14:paraId="56147848"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204A553" w14:textId="33C467D9"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12</w:t>
            </w:r>
          </w:p>
        </w:tc>
        <w:tc>
          <w:tcPr>
            <w:tcW w:w="409" w:type="dxa"/>
            <w:vAlign w:val="center"/>
            <w:tcPrChange w:id="435" w:author="Schlagenhauf, Florian" w:date="2021-07-20T14:39:00Z">
              <w:tcPr>
                <w:tcW w:w="409" w:type="dxa"/>
                <w:vAlign w:val="center"/>
              </w:tcPr>
            </w:tcPrChange>
          </w:tcPr>
          <w:p w14:paraId="325499FF"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7473A51" w14:textId="3119AEBE"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w:t>
            </w:r>
          </w:p>
        </w:tc>
        <w:tc>
          <w:tcPr>
            <w:tcW w:w="679" w:type="dxa"/>
            <w:vAlign w:val="center"/>
            <w:tcPrChange w:id="436" w:author="Schlagenhauf, Florian" w:date="2021-07-20T14:39:00Z">
              <w:tcPr>
                <w:tcW w:w="679" w:type="dxa"/>
                <w:vAlign w:val="center"/>
              </w:tcPr>
            </w:tcPrChange>
          </w:tcPr>
          <w:p w14:paraId="709790F9"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3295151C" w14:textId="6A0643EB"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-26</w:t>
            </w:r>
          </w:p>
        </w:tc>
        <w:tc>
          <w:tcPr>
            <w:tcW w:w="547" w:type="dxa"/>
            <w:vAlign w:val="center"/>
            <w:tcPrChange w:id="437" w:author="Schlagenhauf, Florian" w:date="2021-07-20T14:39:00Z">
              <w:tcPr>
                <w:tcW w:w="547" w:type="dxa"/>
                <w:vAlign w:val="center"/>
              </w:tcPr>
            </w:tcPrChange>
          </w:tcPr>
          <w:p w14:paraId="7E340A8E"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1C57AB4A" w14:textId="0305578D"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50</w:t>
            </w:r>
          </w:p>
        </w:tc>
        <w:tc>
          <w:tcPr>
            <w:tcW w:w="1454" w:type="dxa"/>
            <w:vAlign w:val="center"/>
            <w:tcPrChange w:id="438" w:author="Schlagenhauf, Florian" w:date="2021-07-20T14:39:00Z">
              <w:tcPr>
                <w:tcW w:w="1311" w:type="dxa"/>
                <w:vAlign w:val="center"/>
              </w:tcPr>
            </w:tcPrChange>
          </w:tcPr>
          <w:p w14:paraId="35029B74"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6A5300BC" w14:textId="6EAF6BAE"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7.00</w:t>
            </w:r>
          </w:p>
        </w:tc>
        <w:tc>
          <w:tcPr>
            <w:tcW w:w="1015" w:type="dxa"/>
            <w:vAlign w:val="center"/>
            <w:tcPrChange w:id="439" w:author="Schlagenhauf, Florian" w:date="2021-07-20T14:39:00Z">
              <w:tcPr>
                <w:tcW w:w="1158" w:type="dxa"/>
                <w:vAlign w:val="center"/>
              </w:tcPr>
            </w:tcPrChange>
          </w:tcPr>
          <w:p w14:paraId="61D0C693" w14:textId="77777777" w:rsidR="00D11351" w:rsidRDefault="00D11351" w:rsidP="00813EFA">
            <w:pPr>
              <w:spacing w:after="0" w:line="240" w:lineRule="auto"/>
              <w:jc w:val="center"/>
              <w:rPr>
                <w:rFonts w:ascii="Arial" w:eastAsia="AdvPTimes" w:hAnsi="Arial" w:cs="Arial"/>
                <w:color w:val="000000"/>
                <w:sz w:val="18"/>
                <w:szCs w:val="18"/>
                <w:lang w:val="en-US" w:eastAsia="de-DE"/>
              </w:rPr>
            </w:pPr>
          </w:p>
          <w:p w14:paraId="0D5017BF" w14:textId="215EDEB7" w:rsidR="00D11351" w:rsidRDefault="00D11351"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Change w:id="440" w:author="Schlagenhauf, Florian" w:date="2021-07-20T14:39:00Z">
              <w:tcPr>
                <w:tcW w:w="1604" w:type="dxa"/>
                <w:vAlign w:val="center"/>
              </w:tcPr>
            </w:tcPrChange>
          </w:tcPr>
          <w:p w14:paraId="5153050A" w14:textId="77777777" w:rsidR="00D11351" w:rsidRDefault="00D11351" w:rsidP="00813EFA">
            <w:pPr>
              <w:spacing w:after="0" w:line="240" w:lineRule="auto"/>
              <w:jc w:val="center"/>
              <w:rPr>
                <w:rFonts w:ascii="Arial" w:eastAsia="Times New Roman" w:hAnsi="Arial" w:cs="Arial"/>
                <w:color w:val="000000"/>
                <w:sz w:val="18"/>
                <w:szCs w:val="18"/>
                <w:lang w:val="en-US" w:eastAsia="de-DE"/>
              </w:rPr>
            </w:pPr>
          </w:p>
          <w:p w14:paraId="54ABBFFF" w14:textId="628F35CC" w:rsidR="00D11351" w:rsidRDefault="00D11351"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0.010</w:t>
            </w:r>
          </w:p>
        </w:tc>
      </w:tr>
      <w:tr w:rsidR="00813EFA" w:rsidRPr="00BA243B" w14:paraId="706972E5" w14:textId="77777777" w:rsidTr="000C2983">
        <w:tblPrEx>
          <w:tblW w:w="8431" w:type="dxa"/>
          <w:tblLayout w:type="fixed"/>
          <w:tblCellMar>
            <w:left w:w="70" w:type="dxa"/>
            <w:right w:w="70" w:type="dxa"/>
          </w:tblCellMar>
          <w:tblPrExChange w:id="441" w:author="Schlagenhauf, Florian" w:date="2021-07-20T14:39:00Z">
            <w:tblPrEx>
              <w:tblW w:w="8431" w:type="dxa"/>
              <w:tblLayout w:type="fixed"/>
              <w:tblCellMar>
                <w:left w:w="70" w:type="dxa"/>
                <w:right w:w="70" w:type="dxa"/>
              </w:tblCellMar>
            </w:tblPrEx>
          </w:tblPrExChange>
        </w:tblPrEx>
        <w:trPr>
          <w:trHeight w:val="466"/>
          <w:trPrChange w:id="442" w:author="Schlagenhauf, Florian" w:date="2021-07-20T14:39:00Z">
            <w:trPr>
              <w:trHeight w:val="466"/>
            </w:trPr>
          </w:trPrChange>
        </w:trPr>
        <w:tc>
          <w:tcPr>
            <w:tcW w:w="1271" w:type="dxa"/>
            <w:vAlign w:val="center"/>
            <w:tcPrChange w:id="443" w:author="Schlagenhauf, Florian" w:date="2021-07-20T14:39:00Z">
              <w:tcPr>
                <w:tcW w:w="1271" w:type="dxa"/>
                <w:vAlign w:val="center"/>
              </w:tcPr>
            </w:tcPrChange>
          </w:tcPr>
          <w:p w14:paraId="5382CD00" w14:textId="1E45E643"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Postcentral gyrus</w:t>
            </w:r>
          </w:p>
        </w:tc>
        <w:tc>
          <w:tcPr>
            <w:tcW w:w="626" w:type="dxa"/>
            <w:vAlign w:val="center"/>
            <w:tcPrChange w:id="444" w:author="Schlagenhauf, Florian" w:date="2021-07-20T14:39:00Z">
              <w:tcPr>
                <w:tcW w:w="626" w:type="dxa"/>
                <w:vAlign w:val="center"/>
              </w:tcPr>
            </w:tcPrChange>
          </w:tcPr>
          <w:p w14:paraId="50A46F20"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5BFF6246" w14:textId="24497A5D"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L</w:t>
            </w:r>
          </w:p>
        </w:tc>
        <w:tc>
          <w:tcPr>
            <w:tcW w:w="826" w:type="dxa"/>
            <w:vAlign w:val="center"/>
            <w:tcPrChange w:id="445" w:author="Schlagenhauf, Florian" w:date="2021-07-20T14:39:00Z">
              <w:tcPr>
                <w:tcW w:w="826" w:type="dxa"/>
                <w:vAlign w:val="center"/>
              </w:tcPr>
            </w:tcPrChange>
          </w:tcPr>
          <w:p w14:paraId="0FF988E2"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6F69F922" w14:textId="7D88C904"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21</w:t>
            </w:r>
          </w:p>
        </w:tc>
        <w:tc>
          <w:tcPr>
            <w:tcW w:w="409" w:type="dxa"/>
            <w:vAlign w:val="center"/>
            <w:tcPrChange w:id="446" w:author="Schlagenhauf, Florian" w:date="2021-07-20T14:39:00Z">
              <w:tcPr>
                <w:tcW w:w="409" w:type="dxa"/>
                <w:vAlign w:val="center"/>
              </w:tcPr>
            </w:tcPrChange>
          </w:tcPr>
          <w:p w14:paraId="789A1923"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4F878829" w14:textId="19577545"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-34</w:t>
            </w:r>
          </w:p>
        </w:tc>
        <w:tc>
          <w:tcPr>
            <w:tcW w:w="679" w:type="dxa"/>
            <w:vAlign w:val="center"/>
            <w:tcPrChange w:id="447" w:author="Schlagenhauf, Florian" w:date="2021-07-20T14:39:00Z">
              <w:tcPr>
                <w:tcW w:w="679" w:type="dxa"/>
                <w:vAlign w:val="center"/>
              </w:tcPr>
            </w:tcPrChange>
          </w:tcPr>
          <w:p w14:paraId="2138D776"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1D7F5BA6" w14:textId="16BE554B"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-30</w:t>
            </w:r>
          </w:p>
        </w:tc>
        <w:tc>
          <w:tcPr>
            <w:tcW w:w="547" w:type="dxa"/>
            <w:vAlign w:val="center"/>
            <w:tcPrChange w:id="448" w:author="Schlagenhauf, Florian" w:date="2021-07-20T14:39:00Z">
              <w:tcPr>
                <w:tcW w:w="547" w:type="dxa"/>
                <w:vAlign w:val="center"/>
              </w:tcPr>
            </w:tcPrChange>
          </w:tcPr>
          <w:p w14:paraId="4FBD0910"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39EB9F1C" w14:textId="15B0459E"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48</w:t>
            </w:r>
          </w:p>
        </w:tc>
        <w:tc>
          <w:tcPr>
            <w:tcW w:w="1454" w:type="dxa"/>
            <w:vAlign w:val="center"/>
            <w:tcPrChange w:id="449" w:author="Schlagenhauf, Florian" w:date="2021-07-20T14:39:00Z">
              <w:tcPr>
                <w:tcW w:w="1311" w:type="dxa"/>
                <w:vAlign w:val="center"/>
              </w:tcPr>
            </w:tcPrChange>
          </w:tcPr>
          <w:p w14:paraId="054C9569"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1F43CAAB" w14:textId="5EFEB81B"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6.81</w:t>
            </w:r>
          </w:p>
        </w:tc>
        <w:tc>
          <w:tcPr>
            <w:tcW w:w="1015" w:type="dxa"/>
            <w:vAlign w:val="center"/>
            <w:tcPrChange w:id="450" w:author="Schlagenhauf, Florian" w:date="2021-07-20T14:39:00Z">
              <w:tcPr>
                <w:tcW w:w="1158" w:type="dxa"/>
                <w:vAlign w:val="center"/>
              </w:tcPr>
            </w:tcPrChange>
          </w:tcPr>
          <w:p w14:paraId="5F81CAF0" w14:textId="77777777" w:rsidR="00813EFA" w:rsidRDefault="00813EFA" w:rsidP="00813EFA">
            <w:pPr>
              <w:spacing w:after="0" w:line="240" w:lineRule="auto"/>
              <w:jc w:val="center"/>
              <w:rPr>
                <w:rFonts w:ascii="Arial" w:eastAsia="AdvPTimes" w:hAnsi="Arial" w:cs="Arial"/>
                <w:color w:val="000000"/>
                <w:sz w:val="18"/>
                <w:szCs w:val="18"/>
                <w:lang w:val="en-US" w:eastAsia="de-DE"/>
              </w:rPr>
            </w:pPr>
          </w:p>
          <w:p w14:paraId="06C2BF44" w14:textId="74C64E3F" w:rsidR="00813EFA" w:rsidRDefault="00813EFA" w:rsidP="00813EFA">
            <w:pPr>
              <w:spacing w:after="0" w:line="240" w:lineRule="auto"/>
              <w:jc w:val="center"/>
              <w:rPr>
                <w:rFonts w:ascii="Arial" w:eastAsia="AdvPTimes" w:hAnsi="Arial" w:cs="Arial"/>
                <w:color w:val="000000"/>
                <w:sz w:val="18"/>
                <w:szCs w:val="18"/>
                <w:lang w:val="en-US" w:eastAsia="de-DE"/>
              </w:rPr>
            </w:pPr>
            <w:r w:rsidRPr="00BA243B">
              <w:rPr>
                <w:rFonts w:ascii="Arial" w:eastAsia="AdvPTimes" w:hAnsi="Arial" w:cs="Arial"/>
                <w:color w:val="000000"/>
                <w:sz w:val="18"/>
                <w:szCs w:val="18"/>
                <w:lang w:val="en-US" w:eastAsia="de-DE"/>
              </w:rPr>
              <w:t>&lt; .001</w:t>
            </w:r>
          </w:p>
        </w:tc>
        <w:tc>
          <w:tcPr>
            <w:tcW w:w="1604" w:type="dxa"/>
            <w:vAlign w:val="center"/>
            <w:tcPrChange w:id="451" w:author="Schlagenhauf, Florian" w:date="2021-07-20T14:39:00Z">
              <w:tcPr>
                <w:tcW w:w="1604" w:type="dxa"/>
                <w:vAlign w:val="center"/>
              </w:tcPr>
            </w:tcPrChange>
          </w:tcPr>
          <w:p w14:paraId="108B8C00" w14:textId="77777777" w:rsidR="00813EFA" w:rsidRDefault="00813EFA" w:rsidP="00813EFA">
            <w:pPr>
              <w:spacing w:after="0" w:line="240" w:lineRule="auto"/>
              <w:jc w:val="center"/>
              <w:rPr>
                <w:rFonts w:ascii="Arial" w:eastAsia="Times New Roman" w:hAnsi="Arial" w:cs="Arial"/>
                <w:color w:val="000000"/>
                <w:sz w:val="18"/>
                <w:szCs w:val="18"/>
                <w:lang w:val="en-US" w:eastAsia="de-DE"/>
              </w:rPr>
            </w:pPr>
          </w:p>
          <w:p w14:paraId="78304F91" w14:textId="41294779" w:rsidR="00813EFA" w:rsidRDefault="00813EFA" w:rsidP="00813EFA">
            <w:pPr>
              <w:spacing w:after="0" w:line="240" w:lineRule="auto"/>
              <w:jc w:val="center"/>
              <w:rPr>
                <w:rFonts w:ascii="Arial" w:eastAsia="Times New Roman" w:hAnsi="Arial" w:cs="Arial"/>
                <w:color w:val="000000"/>
                <w:sz w:val="18"/>
                <w:szCs w:val="18"/>
                <w:lang w:val="en-US" w:eastAsia="de-DE"/>
              </w:rPr>
            </w:pPr>
            <w:r>
              <w:rPr>
                <w:rFonts w:ascii="Arial" w:eastAsia="Times New Roman" w:hAnsi="Arial" w:cs="Arial"/>
                <w:color w:val="000000"/>
                <w:sz w:val="18"/>
                <w:szCs w:val="18"/>
                <w:lang w:val="en-US" w:eastAsia="de-DE"/>
              </w:rPr>
              <w:t>0.015</w:t>
            </w:r>
          </w:p>
        </w:tc>
      </w:tr>
      <w:tr w:rsidR="00813EFA" w:rsidRPr="00BA243B" w14:paraId="3B918372" w14:textId="77777777" w:rsidTr="000C2983">
        <w:tblPrEx>
          <w:tblW w:w="8431" w:type="dxa"/>
          <w:tblLayout w:type="fixed"/>
          <w:tblCellMar>
            <w:left w:w="70" w:type="dxa"/>
            <w:right w:w="70" w:type="dxa"/>
          </w:tblCellMar>
          <w:tblPrExChange w:id="452" w:author="Schlagenhauf, Florian" w:date="2021-07-20T14:39:00Z">
            <w:tblPrEx>
              <w:tblW w:w="8431" w:type="dxa"/>
              <w:tblLayout w:type="fixed"/>
              <w:tblCellMar>
                <w:left w:w="70" w:type="dxa"/>
                <w:right w:w="70" w:type="dxa"/>
              </w:tblCellMar>
            </w:tblPrEx>
          </w:tblPrExChange>
        </w:tblPrEx>
        <w:trPr>
          <w:trHeight w:val="466"/>
          <w:trPrChange w:id="453" w:author="Schlagenhauf, Florian" w:date="2021-07-20T14:39:00Z">
            <w:trPr>
              <w:trHeight w:val="466"/>
            </w:trPr>
          </w:trPrChange>
        </w:trPr>
        <w:tc>
          <w:tcPr>
            <w:tcW w:w="1271" w:type="dxa"/>
            <w:vAlign w:val="center"/>
            <w:tcPrChange w:id="454" w:author="Schlagenhauf, Florian" w:date="2021-07-20T14:39:00Z">
              <w:tcPr>
                <w:tcW w:w="1271" w:type="dxa"/>
                <w:vAlign w:val="center"/>
              </w:tcPr>
            </w:tcPrChange>
          </w:tcPr>
          <w:p w14:paraId="5FE3B617"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626" w:type="dxa"/>
            <w:vAlign w:val="center"/>
            <w:tcPrChange w:id="455" w:author="Schlagenhauf, Florian" w:date="2021-07-20T14:39:00Z">
              <w:tcPr>
                <w:tcW w:w="626" w:type="dxa"/>
                <w:vAlign w:val="center"/>
              </w:tcPr>
            </w:tcPrChange>
          </w:tcPr>
          <w:p w14:paraId="3DCD6B18"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826" w:type="dxa"/>
            <w:vAlign w:val="center"/>
            <w:tcPrChange w:id="456" w:author="Schlagenhauf, Florian" w:date="2021-07-20T14:39:00Z">
              <w:tcPr>
                <w:tcW w:w="826" w:type="dxa"/>
                <w:vAlign w:val="center"/>
              </w:tcPr>
            </w:tcPrChange>
          </w:tcPr>
          <w:p w14:paraId="0C92504A"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409" w:type="dxa"/>
            <w:vAlign w:val="center"/>
            <w:tcPrChange w:id="457" w:author="Schlagenhauf, Florian" w:date="2021-07-20T14:39:00Z">
              <w:tcPr>
                <w:tcW w:w="409" w:type="dxa"/>
                <w:vAlign w:val="center"/>
              </w:tcPr>
            </w:tcPrChange>
          </w:tcPr>
          <w:p w14:paraId="641ECED1"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679" w:type="dxa"/>
            <w:vAlign w:val="center"/>
            <w:tcPrChange w:id="458" w:author="Schlagenhauf, Florian" w:date="2021-07-20T14:39:00Z">
              <w:tcPr>
                <w:tcW w:w="679" w:type="dxa"/>
                <w:vAlign w:val="center"/>
              </w:tcPr>
            </w:tcPrChange>
          </w:tcPr>
          <w:p w14:paraId="0CF12103"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547" w:type="dxa"/>
            <w:vAlign w:val="center"/>
            <w:tcPrChange w:id="459" w:author="Schlagenhauf, Florian" w:date="2021-07-20T14:39:00Z">
              <w:tcPr>
                <w:tcW w:w="547" w:type="dxa"/>
                <w:vAlign w:val="center"/>
              </w:tcPr>
            </w:tcPrChange>
          </w:tcPr>
          <w:p w14:paraId="198C37F3"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1454" w:type="dxa"/>
            <w:vAlign w:val="center"/>
            <w:tcPrChange w:id="460" w:author="Schlagenhauf, Florian" w:date="2021-07-20T14:39:00Z">
              <w:tcPr>
                <w:tcW w:w="1311" w:type="dxa"/>
                <w:vAlign w:val="center"/>
              </w:tcPr>
            </w:tcPrChange>
          </w:tcPr>
          <w:p w14:paraId="334B202C"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c>
          <w:tcPr>
            <w:tcW w:w="1015" w:type="dxa"/>
            <w:vAlign w:val="center"/>
            <w:tcPrChange w:id="461" w:author="Schlagenhauf, Florian" w:date="2021-07-20T14:39:00Z">
              <w:tcPr>
                <w:tcW w:w="1158" w:type="dxa"/>
                <w:vAlign w:val="center"/>
              </w:tcPr>
            </w:tcPrChange>
          </w:tcPr>
          <w:p w14:paraId="641E08FB" w14:textId="77777777" w:rsidR="00813EFA" w:rsidRDefault="00813EFA" w:rsidP="00BA243B">
            <w:pPr>
              <w:spacing w:after="0" w:line="480" w:lineRule="auto"/>
              <w:jc w:val="center"/>
              <w:rPr>
                <w:rFonts w:ascii="Arial" w:eastAsia="AdvPTimes" w:hAnsi="Arial" w:cs="Arial"/>
                <w:color w:val="000000"/>
                <w:sz w:val="18"/>
                <w:szCs w:val="18"/>
                <w:lang w:val="en-US" w:eastAsia="de-DE"/>
              </w:rPr>
            </w:pPr>
          </w:p>
        </w:tc>
        <w:tc>
          <w:tcPr>
            <w:tcW w:w="1604" w:type="dxa"/>
            <w:vAlign w:val="center"/>
            <w:tcPrChange w:id="462" w:author="Schlagenhauf, Florian" w:date="2021-07-20T14:39:00Z">
              <w:tcPr>
                <w:tcW w:w="1604" w:type="dxa"/>
                <w:vAlign w:val="center"/>
              </w:tcPr>
            </w:tcPrChange>
          </w:tcPr>
          <w:p w14:paraId="6F4B6C95" w14:textId="77777777" w:rsidR="00813EFA" w:rsidRDefault="00813EFA" w:rsidP="00BA243B">
            <w:pPr>
              <w:spacing w:after="0" w:line="480" w:lineRule="auto"/>
              <w:jc w:val="center"/>
              <w:rPr>
                <w:rFonts w:ascii="Arial" w:eastAsia="Times New Roman" w:hAnsi="Arial" w:cs="Arial"/>
                <w:color w:val="000000"/>
                <w:sz w:val="18"/>
                <w:szCs w:val="18"/>
                <w:lang w:val="en-US" w:eastAsia="de-DE"/>
              </w:rPr>
            </w:pPr>
          </w:p>
        </w:tc>
      </w:tr>
    </w:tbl>
    <w:p w14:paraId="264CED84" w14:textId="77777777" w:rsidR="00172731" w:rsidRDefault="00172731" w:rsidP="00172731">
      <w:pPr>
        <w:spacing w:line="480" w:lineRule="auto"/>
        <w:rPr>
          <w:rFonts w:ascii="Arial" w:hAnsi="Arial" w:cs="Arial"/>
          <w:lang w:val="en-US"/>
        </w:rPr>
      </w:pPr>
    </w:p>
    <w:p w14:paraId="3D6E247F" w14:textId="6144B84D" w:rsidR="00DA47A4" w:rsidRPr="00DA47A4" w:rsidRDefault="00936636" w:rsidP="001236E6">
      <w:pPr>
        <w:spacing w:line="480" w:lineRule="auto"/>
        <w:rPr>
          <w:rFonts w:ascii="Arial" w:hAnsi="Arial" w:cs="Arial"/>
          <w:lang w:val="en-US"/>
        </w:rPr>
        <w:sectPr w:rsidR="00DA47A4" w:rsidRPr="00DA47A4" w:rsidSect="009904A0">
          <w:pgSz w:w="11906" w:h="16838"/>
          <w:pgMar w:top="1417" w:right="1417" w:bottom="1134" w:left="1417" w:header="708" w:footer="708" w:gutter="0"/>
          <w:lnNumType w:countBy="1" w:restart="continuous"/>
          <w:cols w:space="708"/>
          <w:docGrid w:linePitch="360"/>
        </w:sectPr>
      </w:pPr>
      <w:r w:rsidRPr="728432B7">
        <w:rPr>
          <w:rFonts w:ascii="Arial" w:hAnsi="Arial" w:cs="Arial"/>
          <w:i/>
          <w:iCs/>
          <w:lang w:val="en-US"/>
        </w:rPr>
        <w:t>Note</w:t>
      </w:r>
      <w:r w:rsidRPr="728432B7">
        <w:rPr>
          <w:rFonts w:ascii="Arial" w:hAnsi="Arial" w:cs="Arial"/>
          <w:lang w:val="en-US"/>
        </w:rPr>
        <w:t>. Uncorrected</w:t>
      </w:r>
      <w:r w:rsidR="00B26EF6" w:rsidRPr="728432B7">
        <w:rPr>
          <w:rFonts w:ascii="Arial" w:hAnsi="Arial" w:cs="Arial"/>
          <w:lang w:val="en-US"/>
        </w:rPr>
        <w:t xml:space="preserve"> as</w:t>
      </w:r>
      <w:r w:rsidR="00C301CF" w:rsidRPr="728432B7">
        <w:rPr>
          <w:rFonts w:ascii="Arial" w:hAnsi="Arial" w:cs="Arial"/>
          <w:lang w:val="en-US"/>
        </w:rPr>
        <w:t xml:space="preserve"> well as</w:t>
      </w:r>
      <w:r w:rsidR="00B26EF6" w:rsidRPr="728432B7">
        <w:rPr>
          <w:rFonts w:ascii="Arial" w:hAnsi="Arial" w:cs="Arial"/>
          <w:lang w:val="en-US"/>
        </w:rPr>
        <w:t xml:space="preserve"> whole-brain </w:t>
      </w:r>
      <w:r w:rsidRPr="728432B7">
        <w:rPr>
          <w:rFonts w:ascii="Arial" w:hAnsi="Arial" w:cs="Arial"/>
          <w:lang w:val="en-US"/>
        </w:rPr>
        <w:t>corrected fMRI results (</w:t>
      </w:r>
      <w:r w:rsidR="00B26EF6" w:rsidRPr="728432B7">
        <w:rPr>
          <w:rFonts w:ascii="Arial" w:hAnsi="Arial" w:cs="Arial"/>
          <w:lang w:val="en-US"/>
        </w:rPr>
        <w:t>T</w:t>
      </w:r>
      <w:r w:rsidRPr="728432B7">
        <w:rPr>
          <w:rFonts w:ascii="Arial" w:hAnsi="Arial" w:cs="Arial"/>
          <w:lang w:val="en-US"/>
        </w:rPr>
        <w:t>-values, cluster sizes, side)</w:t>
      </w:r>
      <w:r w:rsidR="00C301CF" w:rsidRPr="728432B7">
        <w:rPr>
          <w:rFonts w:ascii="Arial" w:hAnsi="Arial" w:cs="Arial"/>
          <w:lang w:val="en-US"/>
        </w:rPr>
        <w:t xml:space="preserve"> </w:t>
      </w:r>
      <w:commentRangeStart w:id="463"/>
      <w:commentRangeStart w:id="464"/>
      <w:commentRangeStart w:id="465"/>
      <w:r w:rsidR="00C301CF" w:rsidRPr="728432B7">
        <w:rPr>
          <w:rFonts w:ascii="Arial" w:hAnsi="Arial" w:cs="Arial"/>
          <w:highlight w:val="yellow"/>
          <w:lang w:val="en-US"/>
        </w:rPr>
        <w:t>with all clusters &gt; 10 voxels</w:t>
      </w:r>
      <w:r w:rsidRPr="728432B7">
        <w:rPr>
          <w:rFonts w:ascii="Arial" w:hAnsi="Arial" w:cs="Arial"/>
          <w:lang w:val="en-US"/>
        </w:rPr>
        <w:t xml:space="preserve"> </w:t>
      </w:r>
      <w:commentRangeEnd w:id="463"/>
      <w:r>
        <w:commentReference w:id="463"/>
      </w:r>
      <w:commentRangeEnd w:id="464"/>
      <w:r>
        <w:commentReference w:id="464"/>
      </w:r>
      <w:commentRangeEnd w:id="465"/>
      <w:r>
        <w:commentReference w:id="465"/>
      </w:r>
      <w:r w:rsidRPr="728432B7">
        <w:rPr>
          <w:rFonts w:ascii="Arial" w:hAnsi="Arial" w:cs="Arial"/>
          <w:lang w:val="en-US"/>
        </w:rPr>
        <w:t>from the main task effect across conditions in n = 28 participants are illustrated above. Abbreviations: fMRI = functional magnetic resonance imaging, FWE = family-wise error correction, L = left, MNI = Montreal Neurological Institute, R = right</w:t>
      </w:r>
      <w:r w:rsidR="00C301CF" w:rsidRPr="728432B7">
        <w:rPr>
          <w:rFonts w:ascii="Arial" w:hAnsi="Arial" w:cs="Arial"/>
          <w:lang w:val="en-US"/>
        </w:rPr>
        <w:t>.</w:t>
      </w:r>
    </w:p>
    <w:p w14:paraId="70727119" w14:textId="5914A767" w:rsidR="00277C76" w:rsidRPr="00407D3B" w:rsidRDefault="00277C76" w:rsidP="006F1403">
      <w:pPr>
        <w:spacing w:line="480" w:lineRule="auto"/>
        <w:jc w:val="both"/>
        <w:rPr>
          <w:rFonts w:ascii="Arial" w:hAnsi="Arial" w:cs="Arial"/>
          <w:lang w:val="en-US"/>
        </w:rPr>
      </w:pPr>
      <w:r w:rsidRPr="00407D3B">
        <w:rPr>
          <w:rFonts w:ascii="Arial" w:hAnsi="Arial" w:cs="Arial"/>
          <w:b/>
          <w:bCs/>
          <w:sz w:val="24"/>
          <w:szCs w:val="24"/>
          <w:u w:val="single"/>
          <w:lang w:val="en-US"/>
        </w:rPr>
        <w:lastRenderedPageBreak/>
        <w:t>Discussion</w:t>
      </w:r>
      <w:r w:rsidRPr="00407D3B">
        <w:rPr>
          <w:rFonts w:ascii="Arial" w:hAnsi="Arial" w:cs="Arial"/>
          <w:b/>
          <w:bCs/>
          <w:sz w:val="24"/>
          <w:szCs w:val="24"/>
          <w:lang w:val="en-US"/>
        </w:rPr>
        <w:t xml:space="preserve"> </w:t>
      </w:r>
      <w:r w:rsidR="00B118F5">
        <w:rPr>
          <w:rFonts w:ascii="Arial" w:hAnsi="Arial" w:cs="Arial"/>
          <w:lang w:val="en-US"/>
        </w:rPr>
        <w:t>(</w:t>
      </w:r>
      <w:r w:rsidR="00F20E9C">
        <w:rPr>
          <w:rFonts w:ascii="Arial" w:hAnsi="Arial" w:cs="Arial"/>
          <w:lang w:val="en-US"/>
        </w:rPr>
        <w:t>805</w:t>
      </w:r>
      <w:r w:rsidR="003432D8">
        <w:rPr>
          <w:rFonts w:ascii="Arial" w:hAnsi="Arial" w:cs="Arial"/>
          <w:lang w:val="en-US"/>
        </w:rPr>
        <w:t xml:space="preserve"> words)</w:t>
      </w:r>
    </w:p>
    <w:p w14:paraId="68FC129F" w14:textId="4512E834" w:rsidR="00407D3B" w:rsidRDefault="00342C37" w:rsidP="006F1403">
      <w:pPr>
        <w:spacing w:line="480" w:lineRule="auto"/>
        <w:jc w:val="both"/>
        <w:rPr>
          <w:rFonts w:ascii="Arial" w:hAnsi="Arial" w:cs="Arial"/>
          <w:lang w:val="en-US"/>
        </w:rPr>
      </w:pPr>
      <w:r w:rsidRPr="728432B7">
        <w:rPr>
          <w:rFonts w:ascii="Arial" w:hAnsi="Arial" w:cs="Arial"/>
          <w:lang w:val="en-US"/>
        </w:rPr>
        <w:t xml:space="preserve">The present </w:t>
      </w:r>
      <w:r w:rsidR="00C820B3" w:rsidRPr="728432B7">
        <w:rPr>
          <w:rFonts w:ascii="Arial" w:hAnsi="Arial" w:cs="Arial"/>
          <w:lang w:val="en-US"/>
        </w:rPr>
        <w:t xml:space="preserve">study investigated the behavioral and </w:t>
      </w:r>
      <w:r w:rsidR="00F472EE" w:rsidRPr="728432B7">
        <w:rPr>
          <w:rFonts w:ascii="Arial" w:hAnsi="Arial" w:cs="Arial"/>
          <w:lang w:val="en-US"/>
        </w:rPr>
        <w:t>neural</w:t>
      </w:r>
      <w:r w:rsidR="00C820B3" w:rsidRPr="728432B7">
        <w:rPr>
          <w:rFonts w:ascii="Arial" w:hAnsi="Arial" w:cs="Arial"/>
          <w:lang w:val="en-US"/>
        </w:rPr>
        <w:t xml:space="preserve"> effects of acute psychosocial stress on reversal learning. </w:t>
      </w:r>
      <w:r w:rsidR="00755EB2" w:rsidRPr="728432B7">
        <w:rPr>
          <w:rFonts w:ascii="Arial" w:hAnsi="Arial" w:cs="Arial"/>
          <w:lang w:val="en-US"/>
        </w:rPr>
        <w:t>In healthy male</w:t>
      </w:r>
      <w:ins w:id="466" w:author="Lennart Lüttgau" w:date="2021-07-06T14:18:00Z">
        <w:r w:rsidR="00A24542" w:rsidRPr="728432B7">
          <w:rPr>
            <w:rFonts w:ascii="Arial" w:hAnsi="Arial" w:cs="Arial"/>
            <w:lang w:val="en-US"/>
          </w:rPr>
          <w:t xml:space="preserve"> human</w:t>
        </w:r>
      </w:ins>
      <w:r w:rsidR="00755EB2" w:rsidRPr="728432B7">
        <w:rPr>
          <w:rFonts w:ascii="Arial" w:hAnsi="Arial" w:cs="Arial"/>
          <w:lang w:val="en-US"/>
        </w:rPr>
        <w:t xml:space="preserve"> </w:t>
      </w:r>
      <w:ins w:id="467" w:author="Lennart Lüttgau" w:date="2021-07-06T14:20:00Z">
        <w:r w:rsidR="002E3493" w:rsidRPr="728432B7">
          <w:rPr>
            <w:rFonts w:ascii="Arial" w:hAnsi="Arial" w:cs="Arial"/>
            <w:lang w:val="en-US"/>
          </w:rPr>
          <w:t>participants,</w:t>
        </w:r>
      </w:ins>
      <w:r w:rsidR="00755EB2" w:rsidRPr="728432B7">
        <w:rPr>
          <w:rFonts w:ascii="Arial" w:hAnsi="Arial" w:cs="Arial"/>
          <w:lang w:val="en-US"/>
        </w:rPr>
        <w:t xml:space="preserve"> we found</w:t>
      </w:r>
      <w:r w:rsidR="00E9252B" w:rsidRPr="728432B7">
        <w:rPr>
          <w:rFonts w:ascii="Arial" w:hAnsi="Arial" w:cs="Arial"/>
          <w:lang w:val="en-US"/>
        </w:rPr>
        <w:t xml:space="preserve"> that probabilistic reversal learning improves slightly under acute </w:t>
      </w:r>
      <w:r w:rsidR="009872DF" w:rsidRPr="728432B7">
        <w:rPr>
          <w:rFonts w:ascii="Arial" w:hAnsi="Arial" w:cs="Arial"/>
          <w:lang w:val="en-US"/>
        </w:rPr>
        <w:t>psycho</w:t>
      </w:r>
      <w:r w:rsidR="00E9252B" w:rsidRPr="728432B7">
        <w:rPr>
          <w:rFonts w:ascii="Arial" w:hAnsi="Arial" w:cs="Arial"/>
          <w:lang w:val="en-US"/>
        </w:rPr>
        <w:t>social stress. Win-stay, as well as lose-switch behavior was not affected</w:t>
      </w:r>
      <w:r w:rsidR="00407D3B" w:rsidRPr="728432B7">
        <w:rPr>
          <w:rFonts w:ascii="Arial" w:hAnsi="Arial" w:cs="Arial"/>
          <w:lang w:val="en-US"/>
        </w:rPr>
        <w:t>.</w:t>
      </w:r>
      <w:r w:rsidR="00833807" w:rsidRPr="728432B7">
        <w:rPr>
          <w:rFonts w:ascii="Arial" w:hAnsi="Arial" w:cs="Arial"/>
          <w:lang w:val="en-US"/>
        </w:rPr>
        <w:t xml:space="preserve"> </w:t>
      </w:r>
      <w:r w:rsidR="00A05A10" w:rsidRPr="728432B7">
        <w:rPr>
          <w:rFonts w:ascii="Arial" w:hAnsi="Arial" w:cs="Arial"/>
          <w:lang w:val="en-US"/>
        </w:rPr>
        <w:t>Choice</w:t>
      </w:r>
      <w:r w:rsidR="00833807" w:rsidRPr="728432B7">
        <w:rPr>
          <w:rFonts w:ascii="Arial" w:hAnsi="Arial" w:cs="Arial"/>
          <w:lang w:val="en-US"/>
        </w:rPr>
        <w:t xml:space="preserve"> behavior under stress was</w:t>
      </w:r>
      <w:r w:rsidR="00A05A10" w:rsidRPr="728432B7">
        <w:rPr>
          <w:rFonts w:ascii="Arial" w:hAnsi="Arial" w:cs="Arial"/>
          <w:lang w:val="en-US"/>
        </w:rPr>
        <w:t xml:space="preserve"> best</w:t>
      </w:r>
      <w:r w:rsidR="00833807" w:rsidRPr="728432B7">
        <w:rPr>
          <w:rFonts w:ascii="Arial" w:hAnsi="Arial" w:cs="Arial"/>
          <w:lang w:val="en-US"/>
        </w:rPr>
        <w:t xml:space="preserve"> </w:t>
      </w:r>
      <w:r w:rsidR="00C43B7E" w:rsidRPr="728432B7">
        <w:rPr>
          <w:rFonts w:ascii="Arial" w:hAnsi="Arial" w:cs="Arial"/>
          <w:lang w:val="en-US"/>
        </w:rPr>
        <w:t>explained</w:t>
      </w:r>
      <w:r w:rsidR="00833807" w:rsidRPr="728432B7">
        <w:rPr>
          <w:rFonts w:ascii="Arial" w:hAnsi="Arial" w:cs="Arial"/>
          <w:lang w:val="en-US"/>
        </w:rPr>
        <w:t xml:space="preserve"> </w:t>
      </w:r>
      <w:r w:rsidR="00C43B7E" w:rsidRPr="728432B7">
        <w:rPr>
          <w:rFonts w:ascii="Arial" w:hAnsi="Arial" w:cs="Arial"/>
          <w:lang w:val="en-US"/>
        </w:rPr>
        <w:t>by</w:t>
      </w:r>
      <w:r w:rsidR="00833807" w:rsidRPr="728432B7">
        <w:rPr>
          <w:rFonts w:ascii="Arial" w:hAnsi="Arial" w:cs="Arial"/>
          <w:lang w:val="en-US"/>
        </w:rPr>
        <w:t xml:space="preserve"> </w:t>
      </w:r>
      <w:r w:rsidR="00A05A10" w:rsidRPr="728432B7">
        <w:rPr>
          <w:rFonts w:ascii="Arial" w:hAnsi="Arial" w:cs="Arial"/>
          <w:lang w:val="en-US"/>
        </w:rPr>
        <w:t>a model with altered</w:t>
      </w:r>
      <w:r w:rsidR="00833807" w:rsidRPr="728432B7">
        <w:rPr>
          <w:rFonts w:ascii="Arial" w:hAnsi="Arial" w:cs="Arial"/>
          <w:lang w:val="en-US"/>
        </w:rPr>
        <w:t xml:space="preserve"> choice stochasticity</w:t>
      </w:r>
      <w:r w:rsidR="00794CD9" w:rsidRPr="728432B7">
        <w:rPr>
          <w:rFonts w:ascii="Arial" w:hAnsi="Arial" w:cs="Arial"/>
          <w:lang w:val="en-US"/>
        </w:rPr>
        <w:t xml:space="preserve"> but unchanged learning rate</w:t>
      </w:r>
      <w:r w:rsidR="00C43B7E" w:rsidRPr="728432B7">
        <w:rPr>
          <w:rFonts w:ascii="Arial" w:hAnsi="Arial" w:cs="Arial"/>
          <w:lang w:val="en-US"/>
        </w:rPr>
        <w:t xml:space="preserve"> under stress.</w:t>
      </w:r>
      <w:r w:rsidR="001E1DDC" w:rsidRPr="728432B7">
        <w:rPr>
          <w:rFonts w:ascii="Arial" w:hAnsi="Arial" w:cs="Arial"/>
          <w:lang w:val="en-US"/>
        </w:rPr>
        <w:t xml:space="preserve"> Neurally, </w:t>
      </w:r>
      <w:r w:rsidR="003432D8" w:rsidRPr="728432B7">
        <w:rPr>
          <w:rFonts w:ascii="Arial" w:hAnsi="Arial" w:cs="Arial"/>
          <w:lang w:val="en-US"/>
        </w:rPr>
        <w:t xml:space="preserve">a </w:t>
      </w:r>
      <w:r w:rsidR="00F51EDA" w:rsidRPr="728432B7">
        <w:rPr>
          <w:rFonts w:ascii="Arial" w:hAnsi="Arial" w:cs="Arial"/>
          <w:lang w:val="en-US"/>
        </w:rPr>
        <w:t xml:space="preserve">network of vmPFC, bilateral ventral striatum, posterior cingulate cortex and insula represented </w:t>
      </w:r>
      <w:r w:rsidR="001C43EC" w:rsidRPr="728432B7">
        <w:rPr>
          <w:rFonts w:ascii="Arial" w:hAnsi="Arial" w:cs="Arial"/>
          <w:lang w:val="en-US"/>
        </w:rPr>
        <w:t>reward-based learning</w:t>
      </w:r>
      <w:r w:rsidR="00F51EDA" w:rsidRPr="728432B7">
        <w:rPr>
          <w:rFonts w:ascii="Arial" w:hAnsi="Arial" w:cs="Arial"/>
          <w:lang w:val="en-US"/>
        </w:rPr>
        <w:t xml:space="preserve"> across conditions</w:t>
      </w:r>
      <w:r w:rsidR="00A05A10" w:rsidRPr="728432B7">
        <w:rPr>
          <w:rFonts w:ascii="Arial" w:hAnsi="Arial" w:cs="Arial"/>
          <w:lang w:val="en-US"/>
        </w:rPr>
        <w:t xml:space="preserve"> with no </w:t>
      </w:r>
      <w:r w:rsidR="00F51EDA" w:rsidRPr="728432B7">
        <w:rPr>
          <w:rFonts w:ascii="Arial" w:hAnsi="Arial" w:cs="Arial"/>
          <w:lang w:val="en-US"/>
        </w:rPr>
        <w:t>whole-brain correctable effect of stress</w:t>
      </w:r>
      <w:r w:rsidR="00A05A10" w:rsidRPr="728432B7">
        <w:rPr>
          <w:rFonts w:ascii="Arial" w:hAnsi="Arial" w:cs="Arial"/>
          <w:lang w:val="en-US"/>
        </w:rPr>
        <w:t>.</w:t>
      </w:r>
    </w:p>
    <w:p w14:paraId="6B7903E6" w14:textId="3703D585" w:rsidR="00370A46" w:rsidRPr="00BA031D" w:rsidRDefault="00407D3B" w:rsidP="008F250E">
      <w:pPr>
        <w:spacing w:line="480" w:lineRule="auto"/>
        <w:ind w:firstLine="708"/>
        <w:jc w:val="both"/>
        <w:rPr>
          <w:rFonts w:ascii="Arial" w:hAnsi="Arial" w:cs="Arial"/>
          <w:lang w:val="en-US"/>
        </w:rPr>
      </w:pPr>
      <w:r w:rsidRPr="728432B7">
        <w:rPr>
          <w:rFonts w:ascii="Arial" w:hAnsi="Arial" w:cs="Arial"/>
          <w:lang w:val="en-US"/>
        </w:rPr>
        <w:t xml:space="preserve">The existing literature on decision-making </w:t>
      </w:r>
      <w:r w:rsidR="00F472EE" w:rsidRPr="728432B7">
        <w:rPr>
          <w:rFonts w:ascii="Arial" w:hAnsi="Arial" w:cs="Arial"/>
          <w:lang w:val="en-US"/>
        </w:rPr>
        <w:t xml:space="preserve">is </w:t>
      </w:r>
      <w:r w:rsidR="00A05A10" w:rsidRPr="728432B7">
        <w:rPr>
          <w:rFonts w:ascii="Arial" w:hAnsi="Arial" w:cs="Arial"/>
          <w:lang w:val="en-US"/>
        </w:rPr>
        <w:t>unclear</w:t>
      </w:r>
      <w:r w:rsidR="00F472EE" w:rsidRPr="728432B7">
        <w:rPr>
          <w:rFonts w:ascii="Arial" w:hAnsi="Arial" w:cs="Arial"/>
          <w:lang w:val="en-US"/>
        </w:rPr>
        <w:t xml:space="preserve"> </w:t>
      </w:r>
      <w:r w:rsidR="00370A46" w:rsidRPr="728432B7">
        <w:rPr>
          <w:rFonts w:ascii="Arial" w:hAnsi="Arial" w:cs="Arial"/>
          <w:lang w:val="en-US"/>
        </w:rPr>
        <w:t>regarding</w:t>
      </w:r>
      <w:r w:rsidR="00F472EE" w:rsidRPr="728432B7">
        <w:rPr>
          <w:rFonts w:ascii="Arial" w:hAnsi="Arial" w:cs="Arial"/>
          <w:lang w:val="en-US"/>
        </w:rPr>
        <w:t xml:space="preserve"> the directional impact of stress on learning. While </w:t>
      </w:r>
      <w:r w:rsidR="003344A3" w:rsidRPr="728432B7">
        <w:rPr>
          <w:rFonts w:ascii="Arial" w:hAnsi="Arial" w:cs="Arial"/>
          <w:lang w:val="en-US"/>
        </w:rPr>
        <w:t>meta-analyses on older studies</w:t>
      </w:r>
      <w:r w:rsidR="00A05A10" w:rsidRPr="728432B7">
        <w:rPr>
          <w:rFonts w:ascii="Arial" w:hAnsi="Arial" w:cs="Arial"/>
          <w:lang w:val="en-US"/>
        </w:rPr>
        <w:t xml:space="preserve"> </w:t>
      </w:r>
      <w:r w:rsidR="00F472EE" w:rsidRPr="728432B7">
        <w:rPr>
          <w:rFonts w:ascii="Arial" w:hAnsi="Arial" w:cs="Arial"/>
          <w:lang w:val="en-US"/>
        </w:rPr>
        <w:t>found that stress</w:t>
      </w:r>
      <w:r w:rsidR="00A05A10" w:rsidRPr="728432B7">
        <w:rPr>
          <w:rFonts w:ascii="Arial" w:hAnsi="Arial" w:cs="Arial"/>
          <w:lang w:val="en-US"/>
        </w:rPr>
        <w:t xml:space="preserve"> slightly</w:t>
      </w:r>
      <w:r w:rsidR="00F472EE" w:rsidRPr="728432B7">
        <w:rPr>
          <w:rFonts w:ascii="Arial" w:hAnsi="Arial" w:cs="Arial"/>
          <w:lang w:val="en-US"/>
        </w:rPr>
        <w:t xml:space="preserve"> impairs learnin</w:t>
      </w:r>
      <w:r w:rsidR="003344A3" w:rsidRPr="728432B7">
        <w:rPr>
          <w:rFonts w:ascii="Arial" w:hAnsi="Arial" w:cs="Arial"/>
          <w:lang w:val="en-US"/>
        </w:rPr>
        <w:t xml:space="preserve">g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meta-analysis","type":"article-journal","volume":"142"},"uris":["http://www.mendeley.com/documents/?uuid=4b8b0f18-1a54-4f50-ae7f-aff4efb1e50f"]}],"mendeley":{"formattedCitation":"(Grant S. Shields et al., 2016; Starcke and Brand, 2016)","manualFormatting":"(Shields et al., 2016; Starcke and Brand, 2016)","plainTextFormattedCitation":"(Grant S. Shields et al., 2016; Starcke and Brand, 2016)","previouslyFormattedCitation":"(Grant S. Shields et al., 2016; Starcke and Brand, 2016)"},"properties":{"noteIndex":0},"schema":"https://github.com/citation-style-language/schema/raw/master/csl-citation.json"}</w:instrText>
      </w:r>
      <w:r w:rsidRPr="728432B7">
        <w:rPr>
          <w:rFonts w:ascii="Arial" w:hAnsi="Arial" w:cs="Arial"/>
          <w:lang w:val="en-US"/>
        </w:rPr>
        <w:fldChar w:fldCharType="separate"/>
      </w:r>
      <w:r w:rsidR="005213EF" w:rsidRPr="728432B7">
        <w:rPr>
          <w:rFonts w:ascii="Arial" w:hAnsi="Arial" w:cs="Arial"/>
          <w:noProof/>
          <w:lang w:val="en-US"/>
        </w:rPr>
        <w:t>(Shields et al., 2016; Starcke and Brand, 2016)</w:t>
      </w:r>
      <w:r w:rsidRPr="728432B7">
        <w:rPr>
          <w:rFonts w:ascii="Arial" w:hAnsi="Arial" w:cs="Arial"/>
          <w:lang w:val="en-US"/>
        </w:rPr>
        <w:fldChar w:fldCharType="end"/>
      </w:r>
      <w:r w:rsidR="003344A3" w:rsidRPr="728432B7">
        <w:rPr>
          <w:rFonts w:ascii="Arial" w:hAnsi="Arial" w:cs="Arial"/>
          <w:lang w:val="en-US"/>
        </w:rPr>
        <w:t xml:space="preserve">, more recent </w:t>
      </w:r>
      <w:r w:rsidR="00370A46" w:rsidRPr="728432B7">
        <w:rPr>
          <w:rFonts w:ascii="Arial" w:hAnsi="Arial" w:cs="Arial"/>
          <w:lang w:val="en-US"/>
        </w:rPr>
        <w:t>studies</w:t>
      </w:r>
      <w:r w:rsidR="00A05A10" w:rsidRPr="728432B7">
        <w:rPr>
          <w:rFonts w:ascii="Arial" w:hAnsi="Arial" w:cs="Arial"/>
          <w:lang w:val="en-US"/>
        </w:rPr>
        <w:t xml:space="preserve"> using cognitive computational modeling </w:t>
      </w:r>
      <w:r w:rsidR="00370A46" w:rsidRPr="728432B7">
        <w:rPr>
          <w:rFonts w:ascii="Arial" w:hAnsi="Arial" w:cs="Arial"/>
          <w:lang w:val="en-US"/>
        </w:rPr>
        <w:t xml:space="preserve">found a </w:t>
      </w:r>
      <w:commentRangeStart w:id="468"/>
      <w:r w:rsidR="00A05A10" w:rsidRPr="728432B7">
        <w:rPr>
          <w:rFonts w:ascii="Arial" w:hAnsi="Arial" w:cs="Arial"/>
          <w:lang w:val="en-US"/>
        </w:rPr>
        <w:t>shift in the balance of model-free and model-based learning</w:t>
      </w:r>
      <w:commentRangeEnd w:id="468"/>
      <w:r>
        <w:commentReference w:id="468"/>
      </w:r>
      <w:r w:rsidR="00A07752" w:rsidRPr="728432B7">
        <w:rPr>
          <w:rFonts w:ascii="Arial" w:hAnsi="Arial" w:cs="Arial"/>
          <w:lang w:val="en-US"/>
        </w:rPr>
        <w:t xml:space="preserve"> </w:t>
      </w:r>
      <w:r w:rsidRPr="728432B7">
        <w:rPr>
          <w:rFonts w:ascii="Arial" w:hAnsi="Arial" w:cs="Arial"/>
          <w:lang w:val="en-US"/>
        </w:rPr>
        <w:fldChar w:fldCharType="begin" w:fldLock="1"/>
      </w:r>
      <w:r w:rsidRPr="728432B7">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Pr="728432B7">
        <w:rPr>
          <w:rFonts w:ascii="Arial" w:hAnsi="Arial" w:cs="Arial"/>
          <w:lang w:val="en-US"/>
        </w:rPr>
        <w:fldChar w:fldCharType="separate"/>
      </w:r>
      <w:r w:rsidR="003432D8" w:rsidRPr="728432B7">
        <w:rPr>
          <w:rFonts w:ascii="Arial" w:hAnsi="Arial" w:cs="Arial"/>
          <w:noProof/>
          <w:lang w:val="en-US"/>
        </w:rPr>
        <w:t>(Cremer et al., 2021; Otto et al., 2013; Raio et al., 2020)</w:t>
      </w:r>
      <w:r w:rsidRPr="728432B7">
        <w:rPr>
          <w:rFonts w:ascii="Arial" w:hAnsi="Arial" w:cs="Arial"/>
          <w:lang w:val="en-US"/>
        </w:rPr>
        <w:fldChar w:fldCharType="end"/>
      </w:r>
      <w:r w:rsidR="00370A46" w:rsidRPr="728432B7">
        <w:rPr>
          <w:rFonts w:ascii="Arial" w:hAnsi="Arial" w:cs="Arial"/>
          <w:lang w:val="en-US"/>
        </w:rPr>
        <w:t>.</w:t>
      </w:r>
      <w:r w:rsidR="008B2823">
        <w:rPr>
          <w:rFonts w:ascii="Arial" w:hAnsi="Arial" w:cs="Arial"/>
          <w:lang w:val="en-US"/>
        </w:rPr>
        <w:t xml:space="preserve"> However, our probabilistic reversal learning paradigm is not suited to disentangle both processes.</w:t>
      </w:r>
      <w:r w:rsidR="00833807" w:rsidRPr="728432B7">
        <w:rPr>
          <w:rFonts w:ascii="Arial" w:hAnsi="Arial" w:cs="Arial"/>
          <w:lang w:val="en-US"/>
        </w:rPr>
        <w:t xml:space="preserve"> </w:t>
      </w:r>
      <w:r w:rsidR="00F20E9C">
        <w:rPr>
          <w:rFonts w:ascii="Arial" w:hAnsi="Arial" w:cs="Arial"/>
          <w:lang w:val="en-US"/>
        </w:rPr>
        <w:t>This could be one reason for a lack of stronger effects in our study.</w:t>
      </w:r>
      <w:r w:rsidR="008B2823">
        <w:rPr>
          <w:rFonts w:ascii="Arial" w:hAnsi="Arial" w:cs="Arial"/>
          <w:lang w:val="en-US"/>
        </w:rPr>
        <w:t xml:space="preserve"> </w:t>
      </w:r>
      <w:r w:rsidR="00370A46" w:rsidRPr="728432B7">
        <w:rPr>
          <w:rFonts w:ascii="Arial" w:hAnsi="Arial" w:cs="Arial"/>
          <w:lang w:val="en-US"/>
        </w:rPr>
        <w:t xml:space="preserve">Our </w:t>
      </w:r>
      <w:r w:rsidR="00C43B7E" w:rsidRPr="728432B7">
        <w:rPr>
          <w:rFonts w:ascii="Arial" w:hAnsi="Arial" w:cs="Arial"/>
          <w:lang w:val="en-US"/>
        </w:rPr>
        <w:t>neural findings</w:t>
      </w:r>
      <w:r w:rsidR="00370A46" w:rsidRPr="728432B7">
        <w:rPr>
          <w:rFonts w:ascii="Arial" w:hAnsi="Arial" w:cs="Arial"/>
          <w:lang w:val="en-US"/>
        </w:rPr>
        <w:t xml:space="preserve"> are in line with</w:t>
      </w:r>
      <w:r w:rsidR="000F0D96" w:rsidRPr="728432B7">
        <w:rPr>
          <w:rFonts w:ascii="Arial" w:hAnsi="Arial" w:cs="Arial"/>
          <w:lang w:val="en-US"/>
        </w:rPr>
        <w:t xml:space="preserve"> previous studies using the same paradigm </w:t>
      </w:r>
      <w:r w:rsidRPr="728432B7">
        <w:rPr>
          <w:rFonts w:ascii="Arial" w:hAnsi="Arial" w:cs="Arial"/>
          <w:lang w:val="en-US"/>
        </w:rPr>
        <w:fldChar w:fldCharType="begin" w:fldLock="1"/>
      </w:r>
      <w:r w:rsidRPr="728432B7">
        <w:rPr>
          <w:rFonts w:ascii="Arial" w:hAnsi="Arial" w:cs="Arial"/>
          <w:lang w:val="en-US"/>
        </w:rPr>
        <w:instrText xml:space="preserve">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decision-making","type":"article-journal","volume":"36"},"uris":["http://www.mendeley.com/documents/?uuid=23ea9d8c-fe60-3eff-bf0a-5c2deeaebbaf"]},{"id":"ITEM-3","itemData":{"DOI":"10.1038/npp.2016.95","ISSN":"1740634X","PMID":"27301429","abstract":"Despite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w:instrText>
      </w:r>
      <w:r w:rsidRPr="728432B7">
        <w:rPr>
          <w:rFonts w:ascii="Arial" w:hAnsi="Arial" w:cs="Arial"/>
        </w:rPr>
        <w:instrText>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-3","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Neuroimaging","type":"article-journal","volume":"42"},"uris":["http://www.mendeley.com/documents/?uuid=b1329b8d-d50c-4f50-a112-f68b5b0b1de5"]}],"mendeley":{"formattedCitation":"(Katthagen et al., 2020; Andrea M.F. Reiter et al., 2016; Reiter et al., 2017)","plainTextFormattedCitation":"(Katthagen et al., 2020; Andrea M.F. Reiter et al., 2016; Reiter et al., 2017)","previouslyFormattedCitation":"(Katthagen et al., 2020; Andrea M.F. Reiter et al., 2016; Reiter et al., 2017)"},"properties":{"noteIndex":0},"schema":"https://github.com/citation-style-language/schema/raw/master/csl-citation.json"}</w:instrText>
      </w:r>
      <w:r w:rsidRPr="728432B7">
        <w:rPr>
          <w:rFonts w:ascii="Arial" w:hAnsi="Arial" w:cs="Arial"/>
          <w:lang w:val="en-US"/>
        </w:rPr>
        <w:fldChar w:fldCharType="separate"/>
      </w:r>
      <w:r w:rsidR="000F0D96" w:rsidRPr="728432B7">
        <w:rPr>
          <w:rFonts w:ascii="Arial" w:hAnsi="Arial" w:cs="Arial"/>
          <w:noProof/>
        </w:rPr>
        <w:t>(Katthagen et al., 2020; Andrea M.F. Reiter et al., 2016; Reiter et al., 2017)</w:t>
      </w:r>
      <w:r w:rsidRPr="728432B7">
        <w:rPr>
          <w:rFonts w:ascii="Arial" w:hAnsi="Arial" w:cs="Arial"/>
          <w:lang w:val="en-US"/>
        </w:rPr>
        <w:fldChar w:fldCharType="end"/>
      </w:r>
      <w:r w:rsidR="000F0D96" w:rsidRPr="728432B7">
        <w:rPr>
          <w:rFonts w:ascii="Arial" w:hAnsi="Arial" w:cs="Arial"/>
        </w:rPr>
        <w:t>.</w:t>
      </w:r>
      <w:r w:rsidR="00CA7A98">
        <w:rPr>
          <w:rFonts w:ascii="Arial" w:hAnsi="Arial" w:cs="Arial"/>
        </w:rPr>
        <w:t xml:space="preserve"> </w:t>
      </w:r>
      <w:r w:rsidR="00CA7A98" w:rsidRPr="00CA7A98">
        <w:rPr>
          <w:rFonts w:ascii="Arial" w:hAnsi="Arial" w:cs="Arial"/>
          <w:lang w:val="en-US"/>
        </w:rPr>
        <w:t xml:space="preserve">With regards to </w:t>
      </w:r>
      <w:r w:rsidR="008B2823">
        <w:rPr>
          <w:rFonts w:ascii="Arial" w:hAnsi="Arial" w:cs="Arial"/>
          <w:lang w:val="en-US"/>
        </w:rPr>
        <w:t>computational strategies in this task</w:t>
      </w:r>
      <w:r w:rsidR="00CA7A98">
        <w:rPr>
          <w:rFonts w:ascii="Arial" w:hAnsi="Arial" w:cs="Arial"/>
          <w:lang w:val="en-US"/>
        </w:rPr>
        <w:t xml:space="preserve"> l</w:t>
      </w:r>
      <w:r w:rsidR="00CA7A98" w:rsidRPr="00A81717">
        <w:rPr>
          <w:rFonts w:ascii="Arial" w:hAnsi="Arial" w:cs="Arial"/>
          <w:lang w:val="en-US"/>
        </w:rPr>
        <w:t xml:space="preserve">earners </w:t>
      </w:r>
      <w:r w:rsidR="00CA7A98">
        <w:rPr>
          <w:rFonts w:ascii="Arial" w:hAnsi="Arial" w:cs="Arial"/>
          <w:lang w:val="en-US"/>
        </w:rPr>
        <w:t xml:space="preserve">could either use simple RL to update values of their chosen stimulus or use more complex Markov models, which take the </w:t>
      </w:r>
      <w:r w:rsidR="00CA7A98" w:rsidRPr="00A81717">
        <w:rPr>
          <w:rFonts w:ascii="Arial" w:hAnsi="Arial" w:cs="Arial"/>
          <w:lang w:val="en-US"/>
        </w:rPr>
        <w:t>anti-correlated task structure</w:t>
      </w:r>
      <w:r w:rsidR="00CA7A98">
        <w:rPr>
          <w:rFonts w:ascii="Arial" w:hAnsi="Arial" w:cs="Arial"/>
          <w:lang w:val="en-US"/>
        </w:rPr>
        <w:t xml:space="preserve"> into account. The latter would enable them to track the hidden state of the task, </w:t>
      </w:r>
      <w:proofErr w:type="gramStart"/>
      <w:r w:rsidR="00CA7A98">
        <w:rPr>
          <w:rFonts w:ascii="Arial" w:hAnsi="Arial" w:cs="Arial"/>
          <w:lang w:val="en-US"/>
        </w:rPr>
        <w:t>i.e.</w:t>
      </w:r>
      <w:proofErr w:type="gramEnd"/>
      <w:r w:rsidR="00CA7A98">
        <w:rPr>
          <w:rFonts w:ascii="Arial" w:hAnsi="Arial" w:cs="Arial"/>
          <w:lang w:val="en-US"/>
        </w:rPr>
        <w:t xml:space="preserve"> which stimulus is rewarding at the moment. They could then update the choice values of the unobserved stimulus after receiving feedback on the observed stimulus. </w:t>
      </w:r>
      <w:r w:rsidR="008B2823">
        <w:rPr>
          <w:rFonts w:ascii="Arial" w:hAnsi="Arial" w:cs="Arial"/>
          <w:lang w:val="en-US"/>
        </w:rPr>
        <w:t xml:space="preserve">Investigating probabilistic reversal learning in healthy participants showed that they were able to exploit the higher-order task structure and that the vmPFC was a key region for that </w:t>
      </w:r>
      <w:r w:rsidR="008B2823">
        <w:rPr>
          <w:rFonts w:ascii="Arial" w:hAnsi="Arial" w:cs="Arial"/>
          <w:lang w:val="en-US"/>
        </w:rPr>
        <w:fldChar w:fldCharType="begin" w:fldLock="1"/>
      </w:r>
      <w:r w:rsidR="008B2823">
        <w:rPr>
          <w:rFonts w:ascii="Arial" w:hAnsi="Arial" w:cs="Arial"/>
          <w:lang w:val="en-US"/>
        </w:rPr>
        <w:instrText>ADDIN CSL_CITATION {"citationItems":[{"id":"ITEM-1","itemData":{"DOI":"10.1523/JNEUROSCI.1010-06.2006","author":[{"dropping-particle":"","family":"Hampton","given":"Alan N","non-dropping-particle":"","parse-names":false,"suffix":""},{"dropping-particle":"","family":"Bossaerts","given":"Peter","non-dropping-particle":"","parse-names":false,"suffix":""},{"dropping-particle":"","family":"Doherty","given":"John P O","non-dropping-particle":"","parse-names":false,"suffix":""}],"id":"ITEM-1","issue":"32","issued":{"date-parts":[["2006"]]},"page":"8360-8367","title":"The Role of the Ventromedial Prefrontal Cortex in Abstract State-Based Inference during Decision Making in Humans","type":"article-journal","volume":"26"},"uris":["http://www.mendeley.com/documents/?uuid=1c47ec7f-09ee-4c57-84db-cb6ae1b96314"]}],"mendeley":{"formattedCitation":"(Hampton et al., 2006)","plainTextFormattedCitation":"(Hampton et al., 2006)","previouslyFormattedCitation":"(Hampton et al., 2006)"},"properties":{"noteIndex":0},"schema":"https://github.com/citation-style-language/schema/raw/master/csl-citation.json"}</w:instrText>
      </w:r>
      <w:r w:rsidR="008B2823">
        <w:rPr>
          <w:rFonts w:ascii="Arial" w:hAnsi="Arial" w:cs="Arial"/>
          <w:lang w:val="en-US"/>
        </w:rPr>
        <w:fldChar w:fldCharType="separate"/>
      </w:r>
      <w:r w:rsidR="008B2823" w:rsidRPr="00186207">
        <w:rPr>
          <w:rFonts w:ascii="Arial" w:hAnsi="Arial" w:cs="Arial"/>
          <w:noProof/>
          <w:lang w:val="en-US"/>
        </w:rPr>
        <w:t>(Hampton et al., 2006)</w:t>
      </w:r>
      <w:r w:rsidR="008B2823">
        <w:rPr>
          <w:rFonts w:ascii="Arial" w:hAnsi="Arial" w:cs="Arial"/>
          <w:lang w:val="en-US"/>
        </w:rPr>
        <w:fldChar w:fldCharType="end"/>
      </w:r>
      <w:r w:rsidR="008B2823">
        <w:rPr>
          <w:rFonts w:ascii="Arial" w:hAnsi="Arial" w:cs="Arial"/>
          <w:lang w:val="en-US"/>
        </w:rPr>
        <w:t>.</w:t>
      </w:r>
      <w:r w:rsidR="008B2823">
        <w:rPr>
          <w:rFonts w:ascii="Arial" w:hAnsi="Arial" w:cs="Arial"/>
          <w:lang w:val="en-US"/>
        </w:rPr>
        <w:t xml:space="preserve"> </w:t>
      </w:r>
      <w:r w:rsidR="008B2823" w:rsidRPr="00F20E9C">
        <w:rPr>
          <w:rFonts w:ascii="Arial" w:hAnsi="Arial" w:cs="Arial"/>
          <w:highlight w:val="yellow"/>
          <w:lang w:val="en-US"/>
        </w:rPr>
        <w:t>This region was also activated in our task.</w:t>
      </w:r>
      <w:r w:rsidR="00F20E9C">
        <w:rPr>
          <w:rFonts w:ascii="Arial" w:hAnsi="Arial" w:cs="Arial"/>
          <w:lang w:val="en-US"/>
        </w:rPr>
        <w:t xml:space="preserve"> I</w:t>
      </w:r>
      <w:r w:rsidR="00F20E9C">
        <w:rPr>
          <w:rFonts w:ascii="Arial" w:hAnsi="Arial" w:cs="Arial"/>
          <w:lang w:val="en-US"/>
        </w:rPr>
        <w:t>nterindividual stress reactivity</w:t>
      </w:r>
      <w:r w:rsidR="00F20E9C" w:rsidRPr="728432B7">
        <w:rPr>
          <w:rFonts w:ascii="Arial" w:hAnsi="Arial" w:cs="Arial"/>
          <w:lang w:val="en-US"/>
        </w:rPr>
        <w:t xml:space="preserve"> possibly obscured effects in </w:t>
      </w:r>
      <w:r w:rsidR="00F20E9C">
        <w:rPr>
          <w:rFonts w:ascii="Arial" w:hAnsi="Arial" w:cs="Arial"/>
          <w:lang w:val="en-US"/>
        </w:rPr>
        <w:t>our</w:t>
      </w:r>
      <w:r w:rsidR="00F20E9C" w:rsidRPr="728432B7">
        <w:rPr>
          <w:rFonts w:ascii="Arial" w:hAnsi="Arial" w:cs="Arial"/>
          <w:lang w:val="en-US"/>
        </w:rPr>
        <w:t xml:space="preserve"> stud</w:t>
      </w:r>
      <w:r w:rsidR="00F20E9C">
        <w:rPr>
          <w:rFonts w:ascii="Arial" w:hAnsi="Arial" w:cs="Arial"/>
          <w:lang w:val="en-US"/>
        </w:rPr>
        <w:t>y</w:t>
      </w:r>
      <w:r w:rsidR="00F20E9C" w:rsidRPr="728432B7">
        <w:rPr>
          <w:rFonts w:ascii="Arial" w:hAnsi="Arial" w:cs="Arial"/>
          <w:lang w:val="en-US"/>
        </w:rPr>
        <w:t xml:space="preserve"> and</w:t>
      </w:r>
      <w:r w:rsidR="00F20E9C">
        <w:rPr>
          <w:rFonts w:ascii="Arial" w:hAnsi="Arial" w:cs="Arial"/>
          <w:lang w:val="en-US"/>
        </w:rPr>
        <w:t xml:space="preserve"> indicates that f</w:t>
      </w:r>
      <w:commentRangeStart w:id="469"/>
      <w:commentRangeStart w:id="470"/>
      <w:r w:rsidR="00BA031D" w:rsidRPr="728432B7">
        <w:rPr>
          <w:rFonts w:ascii="Arial" w:hAnsi="Arial" w:cs="Arial"/>
          <w:lang w:val="en-US"/>
        </w:rPr>
        <w:t>uture studies sho</w:t>
      </w:r>
      <w:r w:rsidR="00B118F5" w:rsidRPr="728432B7">
        <w:rPr>
          <w:rFonts w:ascii="Arial" w:hAnsi="Arial" w:cs="Arial"/>
          <w:lang w:val="en-US"/>
        </w:rPr>
        <w:t xml:space="preserve">uld </w:t>
      </w:r>
      <w:commentRangeStart w:id="471"/>
      <w:commentRangeStart w:id="472"/>
      <w:r w:rsidR="00B118F5" w:rsidRPr="728432B7">
        <w:rPr>
          <w:rFonts w:ascii="Arial" w:hAnsi="Arial" w:cs="Arial"/>
          <w:lang w:val="en-US"/>
        </w:rPr>
        <w:t>always consider interindividual differences in the reactivity to stress</w:t>
      </w:r>
      <w:commentRangeEnd w:id="471"/>
      <w:r>
        <w:commentReference w:id="471"/>
      </w:r>
      <w:commentRangeEnd w:id="472"/>
      <w:r w:rsidR="005272A0">
        <w:rPr>
          <w:rStyle w:val="Kommentarzeichen"/>
        </w:rPr>
        <w:commentReference w:id="472"/>
      </w:r>
      <w:r w:rsidR="00B118F5" w:rsidRPr="728432B7">
        <w:rPr>
          <w:rFonts w:ascii="Arial" w:hAnsi="Arial" w:cs="Arial"/>
          <w:lang w:val="en-US"/>
        </w:rPr>
        <w:t>.</w:t>
      </w:r>
      <w:r w:rsidR="00BA031D" w:rsidRPr="728432B7">
        <w:rPr>
          <w:rFonts w:ascii="Arial" w:hAnsi="Arial" w:cs="Arial"/>
          <w:lang w:val="en-US"/>
        </w:rPr>
        <w:t xml:space="preserve"> </w:t>
      </w:r>
      <w:commentRangeEnd w:id="469"/>
      <w:r>
        <w:commentReference w:id="469"/>
      </w:r>
      <w:commentRangeEnd w:id="470"/>
      <w:r w:rsidR="005272A0">
        <w:rPr>
          <w:rStyle w:val="Kommentarzeichen"/>
        </w:rPr>
        <w:commentReference w:id="470"/>
      </w:r>
      <w:r w:rsidR="00BA031D" w:rsidRPr="728432B7">
        <w:rPr>
          <w:rFonts w:ascii="Arial" w:hAnsi="Arial" w:cs="Arial"/>
          <w:lang w:val="en-US"/>
        </w:rPr>
        <w:t xml:space="preserve">The </w:t>
      </w:r>
      <w:r w:rsidR="008F250E">
        <w:rPr>
          <w:rFonts w:ascii="Arial" w:hAnsi="Arial" w:cs="Arial"/>
          <w:lang w:val="en-US"/>
        </w:rPr>
        <w:t>fact that</w:t>
      </w:r>
      <w:r w:rsidR="00BA031D" w:rsidRPr="728432B7">
        <w:rPr>
          <w:rFonts w:ascii="Arial" w:hAnsi="Arial" w:cs="Arial"/>
          <w:lang w:val="en-US"/>
        </w:rPr>
        <w:t xml:space="preserve"> </w:t>
      </w:r>
      <w:r w:rsidR="008F250E">
        <w:rPr>
          <w:rFonts w:ascii="Arial" w:hAnsi="Arial" w:cs="Arial"/>
          <w:lang w:val="en-US"/>
        </w:rPr>
        <w:t xml:space="preserve">we did not find </w:t>
      </w:r>
      <w:r w:rsidR="00BA031D" w:rsidRPr="728432B7">
        <w:rPr>
          <w:rFonts w:ascii="Arial" w:hAnsi="Arial" w:cs="Arial"/>
          <w:lang w:val="en-US"/>
        </w:rPr>
        <w:t xml:space="preserve">whole-brain correctable effect of stress </w:t>
      </w:r>
      <w:ins w:id="473" w:author="Lennart Lüttgau" w:date="2021-07-06T14:25:00Z">
        <w:r w:rsidR="00A315D0" w:rsidRPr="728432B7">
          <w:rPr>
            <w:rFonts w:ascii="Arial" w:hAnsi="Arial" w:cs="Arial"/>
            <w:lang w:val="en-US"/>
          </w:rPr>
          <w:t>may be related to the</w:t>
        </w:r>
      </w:ins>
      <w:r w:rsidR="00BA031D" w:rsidRPr="728432B7">
        <w:rPr>
          <w:rFonts w:ascii="Arial" w:hAnsi="Arial" w:cs="Arial"/>
          <w:lang w:val="en-US"/>
        </w:rPr>
        <w:t xml:space="preserve"> </w:t>
      </w:r>
      <w:ins w:id="474" w:author="Lennart Lüttgau" w:date="2021-07-06T14:25:00Z">
        <w:r w:rsidR="00A315D0" w:rsidRPr="728432B7">
          <w:rPr>
            <w:rFonts w:ascii="Arial" w:hAnsi="Arial" w:cs="Arial"/>
            <w:lang w:val="en-US"/>
          </w:rPr>
          <w:t xml:space="preserve">low effect size </w:t>
        </w:r>
      </w:ins>
      <w:r w:rsidR="00BA031D" w:rsidRPr="728432B7">
        <w:rPr>
          <w:rFonts w:ascii="Arial" w:hAnsi="Arial" w:cs="Arial"/>
          <w:lang w:val="en-US"/>
        </w:rPr>
        <w:t xml:space="preserve">of </w:t>
      </w:r>
      <w:ins w:id="475" w:author="Lennart Lüttgau" w:date="2021-07-06T14:25:00Z">
        <w:r w:rsidR="00A315D0" w:rsidRPr="728432B7">
          <w:rPr>
            <w:rFonts w:ascii="Arial" w:hAnsi="Arial" w:cs="Arial"/>
            <w:lang w:val="en-US"/>
          </w:rPr>
          <w:t xml:space="preserve">the </w:t>
        </w:r>
      </w:ins>
      <w:r w:rsidR="00BA031D" w:rsidRPr="728432B7">
        <w:rPr>
          <w:rFonts w:ascii="Arial" w:hAnsi="Arial" w:cs="Arial"/>
          <w:lang w:val="en-US"/>
        </w:rPr>
        <w:t xml:space="preserve">behavioral stress effects uncovered by </w:t>
      </w:r>
      <w:ins w:id="476" w:author="Lennart Lüttgau" w:date="2021-07-06T14:26:00Z">
        <w:r w:rsidR="00A315D0" w:rsidRPr="728432B7">
          <w:rPr>
            <w:rFonts w:ascii="Arial" w:hAnsi="Arial" w:cs="Arial"/>
            <w:lang w:val="en-US"/>
          </w:rPr>
          <w:t>multilevel linear</w:t>
        </w:r>
      </w:ins>
      <w:r w:rsidR="00BA031D" w:rsidRPr="728432B7">
        <w:rPr>
          <w:rFonts w:ascii="Arial" w:hAnsi="Arial" w:cs="Arial"/>
          <w:lang w:val="en-US"/>
        </w:rPr>
        <w:t xml:space="preserve"> modeling as well as computational modeling. </w:t>
      </w:r>
    </w:p>
    <w:p w14:paraId="248F8262" w14:textId="12113C25" w:rsidR="00A05A10" w:rsidRPr="004C2497" w:rsidRDefault="00A05A10" w:rsidP="00A05A10">
      <w:pPr>
        <w:spacing w:line="480" w:lineRule="auto"/>
        <w:jc w:val="both"/>
        <w:rPr>
          <w:rFonts w:ascii="Arial" w:hAnsi="Arial" w:cs="Arial"/>
          <w:b/>
          <w:bCs/>
          <w:lang w:val="en-US"/>
        </w:rPr>
      </w:pPr>
      <w:r>
        <w:rPr>
          <w:rFonts w:ascii="Arial" w:hAnsi="Arial" w:cs="Arial"/>
          <w:b/>
          <w:bCs/>
          <w:lang w:val="en-US"/>
        </w:rPr>
        <w:lastRenderedPageBreak/>
        <w:t>Moderator variables</w:t>
      </w:r>
    </w:p>
    <w:p w14:paraId="3BFD7A4C" w14:textId="6B29014E" w:rsidR="00A05A10" w:rsidRDefault="00A05A10" w:rsidP="006F1403">
      <w:pPr>
        <w:spacing w:line="480" w:lineRule="auto"/>
        <w:jc w:val="both"/>
        <w:rPr>
          <w:rFonts w:ascii="Arial" w:hAnsi="Arial" w:cs="Arial"/>
          <w:lang w:val="en-US"/>
        </w:rPr>
      </w:pPr>
      <w:r w:rsidRPr="7EBE532D">
        <w:rPr>
          <w:rFonts w:ascii="Arial" w:hAnsi="Arial" w:cs="Arial"/>
          <w:lang w:val="en-US"/>
        </w:rPr>
        <w:t>A further potential explanation for the inconsistent impact of acute stress on learning are moderating variables, such as cognitive capacitie</w:t>
      </w:r>
      <w:r w:rsidR="008B2823">
        <w:rPr>
          <w:rFonts w:ascii="Arial" w:hAnsi="Arial" w:cs="Arial"/>
          <w:lang w:val="en-US"/>
        </w:rPr>
        <w:t>s,</w:t>
      </w:r>
      <w:r w:rsidRPr="7EBE532D">
        <w:rPr>
          <w:rFonts w:ascii="Arial" w:hAnsi="Arial" w:cs="Arial"/>
          <w:lang w:val="en-US"/>
        </w:rPr>
        <w:t xml:space="preserve"> personality traits</w:t>
      </w:r>
      <w:r w:rsidR="008B2823">
        <w:rPr>
          <w:rFonts w:ascii="Arial" w:hAnsi="Arial" w:cs="Arial"/>
          <w:lang w:val="en-US"/>
        </w:rPr>
        <w:t xml:space="preserve"> or </w:t>
      </w:r>
      <w:r w:rsidR="008B2823" w:rsidRPr="7EBE532D">
        <w:rPr>
          <w:rFonts w:ascii="Arial" w:hAnsi="Arial" w:cs="Arial"/>
          <w:lang w:val="en-US"/>
        </w:rPr>
        <w:t>chronic stress exposur</w:t>
      </w:r>
      <w:r w:rsidR="008B2823">
        <w:rPr>
          <w:rFonts w:ascii="Arial" w:hAnsi="Arial" w:cs="Arial"/>
          <w:lang w:val="en-US"/>
        </w:rPr>
        <w:t>e</w:t>
      </w:r>
      <w:r w:rsidRPr="7EBE532D">
        <w:rPr>
          <w:rFonts w:ascii="Arial" w:hAnsi="Arial" w:cs="Arial"/>
          <w:lang w:val="en-US"/>
        </w:rPr>
        <w:t xml:space="preserve">. For instance, a high working memory capacity seems to hold a protective function against the attenuation of model-based learning  </w:t>
      </w:r>
      <w:r w:rsidRPr="7EBE532D">
        <w:rPr>
          <w:rFonts w:ascii="Arial" w:hAnsi="Arial" w:cs="Arial"/>
          <w:lang w:val="en-US"/>
        </w:rPr>
        <w:fldChar w:fldCharType="begin" w:fldLock="1"/>
      </w:r>
      <w:r w:rsidRPr="7EBE532D">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Pr="7EBE532D">
        <w:rPr>
          <w:rFonts w:ascii="Arial" w:hAnsi="Arial" w:cs="Arial"/>
          <w:lang w:val="en-US"/>
        </w:rPr>
        <w:fldChar w:fldCharType="separate"/>
      </w:r>
      <w:r w:rsidRPr="7EBE532D">
        <w:rPr>
          <w:rFonts w:ascii="Arial" w:hAnsi="Arial" w:cs="Arial"/>
          <w:noProof/>
          <w:lang w:val="en-US"/>
        </w:rPr>
        <w:t>(Otto et al., 2013)</w:t>
      </w:r>
      <w:r w:rsidRPr="7EBE532D">
        <w:rPr>
          <w:rFonts w:ascii="Arial" w:hAnsi="Arial" w:cs="Arial"/>
          <w:lang w:val="en-US"/>
        </w:rPr>
        <w:fldChar w:fldCharType="end"/>
      </w:r>
      <w:r w:rsidRPr="7EBE532D">
        <w:rPr>
          <w:rFonts w:ascii="Arial" w:hAnsi="Arial" w:cs="Arial"/>
          <w:lang w:val="en-US"/>
        </w:rPr>
        <w:t xml:space="preserve">, while trait impulsivity interacts with different aspects of learning differentially, but particularly seems to increase perseveration </w:t>
      </w:r>
      <w:r w:rsidRPr="7EBE532D">
        <w:rPr>
          <w:rFonts w:ascii="Arial" w:hAnsi="Arial" w:cs="Arial"/>
          <w:lang w:val="en-US"/>
        </w:rPr>
        <w:fldChar w:fldCharType="begin" w:fldLock="1"/>
      </w:r>
      <w:r w:rsidRPr="7EBE532D">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Pr="7EBE532D">
        <w:rPr>
          <w:rFonts w:ascii="Arial" w:hAnsi="Arial" w:cs="Arial"/>
          <w:lang w:val="en-US"/>
        </w:rPr>
        <w:fldChar w:fldCharType="separate"/>
      </w:r>
      <w:r w:rsidRPr="7EBE532D">
        <w:rPr>
          <w:rFonts w:ascii="Arial" w:hAnsi="Arial" w:cs="Arial"/>
          <w:noProof/>
          <w:lang w:val="en-US"/>
        </w:rPr>
        <w:t>(Raio et al., 2017)</w:t>
      </w:r>
      <w:r w:rsidRPr="7EBE532D">
        <w:rPr>
          <w:rFonts w:ascii="Arial" w:hAnsi="Arial" w:cs="Arial"/>
          <w:lang w:val="en-US"/>
        </w:rPr>
        <w:fldChar w:fldCharType="end"/>
      </w:r>
      <w:r w:rsidRPr="7EBE532D">
        <w:rPr>
          <w:rFonts w:ascii="Arial" w:hAnsi="Arial" w:cs="Arial"/>
          <w:lang w:val="en-US"/>
        </w:rPr>
        <w:t>.</w:t>
      </w:r>
      <w:r w:rsidR="00BE5434" w:rsidRPr="7EBE532D">
        <w:rPr>
          <w:rFonts w:ascii="Arial" w:hAnsi="Arial" w:cs="Arial"/>
          <w:lang w:val="en-US"/>
        </w:rPr>
        <w:t xml:space="preserve"> </w:t>
      </w:r>
      <w:r w:rsidR="008B2823">
        <w:rPr>
          <w:rFonts w:ascii="Arial" w:hAnsi="Arial" w:cs="Arial"/>
          <w:lang w:val="en-US"/>
        </w:rPr>
        <w:t xml:space="preserve">Chronic stress increased the detrimental influence of acute stress on model-based learning </w:t>
      </w:r>
      <w:r w:rsidR="008B2823">
        <w:rPr>
          <w:rFonts w:ascii="Arial" w:hAnsi="Arial" w:cs="Arial"/>
          <w:lang w:val="en-US"/>
        </w:rPr>
        <w:fldChar w:fldCharType="begin" w:fldLock="1"/>
      </w:r>
      <w:r w:rsidR="008B2823">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2015b)"},"properties":{"noteIndex":0},"schema":"https://github.com/citation-style-language/schema/raw/master/csl-citation.json"}</w:instrText>
      </w:r>
      <w:r w:rsidR="008B2823">
        <w:rPr>
          <w:rFonts w:ascii="Arial" w:hAnsi="Arial" w:cs="Arial"/>
          <w:lang w:val="en-US"/>
        </w:rPr>
        <w:fldChar w:fldCharType="separate"/>
      </w:r>
      <w:r w:rsidR="008B2823" w:rsidRPr="008B2823">
        <w:rPr>
          <w:rFonts w:ascii="Arial" w:hAnsi="Arial" w:cs="Arial"/>
          <w:noProof/>
          <w:lang w:val="en-US"/>
        </w:rPr>
        <w:t>(Radenbach et al., 2015b)</w:t>
      </w:r>
      <w:r w:rsidR="008B2823">
        <w:rPr>
          <w:rFonts w:ascii="Arial" w:hAnsi="Arial" w:cs="Arial"/>
          <w:lang w:val="en-US"/>
        </w:rPr>
        <w:fldChar w:fldCharType="end"/>
      </w:r>
      <w:r w:rsidR="008B2823">
        <w:rPr>
          <w:rFonts w:ascii="Arial" w:hAnsi="Arial" w:cs="Arial"/>
          <w:lang w:val="en-US"/>
        </w:rPr>
        <w:t xml:space="preserve">. </w:t>
      </w:r>
      <w:r w:rsidR="00F20E9C">
        <w:rPr>
          <w:rFonts w:ascii="Arial" w:hAnsi="Arial" w:cs="Arial"/>
          <w:lang w:val="en-US"/>
        </w:rPr>
        <w:t xml:space="preserve">As probabilistic reversal learning does not disentangle model-based and model-free learning these effects of moderators were difficult to replicate here. </w:t>
      </w:r>
      <w:commentRangeStart w:id="477"/>
      <w:r w:rsidR="00F20E9C">
        <w:rPr>
          <w:rFonts w:ascii="Arial" w:hAnsi="Arial" w:cs="Arial"/>
          <w:lang w:val="en-US"/>
        </w:rPr>
        <w:t xml:space="preserve">Exploratory analyses on working memory capacity, trait impulsivity, and chronic stress exposure did not </w:t>
      </w:r>
      <w:proofErr w:type="gramStart"/>
      <w:r w:rsidR="00F20E9C">
        <w:rPr>
          <w:rFonts w:ascii="Arial" w:hAnsi="Arial" w:cs="Arial"/>
          <w:lang w:val="en-US"/>
        </w:rPr>
        <w:t>have an effect on</w:t>
      </w:r>
      <w:proofErr w:type="gramEnd"/>
      <w:r w:rsidR="00F20E9C">
        <w:rPr>
          <w:rFonts w:ascii="Arial" w:hAnsi="Arial" w:cs="Arial"/>
          <w:lang w:val="en-US"/>
        </w:rPr>
        <w:t xml:space="preserve"> stress in our sample.</w:t>
      </w:r>
      <w:commentRangeEnd w:id="477"/>
      <w:r w:rsidR="00F20E9C">
        <w:rPr>
          <w:rStyle w:val="Kommentarzeichen"/>
        </w:rPr>
        <w:commentReference w:id="477"/>
      </w:r>
    </w:p>
    <w:p w14:paraId="791C0E64" w14:textId="77777777" w:rsidR="00794CD9" w:rsidRDefault="00794CD9" w:rsidP="00794CD9">
      <w:pPr>
        <w:spacing w:line="480" w:lineRule="auto"/>
        <w:jc w:val="both"/>
        <w:rPr>
          <w:rFonts w:ascii="Arial" w:hAnsi="Arial" w:cs="Arial"/>
          <w:lang w:val="en-US"/>
        </w:rPr>
      </w:pPr>
      <w:r>
        <w:rPr>
          <w:rFonts w:ascii="Arial" w:hAnsi="Arial" w:cs="Arial"/>
          <w:b/>
          <w:bCs/>
          <w:lang w:val="en-US"/>
        </w:rPr>
        <w:t>Limitations</w:t>
      </w:r>
    </w:p>
    <w:p w14:paraId="7CC32342" w14:textId="5B896913" w:rsidR="00207E12" w:rsidRDefault="00794CD9" w:rsidP="008F250E">
      <w:pPr>
        <w:spacing w:line="480" w:lineRule="auto"/>
        <w:jc w:val="both"/>
        <w:rPr>
          <w:ins w:id="478" w:author="Lennart Lüttgau" w:date="2021-07-06T14:32:00Z"/>
          <w:rFonts w:ascii="Arial" w:hAnsi="Arial" w:cs="Arial"/>
          <w:lang w:val="en-US"/>
        </w:rPr>
      </w:pPr>
      <w:r w:rsidRPr="00407D3B">
        <w:rPr>
          <w:rFonts w:ascii="Arial" w:hAnsi="Arial" w:cs="Arial"/>
          <w:lang w:val="en-US"/>
        </w:rPr>
        <w:t xml:space="preserve">Considering the gender differences in decision-making </w:t>
      </w:r>
      <w:r w:rsidRPr="00407D3B">
        <w:rPr>
          <w:rFonts w:ascii="Arial" w:hAnsi="Arial" w:cs="Arial"/>
          <w:lang w:val="en-US"/>
        </w:rPr>
        <w:fldChar w:fldCharType="begin" w:fldLock="1"/>
      </w:r>
      <w:r w:rsidR="006D3934">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(Shields et al., 2016)</w:t>
      </w:r>
      <w:r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(Mather and Lighthall, 2012)</w:t>
      </w:r>
      <w:r w:rsidRPr="00407D3B">
        <w:rPr>
          <w:rFonts w:ascii="Arial" w:hAnsi="Arial" w:cs="Arial"/>
          <w:lang w:val="en-US"/>
        </w:rPr>
        <w:fldChar w:fldCharType="end"/>
      </w:r>
      <w:r w:rsidRPr="00407D3B">
        <w:rPr>
          <w:rFonts w:ascii="Arial" w:hAnsi="Arial" w:cs="Arial"/>
          <w:lang w:val="en-US"/>
        </w:rPr>
        <w:t xml:space="preserve"> and potential impact of cyclical changes in female individuals we decided to investigate an exclusively male sample.</w:t>
      </w:r>
      <w:r>
        <w:rPr>
          <w:rFonts w:ascii="Arial" w:hAnsi="Arial" w:cs="Arial"/>
          <w:lang w:val="en-US"/>
        </w:rPr>
        <w:t xml:space="preserve"> Furthermore, our sample was homogenously young and highly educated. Therefore, our findings cannot be generalized to the general population or patient samples.</w:t>
      </w:r>
      <w:r w:rsidR="008F250E">
        <w:rPr>
          <w:rFonts w:ascii="Arial" w:hAnsi="Arial" w:cs="Arial"/>
          <w:lang w:val="en-US"/>
        </w:rPr>
        <w:t xml:space="preserve"> </w:t>
      </w:r>
      <w:ins w:id="479" w:author="Lennart Lüttgau" w:date="2021-07-06T14:28:00Z">
        <w:r w:rsidR="00207E12" w:rsidRPr="728432B7">
          <w:rPr>
            <w:rFonts w:ascii="Arial" w:hAnsi="Arial" w:cs="Arial"/>
            <w:lang w:val="en-US"/>
          </w:rPr>
          <w:t xml:space="preserve">Our task does not allow to </w:t>
        </w:r>
      </w:ins>
      <w:ins w:id="480" w:author="Lennart Lüttgau" w:date="2021-07-06T14:29:00Z">
        <w:r w:rsidR="00207E12" w:rsidRPr="728432B7">
          <w:rPr>
            <w:rFonts w:ascii="Arial" w:hAnsi="Arial" w:cs="Arial"/>
            <w:lang w:val="en-US"/>
          </w:rPr>
          <w:t xml:space="preserve">temporally </w:t>
        </w:r>
      </w:ins>
      <w:ins w:id="481" w:author="Lennart Lüttgau" w:date="2021-07-06T14:28:00Z">
        <w:r w:rsidR="00207E12" w:rsidRPr="728432B7">
          <w:rPr>
            <w:rFonts w:ascii="Arial" w:hAnsi="Arial" w:cs="Arial"/>
            <w:lang w:val="en-US"/>
          </w:rPr>
          <w:t>disen</w:t>
        </w:r>
      </w:ins>
      <w:ins w:id="482" w:author="Lennart Lüttgau" w:date="2021-07-06T14:29:00Z">
        <w:r w:rsidR="00207E12" w:rsidRPr="728432B7">
          <w:rPr>
            <w:rFonts w:ascii="Arial" w:hAnsi="Arial" w:cs="Arial"/>
            <w:lang w:val="en-US"/>
          </w:rPr>
          <w:t xml:space="preserve">tangle value and RPE representations in the brain. </w:t>
        </w:r>
      </w:ins>
      <w:ins w:id="483" w:author="Lennart Lüttgau" w:date="2021-07-06T14:31:00Z">
        <w:r w:rsidR="00207E12" w:rsidRPr="728432B7">
          <w:rPr>
            <w:rFonts w:ascii="Arial" w:hAnsi="Arial" w:cs="Arial"/>
            <w:lang w:val="en-US"/>
          </w:rPr>
          <w:t>Dissociating these computations</w:t>
        </w:r>
      </w:ins>
      <w:ins w:id="484" w:author="Lennart Lüttgau" w:date="2021-07-06T14:29:00Z">
        <w:r w:rsidR="00207E12" w:rsidRPr="728432B7">
          <w:rPr>
            <w:rFonts w:ascii="Arial" w:hAnsi="Arial" w:cs="Arial"/>
            <w:lang w:val="en-US"/>
          </w:rPr>
          <w:t xml:space="preserve"> might be </w:t>
        </w:r>
      </w:ins>
      <w:ins w:id="485" w:author="Lennart Lüttgau" w:date="2021-07-06T14:31:00Z">
        <w:r w:rsidR="00207E12" w:rsidRPr="728432B7">
          <w:rPr>
            <w:rFonts w:ascii="Arial" w:hAnsi="Arial" w:cs="Arial"/>
            <w:lang w:val="en-US"/>
          </w:rPr>
          <w:t xml:space="preserve">a promising avenue for future studies to determine </w:t>
        </w:r>
      </w:ins>
      <w:ins w:id="486" w:author="Lennart Lüttgau" w:date="2021-07-06T14:32:00Z">
        <w:r w:rsidR="00207E12" w:rsidRPr="728432B7">
          <w:rPr>
            <w:rFonts w:ascii="Arial" w:hAnsi="Arial" w:cs="Arial"/>
            <w:lang w:val="en-US"/>
          </w:rPr>
          <w:t>the</w:t>
        </w:r>
      </w:ins>
      <w:r w:rsidR="008F250E">
        <w:rPr>
          <w:rFonts w:ascii="Arial" w:hAnsi="Arial" w:cs="Arial"/>
          <w:lang w:val="en-US"/>
        </w:rPr>
        <w:t xml:space="preserve"> </w:t>
      </w:r>
      <w:ins w:id="487" w:author="Lennart Lüttgau" w:date="2021-07-06T14:32:00Z">
        <w:r w:rsidR="00207E12" w:rsidRPr="728432B7">
          <w:rPr>
            <w:rFonts w:ascii="Arial" w:hAnsi="Arial" w:cs="Arial"/>
            <w:lang w:val="en-US"/>
          </w:rPr>
          <w:t>neurocomputational processes underlying reversal learning performance increases under acute stress.</w:t>
        </w:r>
      </w:ins>
    </w:p>
    <w:p w14:paraId="5D8AC688" w14:textId="311984B6" w:rsidR="00277C76" w:rsidRPr="00553BFA" w:rsidRDefault="00553BFA" w:rsidP="006F1403">
      <w:pPr>
        <w:spacing w:line="480" w:lineRule="auto"/>
        <w:jc w:val="both"/>
        <w:rPr>
          <w:rFonts w:ascii="Arial" w:hAnsi="Arial" w:cs="Arial"/>
          <w:b/>
          <w:bCs/>
          <w:lang w:val="en-US"/>
        </w:rPr>
      </w:pPr>
      <w:r>
        <w:rPr>
          <w:rFonts w:ascii="Arial" w:hAnsi="Arial" w:cs="Arial"/>
          <w:lang w:val="en-US"/>
        </w:rPr>
        <w:t xml:space="preserve">While healthy individuals can adapt to a certain level of stress and even find it beneficial </w:t>
      </w:r>
      <w:r>
        <w:rPr>
          <w:rFonts w:ascii="Arial" w:hAnsi="Arial" w:cs="Arial"/>
          <w:lang w:val="en-US"/>
        </w:rPr>
        <w:fldChar w:fldCharType="begin" w:fldLock="1"/>
      </w:r>
      <w:r>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Pr>
          <w:rFonts w:ascii="Arial" w:hAnsi="Arial" w:cs="Arial"/>
          <w:lang w:val="en-US"/>
        </w:rPr>
        <w:fldChar w:fldCharType="separate"/>
      </w:r>
      <w:r w:rsidRPr="005213EF">
        <w:rPr>
          <w:rFonts w:ascii="Arial" w:hAnsi="Arial" w:cs="Arial"/>
          <w:noProof/>
          <w:lang w:val="en-US"/>
        </w:rPr>
        <w:t>(Lighthall et al., 2013)</w:t>
      </w:r>
      <w:r>
        <w:rPr>
          <w:rFonts w:ascii="Arial" w:hAnsi="Arial" w:cs="Arial"/>
          <w:lang w:val="en-US"/>
        </w:rPr>
        <w:fldChar w:fldCharType="end"/>
      </w:r>
      <w:r>
        <w:rPr>
          <w:rFonts w:ascii="Arial" w:hAnsi="Arial" w:cs="Arial"/>
          <w:lang w:val="en-US"/>
        </w:rPr>
        <w:t xml:space="preserve">, decision-making frequently goes awry in psychiatric disorders </w:t>
      </w:r>
      <w:r>
        <w:rPr>
          <w:rFonts w:ascii="Arial" w:hAnsi="Arial" w:cs="Arial"/>
          <w:lang w:val="en-US"/>
        </w:rPr>
        <w:fldChar w:fldCharType="begin" w:fldLock="1"/>
      </w:r>
      <w:r>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Pr>
          <w:rFonts w:ascii="Arial" w:hAnsi="Arial" w:cs="Arial"/>
          <w:lang w:val="en-US"/>
        </w:rPr>
        <w:fldChar w:fldCharType="separate"/>
      </w:r>
      <w:r w:rsidRPr="005213EF">
        <w:rPr>
          <w:rFonts w:ascii="Arial" w:hAnsi="Arial" w:cs="Arial"/>
          <w:noProof/>
          <w:lang w:val="en-US"/>
        </w:rPr>
        <w:t>(Cáceda et al., 2014; Voon et al., 2017)</w:t>
      </w:r>
      <w:r>
        <w:rPr>
          <w:rFonts w:ascii="Arial" w:hAnsi="Arial" w:cs="Arial"/>
          <w:lang w:val="en-US"/>
        </w:rPr>
        <w:fldChar w:fldCharType="end"/>
      </w:r>
      <w:r>
        <w:rPr>
          <w:rFonts w:ascii="Arial" w:hAnsi="Arial" w:cs="Arial"/>
          <w:lang w:val="en-US"/>
        </w:rPr>
        <w:t>.</w:t>
      </w:r>
      <w:r>
        <w:rPr>
          <w:rFonts w:ascii="Arial" w:hAnsi="Arial" w:cs="Arial"/>
          <w:b/>
          <w:bCs/>
          <w:lang w:val="en-US"/>
        </w:rPr>
        <w:t xml:space="preserve"> </w:t>
      </w:r>
      <w:r w:rsidR="00794CD9">
        <w:rPr>
          <w:rFonts w:ascii="Arial" w:hAnsi="Arial" w:cs="Arial"/>
          <w:lang w:val="en-US"/>
        </w:rPr>
        <w:t>Our results suggest that it might be worthwhile assess</w:t>
      </w:r>
      <w:ins w:id="488" w:author="Lennart Lüttgau" w:date="2021-07-06T14:27:00Z">
        <w:r w:rsidR="00EF7103">
          <w:rPr>
            <w:rFonts w:ascii="Arial" w:hAnsi="Arial" w:cs="Arial"/>
            <w:lang w:val="en-US"/>
          </w:rPr>
          <w:t>ing</w:t>
        </w:r>
      </w:ins>
      <w:r w:rsidR="00794CD9">
        <w:rPr>
          <w:rFonts w:ascii="Arial" w:hAnsi="Arial" w:cs="Arial"/>
          <w:lang w:val="en-US"/>
        </w:rPr>
        <w:t xml:space="preserve"> decision-making under acute stress in </w:t>
      </w:r>
      <w:ins w:id="489" w:author="Lennart Lüttgau" w:date="2021-07-06T14:28:00Z">
        <w:r w:rsidR="00EF7103">
          <w:rPr>
            <w:rFonts w:ascii="Arial" w:hAnsi="Arial" w:cs="Arial"/>
            <w:lang w:val="en-US"/>
          </w:rPr>
          <w:t xml:space="preserve">populations </w:t>
        </w:r>
      </w:ins>
      <w:r w:rsidR="00794CD9">
        <w:rPr>
          <w:rFonts w:ascii="Arial" w:hAnsi="Arial" w:cs="Arial"/>
          <w:lang w:val="en-US"/>
        </w:rPr>
        <w:t>at</w:t>
      </w:r>
      <w:ins w:id="490" w:author="Lennart Lüttgau" w:date="2021-07-06T14:28:00Z">
        <w:r w:rsidR="00EF7103">
          <w:rPr>
            <w:rFonts w:ascii="Arial" w:hAnsi="Arial" w:cs="Arial"/>
            <w:lang w:val="en-US"/>
          </w:rPr>
          <w:t xml:space="preserve"> </w:t>
        </w:r>
      </w:ins>
      <w:r w:rsidR="00794CD9">
        <w:rPr>
          <w:rFonts w:ascii="Arial" w:hAnsi="Arial" w:cs="Arial"/>
          <w:lang w:val="en-US"/>
        </w:rPr>
        <w:t xml:space="preserve">risk </w:t>
      </w:r>
      <w:ins w:id="491" w:author="Lennart Lüttgau" w:date="2021-07-06T14:28:00Z">
        <w:r w:rsidR="00EF7103">
          <w:rPr>
            <w:rFonts w:ascii="Arial" w:hAnsi="Arial" w:cs="Arial"/>
            <w:lang w:val="en-US"/>
          </w:rPr>
          <w:t xml:space="preserve">of developing psychiatric conditions </w:t>
        </w:r>
      </w:ins>
      <w:r w:rsidR="00794CD9">
        <w:rPr>
          <w:rFonts w:ascii="Arial" w:hAnsi="Arial" w:cs="Arial"/>
          <w:lang w:val="en-US"/>
        </w:rPr>
        <w:t>to reveal how stress is involved in maladaptive decision-making. Identification of</w:t>
      </w:r>
      <w:r w:rsidR="000F0D96">
        <w:rPr>
          <w:rFonts w:ascii="Arial" w:hAnsi="Arial" w:cs="Arial"/>
          <w:lang w:val="en-US"/>
        </w:rPr>
        <w:t xml:space="preserve"> altered choice behavior and</w:t>
      </w:r>
      <w:r w:rsidR="00794CD9">
        <w:rPr>
          <w:rFonts w:ascii="Arial" w:hAnsi="Arial" w:cs="Arial"/>
          <w:lang w:val="en-US"/>
        </w:rPr>
        <w:t xml:space="preserve"> relevant </w:t>
      </w:r>
      <w:r w:rsidR="000F0D96">
        <w:rPr>
          <w:rFonts w:ascii="Arial" w:hAnsi="Arial" w:cs="Arial"/>
          <w:lang w:val="en-US"/>
        </w:rPr>
        <w:t>neural networks in healthy individuals</w:t>
      </w:r>
      <w:r w:rsidR="003432D8">
        <w:rPr>
          <w:rFonts w:ascii="Arial" w:hAnsi="Arial" w:cs="Arial"/>
          <w:lang w:val="en-US"/>
        </w:rPr>
        <w:t xml:space="preserve"> make it possible to disentangle how stress affects healthy </w:t>
      </w:r>
      <w:r w:rsidR="001C43EC">
        <w:rPr>
          <w:rFonts w:ascii="Arial" w:hAnsi="Arial" w:cs="Arial"/>
          <w:lang w:val="en-US"/>
        </w:rPr>
        <w:t>decision-making</w:t>
      </w:r>
      <w:r w:rsidR="003432D8">
        <w:rPr>
          <w:rFonts w:ascii="Arial" w:hAnsi="Arial" w:cs="Arial"/>
          <w:lang w:val="en-US"/>
        </w:rPr>
        <w:t xml:space="preserve"> and what might be a maladaptive psychiatric </w:t>
      </w:r>
      <w:r w:rsidR="003432D8">
        <w:rPr>
          <w:rFonts w:ascii="Arial" w:hAnsi="Arial" w:cs="Arial"/>
          <w:lang w:val="en-US"/>
        </w:rPr>
        <w:lastRenderedPageBreak/>
        <w:t>alteration</w:t>
      </w:r>
      <w:r w:rsidR="000F0D96">
        <w:rPr>
          <w:rFonts w:ascii="Arial" w:hAnsi="Arial" w:cs="Arial"/>
          <w:lang w:val="en-US"/>
        </w:rPr>
        <w:t>.</w:t>
      </w:r>
      <w:r w:rsidR="00794CD9">
        <w:rPr>
          <w:rFonts w:ascii="Arial" w:hAnsi="Arial" w:cs="Arial"/>
          <w:lang w:val="en-US"/>
        </w:rPr>
        <w:t xml:space="preserve"> </w:t>
      </w:r>
      <w:r w:rsidR="00277C76">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00277C76">
        <w:rPr>
          <w:rFonts w:ascii="Arial" w:hAnsi="Arial" w:cs="Arial"/>
          <w:lang w:val="en-US"/>
        </w:rPr>
        <w:fldChar w:fldCharType="begin" w:fldLock="1"/>
      </w:r>
      <w:r w:rsidR="003432D8">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decision-making","type":"article-journal","volume":"36"},"uris":["http://www.mendeley.com/documents/?uuid=74758f40-1e9a-327d-8ce9-ecf2918cf42b"]}],"mendeley":{"formattedCitation":"(Andrea M F Reiter et al., 2016)","plainTextFormattedCitation":"(Andrea M F Reiter et al., 2016)","previouslyFormattedCitation":"(Andrea M F Reiter et al., 2016)"},"properties":{"noteIndex":0},"schema":"https://github.com/citation-style-language/schema/raw/master/csl-citation.json"}</w:instrText>
      </w:r>
      <w:r w:rsidR="00277C76">
        <w:rPr>
          <w:rFonts w:ascii="Arial" w:hAnsi="Arial" w:cs="Arial"/>
          <w:lang w:val="en-US"/>
        </w:rPr>
        <w:fldChar w:fldCharType="separate"/>
      </w:r>
      <w:r w:rsidR="000F0D96" w:rsidRPr="000F0D96">
        <w:rPr>
          <w:rFonts w:ascii="Arial" w:hAnsi="Arial" w:cs="Arial"/>
          <w:noProof/>
          <w:lang w:val="en-US"/>
        </w:rPr>
        <w:t>(Andrea M F Reiter et al., 2016)</w:t>
      </w:r>
      <w:r w:rsidR="00277C76">
        <w:rPr>
          <w:rFonts w:ascii="Arial" w:hAnsi="Arial" w:cs="Arial"/>
          <w:lang w:val="en-US"/>
        </w:rPr>
        <w:fldChar w:fldCharType="end"/>
      </w:r>
      <w:r w:rsidR="000F0D96">
        <w:rPr>
          <w:rFonts w:ascii="Arial" w:hAnsi="Arial" w:cs="Arial"/>
          <w:lang w:val="en-US"/>
        </w:rPr>
        <w:t xml:space="preserve">, </w:t>
      </w:r>
      <w:r w:rsidR="00277C76" w:rsidRPr="005213EF">
        <w:rPr>
          <w:rFonts w:ascii="Arial" w:hAnsi="Arial" w:cs="Arial"/>
          <w:lang w:val="en-US"/>
        </w:rPr>
        <w:t xml:space="preserve">anorexia nervosa </w:t>
      </w:r>
      <w:r w:rsidR="00277C76">
        <w:rPr>
          <w:rFonts w:ascii="Arial" w:hAnsi="Arial" w:cs="Arial"/>
          <w:lang w:val="en-US"/>
        </w:rPr>
        <w:fldChar w:fldCharType="begin" w:fldLock="1"/>
      </w:r>
      <w:r w:rsidR="00277C76" w:rsidRPr="005213EF">
        <w:rPr>
          <w:rFonts w:ascii="Arial" w:hAnsi="Arial" w:cs="Arial"/>
          <w:lang w:val="en-US"/>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w:instrText>
      </w:r>
      <w:r w:rsidR="00277C76" w:rsidRPr="001E797E">
        <w:rPr>
          <w:rFonts w:ascii="Arial" w:hAnsi="Arial" w:cs="Arial"/>
        </w:rPr>
        <w:instrText>},"uris":["http://www.mendeley.com/documents/?uuid=1f4b6653-be5e-40f9-bdd0-be2d81eaccf2"]}],"mendeley":{"formattedCitation":"(Bernardoni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277C76">
        <w:rPr>
          <w:rFonts w:ascii="Arial" w:hAnsi="Arial" w:cs="Arial"/>
          <w:lang w:val="en-US"/>
        </w:rPr>
        <w:fldChar w:fldCharType="separate"/>
      </w:r>
      <w:r w:rsidR="00277C76" w:rsidRPr="001E797E">
        <w:rPr>
          <w:rFonts w:ascii="Arial" w:hAnsi="Arial" w:cs="Arial"/>
          <w:noProof/>
        </w:rPr>
        <w:t>(Bernardoni et al., 2017)</w:t>
      </w:r>
      <w:r w:rsidR="00277C76">
        <w:rPr>
          <w:rFonts w:ascii="Arial" w:hAnsi="Arial" w:cs="Arial"/>
          <w:lang w:val="en-US"/>
        </w:rPr>
        <w:fldChar w:fldCharType="end"/>
      </w:r>
      <w:r w:rsidR="00277C76" w:rsidRPr="001E797E">
        <w:rPr>
          <w:rFonts w:ascii="Arial" w:hAnsi="Arial" w:cs="Arial"/>
        </w:rPr>
        <w:t xml:space="preserve">, binge-eating disorder </w:t>
      </w:r>
      <w:r w:rsidR="00277C76">
        <w:rPr>
          <w:rFonts w:ascii="Arial" w:hAnsi="Arial" w:cs="Arial"/>
          <w:lang w:val="en-US"/>
        </w:rPr>
        <w:fldChar w:fldCharType="begin" w:fldLock="1"/>
      </w:r>
      <w:r w:rsidR="00CC2AAB">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277C76">
        <w:rPr>
          <w:rFonts w:ascii="Arial" w:hAnsi="Arial" w:cs="Arial"/>
          <w:lang w:val="en-US"/>
        </w:rPr>
        <w:fldChar w:fldCharType="separate"/>
      </w:r>
      <w:r w:rsidR="005213EF" w:rsidRPr="005213EF">
        <w:rPr>
          <w:rFonts w:ascii="Arial" w:hAnsi="Arial" w:cs="Arial"/>
          <w:noProof/>
        </w:rPr>
        <w:t>(Reiter et al., 2017)</w:t>
      </w:r>
      <w:r w:rsidR="00277C76">
        <w:rPr>
          <w:rFonts w:ascii="Arial" w:hAnsi="Arial" w:cs="Arial"/>
          <w:lang w:val="en-US"/>
        </w:rPr>
        <w:fldChar w:fldCharType="end"/>
      </w:r>
      <w:r w:rsidR="00277C76" w:rsidRPr="003D6651">
        <w:rPr>
          <w:rFonts w:ascii="Arial" w:hAnsi="Arial" w:cs="Arial"/>
        </w:rPr>
        <w:t xml:space="preserve">, ADHD </w:t>
      </w:r>
      <w:r w:rsidR="00277C76">
        <w:rPr>
          <w:rFonts w:ascii="Arial" w:hAnsi="Arial" w:cs="Arial"/>
          <w:lang w:val="en-US"/>
        </w:rPr>
        <w:fldChar w:fldCharType="begin" w:fldLock="1"/>
      </w:r>
      <w:r w:rsidR="00277C76" w:rsidRPr="003D6651">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277C76">
        <w:rPr>
          <w:rFonts w:ascii="Arial" w:hAnsi="Arial" w:cs="Arial"/>
          <w:lang w:val="en-US"/>
        </w:rPr>
        <w:fldChar w:fldCharType="separate"/>
      </w:r>
      <w:r w:rsidR="00277C76" w:rsidRPr="003D6651">
        <w:rPr>
          <w:rFonts w:ascii="Arial" w:hAnsi="Arial" w:cs="Arial"/>
          <w:noProof/>
        </w:rPr>
        <w:t>(Hauser et al., 2021)</w:t>
      </w:r>
      <w:r w:rsidR="00277C76">
        <w:rPr>
          <w:rFonts w:ascii="Arial" w:hAnsi="Arial" w:cs="Arial"/>
          <w:lang w:val="en-US"/>
        </w:rPr>
        <w:fldChar w:fldCharType="end"/>
      </w:r>
      <w:r w:rsidR="00277C76" w:rsidRPr="00882215">
        <w:rPr>
          <w:rFonts w:ascii="Arial" w:hAnsi="Arial" w:cs="Arial"/>
        </w:rPr>
        <w:t xml:space="preserve"> </w:t>
      </w:r>
      <w:r w:rsidR="00277C76" w:rsidRPr="003D6651">
        <w:rPr>
          <w:rFonts w:ascii="Arial" w:hAnsi="Arial" w:cs="Arial"/>
        </w:rPr>
        <w:t xml:space="preserve">or schizophrenia </w:t>
      </w:r>
      <w:r w:rsidR="00277C76">
        <w:rPr>
          <w:rFonts w:ascii="Arial" w:hAnsi="Arial" w:cs="Arial"/>
          <w:lang w:val="en-US"/>
        </w:rPr>
        <w:fldChar w:fldCharType="begin" w:fldLock="1"/>
      </w:r>
      <w:r w:rsidR="00CC2AAB">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00CC2AAB" w:rsidRPr="00CC2AAB">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277C76">
        <w:rPr>
          <w:rFonts w:ascii="Arial" w:hAnsi="Arial" w:cs="Arial"/>
          <w:lang w:val="en-US"/>
        </w:rPr>
        <w:fldChar w:fldCharType="separate"/>
      </w:r>
      <w:r w:rsidR="005213EF" w:rsidRPr="005213EF">
        <w:rPr>
          <w:rFonts w:ascii="Arial" w:hAnsi="Arial" w:cs="Arial"/>
          <w:noProof/>
          <w:lang w:val="en-US"/>
        </w:rPr>
        <w:t>(Katthagen et al., 2020)</w:t>
      </w:r>
      <w:r w:rsidR="00277C76">
        <w:rPr>
          <w:rFonts w:ascii="Arial" w:hAnsi="Arial" w:cs="Arial"/>
          <w:lang w:val="en-US"/>
        </w:rPr>
        <w:fldChar w:fldCharType="end"/>
      </w:r>
      <w:r w:rsidR="00277C76">
        <w:rPr>
          <w:rFonts w:ascii="Arial" w:hAnsi="Arial" w:cs="Arial"/>
          <w:lang w:val="en-US"/>
        </w:rPr>
        <w:t xml:space="preserve"> cognitive flexibility and its </w:t>
      </w:r>
      <w:r w:rsidR="00F472EE">
        <w:rPr>
          <w:rFonts w:ascii="Arial" w:hAnsi="Arial" w:cs="Arial"/>
          <w:lang w:val="en-US"/>
        </w:rPr>
        <w:t>neural</w:t>
      </w:r>
      <w:r w:rsidR="00277C76">
        <w:rPr>
          <w:rFonts w:ascii="Arial" w:hAnsi="Arial" w:cs="Arial"/>
          <w:lang w:val="en-US"/>
        </w:rPr>
        <w:t xml:space="preserve"> correlates are impaired. </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0FD1617D" w:rsidR="00B118F5" w:rsidRPr="00B118F5" w:rsidRDefault="00B118F5" w:rsidP="00B118F5">
      <w:pPr>
        <w:spacing w:line="480" w:lineRule="auto"/>
        <w:jc w:val="both"/>
        <w:rPr>
          <w:rFonts w:ascii="Arial" w:hAnsi="Arial" w:cs="Arial"/>
          <w:lang w:val="en-US"/>
        </w:rPr>
      </w:pPr>
      <w:r>
        <w:rPr>
          <w:rFonts w:ascii="Arial" w:hAnsi="Arial" w:cs="Arial"/>
          <w:lang w:val="en-US"/>
        </w:rPr>
        <w:t xml:space="preserve">Our study combines the advantages of a within-subject design and fine-grained computational measures to investigate the effect of acute psychosocial stress on healthy male adults. </w:t>
      </w:r>
      <w:r w:rsidR="009872DF">
        <w:rPr>
          <w:rFonts w:ascii="Arial" w:hAnsi="Arial" w:cs="Arial"/>
          <w:lang w:val="en-US"/>
        </w:rPr>
        <w:t>Several lines of analysis showed altered choice stochasticity and slightly improved performance under stress.</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004C2497">
      <w:pPr>
        <w:numPr>
          <w:ilvl w:val="5"/>
          <w:numId w:val="0"/>
        </w:numPr>
        <w:tabs>
          <w:tab w:val="num" w:pos="1152"/>
        </w:tabs>
        <w:suppressAutoHyphens/>
        <w:spacing w:after="120" w:line="360" w:lineRule="auto"/>
        <w:jc w:val="both"/>
        <w:outlineLvl w:val="5"/>
        <w:rPr>
          <w:rFonts w:ascii="Arial" w:eastAsia="Times New Roman" w:hAnsi="Arial"/>
          <w:b/>
          <w:bCs/>
          <w:lang w:val="en-US" w:eastAsia="ar-SA"/>
        </w:rPr>
      </w:pPr>
      <w:bookmarkStart w:id="492" w:name="_Toc472330565"/>
      <w:commentRangeStart w:id="493"/>
      <w:r w:rsidRPr="002757AE">
        <w:rPr>
          <w:rFonts w:ascii="Arial" w:eastAsia="Times New Roman" w:hAnsi="Arial"/>
          <w:b/>
          <w:bCs/>
          <w:highlight w:val="yellow"/>
          <w:lang w:val="en-US" w:eastAsia="ar-SA"/>
        </w:rPr>
        <w:lastRenderedPageBreak/>
        <w:t xml:space="preserve">Funding </w:t>
      </w:r>
      <w:commentRangeEnd w:id="493"/>
      <w:r w:rsidRPr="002757AE">
        <w:rPr>
          <w:rStyle w:val="Kommentarzeichen"/>
          <w:highlight w:val="yellow"/>
        </w:rPr>
        <w:commentReference w:id="493"/>
      </w:r>
    </w:p>
    <w:p w14:paraId="5369E4AE" w14:textId="77680530" w:rsidR="004C2497" w:rsidRDefault="004C2497" w:rsidP="7EBE532D">
      <w:pPr>
        <w:spacing w:line="360" w:lineRule="auto"/>
        <w:jc w:val="both"/>
        <w:rPr>
          <w:rFonts w:ascii="Arial" w:hAnsi="Arial"/>
          <w:lang w:val="en-US" w:eastAsia="ar-SA"/>
        </w:rPr>
      </w:pPr>
      <w:r w:rsidRPr="7EBE532D">
        <w:rPr>
          <w:rFonts w:ascii="Arial" w:hAnsi="Arial"/>
          <w:lang w:val="en-US" w:eastAsia="ar-SA"/>
        </w:rPr>
        <w:t>This work was supported by</w:t>
      </w:r>
      <w:del w:id="494" w:author="Sjoerds, Z." w:date="2021-07-19T08:11:00Z">
        <w:r w:rsidRPr="7EBE532D" w:rsidDel="004C2497">
          <w:rPr>
            <w:rFonts w:ascii="Arial" w:hAnsi="Arial"/>
            <w:lang w:val="en-US" w:eastAsia="ar-SA"/>
          </w:rPr>
          <w:delText xml:space="preserve"> </w:delText>
        </w:r>
      </w:del>
      <w:ins w:id="495" w:author="Sjoerds, Z." w:date="2021-07-19T08:11:00Z">
        <w:r w:rsidR="2617E398" w:rsidRPr="7EBE532D">
          <w:rPr>
            <w:rFonts w:ascii="Arial" w:eastAsia="Arial" w:hAnsi="Arial" w:cs="Arial"/>
            <w:lang w:val="en-US"/>
          </w:rPr>
          <w:t xml:space="preserve"> the Rubicon award granted to ZS by the Netherlands Organization for Scientific Research (NWO, Rubicon </w:t>
        </w:r>
        <w:r w:rsidR="2617E398" w:rsidRPr="7EBE532D">
          <w:rPr>
            <w:rFonts w:ascii="Arial" w:eastAsia="Arial" w:hAnsi="Arial" w:cs="Arial"/>
            <w:color w:val="222222"/>
            <w:lang w:val="en-US"/>
          </w:rPr>
          <w:t>2014/05563/ALW</w:t>
        </w:r>
        <w:r w:rsidR="2617E398" w:rsidRPr="7EBE532D">
          <w:rPr>
            <w:rFonts w:ascii="Arial" w:eastAsia="Arial" w:hAnsi="Arial" w:cs="Arial"/>
            <w:lang w:val="en-US"/>
          </w:rPr>
          <w:t>), by</w:t>
        </w:r>
        <w:r w:rsidR="2617E398" w:rsidRPr="7EBE532D">
          <w:rPr>
            <w:rFonts w:ascii="Arial" w:hAnsi="Arial"/>
            <w:lang w:val="en-US" w:eastAsia="ar-SA"/>
          </w:rPr>
          <w:t xml:space="preserve"> </w:t>
        </w:r>
      </w:ins>
      <w:r w:rsidRPr="7EBE532D">
        <w:rPr>
          <w:rFonts w:ascii="Arial" w:hAnsi="Arial"/>
          <w:lang w:val="en-US" w:eastAsia="ar-SA"/>
        </w:rPr>
        <w:t xml:space="preserve">the Einstein Center for Neurosciences (LW), </w:t>
      </w:r>
      <w:ins w:id="496" w:author="Sjoerds, Z." w:date="2021-07-19T08:11:00Z">
        <w:r w:rsidR="5E563265" w:rsidRPr="7EBE532D">
          <w:rPr>
            <w:rFonts w:ascii="Arial" w:hAnsi="Arial"/>
            <w:lang w:val="en-US" w:eastAsia="ar-SA"/>
          </w:rPr>
          <w:t xml:space="preserve">and by </w:t>
        </w:r>
      </w:ins>
      <w:r w:rsidRPr="7EBE532D">
        <w:rPr>
          <w:rFonts w:ascii="Arial" w:hAnsi="Arial"/>
          <w:lang w:val="en-US" w:eastAsia="ar-SA"/>
        </w:rPr>
        <w:t>the Heisenberg program from the German Research Foundation (grant number SCHL 1969/1-2/3-1/5-1)</w:t>
      </w:r>
      <w:r w:rsidR="00A467F9">
        <w:rPr>
          <w:rFonts w:ascii="Arial" w:hAnsi="Arial"/>
          <w:lang w:val="en-US" w:eastAsia="ar-SA"/>
        </w:rPr>
        <w:t>, as well as the</w:t>
      </w:r>
      <w:r w:rsidR="00A467F9" w:rsidRPr="00A467F9">
        <w:rPr>
          <w:rFonts w:ascii="Arial" w:hAnsi="Arial"/>
          <w:lang w:val="en-US" w:eastAsia="ar-SA"/>
        </w:rPr>
        <w:t xml:space="preserve"> Max Planck Society and grants from the German Research Foundation awarded to FS (DFG SCHL 1969/2-2 as part of FOR1617 and SCHL1969/4-1).</w:t>
      </w:r>
      <w:r w:rsidRPr="7EBE532D">
        <w:rPr>
          <w:rFonts w:ascii="Arial" w:hAnsi="Arial"/>
          <w:lang w:val="en-US" w:eastAsia="ar-SA"/>
        </w:rPr>
        <w:t xml:space="preserve"> </w:t>
      </w:r>
      <w:commentRangeStart w:id="497"/>
      <w:commentRangeStart w:id="498"/>
      <w:r w:rsidRPr="7EBE532D">
        <w:rPr>
          <w:rFonts w:ascii="Arial" w:hAnsi="Arial"/>
          <w:lang w:val="en-US" w:eastAsia="ar-SA"/>
        </w:rPr>
        <w:t>(FS)</w:t>
      </w:r>
      <w:commentRangeEnd w:id="497"/>
      <w:r>
        <w:commentReference w:id="497"/>
      </w:r>
      <w:commentRangeEnd w:id="498"/>
      <w:r w:rsidR="00B30CBE">
        <w:rPr>
          <w:rStyle w:val="Kommentarzeichen"/>
        </w:rPr>
        <w:commentReference w:id="498"/>
      </w:r>
      <w:r w:rsidRPr="7EBE532D">
        <w:rPr>
          <w:rFonts w:ascii="Arial" w:hAnsi="Arial"/>
          <w:lang w:val="en-US" w:eastAsia="ar-SA"/>
        </w:rPr>
        <w:t xml:space="preserve">, </w:t>
      </w:r>
    </w:p>
    <w:p w14:paraId="2076D3EF" w14:textId="77777777" w:rsidR="004C2497" w:rsidRPr="00FF71D4" w:rsidRDefault="004C2497" w:rsidP="004C2497">
      <w:pPr>
        <w:spacing w:line="360" w:lineRule="auto"/>
        <w:jc w:val="both"/>
        <w:rPr>
          <w:rFonts w:ascii="Arial" w:eastAsia="Times New Roman" w:hAnsi="Arial"/>
          <w:b/>
          <w:bCs/>
          <w:lang w:val="en-US" w:eastAsia="de-DE"/>
        </w:rPr>
      </w:pPr>
      <w:r w:rsidRPr="00FF71D4">
        <w:rPr>
          <w:rFonts w:ascii="Arial" w:eastAsia="Times New Roman" w:hAnsi="Arial"/>
          <w:b/>
          <w:bCs/>
          <w:lang w:val="en-US" w:eastAsia="de-DE"/>
        </w:rPr>
        <w:t>Acknowledgements</w:t>
      </w:r>
    </w:p>
    <w:p w14:paraId="00E60E72" w14:textId="7E8FDBDB" w:rsidR="004C2497" w:rsidRPr="004C2497" w:rsidRDefault="004C2497" w:rsidP="004C2497">
      <w:pPr>
        <w:suppressAutoHyphens/>
        <w:spacing w:after="120" w:line="360" w:lineRule="auto"/>
        <w:jc w:val="both"/>
        <w:rPr>
          <w:rFonts w:ascii="Arial" w:hAnsi="Arial"/>
          <w:lang w:val="en-US" w:eastAsia="ar-SA"/>
        </w:rPr>
      </w:pPr>
      <w:r w:rsidRPr="7EBE532D">
        <w:rPr>
          <w:rFonts w:ascii="Arial" w:hAnsi="Arial"/>
          <w:lang w:val="en-US" w:eastAsia="ar-SA"/>
        </w:rPr>
        <w:t>We thank all the authors contacted who provided additional information.</w:t>
      </w:r>
      <w:r w:rsidR="00A467F9" w:rsidRPr="00A467F9">
        <w:rPr>
          <w:lang w:val="en-US"/>
        </w:rPr>
        <w:t xml:space="preserve"> </w:t>
      </w:r>
      <w:r w:rsidR="00A467F9" w:rsidRPr="00A467F9">
        <w:rPr>
          <w:rFonts w:ascii="Arial" w:hAnsi="Arial"/>
          <w:lang w:val="en-US" w:eastAsia="ar-SA"/>
        </w:rPr>
        <w:t>The authors would like to thank all volunteers who participated in this study. The authors would also like to thank C. Edwards, K. Hudl, L. Golz, M. Panitz, M. Jochemko, A. Kummer, N. Pampus, J. Lepsien, A. Pampel, T. Schlumm, S. Thiers, C. Backhauß, M. Falk, and L. Fisher for their valuable assistance in recruitment and data acquisition throughout the study.</w:t>
      </w:r>
    </w:p>
    <w:p w14:paraId="384769E4" w14:textId="3C39650A" w:rsidR="004C2497" w:rsidRPr="00FF71D4" w:rsidRDefault="004C2497" w:rsidP="004C2497">
      <w:pPr>
        <w:rPr>
          <w:rFonts w:ascii="Arial" w:eastAsia="Times New Roman" w:hAnsi="Arial"/>
          <w:b/>
          <w:bCs/>
          <w:lang w:val="en-US" w:eastAsia="de-DE"/>
        </w:rPr>
      </w:pPr>
      <w:r w:rsidRPr="00FF71D4">
        <w:rPr>
          <w:rFonts w:ascii="Arial" w:eastAsia="Times New Roman" w:hAnsi="Arial"/>
          <w:b/>
          <w:bCs/>
          <w:lang w:val="en-US" w:eastAsia="ar-SA"/>
        </w:rPr>
        <w:t>Disclosure Statement</w:t>
      </w:r>
      <w:bookmarkEnd w:id="492"/>
    </w:p>
    <w:p w14:paraId="26B60F38" w14:textId="77777777" w:rsidR="004C2497" w:rsidRPr="00800600" w:rsidRDefault="004C2497" w:rsidP="004C2497">
      <w:pPr>
        <w:suppressAutoHyphens/>
        <w:spacing w:after="120" w:line="480" w:lineRule="auto"/>
        <w:jc w:val="both"/>
        <w:rPr>
          <w:rFonts w:ascii="Arial" w:eastAsia="Times New Roman" w:hAnsi="Arial"/>
          <w:bCs/>
          <w:lang w:val="en-US" w:eastAsia="ar-SA"/>
        </w:rPr>
      </w:pPr>
      <w:bookmarkStart w:id="499" w:name="_Toc472330566"/>
      <w:r w:rsidRPr="00800600">
        <w:rPr>
          <w:rFonts w:ascii="Arial" w:eastAsia="Times New Roman" w:hAnsi="Arial"/>
          <w:bCs/>
          <w:lang w:val="en-US" w:eastAsia="ar-SA"/>
        </w:rPr>
        <w:t>The Authors have declared that there are no conflicts of interest in relation to the subject of this study</w:t>
      </w:r>
      <w:r>
        <w:rPr>
          <w:rFonts w:ascii="Arial" w:eastAsia="Times New Roman" w:hAnsi="Arial"/>
          <w:bCs/>
          <w:lang w:val="en-US" w:eastAsia="ar-SA"/>
        </w:rPr>
        <w:t>.</w:t>
      </w:r>
    </w:p>
    <w:p w14:paraId="3172A472" w14:textId="77777777" w:rsidR="004C2497" w:rsidRPr="00FF71D4" w:rsidRDefault="004C2497" w:rsidP="004C2497">
      <w:pPr>
        <w:suppressAutoHyphens/>
        <w:spacing w:after="120" w:line="480" w:lineRule="auto"/>
        <w:jc w:val="both"/>
        <w:rPr>
          <w:rFonts w:ascii="Arial" w:eastAsia="Times New Roman" w:hAnsi="Arial"/>
          <w:b/>
          <w:bCs/>
          <w:lang w:val="en-US" w:eastAsia="ar-SA"/>
        </w:rPr>
      </w:pPr>
      <w:r w:rsidRPr="00FF71D4">
        <w:rPr>
          <w:rFonts w:ascii="Arial" w:eastAsia="Times New Roman" w:hAnsi="Arial"/>
          <w:b/>
          <w:bCs/>
          <w:lang w:val="en-US" w:eastAsia="ar-SA"/>
        </w:rPr>
        <w:t>Data availability</w:t>
      </w:r>
    </w:p>
    <w:p w14:paraId="161B7FBC" w14:textId="0A14BD00" w:rsidR="004C2497" w:rsidRPr="00FF71D4" w:rsidRDefault="004C2497" w:rsidP="004C2497">
      <w:pPr>
        <w:suppressAutoHyphens/>
        <w:spacing w:after="120" w:line="480" w:lineRule="auto"/>
        <w:jc w:val="both"/>
        <w:rPr>
          <w:rFonts w:ascii="Arial" w:hAnsi="Arial"/>
          <w:lang w:val="en-US" w:eastAsia="ar-SA"/>
        </w:rPr>
      </w:pPr>
      <w:commentRangeStart w:id="500"/>
      <w:commentRangeStart w:id="501"/>
      <w:r w:rsidRPr="7EBE532D">
        <w:rPr>
          <w:rFonts w:ascii="Arial" w:hAnsi="Arial"/>
          <w:lang w:val="en-US" w:eastAsia="ar-SA"/>
        </w:rPr>
        <w:t xml:space="preserve">Data </w:t>
      </w:r>
      <w:commentRangeEnd w:id="500"/>
      <w:r>
        <w:commentReference w:id="500"/>
      </w:r>
      <w:commentRangeEnd w:id="501"/>
      <w:r w:rsidR="00A467F9">
        <w:rPr>
          <w:rStyle w:val="Kommentarzeichen"/>
        </w:rPr>
        <w:commentReference w:id="501"/>
      </w:r>
      <w:r w:rsidRPr="7EBE532D">
        <w:rPr>
          <w:rFonts w:ascii="Arial" w:hAnsi="Arial"/>
          <w:lang w:val="en-US" w:eastAsia="ar-SA"/>
        </w:rPr>
        <w:t>and analysis scripts are available via https://github.com/agschlagenhauf/SALAD</w:t>
      </w:r>
    </w:p>
    <w:p w14:paraId="38000C5D" w14:textId="77777777" w:rsidR="004C2497" w:rsidRPr="00FF71D4" w:rsidRDefault="004C2497" w:rsidP="004C2497">
      <w:pPr>
        <w:numPr>
          <w:ilvl w:val="5"/>
          <w:numId w:val="0"/>
        </w:numPr>
        <w:tabs>
          <w:tab w:val="num" w:pos="1152"/>
        </w:tabs>
        <w:suppressAutoHyphens/>
        <w:spacing w:after="120" w:line="480" w:lineRule="auto"/>
        <w:jc w:val="both"/>
        <w:outlineLvl w:val="5"/>
        <w:rPr>
          <w:rFonts w:ascii="Arial" w:eastAsia="Times New Roman" w:hAnsi="Arial"/>
          <w:bCs/>
          <w:lang w:val="en-US" w:eastAsia="ar-SA"/>
        </w:rPr>
      </w:pPr>
      <w:bookmarkStart w:id="502" w:name="_Toc472330568"/>
      <w:bookmarkEnd w:id="499"/>
      <w:r w:rsidRPr="00FF71D4">
        <w:rPr>
          <w:rFonts w:ascii="Arial" w:eastAsia="Times New Roman" w:hAnsi="Arial"/>
          <w:b/>
          <w:bCs/>
          <w:lang w:val="en-US" w:eastAsia="ar-SA"/>
        </w:rPr>
        <w:t>Author Contributions</w:t>
      </w:r>
      <w:bookmarkEnd w:id="502"/>
    </w:p>
    <w:p w14:paraId="583C000B" w14:textId="085A1FE3" w:rsidR="00E87FE0" w:rsidRPr="00E87FE0" w:rsidRDefault="00370A46" w:rsidP="001E1DDC">
      <w:pPr>
        <w:numPr>
          <w:ilvl w:val="5"/>
          <w:numId w:val="0"/>
        </w:numPr>
        <w:tabs>
          <w:tab w:val="num" w:pos="1152"/>
        </w:tabs>
        <w:suppressAutoHyphens/>
        <w:spacing w:after="120" w:line="480" w:lineRule="auto"/>
        <w:outlineLvl w:val="5"/>
        <w:rPr>
          <w:rFonts w:ascii="Arial" w:eastAsia="Times New Roman" w:hAnsi="Arial"/>
          <w:bCs/>
          <w:lang w:val="en-US" w:eastAsia="ar-SA"/>
        </w:rPr>
      </w:pPr>
      <w:r>
        <w:rPr>
          <w:rFonts w:ascii="Arial" w:eastAsia="Times New Roman" w:hAnsi="Arial"/>
          <w:bCs/>
          <w:lang w:val="en-US" w:eastAsia="ar-SA"/>
        </w:rPr>
        <w:t>Z</w:t>
      </w:r>
      <w:r w:rsidR="00E87FE0">
        <w:rPr>
          <w:rFonts w:ascii="Arial" w:eastAsia="Times New Roman" w:hAnsi="Arial"/>
          <w:bCs/>
          <w:lang w:val="en-US" w:eastAsia="ar-SA"/>
        </w:rPr>
        <w:t xml:space="preserve">S, </w:t>
      </w:r>
      <w:r>
        <w:rPr>
          <w:rFonts w:ascii="Arial" w:eastAsia="Times New Roman" w:hAnsi="Arial"/>
          <w:bCs/>
          <w:lang w:val="en-US" w:eastAsia="ar-SA"/>
        </w:rPr>
        <w:t>FS</w:t>
      </w:r>
      <w:r w:rsidR="00E87FE0">
        <w:rPr>
          <w:rFonts w:ascii="Arial" w:eastAsia="Times New Roman" w:hAnsi="Arial"/>
          <w:bCs/>
          <w:lang w:val="en-US" w:eastAsia="ar-SA"/>
        </w:rPr>
        <w:t>;</w:t>
      </w:r>
      <w:r>
        <w:rPr>
          <w:rFonts w:ascii="Arial" w:eastAsia="Times New Roman" w:hAnsi="Arial"/>
          <w:bCs/>
          <w:lang w:val="en-US" w:eastAsia="ar-SA"/>
        </w:rPr>
        <w:t xml:space="preserve"> </w:t>
      </w:r>
      <w:r w:rsidR="00BB2703">
        <w:rPr>
          <w:rFonts w:ascii="Arial" w:eastAsia="Times New Roman" w:hAnsi="Arial"/>
          <w:bCs/>
          <w:lang w:val="en-US" w:eastAsia="ar-SA"/>
        </w:rPr>
        <w:t>Conceptualization</w:t>
      </w:r>
      <w:r>
        <w:rPr>
          <w:rFonts w:ascii="Arial" w:eastAsia="Times New Roman" w:hAnsi="Arial"/>
          <w:bCs/>
          <w:lang w:val="en-US" w:eastAsia="ar-SA"/>
        </w:rPr>
        <w:t xml:space="preserve">. </w:t>
      </w:r>
      <w:r w:rsidR="00861B3F">
        <w:rPr>
          <w:rFonts w:ascii="Arial" w:eastAsia="Times New Roman" w:hAnsi="Arial"/>
          <w:bCs/>
          <w:lang w:val="en-US" w:eastAsia="ar-SA"/>
        </w:rPr>
        <w:br/>
      </w:r>
      <w:r>
        <w:rPr>
          <w:rFonts w:ascii="Arial" w:eastAsia="Times New Roman" w:hAnsi="Arial"/>
          <w:bCs/>
          <w:lang w:val="en-US" w:eastAsia="ar-SA"/>
        </w:rPr>
        <w:t>LL</w:t>
      </w:r>
      <w:r w:rsidR="00E87FE0">
        <w:rPr>
          <w:rFonts w:ascii="Arial" w:eastAsia="Times New Roman" w:hAnsi="Arial"/>
          <w:bCs/>
          <w:lang w:val="en-US" w:eastAsia="ar-SA"/>
        </w:rPr>
        <w:t xml:space="preserve">, </w:t>
      </w:r>
      <w:r>
        <w:rPr>
          <w:rFonts w:ascii="Arial" w:eastAsia="Times New Roman" w:hAnsi="Arial"/>
          <w:bCs/>
          <w:lang w:val="en-US" w:eastAsia="ar-SA"/>
        </w:rPr>
        <w:t>ZS</w:t>
      </w:r>
      <w:r w:rsidR="00E87FE0">
        <w:rPr>
          <w:rFonts w:ascii="Arial" w:eastAsia="Times New Roman" w:hAnsi="Arial"/>
          <w:bCs/>
          <w:lang w:val="en-US" w:eastAsia="ar-SA"/>
        </w:rPr>
        <w:t>;</w:t>
      </w:r>
      <w:r>
        <w:rPr>
          <w:rFonts w:ascii="Arial" w:eastAsia="Times New Roman" w:hAnsi="Arial"/>
          <w:bCs/>
          <w:lang w:val="en-US" w:eastAsia="ar-SA"/>
        </w:rPr>
        <w:t xml:space="preserve"> </w:t>
      </w:r>
      <w:r w:rsidR="00BB2703">
        <w:rPr>
          <w:rFonts w:ascii="Arial" w:eastAsia="Times New Roman" w:hAnsi="Arial"/>
          <w:bCs/>
          <w:lang w:val="en-US" w:eastAsia="ar-SA"/>
        </w:rPr>
        <w:t xml:space="preserve">Data </w:t>
      </w:r>
      <w:r w:rsidR="00C43B7E">
        <w:rPr>
          <w:rFonts w:ascii="Arial" w:eastAsia="Times New Roman" w:hAnsi="Arial"/>
          <w:bCs/>
          <w:lang w:val="en-US" w:eastAsia="ar-SA"/>
        </w:rPr>
        <w:t>c</w:t>
      </w:r>
      <w:r w:rsidR="00BB2703">
        <w:rPr>
          <w:rFonts w:ascii="Arial" w:eastAsia="Times New Roman" w:hAnsi="Arial"/>
          <w:bCs/>
          <w:lang w:val="en-US" w:eastAsia="ar-SA"/>
        </w:rPr>
        <w:t>uration</w:t>
      </w:r>
      <w:r>
        <w:rPr>
          <w:rFonts w:ascii="Arial" w:eastAsia="Times New Roman" w:hAnsi="Arial"/>
          <w:bCs/>
          <w:lang w:val="en-US" w:eastAsia="ar-SA"/>
        </w:rPr>
        <w:t>.</w:t>
      </w:r>
      <w:r w:rsidR="00861B3F">
        <w:rPr>
          <w:rFonts w:ascii="Arial" w:eastAsia="Times New Roman" w:hAnsi="Arial"/>
          <w:bCs/>
          <w:lang w:val="en-US" w:eastAsia="ar-SA"/>
        </w:rPr>
        <w:br/>
      </w:r>
      <w:r w:rsidR="004C2497" w:rsidRPr="00FF71D4">
        <w:rPr>
          <w:rFonts w:ascii="Arial" w:eastAsia="Times New Roman" w:hAnsi="Arial"/>
          <w:bCs/>
          <w:lang w:val="en-US" w:eastAsia="ar-SA"/>
        </w:rPr>
        <w:t xml:space="preserve">LW, </w:t>
      </w:r>
      <w:r>
        <w:rPr>
          <w:rFonts w:ascii="Arial" w:eastAsia="Times New Roman" w:hAnsi="Arial"/>
          <w:bCs/>
          <w:lang w:val="en-US" w:eastAsia="ar-SA"/>
        </w:rPr>
        <w:t>CE, TK, F</w:t>
      </w:r>
      <w:r w:rsidR="00BB2703">
        <w:rPr>
          <w:rFonts w:ascii="Arial" w:eastAsia="Times New Roman" w:hAnsi="Arial"/>
          <w:bCs/>
          <w:lang w:val="en-US" w:eastAsia="ar-SA"/>
        </w:rPr>
        <w:t>S</w:t>
      </w:r>
      <w:r w:rsidR="00E87FE0">
        <w:rPr>
          <w:rFonts w:ascii="Arial" w:eastAsia="Times New Roman" w:hAnsi="Arial"/>
          <w:bCs/>
          <w:lang w:val="en-US" w:eastAsia="ar-SA"/>
        </w:rPr>
        <w:t>;</w:t>
      </w:r>
      <w:r w:rsidR="00BB2703">
        <w:rPr>
          <w:rFonts w:ascii="Arial" w:eastAsia="Times New Roman" w:hAnsi="Arial"/>
          <w:bCs/>
          <w:lang w:val="en-US" w:eastAsia="ar-SA"/>
        </w:rPr>
        <w:t xml:space="preserve"> Formal analysis.</w:t>
      </w:r>
      <w:r w:rsidR="004C2497" w:rsidRPr="00FF71D4">
        <w:rPr>
          <w:rFonts w:ascii="Arial" w:eastAsia="Times New Roman" w:hAnsi="Arial"/>
          <w:bCs/>
          <w:lang w:val="en-US" w:eastAsia="ar-SA"/>
        </w:rPr>
        <w:t xml:space="preserve"> </w:t>
      </w:r>
      <w:r w:rsidR="00E87FE0">
        <w:rPr>
          <w:rFonts w:ascii="Arial" w:eastAsia="Times New Roman" w:hAnsi="Arial"/>
          <w:bCs/>
          <w:lang w:val="en-US" w:eastAsia="ar-SA"/>
        </w:rPr>
        <w:br/>
      </w:r>
      <w:r w:rsidR="001E1DDC">
        <w:rPr>
          <w:rFonts w:ascii="Arial" w:eastAsia="Times New Roman" w:hAnsi="Arial"/>
          <w:bCs/>
          <w:lang w:val="en-US" w:eastAsia="ar-SA"/>
        </w:rPr>
        <w:t xml:space="preserve">LW; </w:t>
      </w:r>
      <w:r w:rsidR="00E87FE0" w:rsidRPr="00E87FE0">
        <w:rPr>
          <w:rFonts w:ascii="Arial" w:eastAsia="Times New Roman" w:hAnsi="Arial"/>
          <w:bCs/>
          <w:lang w:val="en-US" w:eastAsia="ar-SA"/>
        </w:rPr>
        <w:t>Roles/Writing - original draft</w:t>
      </w:r>
      <w:r w:rsidR="002757AE">
        <w:rPr>
          <w:rFonts w:ascii="Arial" w:eastAsia="Times New Roman" w:hAnsi="Arial"/>
          <w:bCs/>
          <w:lang w:val="en-US" w:eastAsia="ar-SA"/>
        </w:rPr>
        <w:t>.</w:t>
      </w:r>
      <w:r w:rsidR="00E87FE0">
        <w:rPr>
          <w:rFonts w:ascii="Arial" w:eastAsia="Times New Roman" w:hAnsi="Arial"/>
          <w:bCs/>
          <w:lang w:val="en-US" w:eastAsia="ar-SA"/>
        </w:rPr>
        <w:br/>
      </w:r>
      <w:r w:rsidR="001E1DDC">
        <w:rPr>
          <w:rFonts w:ascii="Arial" w:eastAsia="Times New Roman" w:hAnsi="Arial"/>
          <w:bCs/>
          <w:lang w:val="en-US" w:eastAsia="ar-SA"/>
        </w:rPr>
        <w:t xml:space="preserve">CE, TK, ZS, FS, LL, MP, AH; </w:t>
      </w:r>
      <w:r w:rsidR="00E87FE0" w:rsidRPr="00E87FE0">
        <w:rPr>
          <w:rFonts w:ascii="Arial" w:eastAsia="Times New Roman" w:hAnsi="Arial"/>
          <w:bCs/>
          <w:lang w:val="en-US" w:eastAsia="ar-SA"/>
        </w:rPr>
        <w:t>Writing - review &amp; editing</w:t>
      </w:r>
      <w:r w:rsidR="002757AE">
        <w:rPr>
          <w:rFonts w:ascii="Arial" w:eastAsia="Times New Roman" w:hAnsi="Arial"/>
          <w:bCs/>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43B80D01" w14:textId="658C38CE" w:rsidR="008B2823" w:rsidRPr="008B2823" w:rsidRDefault="005C09A5" w:rsidP="008B2823">
      <w:pPr>
        <w:widowControl w:val="0"/>
        <w:autoSpaceDE w:val="0"/>
        <w:autoSpaceDN w:val="0"/>
        <w:adjustRightInd w:val="0"/>
        <w:spacing w:line="480" w:lineRule="auto"/>
        <w:ind w:left="480" w:hanging="480"/>
        <w:rPr>
          <w:rFonts w:ascii="Arial" w:hAnsi="Arial" w:cs="Arial"/>
          <w:noProof/>
        </w:rPr>
      </w:pPr>
      <w:r>
        <w:rPr>
          <w:rFonts w:ascii="Arial" w:hAnsi="Arial" w:cs="Arial"/>
          <w:lang w:val="en-US"/>
        </w:rPr>
        <w:fldChar w:fldCharType="begin" w:fldLock="1"/>
      </w:r>
      <w:r w:rsidRPr="00DB04F0">
        <w:rPr>
          <w:rFonts w:ascii="Arial" w:hAnsi="Arial" w:cs="Arial"/>
          <w:lang w:val="en-US"/>
        </w:rPr>
        <w:instrText xml:space="preserve">ADDIN Mendeley Bibliography CSL_BIBLIOGRAPHY </w:instrText>
      </w:r>
      <w:r>
        <w:rPr>
          <w:rFonts w:ascii="Arial" w:hAnsi="Arial" w:cs="Arial"/>
          <w:lang w:val="en-US"/>
        </w:rPr>
        <w:fldChar w:fldCharType="separate"/>
      </w:r>
      <w:r w:rsidR="008B2823" w:rsidRPr="008B2823">
        <w:rPr>
          <w:rFonts w:ascii="Arial" w:hAnsi="Arial" w:cs="Arial"/>
          <w:noProof/>
        </w:rPr>
        <w:t>Bates, D., Mächler, M., Bolker, B.M., Walker, S.C., 2015. Fitting linear mixed-effects models using lme4. J. Stat. Softw. 67. https://doi.org/10.18637/jss.v067.i01</w:t>
      </w:r>
    </w:p>
    <w:p w14:paraId="06D7B755"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Bernardoni, F., Geisler, D., King, J.A., Ritschel, F., Murr, J., Reiter, A.M.F., Smolka, M.N., Kiebel, S., Ehrlich, S., 2017. Altered medial frontal feedback learning signals in anorexia nervosa. Biol. Psychiatry. https://doi.org/10.1016/j.biopsych.2017.07.024</w:t>
      </w:r>
    </w:p>
    <w:p w14:paraId="1CA0F4CC"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Boehme, R., Deserno, L., Gleich, T., Katthagen, T., Pankow, A., Behr, J., Buchert, R., Roiser, J.P., Heinz, A., Schlagenhauf, F., 2015. Aberrant salience is related to reduced reinforcement learning signals and elevated dopamine synthesis capacity in healthy adults. J. Neurosci. 35, 10103–10111. https://doi.org/10.1523/JNEUROSCI.0805-15.2015</w:t>
      </w:r>
    </w:p>
    <w:p w14:paraId="65DC036F"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Cáceda, R., Nemeroff, C.B., Harvey, P.D., 2014. Toward an understanding of decision making in severe mental illness. J. Neuropsychiatry Clin. Neurosci. 26, 196–213. https://doi.org/10.1176/appi.neuropsych.12110268</w:t>
      </w:r>
    </w:p>
    <w:p w14:paraId="447CA48C"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Cavanagh, J.F., Frank, M.J., Allen, J.J.B., 2011. Social stress reactivity alters reward and punishment learning. Soc. Cogn. Affect. Neurosci. 6, 311–320. https://doi.org/10.1093/scan/nsq041</w:t>
      </w:r>
    </w:p>
    <w:p w14:paraId="7CC165EC"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Cohen, S., Gianaros, P.J., Manuck, S.B., 2016. A Stage Model of Stress and Disease. Perspect. Psychol. Sci. 11, 456–463. https://doi.org/10.1177/1745691616646305</w:t>
      </w:r>
    </w:p>
    <w:p w14:paraId="2270117D"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Cremer, A., Kalbe, F., Gläscher, J., Schwabe, L., 2021. NeuroImage Stress reduces both model-based and model-free neural computations during flexible learning. Neuroimage 229, 117747. https://doi.org/10.1016/j.neuroimage.2021.117747</w:t>
      </w:r>
    </w:p>
    <w:p w14:paraId="405B9A8A"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Doherty, J.P.O., Dayan, P., Friston, K., Critchley, H., Dolan, R.J., 2003. Temporal Difference Models and Reward-Related Learning in the Human Brain 28, 329–337.</w:t>
      </w:r>
    </w:p>
    <w:p w14:paraId="15446778"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 xml:space="preserve">Dolan, R.J., Dayan, P., 2013. Review Goals and Habits in the Brain. Neuron 80, 312–325. </w:t>
      </w:r>
      <w:r w:rsidRPr="008B2823">
        <w:rPr>
          <w:rFonts w:ascii="Arial" w:hAnsi="Arial" w:cs="Arial"/>
          <w:noProof/>
        </w:rPr>
        <w:lastRenderedPageBreak/>
        <w:t>https://doi.org/10.1016/j.neuron.2013.09.007</w:t>
      </w:r>
    </w:p>
    <w:p w14:paraId="7C421712"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Goldfarb, E. V, Froböse, M.I., Cools, R., Phelps, E.A., 2015. Stress and Cognitive Flexibility : Cortisol Increases Are Associated with Enhanced Updating but Impaired Switching 14–24. https://doi.org/10.1162/jocn</w:t>
      </w:r>
    </w:p>
    <w:p w14:paraId="0E7BFB63"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Hampton, A.N., Bossaerts, P., Doherty, J.P.O., 2006. The Role of the Ventromedial Prefrontal Cortex in Abstract State-Based Inference during Decision Making in Humans 26, 8360–8367. https://doi.org/10.1523/JNEUROSCI.1010-06.2006</w:t>
      </w:r>
    </w:p>
    <w:p w14:paraId="4567C388"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Hauser, T.U., Iannaccone, R., Ball, J., Mathys, C., Brandeis, D., Walitza, S., Brem, S., 2021. Role of the Medial Prefrontal Cortex in Impaired Decision Making in Juvenile Attention-Deficit/Hyperactivity Disorder 71, 1165–1173. https://doi.org/10.1001/jamapsychiatry.2014.1093</w:t>
      </w:r>
    </w:p>
    <w:p w14:paraId="38C50595"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Huys, Q.J.M., Maia, T. V., Frank, M.J., 2016. Computational psychiatry as a bridge from neuroscience to clinical applications. Nat. Neurosci. 19, 404–413. https://doi.org/10.1038/nn.4238</w:t>
      </w:r>
    </w:p>
    <w:p w14:paraId="79740269"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Katthagen, T., Kaminski, J., Heinz, A., Buchert, R., Schlagenhauf, F., 2020. Striatal Dopamine and Reward Prediction Error Signaling in Unmedicated Schizophrenia Patients. Schizophr. Bull. 46, 1535–1546. https://doi.org/10.1093/schbul/sbaa055</w:t>
      </w:r>
    </w:p>
    <w:p w14:paraId="728D7BD0"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Kirschbaum, C., Pirke, K.-M., Hellhammer, D.H., 1993. The ‘Trier Social Stress Test’ – A Tool for Investigating Psychobiological Stress Responses in a Laboratory Setting. Neuropsychobiology 28, 76–81. https://doi.org/10.1159/000119004</w:t>
      </w:r>
    </w:p>
    <w:p w14:paraId="38D3DC90"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Kudielka, B.M., Schommer, N.C., Hellhammer, D.H., Kirschbaum, C., 2004. Acute HPA axis responses, heart rate, and mood changes to psychosocial stress (TSST) in humans at different times of day. Psychoneuroendocrinology 29, 983–992. https://doi.org/https://doi.org/10.1016/j.psyneuen.2003.08.009</w:t>
      </w:r>
    </w:p>
    <w:p w14:paraId="32C15FD9"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 xml:space="preserve">Lighthall, N.R., Gorlick, M.A., Schoeke, A., Frank, M.J., Mather, M., 2013. Stress Modulates Reinforcement Learning in Younger and Older Adults 28, 35–46. </w:t>
      </w:r>
      <w:r w:rsidRPr="008B2823">
        <w:rPr>
          <w:rFonts w:ascii="Arial" w:hAnsi="Arial" w:cs="Arial"/>
          <w:noProof/>
        </w:rPr>
        <w:lastRenderedPageBreak/>
        <w:t>https://doi.org/10.1037/a0029823</w:t>
      </w:r>
    </w:p>
    <w:p w14:paraId="3F86D203"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Luettgau, L., Schlagenhauf, F., Sjoerds, Z., 2018. Psychoneuroendocrinology Acute and past subjective stress in fl uence working memory and related neural substrates. Psychoneuroendocrinology 96, 25–34. https://doi.org/10.1016/j.psyneuen.2018.05.036</w:t>
      </w:r>
    </w:p>
    <w:p w14:paraId="32339030"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Maia, T. V., Frank, M.J., 2011. From reinforcement learning models to psychiatric and neurological disorders. Nat. Neurosci. 14, 154–162. https://doi.org/10.1038/nn.2723</w:t>
      </w:r>
    </w:p>
    <w:p w14:paraId="7F2F45C5"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Mather, M., Lighthall, N.R., 2012. Risk and reward are processed differently in decisions made under stress. Curr. Dir. Psychol. Sci. 21, 36–41. https://doi.org/10.1177/0963721411429452</w:t>
      </w:r>
    </w:p>
    <w:p w14:paraId="53948995"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McEwen, B.S., 2004. Protection and damage from acute and chronic stress: Allostasis and allostatic overload and relevance to the pathophysiology of psychiatric disorders. Ann. N. Y. Acad. Sci. 1032, 1–7. https://doi.org/10.1196/annals.1314.001</w:t>
      </w:r>
    </w:p>
    <w:p w14:paraId="046EEC14"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Otto, A.R., Raio, C.M., Chiang, A., Phelps, E.A., Daw, N.D., 2013. Working-memory capacity protects model-based learning from stress. Proc. Natl. Acad. Sci. U. S. A. 110, 20941–20946. https://doi.org/10.1073/pnas.1312011110</w:t>
      </w:r>
    </w:p>
    <w:p w14:paraId="2E6371AA"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Piray, P., Dezfouli, A., Heskes, T., Frank, M.J., Daw, N.D., 2019. Hierarchical Bayesian inference for concurrent model fitting and comparison for group studies. PLoS Comput. Biol. 15. https://doi.org/10.1371/journal.pcbi.1007043</w:t>
      </w:r>
    </w:p>
    <w:p w14:paraId="380C5BA7"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Plessow, F., Fischer, R., Kirschbaum, C., Goschke, T., 2011. Inflexibly Focused under Stress: Acute Psychosocial Stress Increases Shielding of Action Goals at the Expense of Reduced Cognitive Flexibility with Increasing Time Lag to the Stressor. J. Cogn. Neurosci. 23, 3218–3227. https://doi.org/10.1162/jocn_a_00024</w:t>
      </w:r>
    </w:p>
    <w:p w14:paraId="4D24E7CA"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Plessow, F., Kiesel, A., Kirschbaum, C., 2012. The stressed prefrontal cortex and goal-directed behaviour: Acute psychosocial stress impairs the flexible implementation of task goals. Exp. Brain Res. 216, 397–408. https://doi.org/10.1007/s00221-011-2943-1</w:t>
      </w:r>
    </w:p>
    <w:p w14:paraId="1BDD0D39"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lastRenderedPageBreak/>
        <w:t>Porcelli, A.J., Delgado, M.R., 2017. Stress and Decision Making: Effects on Valuation, Learning, and Risk-taking. Curr. Opin. Behav. Sci. 14, 33–39. https://doi.org/10.1016/j.cobeha.2016.11.015</w:t>
      </w:r>
    </w:p>
    <w:p w14:paraId="0A50F936"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Rabe, M.M., Vasishth, S., Hohenstein, S., Kliegl, R., Schad, D.J., 2020. hypr: An R package for hypothesis-driven contrast coding. J. Open Source Softw. 5, 2134. https://doi.org/10.21105/joss.02134</w:t>
      </w:r>
    </w:p>
    <w:p w14:paraId="5F753441"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Radenbach, C., Reiter, A.M.F., Engert, V., Sjoerds, Z., Villringer, A., Heinze, H.J., Deserno, L., Schlagenhauf, F., 2015a. The interaction of acute and chronic stress impairs model-based behavioral control. Psychoneuroendocrinology 53, 268–280. https://doi.org/10.1016/j.psyneuen.2014.12.017</w:t>
      </w:r>
    </w:p>
    <w:p w14:paraId="2E627ED3"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Radenbach, C., Reiter, A.M.F., Engert, V., Sjoerds, Z., Villringer, A., Heinze, H.J., Deserno, L., Schlagenhauf, F., 2015b. The interaction of acute and chronic stress impairs model-based behavioral control. Psychoneuroendocrinology 53, 268–280. https://doi.org/10.1016/j.psyneuen.2014.12.017</w:t>
      </w:r>
    </w:p>
    <w:p w14:paraId="13A83CFF"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Raio, C.M., Hartley, C.A., Orederu, T.A., Li, J., Phelps, E.A., 2017. Stress attenuates the flexible updating of aversive value. Proc. Natl. Acad. Sci. U. S. A. 114, 11241–11246. https://doi.org/10.1073/pnas.1702565114</w:t>
      </w:r>
    </w:p>
    <w:p w14:paraId="3838BC08"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Raio, C.M., Konova, A.B., Otto, A.R., 2020. Trait impulsivity and acute stress interact to influence choice and decision speed during multi-stage decision-making. Sci. Rep. 10. https://doi.org/10.1038/s41598-020-64540-0</w:t>
      </w:r>
    </w:p>
    <w:p w14:paraId="73925DFD"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Reiter, Andrea M.F., Deserno, L., Kallert, T., Heinze, H.J., Heinz, A., Schlagenhauf, F., 2016. Behavioral and neural signatures of reduced updating of alternative options in alcohol-dependent patients during flexible decision-making. J. Neurosci. 36, 10935–10948. https://doi.org/10.1523/JNEUROSCI.4322-15.2016</w:t>
      </w:r>
    </w:p>
    <w:p w14:paraId="512CA001"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Reiter, Andrea M F, Deserno, L., Kallert, T., Heinze, H.J., Heinz, A., Schlagenhauf, F., 2016. Behavioral and neural signatures of reduced updating of alternative options in alcohol-</w:t>
      </w:r>
      <w:r w:rsidRPr="008B2823">
        <w:rPr>
          <w:rFonts w:ascii="Arial" w:hAnsi="Arial" w:cs="Arial"/>
          <w:noProof/>
        </w:rPr>
        <w:lastRenderedPageBreak/>
        <w:t>dependent patients during flexible decision-making. J. Neurosci. 36, 10935–10948. https://doi.org/10.1523/JNEUROSCI.4322-15.2016</w:t>
      </w:r>
    </w:p>
    <w:p w14:paraId="38033230"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Reiter, A.M.F., Heinze, H.J., Schlagenhauf, F., Deserno, L., 2017. Impaired Flexible Reward-Based Decision-Making in Binge Eating Disorder: Evidence from Computational Modeling and Functional Neuroimaging. Neuropsychopharmacology 42, 628–637. https://doi.org/10.1038/npp.2016.95</w:t>
      </w:r>
    </w:p>
    <w:p w14:paraId="6DA91D86"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Dalm, S., Schächinger, H., Oitzl, M.S., 2008. Neurobiology of Learning and Memory Chronic stress modulates the use of spatial and stimulus-response learning strategies in mice and man 90, 495–503. https://doi.org/10.1016/j.nlm.2008.07.015</w:t>
      </w:r>
    </w:p>
    <w:p w14:paraId="0BDE7F77"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Tegenthoff, M., Höffken, O., Wolf, O.T., 2013. Mineralocorticoid Receptor Blockade Prevents Stress-Induced Modulation of Multiple Memory Systems in the Human Brain. Biol. Psychiatry 74, 801–808. https://doi.org/10.1016/j.biopsych.2013.06.001</w:t>
      </w:r>
    </w:p>
    <w:p w14:paraId="71CCAD5A"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Wolf, O.T., 2011. Stress-induced modulation of instrumental behavior: From goal-directed to habitual control of action. Behav. Brain Res. 219, 321–328. https://doi.org/10.1016/j.bbr.2010.12.038</w:t>
      </w:r>
    </w:p>
    <w:p w14:paraId="54234D94"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Wolf, O.T., 2009. Stress prompts habit behavior in humans. J. Neurosci. 29, 7191–7198. https://doi.org/10.1523/JNEUROSCI.0979-09.2009</w:t>
      </w:r>
    </w:p>
    <w:p w14:paraId="69641894"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Shields, Grant S., Sazma, M.A., Yonelinas, A.P., 2016. The effects of acute stress on core executive functions: A meta-analysis and comparison with cortisol. Neurosci. Biobehav. Rev. 68, 651–668. https://doi.org/10.1016/j.neubiorev.2016.06.038</w:t>
      </w:r>
    </w:p>
    <w:p w14:paraId="400FE299"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Shields, Grant S, Trainor, B.C., Lam, J.C.W., Yonelinas, A.P., 2016. Acute stress impairs cognitive flexibility in men, not women. Stress 19, 542–546. https://doi.org/10.1080/10253890.2016.1192603</w:t>
      </w:r>
    </w:p>
    <w:p w14:paraId="3C74D296"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Starcke, K., Brand, M., 2016. Effects of stress on decisions under uncertainty: A meta-analysis. Psychol. Bull. 142, 909–933. https://doi.org/10.1037/bul0000060</w:t>
      </w:r>
    </w:p>
    <w:p w14:paraId="68BF9783" w14:textId="77777777" w:rsidR="008B2823" w:rsidRPr="008B2823" w:rsidRDefault="008B2823" w:rsidP="008B2823">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lastRenderedPageBreak/>
        <w:t>Voon, V., Reiter, A., Sebold, M., Groman, S., 2017. Model-Based Control in Dimensional Psychiatry. Biol. Psychiatry 82, 391–400. https://doi.org/10.1016/j.biopsych.2017.04.006</w:t>
      </w:r>
    </w:p>
    <w:p w14:paraId="5FA5EEF0" w14:textId="19246052" w:rsidR="00F0778F" w:rsidRPr="00F0778F" w:rsidRDefault="005C09A5" w:rsidP="008B2823">
      <w:pPr>
        <w:widowControl w:val="0"/>
        <w:autoSpaceDE w:val="0"/>
        <w:autoSpaceDN w:val="0"/>
        <w:adjustRightInd w:val="0"/>
        <w:spacing w:line="480" w:lineRule="auto"/>
        <w:ind w:left="480" w:hanging="480"/>
        <w:rPr>
          <w:rFonts w:ascii="Arial" w:hAnsi="Arial" w:cs="Arial"/>
          <w:lang w:val="en-US"/>
        </w:rPr>
      </w:pPr>
      <w:r>
        <w:rPr>
          <w:rFonts w:ascii="Arial" w:hAnsi="Arial" w:cs="Arial"/>
          <w:lang w:val="en-US"/>
        </w:rPr>
        <w:fldChar w:fldCharType="end"/>
      </w:r>
    </w:p>
    <w:p w14:paraId="6418135A" w14:textId="77777777"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Lara Wieland" w:date="2021-07-02T12:39:00Z" w:initials="LW">
    <w:p w14:paraId="3AF799CE" w14:textId="77777777" w:rsidR="00861B3F" w:rsidRPr="00861B3F" w:rsidRDefault="00861B3F" w:rsidP="00861B3F">
      <w:pPr>
        <w:rPr>
          <w:rFonts w:ascii="Times New Roman" w:eastAsia="Times New Roman" w:hAnsi="Times New Roman" w:cs="Times New Roman"/>
          <w:sz w:val="24"/>
          <w:szCs w:val="24"/>
          <w:lang w:val="en-US" w:eastAsia="de-DE"/>
        </w:rPr>
      </w:pPr>
      <w:r>
        <w:rPr>
          <w:rStyle w:val="Kommentarzeichen"/>
        </w:rPr>
        <w:annotationRef/>
      </w:r>
      <w:r w:rsidRPr="00861B3F">
        <w:rPr>
          <w:lang w:val="en-US"/>
        </w:rPr>
        <w:t xml:space="preserve">Neurobiology of Stress does not </w:t>
      </w:r>
      <w:r>
        <w:rPr>
          <w:lang w:val="en-US"/>
        </w:rPr>
        <w:t xml:space="preserve">give limitations on number of texts/references as far as I can tell. Psychoneuroendocrinology says the following: </w:t>
      </w:r>
      <w:r w:rsidRPr="00861B3F">
        <w:rPr>
          <w:rFonts w:ascii="Times New Roman" w:eastAsia="Times New Roman" w:hAnsi="Times New Roman" w:cs="Times New Roman"/>
          <w:sz w:val="24"/>
          <w:szCs w:val="24"/>
          <w:lang w:val="en-US" w:eastAsia="de-DE"/>
        </w:rPr>
        <w:t>An original research paper should not exceed 6000 words. For the introduction there is a maximum of 1000 words and for the discussion a maximum of 2000 words. There should be no more than 6 illustrations, figures and/or tables (combined total). The reference section is limited to 50 references for the initial submission, subsequent revisions may have more references if necessary.</w:t>
      </w:r>
    </w:p>
    <w:p w14:paraId="376963DA" w14:textId="47D43998" w:rsidR="00861B3F" w:rsidRPr="00861B3F" w:rsidRDefault="00861B3F">
      <w:pPr>
        <w:pStyle w:val="Kommentartext"/>
        <w:rPr>
          <w:lang w:val="en-US"/>
        </w:rPr>
      </w:pPr>
    </w:p>
  </w:comment>
  <w:comment w:id="11" w:author="Sjoerds, Z." w:date="2021-07-07T13:18:00Z" w:initials="SZ">
    <w:p w14:paraId="531A9147" w14:textId="7D029F1C" w:rsidR="7D299D30" w:rsidRPr="00F12B24" w:rsidRDefault="7D299D30">
      <w:pPr>
        <w:rPr>
          <w:lang w:val="en-US"/>
        </w:rPr>
      </w:pPr>
      <w:r w:rsidRPr="00F12B24">
        <w:rPr>
          <w:lang w:val="en-US"/>
        </w:rPr>
        <w:t xml:space="preserve">How about abstract length? </w:t>
      </w:r>
      <w:r>
        <w:annotationRef/>
      </w:r>
    </w:p>
  </w:comment>
  <w:comment w:id="13" w:author="Sjoerds, Z." w:date="2021-07-07T13:18:00Z" w:initials="SZ">
    <w:p w14:paraId="2ED54C41" w14:textId="3BD6F5F0" w:rsidR="7D299D30" w:rsidRPr="00F12B24" w:rsidRDefault="7D299D30">
      <w:pPr>
        <w:rPr>
          <w:lang w:val="en-US"/>
        </w:rPr>
      </w:pPr>
      <w:r w:rsidRPr="00F12B24">
        <w:rPr>
          <w:lang w:val="en-US"/>
        </w:rPr>
        <w:t xml:space="preserve">Is there a max </w:t>
      </w:r>
      <w:proofErr w:type="gramStart"/>
      <w:r w:rsidRPr="00F12B24">
        <w:rPr>
          <w:lang w:val="en-US"/>
        </w:rPr>
        <w:t>amount</w:t>
      </w:r>
      <w:proofErr w:type="gramEnd"/>
      <w:r w:rsidRPr="00F12B24">
        <w:rPr>
          <w:lang w:val="en-US"/>
        </w:rPr>
        <w:t xml:space="preserve"> of words for the abstract?</w:t>
      </w:r>
      <w:r>
        <w:annotationRef/>
      </w:r>
    </w:p>
  </w:comment>
  <w:comment w:id="14" w:author="Lara Wieland" w:date="2021-08-02T11:54:00Z" w:initials="LW">
    <w:p w14:paraId="67E41D34" w14:textId="6D3F8615" w:rsidR="00DD55C7" w:rsidRPr="00DD55C7" w:rsidRDefault="00DD55C7">
      <w:pPr>
        <w:pStyle w:val="Kommentartext"/>
        <w:rPr>
          <w:lang w:val="en-US"/>
        </w:rPr>
      </w:pPr>
      <w:r>
        <w:rPr>
          <w:rStyle w:val="Kommentarzeichen"/>
        </w:rPr>
        <w:annotationRef/>
      </w:r>
      <w:proofErr w:type="gramStart"/>
      <w:r>
        <w:rPr>
          <w:lang w:val="en-US"/>
        </w:rPr>
        <w:t>No</w:t>
      </w:r>
      <w:proofErr w:type="gramEnd"/>
      <w:r>
        <w:rPr>
          <w:lang w:val="en-US"/>
        </w:rPr>
        <w:t xml:space="preserve"> I rechecked and there is none for Neurobiology of Stress/Psychoneuroendocrinology. After incorporating your </w:t>
      </w:r>
      <w:proofErr w:type="gramStart"/>
      <w:r>
        <w:rPr>
          <w:lang w:val="en-US"/>
        </w:rPr>
        <w:t>feedback</w:t>
      </w:r>
      <w:proofErr w:type="gramEnd"/>
      <w:r w:rsidR="00FF4093">
        <w:rPr>
          <w:lang w:val="en-US"/>
        </w:rPr>
        <w:t xml:space="preserve"> we are &gt; 300 words, do you think that needs to be shortened again?</w:t>
      </w:r>
    </w:p>
  </w:comment>
  <w:comment w:id="116" w:author="Lennart Lüttgau" w:date="2021-07-06T13:33:00Z" w:initials="LL">
    <w:p w14:paraId="6655D6B4" w14:textId="6471BA01" w:rsidR="00CB0A0F" w:rsidRPr="00CB0A0F" w:rsidRDefault="00CB0A0F">
      <w:pPr>
        <w:pStyle w:val="Kommentartext"/>
        <w:rPr>
          <w:lang w:val="en-US"/>
        </w:rPr>
      </w:pPr>
      <w:r>
        <w:rPr>
          <w:rStyle w:val="Kommentarzeichen"/>
        </w:rPr>
        <w:annotationRef/>
      </w:r>
      <w:r w:rsidRPr="00CB0A0F">
        <w:rPr>
          <w:lang w:val="en-US"/>
        </w:rPr>
        <w:t xml:space="preserve">Just out of curiosity, </w:t>
      </w:r>
      <w:r>
        <w:rPr>
          <w:lang w:val="en-US"/>
        </w:rPr>
        <w:t>do the results</w:t>
      </w:r>
      <w:r w:rsidRPr="00CB0A0F">
        <w:rPr>
          <w:lang w:val="en-US"/>
        </w:rPr>
        <w:t xml:space="preserve"> this differ </w:t>
      </w:r>
      <w:r>
        <w:rPr>
          <w:lang w:val="en-US"/>
        </w:rPr>
        <w:t xml:space="preserve">a lot </w:t>
      </w:r>
      <w:r w:rsidRPr="00CB0A0F">
        <w:rPr>
          <w:lang w:val="en-US"/>
        </w:rPr>
        <w:t xml:space="preserve">from the approach we </w:t>
      </w:r>
      <w:r>
        <w:rPr>
          <w:lang w:val="en-US"/>
        </w:rPr>
        <w:t>chose in my paper?</w:t>
      </w:r>
    </w:p>
  </w:comment>
  <w:comment w:id="117" w:author="Sjoerds, Z." w:date="2021-07-19T09:19:00Z" w:initials="SZ">
    <w:p w14:paraId="491A063F" w14:textId="564F6F6B" w:rsidR="728432B7" w:rsidRPr="00F12B24" w:rsidRDefault="728432B7">
      <w:pPr>
        <w:rPr>
          <w:lang w:val="en-US"/>
        </w:rPr>
      </w:pPr>
      <w:r w:rsidRPr="00F12B24">
        <w:rPr>
          <w:lang w:val="en-US"/>
        </w:rPr>
        <w:t>Ah, I didn't realize there is a difference in approach?</w:t>
      </w:r>
      <w:r>
        <w:annotationRef/>
      </w:r>
    </w:p>
  </w:comment>
  <w:comment w:id="118" w:author="Lara Wieland" w:date="2021-08-09T08:29:00Z" w:initials="LW">
    <w:p w14:paraId="2DA69D20" w14:textId="6BC986B7" w:rsidR="00F023B4" w:rsidRPr="00F023B4" w:rsidRDefault="00F023B4">
      <w:pPr>
        <w:pStyle w:val="Kommentartext"/>
        <w:rPr>
          <w:lang w:val="en-US"/>
        </w:rPr>
      </w:pPr>
      <w:r>
        <w:rPr>
          <w:rStyle w:val="Kommentarzeichen"/>
        </w:rPr>
        <w:annotationRef/>
      </w:r>
      <w:r>
        <w:rPr>
          <w:lang w:val="en-US"/>
        </w:rPr>
        <w:t>I think in that paper you used generic time points, right? As far as I can see no difference</w:t>
      </w:r>
    </w:p>
  </w:comment>
  <w:comment w:id="120" w:author="Sjoerds, Z." w:date="2021-07-19T09:30:00Z" w:initials="SZ">
    <w:p w14:paraId="371E1C67" w14:textId="44549884" w:rsidR="728432B7" w:rsidRPr="00F12B24" w:rsidRDefault="728432B7">
      <w:pPr>
        <w:rPr>
          <w:lang w:val="en-US"/>
        </w:rPr>
      </w:pPr>
      <w:r w:rsidRPr="00F12B24">
        <w:rPr>
          <w:lang w:val="en-US"/>
        </w:rPr>
        <w:t xml:space="preserve">As far as I can find back, the questions were not this binary. </w:t>
      </w:r>
      <w:r>
        <w:t xml:space="preserve">Rather: "Bitte schätzen Sie Ihr aktuelles Befinden ein. Platzen Sie dafür die Balken an der Stelle, das am ehesten Ihren Gefühlszustand beschreibt." </w:t>
      </w:r>
      <w:r w:rsidRPr="00F12B24">
        <w:rPr>
          <w:lang w:val="en-US"/>
        </w:rPr>
        <w:t xml:space="preserve">And then the lowest and highest possibilities were defined as </w:t>
      </w:r>
      <w:r>
        <w:annotationRef/>
      </w:r>
    </w:p>
    <w:p w14:paraId="4F1DCCF0" w14:textId="05C37AF1" w:rsidR="728432B7" w:rsidRPr="00F12B24" w:rsidRDefault="728432B7">
      <w:pPr>
        <w:rPr>
          <w:lang w:val="en-US"/>
        </w:rPr>
      </w:pPr>
    </w:p>
    <w:p w14:paraId="4EDF7F6E" w14:textId="4FA7001C" w:rsidR="728432B7" w:rsidRPr="00F12B24" w:rsidRDefault="728432B7">
      <w:pPr>
        <w:rPr>
          <w:lang w:val="en-US"/>
        </w:rPr>
      </w:pPr>
      <w:r w:rsidRPr="00F12B24">
        <w:rPr>
          <w:lang w:val="en-US"/>
        </w:rPr>
        <w:t xml:space="preserve">  'Erregung' 'Schläfrigkeit'; ...</w:t>
      </w:r>
    </w:p>
    <w:p w14:paraId="3FE1657C" w14:textId="42003911" w:rsidR="728432B7" w:rsidRPr="00F12B24" w:rsidRDefault="728432B7">
      <w:pPr>
        <w:rPr>
          <w:lang w:val="en-US"/>
        </w:rPr>
      </w:pPr>
      <w:r w:rsidRPr="00F12B24">
        <w:rPr>
          <w:lang w:val="en-US"/>
        </w:rPr>
        <w:t xml:space="preserve">  'Unangenehm' 'Angenehm'; ...</w:t>
      </w:r>
    </w:p>
    <w:p w14:paraId="399EEB91" w14:textId="32406F80" w:rsidR="728432B7" w:rsidRPr="00F12B24" w:rsidRDefault="728432B7">
      <w:pPr>
        <w:rPr>
          <w:lang w:val="en-US"/>
        </w:rPr>
      </w:pPr>
      <w:r w:rsidRPr="00F12B24">
        <w:rPr>
          <w:lang w:val="en-US"/>
        </w:rPr>
        <w:t xml:space="preserve">  'Etspannen' 'Betont'; ...</w:t>
      </w:r>
    </w:p>
  </w:comment>
  <w:comment w:id="121" w:author="Schlagenhauf, Florian" w:date="2021-07-20T13:30:00Z" w:initials="SF">
    <w:p w14:paraId="229F8E7A" w14:textId="7A5138E2" w:rsidR="001942CC" w:rsidRPr="001942CC" w:rsidRDefault="001942CC">
      <w:pPr>
        <w:pStyle w:val="Kommentartext"/>
        <w:rPr>
          <w:lang w:val="en-US"/>
        </w:rPr>
      </w:pPr>
      <w:r>
        <w:rPr>
          <w:rStyle w:val="Kommentarzeichen"/>
        </w:rPr>
        <w:annotationRef/>
      </w:r>
      <w:r w:rsidRPr="001942CC">
        <w:rPr>
          <w:lang w:val="en-US"/>
        </w:rPr>
        <w:t>Similar a</w:t>
      </w:r>
      <w:r>
        <w:rPr>
          <w:lang w:val="en-US"/>
        </w:rPr>
        <w:t xml:space="preserve">s in the previous paper. </w:t>
      </w:r>
      <w:r w:rsidR="009F67BA">
        <w:rPr>
          <w:lang w:val="en-US"/>
        </w:rPr>
        <w:t>Do we need to change this here?</w:t>
      </w:r>
    </w:p>
  </w:comment>
  <w:comment w:id="122" w:author="Lara Wieland" w:date="2021-08-09T10:22:00Z" w:initials="LW">
    <w:p w14:paraId="0413B604" w14:textId="2EE0C897" w:rsidR="006D3B0F" w:rsidRPr="006D3B0F" w:rsidRDefault="006D3B0F">
      <w:pPr>
        <w:pStyle w:val="Kommentartext"/>
        <w:rPr>
          <w:lang w:val="en-US"/>
        </w:rPr>
      </w:pPr>
      <w:r>
        <w:rPr>
          <w:rStyle w:val="Kommentarzeichen"/>
        </w:rPr>
        <w:annotationRef/>
      </w:r>
      <w:r w:rsidRPr="006D3B0F">
        <w:rPr>
          <w:lang w:val="en-US"/>
        </w:rPr>
        <w:t xml:space="preserve">I </w:t>
      </w:r>
      <w:r>
        <w:rPr>
          <w:lang w:val="en-US"/>
        </w:rPr>
        <w:t>stuck to Lennart's phrasing. Should I rephrase to "Please rate your current state:" and then the adjectives as "active</w:t>
      </w:r>
    </w:p>
  </w:comment>
  <w:comment w:id="123" w:author="Lennart Lüttgau" w:date="2021-07-06T13:59:00Z" w:initials="LL">
    <w:p w14:paraId="5D8267A4" w14:textId="72F12AAD" w:rsidR="00433DBC" w:rsidRPr="00433DBC" w:rsidRDefault="00433DBC">
      <w:pPr>
        <w:pStyle w:val="Kommentartext"/>
        <w:rPr>
          <w:lang w:val="en-US"/>
        </w:rPr>
      </w:pPr>
      <w:r>
        <w:rPr>
          <w:rStyle w:val="Kommentarzeichen"/>
        </w:rPr>
        <w:annotationRef/>
      </w:r>
      <w:r w:rsidRPr="00433DBC">
        <w:rPr>
          <w:lang w:val="en-US"/>
        </w:rPr>
        <w:t xml:space="preserve">Probably good to indicate the </w:t>
      </w:r>
      <w:r>
        <w:rPr>
          <w:lang w:val="en-US"/>
        </w:rPr>
        <w:t>Matlab version here</w:t>
      </w:r>
    </w:p>
  </w:comment>
  <w:comment w:id="124" w:author="Sjoerds, Z." w:date="2021-07-19T09:30:00Z" w:initials="SZ">
    <w:p w14:paraId="2CAC3C3A" w14:textId="13F18D03" w:rsidR="728432B7" w:rsidRPr="00F12B24" w:rsidRDefault="728432B7">
      <w:pPr>
        <w:rPr>
          <w:lang w:val="en-US"/>
        </w:rPr>
      </w:pPr>
      <w:r w:rsidRPr="00F12B24">
        <w:rPr>
          <w:lang w:val="en-US"/>
        </w:rPr>
        <w:t xml:space="preserve">I don't know </w:t>
      </w:r>
      <w:proofErr w:type="gramStart"/>
      <w:r w:rsidRPr="00F12B24">
        <w:rPr>
          <w:lang w:val="en-US"/>
        </w:rPr>
        <w:t>this..</w:t>
      </w:r>
      <w:proofErr w:type="gramEnd"/>
      <w:r w:rsidRPr="00F12B24">
        <w:rPr>
          <w:lang w:val="en-US"/>
        </w:rPr>
        <w:t xml:space="preserve"> the task was programmed and adjusted over years and matlab </w:t>
      </w:r>
      <w:proofErr w:type="gramStart"/>
      <w:r w:rsidRPr="00F12B24">
        <w:rPr>
          <w:lang w:val="en-US"/>
        </w:rPr>
        <w:t>versions..</w:t>
      </w:r>
      <w:proofErr w:type="gramEnd"/>
      <w:r>
        <w:annotationRef/>
      </w:r>
    </w:p>
  </w:comment>
  <w:comment w:id="126" w:author="Lennart Lüttgau" w:date="2021-07-06T13:36:00Z" w:initials="LL">
    <w:p w14:paraId="7933265B" w14:textId="740A67AE" w:rsidR="00552D40" w:rsidRPr="00552D40" w:rsidRDefault="00552D40">
      <w:pPr>
        <w:pStyle w:val="Kommentartext"/>
        <w:rPr>
          <w:lang w:val="en-US"/>
        </w:rPr>
      </w:pPr>
      <w:r>
        <w:rPr>
          <w:rStyle w:val="Kommentarzeichen"/>
        </w:rPr>
        <w:annotationRef/>
      </w:r>
      <w:r w:rsidRPr="00552D40">
        <w:rPr>
          <w:lang w:val="en-US"/>
        </w:rPr>
        <w:t>Inference is a little s</w:t>
      </w:r>
      <w:r>
        <w:rPr>
          <w:lang w:val="en-US"/>
        </w:rPr>
        <w:t>t</w:t>
      </w:r>
      <w:r w:rsidRPr="00552D40">
        <w:rPr>
          <w:lang w:val="en-US"/>
        </w:rPr>
        <w:t>rong</w:t>
      </w:r>
      <w:r w:rsidR="00475216">
        <w:rPr>
          <w:lang w:val="en-US"/>
        </w:rPr>
        <w:t xml:space="preserve"> word</w:t>
      </w:r>
      <w:r w:rsidRPr="00552D40">
        <w:rPr>
          <w:lang w:val="en-US"/>
        </w:rPr>
        <w:t xml:space="preserve"> </w:t>
      </w:r>
      <w:r>
        <w:rPr>
          <w:lang w:val="en-US"/>
        </w:rPr>
        <w:t>for this process in my view. Maybe “learned”</w:t>
      </w:r>
    </w:p>
  </w:comment>
  <w:comment w:id="127" w:author="Schlagenhauf, Florian" w:date="2021-07-20T13:36:00Z" w:initials="SF">
    <w:p w14:paraId="6F1213A8" w14:textId="30A24E64" w:rsidR="0062233F" w:rsidRPr="0062233F" w:rsidRDefault="0062233F">
      <w:pPr>
        <w:pStyle w:val="Kommentartext"/>
        <w:rPr>
          <w:lang w:val="en-US"/>
        </w:rPr>
      </w:pPr>
      <w:r>
        <w:rPr>
          <w:rStyle w:val="Kommentarzeichen"/>
        </w:rPr>
        <w:annotationRef/>
      </w:r>
      <w:r w:rsidRPr="0062233F">
        <w:rPr>
          <w:lang w:val="en-US"/>
        </w:rPr>
        <w:t>I woul</w:t>
      </w:r>
      <w:r>
        <w:rPr>
          <w:lang w:val="en-US"/>
        </w:rPr>
        <w:t xml:space="preserve">d </w:t>
      </w:r>
      <w:r w:rsidR="00BC2A68">
        <w:rPr>
          <w:lang w:val="en-US"/>
        </w:rPr>
        <w:t xml:space="preserve">keep </w:t>
      </w:r>
      <w:proofErr w:type="gramStart"/>
      <w:r w:rsidR="00BC2A68">
        <w:rPr>
          <w:lang w:val="en-US"/>
        </w:rPr>
        <w:t>inference</w:t>
      </w:r>
      <w:r w:rsidR="00D93E91">
        <w:rPr>
          <w:lang w:val="en-US"/>
        </w:rPr>
        <w:t>, because</w:t>
      </w:r>
      <w:proofErr w:type="gramEnd"/>
      <w:r w:rsidR="00D93E91">
        <w:rPr>
          <w:lang w:val="en-US"/>
        </w:rPr>
        <w:t xml:space="preserve"> this is how we conceptualized it before. </w:t>
      </w:r>
    </w:p>
  </w:comment>
  <w:comment w:id="134" w:author="Sjoerds, Z." w:date="2021-07-19T09:32:00Z" w:initials="SZ">
    <w:p w14:paraId="6C88DECB" w14:textId="77777777" w:rsidR="00E11783" w:rsidRPr="00F12B24" w:rsidRDefault="00E11783" w:rsidP="00E11783">
      <w:pPr>
        <w:rPr>
          <w:lang w:val="en-US"/>
        </w:rPr>
      </w:pPr>
      <w:r w:rsidRPr="00F12B24">
        <w:rPr>
          <w:lang w:val="en-US"/>
        </w:rPr>
        <w:t>Can you specify? Was this due to a matching problem?</w:t>
      </w:r>
      <w:r>
        <w:annotationRef/>
      </w:r>
    </w:p>
  </w:comment>
  <w:comment w:id="135" w:author="Schlagenhauf, Florian" w:date="2021-07-20T13:36:00Z" w:initials="SF">
    <w:p w14:paraId="59D805E2" w14:textId="77777777" w:rsidR="00E11783" w:rsidRPr="006320A6" w:rsidRDefault="00E11783" w:rsidP="00E11783">
      <w:pPr>
        <w:pStyle w:val="Kommentartext"/>
        <w:rPr>
          <w:lang w:val="en-US"/>
        </w:rPr>
      </w:pPr>
      <w:r>
        <w:rPr>
          <w:rStyle w:val="Kommentarzeichen"/>
        </w:rPr>
        <w:annotationRef/>
      </w:r>
      <w:r w:rsidRPr="006320A6">
        <w:rPr>
          <w:lang w:val="en-US"/>
        </w:rPr>
        <w:t>Yes, thi</w:t>
      </w:r>
      <w:r>
        <w:rPr>
          <w:lang w:val="en-US"/>
        </w:rPr>
        <w:t>s was due to the matching procedure.</w:t>
      </w:r>
    </w:p>
  </w:comment>
  <w:comment w:id="142" w:author="Sjoerds, Z." w:date="2021-07-19T09:33:00Z" w:initials="SZ">
    <w:p w14:paraId="6BEA0921" w14:textId="6BDE6C69" w:rsidR="728432B7" w:rsidRPr="00F12B24" w:rsidRDefault="728432B7">
      <w:pPr>
        <w:rPr>
          <w:lang w:val="en-US"/>
        </w:rPr>
      </w:pPr>
      <w:r w:rsidRPr="00F12B24">
        <w:rPr>
          <w:lang w:val="en-US"/>
        </w:rPr>
        <w:t>Didn't you do an rmANOVA before? And the pairs were then T1 stress vs T1 control, T2 stress vs T2 control, etc?</w:t>
      </w:r>
      <w:r>
        <w:annotationRef/>
      </w:r>
    </w:p>
  </w:comment>
  <w:comment w:id="143" w:author="Schlagenhauf, Florian" w:date="2021-07-20T13:40:00Z" w:initials="SF">
    <w:p w14:paraId="578674C1" w14:textId="787B5939" w:rsidR="00181BDF" w:rsidRPr="00B527FE" w:rsidRDefault="00181BDF">
      <w:pPr>
        <w:pStyle w:val="Kommentartext"/>
        <w:rPr>
          <w:lang w:val="en-US"/>
        </w:rPr>
      </w:pPr>
      <w:r>
        <w:rPr>
          <w:rStyle w:val="Kommentarzeichen"/>
        </w:rPr>
        <w:annotationRef/>
      </w:r>
      <w:r w:rsidRPr="00B527FE">
        <w:rPr>
          <w:lang w:val="en-US"/>
        </w:rPr>
        <w:t>No</w:t>
      </w:r>
      <w:r w:rsidR="00B527FE" w:rsidRPr="00B527FE">
        <w:rPr>
          <w:lang w:val="en-US"/>
        </w:rPr>
        <w:t xml:space="preserve"> </w:t>
      </w:r>
      <w:r w:rsidRPr="00B527FE">
        <w:rPr>
          <w:lang w:val="en-US"/>
        </w:rPr>
        <w:t>ANOVA</w:t>
      </w:r>
      <w:r w:rsidR="00B527FE" w:rsidRPr="00B527FE">
        <w:rPr>
          <w:lang w:val="en-US"/>
        </w:rPr>
        <w:t>,</w:t>
      </w:r>
      <w:r w:rsidRPr="00B527FE">
        <w:rPr>
          <w:lang w:val="en-US"/>
        </w:rPr>
        <w:t xml:space="preserve"> only AUC</w:t>
      </w:r>
      <w:r w:rsidR="00B527FE" w:rsidRPr="00B527FE">
        <w:rPr>
          <w:lang w:val="en-US"/>
        </w:rPr>
        <w:t xml:space="preserve"> with paired t-test control vs stress</w:t>
      </w:r>
      <w:r w:rsidR="00872E96" w:rsidRPr="00B527FE">
        <w:rPr>
          <w:lang w:val="en-US"/>
        </w:rPr>
        <w:t>.</w:t>
      </w:r>
    </w:p>
  </w:comment>
  <w:comment w:id="150" w:author="Sjoerds, Z." w:date="2021-07-19T09:35:00Z" w:initials="SZ">
    <w:p w14:paraId="08B9EDF8" w14:textId="1791031F" w:rsidR="728432B7" w:rsidRPr="00F12B24" w:rsidRDefault="728432B7">
      <w:pPr>
        <w:rPr>
          <w:lang w:val="en-US"/>
        </w:rPr>
      </w:pPr>
      <w:r w:rsidRPr="00F12B24">
        <w:rPr>
          <w:lang w:val="en-US"/>
        </w:rPr>
        <w:t>Maybe worth it to describe the calculation of these before?</w:t>
      </w:r>
      <w:r>
        <w:annotationRef/>
      </w:r>
    </w:p>
  </w:comment>
  <w:comment w:id="151" w:author="Schlagenhauf, Florian" w:date="2021-07-20T13:47:00Z" w:initials="SF">
    <w:p w14:paraId="1EF04BAF" w14:textId="69EEA19F" w:rsidR="001514FB" w:rsidRPr="0058631E" w:rsidRDefault="001514FB">
      <w:pPr>
        <w:pStyle w:val="Kommentartext"/>
        <w:rPr>
          <w:lang w:val="en-US"/>
        </w:rPr>
      </w:pPr>
      <w:r>
        <w:rPr>
          <w:rStyle w:val="Kommentarzeichen"/>
        </w:rPr>
        <w:annotationRef/>
      </w:r>
      <w:r w:rsidRPr="0058631E">
        <w:rPr>
          <w:lang w:val="en-US"/>
        </w:rPr>
        <w:t xml:space="preserve">Like this? Maybe to </w:t>
      </w:r>
      <w:r w:rsidR="0058631E" w:rsidRPr="0058631E">
        <w:rPr>
          <w:lang w:val="en-US"/>
        </w:rPr>
        <w:t>d</w:t>
      </w:r>
      <w:r w:rsidR="0058631E">
        <w:rPr>
          <w:lang w:val="en-US"/>
        </w:rPr>
        <w:t>etailed?</w:t>
      </w:r>
    </w:p>
  </w:comment>
  <w:comment w:id="154" w:author="Lennart Lüttgau" w:date="2021-07-06T13:45:00Z" w:initials="LL">
    <w:p w14:paraId="6BAD0F98" w14:textId="654A2E20" w:rsidR="005936AA" w:rsidRDefault="005936AA">
      <w:pPr>
        <w:pStyle w:val="Kommentartext"/>
        <w:rPr>
          <w:lang w:val="en-US"/>
        </w:rPr>
      </w:pPr>
      <w:r>
        <w:rPr>
          <w:rStyle w:val="Kommentarzeichen"/>
        </w:rPr>
        <w:annotationRef/>
      </w:r>
      <w:r w:rsidRPr="005936AA">
        <w:rPr>
          <w:lang w:val="en-US"/>
        </w:rPr>
        <w:t xml:space="preserve">Did you also try models with </w:t>
      </w:r>
      <w:r>
        <w:rPr>
          <w:lang w:val="en-US"/>
        </w:rPr>
        <w:t>individually varying slopes for condition and experimental phase? (</w:t>
      </w:r>
      <w:proofErr w:type="gramStart"/>
      <w:r>
        <w:rPr>
          <w:lang w:val="en-US"/>
        </w:rPr>
        <w:t>and</w:t>
      </w:r>
      <w:proofErr w:type="gramEnd"/>
      <w:r>
        <w:rPr>
          <w:lang w:val="en-US"/>
        </w:rPr>
        <w:t xml:space="preserve"> additionally covariance between slopes and intercepts)</w:t>
      </w:r>
    </w:p>
    <w:p w14:paraId="7D685152" w14:textId="11DF34E9" w:rsidR="005936AA" w:rsidRPr="005936AA" w:rsidRDefault="005936AA">
      <w:pPr>
        <w:pStyle w:val="Kommentartext"/>
        <w:rPr>
          <w:lang w:val="en-US"/>
        </w:rPr>
      </w:pPr>
      <w:r>
        <w:rPr>
          <w:lang w:val="en-US"/>
        </w:rPr>
        <w:t xml:space="preserve">As I understand this model, we only model differential average performance across subjects. The model assumes uniform learning curves across subjects (which is clear not what we would expect, right?). Or does this lead to convergence issues?  </w:t>
      </w:r>
    </w:p>
  </w:comment>
  <w:comment w:id="155" w:author="Schlagenhauf, Florian" w:date="2021-07-20T13:53:00Z" w:initials="SF">
    <w:p w14:paraId="78986347" w14:textId="0561D709" w:rsidR="00C970F7" w:rsidRPr="00C970F7" w:rsidRDefault="00C970F7">
      <w:pPr>
        <w:pStyle w:val="Kommentartext"/>
        <w:rPr>
          <w:lang w:val="en-US"/>
        </w:rPr>
      </w:pPr>
      <w:r>
        <w:rPr>
          <w:rStyle w:val="Kommentarzeichen"/>
        </w:rPr>
        <w:annotationRef/>
      </w:r>
      <w:r w:rsidRPr="00C970F7">
        <w:rPr>
          <w:lang w:val="en-US"/>
        </w:rPr>
        <w:t>Good point! We should d</w:t>
      </w:r>
      <w:r>
        <w:rPr>
          <w:lang w:val="en-US"/>
        </w:rPr>
        <w:t xml:space="preserve">iscuss this together! I think there were </w:t>
      </w:r>
      <w:r w:rsidR="006731E6">
        <w:rPr>
          <w:lang w:val="en-US"/>
        </w:rPr>
        <w:t xml:space="preserve">convergence issues. </w:t>
      </w:r>
    </w:p>
  </w:comment>
  <w:comment w:id="175" w:author="Lennart Lüttgau" w:date="2021-07-06T13:55:00Z" w:initials="LL">
    <w:p w14:paraId="5845B5EC" w14:textId="7A8AAA11" w:rsidR="003331F1" w:rsidRPr="003331F1" w:rsidRDefault="003331F1">
      <w:pPr>
        <w:pStyle w:val="Kommentartext"/>
        <w:rPr>
          <w:lang w:val="en-US"/>
        </w:rPr>
      </w:pPr>
      <w:r>
        <w:rPr>
          <w:rStyle w:val="Kommentarzeichen"/>
        </w:rPr>
        <w:annotationRef/>
      </w:r>
      <w:r w:rsidRPr="003331F1">
        <w:rPr>
          <w:lang w:val="en-US"/>
        </w:rPr>
        <w:t xml:space="preserve">Did you also try </w:t>
      </w:r>
      <w:r>
        <w:rPr>
          <w:lang w:val="en-US"/>
        </w:rPr>
        <w:t>models with only one inverse temperature parameter? It is quite an assumption that subjects employ different decision noises on winning and losing trials. Would be good to have computational evidence</w:t>
      </w:r>
      <w:r w:rsidR="000950A7">
        <w:rPr>
          <w:lang w:val="en-US"/>
        </w:rPr>
        <w:t>, like improved model fits</w:t>
      </w:r>
      <w:r>
        <w:rPr>
          <w:lang w:val="en-US"/>
        </w:rPr>
        <w:t xml:space="preserve"> (or at least a reference to justify this)</w:t>
      </w:r>
    </w:p>
  </w:comment>
  <w:comment w:id="176" w:author="Lara Wieland" w:date="2021-08-09T08:33:00Z" w:initials="LW">
    <w:p w14:paraId="4C6A2AC0" w14:textId="135F3573" w:rsidR="00F023B4" w:rsidRPr="00F023B4" w:rsidRDefault="00F023B4">
      <w:pPr>
        <w:pStyle w:val="Kommentartext"/>
        <w:rPr>
          <w:lang w:val="en-US"/>
        </w:rPr>
      </w:pPr>
      <w:r>
        <w:rPr>
          <w:rStyle w:val="Kommentarzeichen"/>
        </w:rPr>
        <w:annotationRef/>
      </w:r>
      <w:r>
        <w:rPr>
          <w:lang w:val="en-US"/>
        </w:rPr>
        <w:t>Raw d</w:t>
      </w:r>
      <w:r w:rsidRPr="00F023B4">
        <w:rPr>
          <w:lang w:val="en-US"/>
        </w:rPr>
        <w:t>fferences between switching rates for win/loss</w:t>
      </w:r>
      <w:r>
        <w:rPr>
          <w:lang w:val="en-US"/>
        </w:rPr>
        <w:t xml:space="preserve"> would justify that but maybe wait for reviewer comment as this would not be part of raw results otherwise</w:t>
      </w:r>
    </w:p>
  </w:comment>
  <w:comment w:id="193" w:author="Lennart Lüttgau" w:date="2021-07-06T13:59:00Z" w:initials="LL">
    <w:p w14:paraId="1C0B4C51" w14:textId="21C47103" w:rsidR="008C70CB" w:rsidRPr="008C70CB" w:rsidRDefault="008C70CB">
      <w:pPr>
        <w:pStyle w:val="Kommentartext"/>
        <w:rPr>
          <w:lang w:val="en-US"/>
        </w:rPr>
      </w:pPr>
      <w:r>
        <w:rPr>
          <w:rStyle w:val="Kommentarzeichen"/>
        </w:rPr>
        <w:annotationRef/>
      </w:r>
      <w:r w:rsidRPr="008C70CB">
        <w:rPr>
          <w:lang w:val="en-US"/>
        </w:rPr>
        <w:t xml:space="preserve">Probably good to indicate version </w:t>
      </w:r>
      <w:r>
        <w:rPr>
          <w:lang w:val="en-US"/>
        </w:rPr>
        <w:t>here as well</w:t>
      </w:r>
    </w:p>
  </w:comment>
  <w:comment w:id="209" w:author="Lennart Lüttgau" w:date="2021-07-06T14:02:00Z" w:initials="LL">
    <w:p w14:paraId="6B2E70BC" w14:textId="21C4793B" w:rsidR="00CA1148" w:rsidRPr="00CA1148" w:rsidRDefault="00CA1148">
      <w:pPr>
        <w:pStyle w:val="Kommentartext"/>
        <w:rPr>
          <w:lang w:val="en-US"/>
        </w:rPr>
      </w:pPr>
      <w:r>
        <w:rPr>
          <w:rStyle w:val="Kommentarzeichen"/>
        </w:rPr>
        <w:annotationRef/>
      </w:r>
      <w:r w:rsidRPr="00CA1148">
        <w:rPr>
          <w:lang w:val="en-US"/>
        </w:rPr>
        <w:t xml:space="preserve">In the methods you described that one </w:t>
      </w:r>
      <w:r>
        <w:rPr>
          <w:lang w:val="en-US"/>
        </w:rPr>
        <w:t>more subject had to be excluded due to no learning. Was it n=27 then? Does it change the results if you include him?</w:t>
      </w:r>
    </w:p>
  </w:comment>
  <w:comment w:id="210" w:author="Schlagenhauf, Florian" w:date="2021-07-20T14:16:00Z" w:initials="SF">
    <w:p w14:paraId="1148665D" w14:textId="04BE7273" w:rsidR="00354525" w:rsidRPr="005C1AB5" w:rsidRDefault="00354525">
      <w:pPr>
        <w:pStyle w:val="Kommentartext"/>
        <w:rPr>
          <w:lang w:val="en-US"/>
        </w:rPr>
      </w:pPr>
      <w:r>
        <w:rPr>
          <w:rStyle w:val="Kommentarzeichen"/>
        </w:rPr>
        <w:annotationRef/>
      </w:r>
      <w:r w:rsidRPr="005C1AB5">
        <w:rPr>
          <w:lang w:val="en-US"/>
        </w:rPr>
        <w:t>No, it is n=28</w:t>
      </w:r>
      <w:r w:rsidR="005C1AB5" w:rsidRPr="005C1AB5">
        <w:rPr>
          <w:lang w:val="en-US"/>
        </w:rPr>
        <w:t>. Will</w:t>
      </w:r>
      <w:r w:rsidR="005C1AB5">
        <w:rPr>
          <w:lang w:val="en-US"/>
        </w:rPr>
        <w:t xml:space="preserve"> be clarified in the methods section.</w:t>
      </w:r>
    </w:p>
  </w:comment>
  <w:comment w:id="218" w:author="Lennart Lüttgau" w:date="2021-07-06T14:07:00Z" w:initials="LL">
    <w:p w14:paraId="27351DF2" w14:textId="03B2CB10" w:rsidR="007E39D4" w:rsidRPr="007E39D4" w:rsidRDefault="007E39D4">
      <w:pPr>
        <w:pStyle w:val="Kommentartext"/>
        <w:rPr>
          <w:lang w:val="en-US"/>
        </w:rPr>
      </w:pPr>
      <w:r>
        <w:rPr>
          <w:rStyle w:val="Kommentarzeichen"/>
        </w:rPr>
        <w:annotationRef/>
      </w:r>
      <w:r w:rsidRPr="007E39D4">
        <w:rPr>
          <w:lang w:val="en-US"/>
        </w:rPr>
        <w:t xml:space="preserve">I think the arousal scale was </w:t>
      </w:r>
      <w:r>
        <w:rPr>
          <w:lang w:val="en-US"/>
        </w:rPr>
        <w:t xml:space="preserve">bipolar, right? </w:t>
      </w:r>
      <w:proofErr w:type="gramStart"/>
      <w:r>
        <w:rPr>
          <w:lang w:val="en-US"/>
        </w:rPr>
        <w:t>So</w:t>
      </w:r>
      <w:proofErr w:type="gramEnd"/>
      <w:r>
        <w:rPr>
          <w:lang w:val="en-US"/>
        </w:rPr>
        <w:t xml:space="preserve"> 50 actually indicates “not aroused”. Might be good to describe this once more so that readers don’t ask themselves why our subjects were so aroused all the time</w:t>
      </w:r>
    </w:p>
  </w:comment>
  <w:comment w:id="219" w:author="Sjoerds, Z." w:date="2021-07-19T09:42:00Z" w:initials="SZ">
    <w:p w14:paraId="4F09A083" w14:textId="030E6FBD" w:rsidR="728432B7" w:rsidRPr="00F12B24" w:rsidRDefault="728432B7">
      <w:pPr>
        <w:rPr>
          <w:lang w:val="en-US"/>
        </w:rPr>
      </w:pPr>
      <w:r w:rsidRPr="00F12B24">
        <w:rPr>
          <w:lang w:val="en-US"/>
        </w:rPr>
        <w:t>No, 0 was 'not aroused' / sleepy</w:t>
      </w:r>
      <w:r>
        <w:annotationRef/>
      </w:r>
    </w:p>
  </w:comment>
  <w:comment w:id="220" w:author="Sjoerds, Z." w:date="2021-07-19T09:43:00Z" w:initials="SZ">
    <w:p w14:paraId="4889E219" w14:textId="14E92DFF" w:rsidR="728432B7" w:rsidRPr="00F12B24" w:rsidRDefault="728432B7">
      <w:pPr>
        <w:rPr>
          <w:lang w:val="en-US"/>
        </w:rPr>
      </w:pPr>
      <w:r w:rsidRPr="00F12B24">
        <w:rPr>
          <w:lang w:val="en-US"/>
        </w:rPr>
        <w:t>For valence, indeed 50 was neutral</w:t>
      </w:r>
      <w:r>
        <w:annotationRef/>
      </w:r>
    </w:p>
  </w:comment>
  <w:comment w:id="224" w:author="Lennart Lüttgau" w:date="2021-07-06T14:09:00Z" w:initials="LL">
    <w:p w14:paraId="16837FFF" w14:textId="2E27F8D2" w:rsidR="00D379F9" w:rsidRPr="00D379F9" w:rsidRDefault="00D379F9">
      <w:pPr>
        <w:pStyle w:val="Kommentartext"/>
        <w:rPr>
          <w:lang w:val="en-US"/>
        </w:rPr>
      </w:pPr>
      <w:r>
        <w:rPr>
          <w:rStyle w:val="Kommentarzeichen"/>
        </w:rPr>
        <w:annotationRef/>
      </w:r>
      <w:r w:rsidRPr="00D379F9">
        <w:rPr>
          <w:lang w:val="en-US"/>
        </w:rPr>
        <w:t xml:space="preserve">I would start with </w:t>
      </w:r>
      <w:r>
        <w:rPr>
          <w:lang w:val="en-US"/>
        </w:rPr>
        <w:t>specifying which was the best fitting model (also indicating the AIC/BIC values)</w:t>
      </w:r>
    </w:p>
  </w:comment>
  <w:comment w:id="225" w:author="Sjoerds, Z." w:date="2021-07-19T09:47:00Z" w:initials="SZ">
    <w:p w14:paraId="78DFBE42" w14:textId="5EBBBCA3" w:rsidR="728432B7" w:rsidRPr="00F12B24" w:rsidRDefault="728432B7">
      <w:pPr>
        <w:rPr>
          <w:lang w:val="en-US"/>
        </w:rPr>
      </w:pPr>
      <w:r w:rsidRPr="00F12B24">
        <w:rPr>
          <w:lang w:val="en-US"/>
        </w:rPr>
        <w:t xml:space="preserve">No, I think it is </w:t>
      </w:r>
      <w:proofErr w:type="gramStart"/>
      <w:r w:rsidRPr="00F12B24">
        <w:rPr>
          <w:lang w:val="en-US"/>
        </w:rPr>
        <w:t>actually logical</w:t>
      </w:r>
      <w:proofErr w:type="gramEnd"/>
      <w:r w:rsidRPr="00F12B24">
        <w:rPr>
          <w:lang w:val="en-US"/>
        </w:rPr>
        <w:t xml:space="preserve"> to describe the non-modeled results first: how did people do on the task in general, before the model &amp; session comparison is made. Or this can be added to a table, contrasting control &amp; stress condition on these non-modeled behavioral analyses</w:t>
      </w:r>
      <w:r>
        <w:annotationRef/>
      </w:r>
    </w:p>
  </w:comment>
  <w:comment w:id="226" w:author="Schlagenhauf, Florian" w:date="2021-07-20T14:24:00Z" w:initials="SF">
    <w:p w14:paraId="064A1DE5" w14:textId="772124E9" w:rsidR="00020D19" w:rsidRPr="00020D19" w:rsidRDefault="00020D19">
      <w:pPr>
        <w:pStyle w:val="Kommentartext"/>
        <w:rPr>
          <w:lang w:val="en-US"/>
        </w:rPr>
      </w:pPr>
      <w:r>
        <w:rPr>
          <w:rStyle w:val="Kommentarzeichen"/>
        </w:rPr>
        <w:annotationRef/>
      </w:r>
      <w:r w:rsidRPr="00020D19">
        <w:rPr>
          <w:rStyle w:val="Kommentarzeichen"/>
          <w:lang w:val="en-US"/>
        </w:rPr>
        <w:t xml:space="preserve">We could </w:t>
      </w:r>
      <w:r w:rsidR="00373020">
        <w:rPr>
          <w:rStyle w:val="Kommentarzeichen"/>
          <w:lang w:val="en-US"/>
        </w:rPr>
        <w:t>write</w:t>
      </w:r>
      <w:r w:rsidRPr="00020D19">
        <w:rPr>
          <w:rStyle w:val="Kommentarzeichen"/>
          <w:lang w:val="en-US"/>
        </w:rPr>
        <w:t xml:space="preserve"> </w:t>
      </w:r>
      <w:r>
        <w:rPr>
          <w:lang w:val="en-US"/>
        </w:rPr>
        <w:t>best-fitting multilevel model includd main effect</w:t>
      </w:r>
      <w:r w:rsidR="00373020">
        <w:rPr>
          <w:lang w:val="en-US"/>
        </w:rPr>
        <w:t xml:space="preserve"> of xy, …</w:t>
      </w:r>
    </w:p>
  </w:comment>
  <w:comment w:id="228" w:author="Sjoerds, Z." w:date="2021-07-19T09:56:00Z" w:initials="SZ">
    <w:p w14:paraId="730B785F" w14:textId="655347B9" w:rsidR="728432B7" w:rsidRPr="00F12B24" w:rsidRDefault="728432B7">
      <w:pPr>
        <w:rPr>
          <w:lang w:val="en-US"/>
        </w:rPr>
      </w:pPr>
      <w:r w:rsidRPr="00F12B24">
        <w:rPr>
          <w:lang w:val="en-US"/>
        </w:rPr>
        <w:t>I would find the continuous analyses more interesting than the binary ones, so maybe not move those to the supplement?</w:t>
      </w:r>
      <w:r>
        <w:annotationRef/>
      </w:r>
    </w:p>
  </w:comment>
  <w:comment w:id="230" w:author="Lennart Lüttgau" w:date="2021-07-06T14:11:00Z" w:initials="LL">
    <w:p w14:paraId="201B06C5" w14:textId="77777777" w:rsidR="000B225B" w:rsidRDefault="000B225B">
      <w:pPr>
        <w:pStyle w:val="Kommentartext"/>
        <w:rPr>
          <w:lang w:val="en-US"/>
        </w:rPr>
      </w:pPr>
      <w:r>
        <w:rPr>
          <w:rStyle w:val="Kommentarzeichen"/>
        </w:rPr>
        <w:annotationRef/>
      </w:r>
      <w:r w:rsidRPr="000B225B">
        <w:rPr>
          <w:lang w:val="en-US"/>
        </w:rPr>
        <w:t>I would refer to</w:t>
      </w:r>
      <w:r>
        <w:rPr>
          <w:lang w:val="en-US"/>
        </w:rPr>
        <w:t xml:space="preserve"> this model as “best-fitting </w:t>
      </w:r>
      <w:r w:rsidR="003E24CD">
        <w:rPr>
          <w:lang w:val="en-US"/>
        </w:rPr>
        <w:t xml:space="preserve">multilevel </w:t>
      </w:r>
      <w:r>
        <w:rPr>
          <w:lang w:val="en-US"/>
        </w:rPr>
        <w:t>model”</w:t>
      </w:r>
    </w:p>
    <w:p w14:paraId="19719023" w14:textId="77777777" w:rsidR="00EA5EDB" w:rsidRDefault="00EA5EDB">
      <w:pPr>
        <w:pStyle w:val="Kommentartext"/>
        <w:rPr>
          <w:lang w:val="en-US"/>
        </w:rPr>
      </w:pPr>
    </w:p>
    <w:p w14:paraId="3374BE54" w14:textId="5C094639" w:rsidR="00EA5EDB" w:rsidRPr="000B225B" w:rsidRDefault="00EA5EDB">
      <w:pPr>
        <w:pStyle w:val="Kommentartext"/>
        <w:rPr>
          <w:lang w:val="en-US"/>
        </w:rPr>
      </w:pPr>
      <w:r>
        <w:rPr>
          <w:lang w:val="en-US"/>
        </w:rPr>
        <w:t>I think this figure could be moved to the Supplement. Or maybe add the ORs to Table 1?</w:t>
      </w:r>
    </w:p>
  </w:comment>
  <w:comment w:id="231" w:author="Schlagenhauf, Florian" w:date="2021-07-20T14:26:00Z" w:initials="SF">
    <w:p w14:paraId="5915C964" w14:textId="138FCF54" w:rsidR="008951F0" w:rsidRPr="008951F0" w:rsidRDefault="008951F0">
      <w:pPr>
        <w:pStyle w:val="Kommentartext"/>
        <w:rPr>
          <w:lang w:val="en-US"/>
        </w:rPr>
      </w:pPr>
      <w:r>
        <w:rPr>
          <w:rStyle w:val="Kommentarzeichen"/>
        </w:rPr>
        <w:annotationRef/>
      </w:r>
      <w:r w:rsidRPr="008951F0">
        <w:rPr>
          <w:lang w:val="en-US"/>
        </w:rPr>
        <w:t>I agree, incude in to table.</w:t>
      </w:r>
    </w:p>
  </w:comment>
  <w:comment w:id="232" w:author="Sjoerds, Z." w:date="2021-07-19T09:56:00Z" w:initials="SZ">
    <w:p w14:paraId="1448BA99" w14:textId="18967DE7" w:rsidR="00276A6A" w:rsidRPr="00F12B24" w:rsidRDefault="00276A6A">
      <w:pPr>
        <w:rPr>
          <w:lang w:val="en-US"/>
        </w:rPr>
      </w:pPr>
      <w:r w:rsidRPr="00F12B24">
        <w:rPr>
          <w:lang w:val="en-US"/>
        </w:rPr>
        <w:t>I would also add the win-stay analyses here, to be complete</w:t>
      </w:r>
      <w:r>
        <w:annotationRef/>
      </w:r>
    </w:p>
  </w:comment>
  <w:comment w:id="233" w:author="Schlagenhauf, Florian" w:date="2021-07-20T14:27:00Z" w:initials="SF">
    <w:p w14:paraId="1A1D8894" w14:textId="50778A8F" w:rsidR="00276A6A" w:rsidRPr="000005D1" w:rsidRDefault="00276A6A">
      <w:pPr>
        <w:pStyle w:val="Kommentartext"/>
        <w:rPr>
          <w:lang w:val="en-US"/>
        </w:rPr>
      </w:pPr>
      <w:r>
        <w:rPr>
          <w:rStyle w:val="Kommentarzeichen"/>
        </w:rPr>
        <w:annotationRef/>
      </w:r>
      <w:r w:rsidRPr="000005D1">
        <w:rPr>
          <w:lang w:val="en-US"/>
        </w:rPr>
        <w:t>There is no stress effect therefore I would not have a full table. Maybe into Supp?</w:t>
      </w:r>
    </w:p>
  </w:comment>
  <w:comment w:id="234" w:author="Lara Wieland" w:date="2021-08-09T18:54:00Z" w:initials="LW">
    <w:p w14:paraId="327DAE6E" w14:textId="372CE440" w:rsidR="003B67A5" w:rsidRPr="003B67A5" w:rsidRDefault="003B67A5">
      <w:pPr>
        <w:pStyle w:val="Kommentartext"/>
        <w:rPr>
          <w:lang w:val="en-US"/>
        </w:rPr>
      </w:pPr>
      <w:r>
        <w:rPr>
          <w:rStyle w:val="Kommentarzeichen"/>
        </w:rPr>
        <w:annotationRef/>
      </w:r>
      <w:r w:rsidRPr="003B67A5">
        <w:rPr>
          <w:lang w:val="en-US"/>
        </w:rPr>
        <w:t>Added them</w:t>
      </w:r>
      <w:r>
        <w:rPr>
          <w:lang w:val="en-US"/>
        </w:rPr>
        <w:t xml:space="preserve"> to Supp</w:t>
      </w:r>
    </w:p>
  </w:comment>
  <w:comment w:id="237" w:author="Sjoerds, Z." w:date="2021-07-19T09:48:00Z" w:initials="SZ">
    <w:p w14:paraId="378EE5CB" w14:textId="77777777" w:rsidR="00411BFD" w:rsidRPr="00F12B24" w:rsidRDefault="00411BFD" w:rsidP="00411BFD">
      <w:pPr>
        <w:rPr>
          <w:lang w:val="en-US"/>
        </w:rPr>
      </w:pPr>
      <w:r w:rsidRPr="00F12B24">
        <w:rPr>
          <w:lang w:val="en-US"/>
        </w:rPr>
        <w:t>Is this terminology of the toolbox used?</w:t>
      </w:r>
      <w:r>
        <w:annotationRef/>
      </w:r>
    </w:p>
  </w:comment>
  <w:comment w:id="242" w:author="Sjoerds, Z." w:date="2021-07-19T09:54:00Z" w:initials="SZ">
    <w:p w14:paraId="14B26D35" w14:textId="17C2BA47" w:rsidR="728432B7" w:rsidRPr="00F12B24" w:rsidRDefault="728432B7">
      <w:pPr>
        <w:rPr>
          <w:lang w:val="en-US"/>
        </w:rPr>
      </w:pPr>
      <w:r w:rsidRPr="00F12B24">
        <w:rPr>
          <w:lang w:val="en-US"/>
        </w:rPr>
        <w:t>Did you also do a parameter comparison, as in table 2?</w:t>
      </w:r>
      <w:r>
        <w:annotationRef/>
      </w:r>
    </w:p>
  </w:comment>
  <w:comment w:id="243" w:author="Schlagenhauf, Florian" w:date="2021-07-20T14:32:00Z" w:initials="SF">
    <w:p w14:paraId="2CFF5716" w14:textId="0F24217D" w:rsidR="006F2726" w:rsidRPr="006F2726" w:rsidRDefault="006F2726">
      <w:pPr>
        <w:pStyle w:val="Kommentartext"/>
        <w:rPr>
          <w:lang w:val="en-US"/>
        </w:rPr>
      </w:pPr>
      <w:r>
        <w:rPr>
          <w:rStyle w:val="Kommentarzeichen"/>
        </w:rPr>
        <w:annotationRef/>
      </w:r>
      <w:r w:rsidRPr="006F2726">
        <w:rPr>
          <w:lang w:val="en-US"/>
        </w:rPr>
        <w:t>Which parameters should be compared?</w:t>
      </w:r>
    </w:p>
  </w:comment>
  <w:comment w:id="246" w:author="Lennart Lüttgau" w:date="2021-07-06T14:15:00Z" w:initials="LL">
    <w:p w14:paraId="69D823C8" w14:textId="0B39C12C" w:rsidR="00BD79E5" w:rsidRPr="00BD79E5" w:rsidRDefault="00BD79E5">
      <w:pPr>
        <w:pStyle w:val="Kommentartext"/>
        <w:rPr>
          <w:lang w:val="en-US"/>
        </w:rPr>
      </w:pPr>
      <w:r>
        <w:rPr>
          <w:rStyle w:val="Kommentarzeichen"/>
        </w:rPr>
        <w:annotationRef/>
      </w:r>
      <w:r w:rsidRPr="00BD79E5">
        <w:rPr>
          <w:lang w:val="en-US"/>
        </w:rPr>
        <w:t>Is this alpha from control or stress? May be good to</w:t>
      </w:r>
      <w:r w:rsidR="00783468">
        <w:rPr>
          <w:lang w:val="en-US"/>
        </w:rPr>
        <w:t xml:space="preserve"> make this a little more clear</w:t>
      </w:r>
    </w:p>
  </w:comment>
  <w:comment w:id="248" w:author="Lennart Lüttgau" w:date="2021-07-06T14:14:00Z" w:initials="LL">
    <w:p w14:paraId="38AF6FC1" w14:textId="56A88EF5" w:rsidR="009663CF" w:rsidRPr="009663CF" w:rsidRDefault="009663CF">
      <w:pPr>
        <w:pStyle w:val="Kommentartext"/>
        <w:rPr>
          <w:lang w:val="en-US"/>
        </w:rPr>
      </w:pPr>
      <w:r>
        <w:rPr>
          <w:rStyle w:val="Kommentarzeichen"/>
        </w:rPr>
        <w:annotationRef/>
      </w:r>
      <w:r w:rsidRPr="009663CF">
        <w:rPr>
          <w:lang w:val="en-US"/>
        </w:rPr>
        <w:t xml:space="preserve">Might be good to call </w:t>
      </w:r>
      <w:r>
        <w:rPr>
          <w:lang w:val="en-US"/>
        </w:rPr>
        <w:t>the Beta control Beta_CT throughout the MS (same for Beta loss)</w:t>
      </w:r>
    </w:p>
  </w:comment>
  <w:comment w:id="250" w:author="Lara Wieland" w:date="2021-07-02T12:55:00Z" w:initials="LW">
    <w:p w14:paraId="01472BB0" w14:textId="77777777" w:rsidR="00A009B5" w:rsidRDefault="00A009B5">
      <w:pPr>
        <w:pStyle w:val="Kommentartext"/>
        <w:rPr>
          <w:lang w:val="en-US"/>
        </w:rPr>
      </w:pPr>
      <w:r>
        <w:rPr>
          <w:rStyle w:val="Kommentarzeichen"/>
        </w:rPr>
        <w:annotationRef/>
      </w:r>
      <w:r w:rsidRPr="00A009B5">
        <w:rPr>
          <w:lang w:val="en-US"/>
        </w:rPr>
        <w:t>These are betas + scaling, we could also just offer</w:t>
      </w:r>
      <w:r>
        <w:rPr>
          <w:lang w:val="en-US"/>
        </w:rPr>
        <w:t xml:space="preserve"> scaling by itself</w:t>
      </w:r>
    </w:p>
    <w:p w14:paraId="017E932C" w14:textId="787A276B" w:rsidR="00A009B5" w:rsidRPr="00A009B5" w:rsidRDefault="00A009B5">
      <w:pPr>
        <w:pStyle w:val="Kommentartext"/>
        <w:rPr>
          <w:lang w:val="en-US"/>
        </w:rPr>
      </w:pPr>
    </w:p>
  </w:comment>
  <w:comment w:id="251" w:author="Lara Wieland" w:date="2021-07-02T12:55:00Z" w:initials="LW">
    <w:p w14:paraId="0C6AF360" w14:textId="67761825" w:rsidR="00A009B5" w:rsidRPr="00A009B5" w:rsidRDefault="00A009B5">
      <w:pPr>
        <w:pStyle w:val="Kommentartext"/>
        <w:rPr>
          <w:lang w:val="en-US"/>
        </w:rPr>
      </w:pPr>
      <w:r>
        <w:rPr>
          <w:rStyle w:val="Kommentarzeichen"/>
        </w:rPr>
        <w:annotationRef/>
      </w:r>
    </w:p>
  </w:comment>
  <w:comment w:id="252" w:author="Sjoerds, Z." w:date="2021-07-19T09:52:00Z" w:initials="SZ">
    <w:p w14:paraId="0D889DB9" w14:textId="6CAC6052" w:rsidR="728432B7" w:rsidRPr="00F12B24" w:rsidRDefault="728432B7">
      <w:pPr>
        <w:rPr>
          <w:lang w:val="en-US"/>
        </w:rPr>
      </w:pPr>
      <w:proofErr w:type="gramStart"/>
      <w:r w:rsidRPr="00F12B24">
        <w:rPr>
          <w:lang w:val="en-US"/>
        </w:rPr>
        <w:t>So</w:t>
      </w:r>
      <w:proofErr w:type="gramEnd"/>
      <w:r w:rsidRPr="00F12B24">
        <w:rPr>
          <w:lang w:val="en-US"/>
        </w:rPr>
        <w:t xml:space="preserve"> the association with stress level is left out entirely? This is just the binary condition comparison. I thought we also wanted to add the correlational/regression analyses as discussed during our last meeting</w:t>
      </w:r>
      <w:r>
        <w:annotationRef/>
      </w:r>
    </w:p>
  </w:comment>
  <w:comment w:id="261" w:author="Sjoerds, Z." w:date="2021-07-08T12:34:00Z" w:initials="SZ">
    <w:p w14:paraId="6914FEA7" w14:textId="77777777" w:rsidR="00F07F27" w:rsidRPr="00B404B9" w:rsidRDefault="00F07F27" w:rsidP="00F07F27">
      <w:pPr>
        <w:rPr>
          <w:lang w:val="en-US"/>
        </w:rPr>
      </w:pPr>
      <w:r w:rsidRPr="00B404B9">
        <w:rPr>
          <w:lang w:val="en-US"/>
        </w:rPr>
        <w:t xml:space="preserve">There are many more areas visible in the glass brain. Maybe mention a threshold why you only focus on this? Or add a </w:t>
      </w:r>
      <w:proofErr w:type="gramStart"/>
      <w:r w:rsidRPr="00B404B9">
        <w:rPr>
          <w:lang w:val="en-US"/>
        </w:rPr>
        <w:t>table, if</w:t>
      </w:r>
      <w:proofErr w:type="gramEnd"/>
      <w:r w:rsidRPr="00B404B9">
        <w:rPr>
          <w:lang w:val="en-US"/>
        </w:rPr>
        <w:t xml:space="preserve"> you have more aread above the threshold</w:t>
      </w:r>
      <w:r>
        <w:annotationRef/>
      </w:r>
    </w:p>
  </w:comment>
  <w:comment w:id="262" w:author="Schlagenhauf, Florian [2]" w:date="2021-07-20T15:11:00Z" w:initials="SF">
    <w:p w14:paraId="657A3A49" w14:textId="77777777" w:rsidR="00F07F27" w:rsidRPr="00B404B9" w:rsidRDefault="00F07F27" w:rsidP="00F07F27">
      <w:pPr>
        <w:rPr>
          <w:lang w:val="en-US"/>
        </w:rPr>
      </w:pPr>
      <w:r w:rsidRPr="00B404B9">
        <w:rPr>
          <w:lang w:val="en-US"/>
        </w:rPr>
        <w:t>WE used SVC with the ME of RPE and saw insula as a trend. We will clarify this.</w:t>
      </w:r>
      <w:r>
        <w:annotationRef/>
      </w:r>
    </w:p>
  </w:comment>
  <w:comment w:id="267" w:author="Sjoerds, Z." w:date="2021-07-08T12:33:00Z" w:initials="SZ">
    <w:p w14:paraId="1D1AF8C2" w14:textId="77777777" w:rsidR="00F07F27" w:rsidRPr="00B404B9" w:rsidRDefault="00F07F27" w:rsidP="00F07F27">
      <w:pPr>
        <w:rPr>
          <w:lang w:val="en-US"/>
        </w:rPr>
      </w:pPr>
      <w:r w:rsidRPr="00B404B9">
        <w:rPr>
          <w:lang w:val="en-US"/>
        </w:rPr>
        <w:t>Explain what this is</w:t>
      </w:r>
      <w:r>
        <w:annotationRef/>
      </w:r>
    </w:p>
  </w:comment>
  <w:comment w:id="268" w:author="Sjoerds, Z." w:date="2021-07-08T12:34:00Z" w:initials="SZ">
    <w:p w14:paraId="2EC5F615" w14:textId="77777777" w:rsidR="00F07F27" w:rsidRPr="00B404B9" w:rsidRDefault="00F07F27" w:rsidP="00F07F27">
      <w:pPr>
        <w:rPr>
          <w:lang w:val="en-US"/>
        </w:rPr>
      </w:pPr>
      <w:r w:rsidRPr="00B404B9">
        <w:rPr>
          <w:lang w:val="en-US"/>
        </w:rPr>
        <w:t>At which threshold?</w:t>
      </w:r>
      <w:r>
        <w:annotationRef/>
      </w:r>
    </w:p>
  </w:comment>
  <w:comment w:id="277" w:author="Lara Wieland" w:date="2021-07-02T17:54:00Z" w:initials="LW">
    <w:p w14:paraId="4188BAB0" w14:textId="4AF32E43" w:rsidR="00813EFA" w:rsidRPr="00813EFA" w:rsidRDefault="00813EFA">
      <w:pPr>
        <w:pStyle w:val="Kommentartext"/>
        <w:rPr>
          <w:lang w:val="en-US"/>
        </w:rPr>
      </w:pPr>
      <w:r>
        <w:rPr>
          <w:rStyle w:val="Kommentarzeichen"/>
        </w:rPr>
        <w:annotationRef/>
      </w:r>
      <w:r w:rsidRPr="00813EFA">
        <w:rPr>
          <w:lang w:val="en-US"/>
        </w:rPr>
        <w:t>I used the AAL Atlas</w:t>
      </w:r>
      <w:r>
        <w:rPr>
          <w:lang w:val="en-US"/>
        </w:rPr>
        <w:t xml:space="preserve"> in SPM</w:t>
      </w:r>
      <w:r w:rsidRPr="00813EFA">
        <w:rPr>
          <w:lang w:val="en-US"/>
        </w:rPr>
        <w:t xml:space="preserve"> </w:t>
      </w:r>
      <w:r>
        <w:rPr>
          <w:lang w:val="en-US"/>
        </w:rPr>
        <w:t xml:space="preserve">for anatomical </w:t>
      </w:r>
      <w:proofErr w:type="gramStart"/>
      <w:r>
        <w:rPr>
          <w:lang w:val="en-US"/>
        </w:rPr>
        <w:t>labeling</w:t>
      </w:r>
      <w:proofErr w:type="gramEnd"/>
      <w:r>
        <w:rPr>
          <w:lang w:val="en-US"/>
        </w:rPr>
        <w:t xml:space="preserve"> but the labels do not seem very conclusive to me, maybe one of you has a better suggestion?</w:t>
      </w:r>
    </w:p>
  </w:comment>
  <w:comment w:id="278" w:author="Lennart Lüttgau" w:date="2021-07-06T14:16:00Z" w:initials="LL">
    <w:p w14:paraId="60144D45" w14:textId="3D0B68C7" w:rsidR="00EB1963" w:rsidRPr="00EB1963" w:rsidRDefault="00EB1963">
      <w:pPr>
        <w:pStyle w:val="Kommentartext"/>
        <w:rPr>
          <w:lang w:val="en-US"/>
        </w:rPr>
      </w:pPr>
      <w:r>
        <w:rPr>
          <w:rStyle w:val="Kommentarzeichen"/>
        </w:rPr>
        <w:annotationRef/>
      </w:r>
      <w:r w:rsidRPr="00EB1963">
        <w:rPr>
          <w:lang w:val="en-US"/>
        </w:rPr>
        <w:t xml:space="preserve">Sounds good </w:t>
      </w:r>
      <w:r>
        <w:rPr>
          <w:lang w:val="en-US"/>
        </w:rPr>
        <w:t>to me. Table 2 could be moved to the supplements</w:t>
      </w:r>
      <w:r w:rsidR="00AD38A3">
        <w:rPr>
          <w:lang w:val="en-US"/>
        </w:rPr>
        <w:t xml:space="preserve"> i</w:t>
      </w:r>
      <w:r>
        <w:rPr>
          <w:lang w:val="en-US"/>
        </w:rPr>
        <w:t>n my view</w:t>
      </w:r>
    </w:p>
  </w:comment>
  <w:comment w:id="279" w:author="Sjoerds, Z." w:date="2021-07-19T09:50:00Z" w:initials="SZ">
    <w:p w14:paraId="273ED6A4" w14:textId="040AF0AE" w:rsidR="728432B7" w:rsidRPr="00F12B24" w:rsidRDefault="728432B7">
      <w:pPr>
        <w:rPr>
          <w:lang w:val="en-US"/>
        </w:rPr>
      </w:pPr>
      <w:r w:rsidRPr="00F12B24">
        <w:rPr>
          <w:lang w:val="en-US"/>
        </w:rPr>
        <w:t>Yes, agree. Some lines are not outlined the same as others. Make sure all info for one area is on the same horizontal line.</w:t>
      </w:r>
      <w:r>
        <w:annotationRef/>
      </w:r>
    </w:p>
  </w:comment>
  <w:comment w:id="463" w:author="Lara Wieland" w:date="2021-07-02T18:38:00Z" w:initials="LW">
    <w:p w14:paraId="7C6291FF" w14:textId="1206AA46" w:rsidR="00C301CF" w:rsidRPr="00C301CF" w:rsidRDefault="00C301CF">
      <w:pPr>
        <w:pStyle w:val="Kommentartext"/>
        <w:rPr>
          <w:lang w:val="en-US"/>
        </w:rPr>
      </w:pPr>
      <w:r>
        <w:rPr>
          <w:rStyle w:val="Kommentarzeichen"/>
        </w:rPr>
        <w:annotationRef/>
      </w:r>
      <w:r w:rsidRPr="00C301CF">
        <w:rPr>
          <w:lang w:val="en-US"/>
        </w:rPr>
        <w:t>Or all clusters? It get</w:t>
      </w:r>
      <w:r>
        <w:rPr>
          <w:lang w:val="en-US"/>
        </w:rPr>
        <w:t xml:space="preserve">s </w:t>
      </w:r>
      <w:proofErr w:type="gramStart"/>
      <w:r>
        <w:rPr>
          <w:lang w:val="en-US"/>
        </w:rPr>
        <w:t>pretty long</w:t>
      </w:r>
      <w:proofErr w:type="gramEnd"/>
      <w:r>
        <w:rPr>
          <w:lang w:val="en-US"/>
        </w:rPr>
        <w:t xml:space="preserve"> then. Or move to supplement?</w:t>
      </w:r>
    </w:p>
  </w:comment>
  <w:comment w:id="464" w:author="Lennart Lüttgau" w:date="2021-07-06T14:17:00Z" w:initials="LL">
    <w:p w14:paraId="49478474" w14:textId="1B4AE6BB" w:rsidR="001571FF" w:rsidRPr="001571FF" w:rsidRDefault="001571FF">
      <w:pPr>
        <w:pStyle w:val="Kommentartext"/>
        <w:rPr>
          <w:lang w:val="en-US"/>
        </w:rPr>
      </w:pPr>
      <w:r>
        <w:rPr>
          <w:rStyle w:val="Kommentarzeichen"/>
        </w:rPr>
        <w:annotationRef/>
      </w:r>
      <w:r>
        <w:rPr>
          <w:lang w:val="en-US"/>
        </w:rPr>
        <w:t>Yes, too long without thresholding, can go to supps</w:t>
      </w:r>
      <w:r w:rsidRPr="001571FF">
        <w:rPr>
          <w:lang w:val="en-US"/>
        </w:rPr>
        <w:t xml:space="preserve"> </w:t>
      </w:r>
      <w:r w:rsidRPr="00893487">
        <w:rPr>
          <w:rFonts w:ascii="Wingdings" w:eastAsia="Wingdings" w:hAnsi="Wingdings" w:cs="Wingdings"/>
          <w:lang w:val="en-US"/>
        </w:rPr>
        <w:t>J</w:t>
      </w:r>
    </w:p>
  </w:comment>
  <w:comment w:id="465" w:author="Sjoerds, Z." w:date="2021-07-19T09:50:00Z" w:initials="SZ">
    <w:p w14:paraId="5E51DF38" w14:textId="3FD645FC" w:rsidR="728432B7" w:rsidRPr="00F12B24" w:rsidRDefault="728432B7">
      <w:pPr>
        <w:rPr>
          <w:lang w:val="en-US"/>
        </w:rPr>
      </w:pPr>
      <w:r w:rsidRPr="00F12B24">
        <w:rPr>
          <w:lang w:val="en-US"/>
        </w:rPr>
        <w:t>+1</w:t>
      </w:r>
      <w:r>
        <w:annotationRef/>
      </w:r>
    </w:p>
  </w:comment>
  <w:comment w:id="468" w:author="Sjoerds, Z." w:date="2021-07-19T10:02:00Z" w:initials="SZ">
    <w:p w14:paraId="527D4D19" w14:textId="599DD0C0" w:rsidR="728432B7" w:rsidRPr="00F12B24" w:rsidRDefault="728432B7">
      <w:pPr>
        <w:rPr>
          <w:lang w:val="en-US"/>
        </w:rPr>
      </w:pPr>
      <w:r w:rsidRPr="00F12B24">
        <w:rPr>
          <w:lang w:val="en-US"/>
        </w:rPr>
        <w:t>This is interesting, and as you also pay quite some attention to the MB-MF distinction in the intro, it might be worth then putting our results in this light. Maybe the task is just not suited enough to make this distinction, hence the lack of strong effects</w:t>
      </w:r>
      <w:r>
        <w:annotationRef/>
      </w:r>
    </w:p>
  </w:comment>
  <w:comment w:id="471" w:author="Sjoerds, Z." w:date="2021-07-19T10:02:00Z" w:initials="SZ">
    <w:p w14:paraId="0F79EFC2" w14:textId="64C85610" w:rsidR="728432B7" w:rsidRPr="00F12B24" w:rsidRDefault="728432B7">
      <w:pPr>
        <w:rPr>
          <w:lang w:val="en-US"/>
        </w:rPr>
      </w:pPr>
      <w:r w:rsidRPr="00F12B24">
        <w:rPr>
          <w:lang w:val="en-US"/>
        </w:rPr>
        <w:t xml:space="preserve">We had this </w:t>
      </w:r>
      <w:proofErr w:type="gramStart"/>
      <w:r w:rsidRPr="00F12B24">
        <w:rPr>
          <w:lang w:val="en-US"/>
        </w:rPr>
        <w:t>info, and</w:t>
      </w:r>
      <w:proofErr w:type="gramEnd"/>
      <w:r w:rsidRPr="00F12B24">
        <w:rPr>
          <w:lang w:val="en-US"/>
        </w:rPr>
        <w:t xml:space="preserve"> used it finally in our analyses. </w:t>
      </w:r>
      <w:proofErr w:type="gramStart"/>
      <w:r w:rsidRPr="00F12B24">
        <w:rPr>
          <w:lang w:val="en-US"/>
        </w:rPr>
        <w:t>So</w:t>
      </w:r>
      <w:proofErr w:type="gramEnd"/>
      <w:r w:rsidRPr="00F12B24">
        <w:rPr>
          <w:lang w:val="en-US"/>
        </w:rPr>
        <w:t xml:space="preserve"> I would suggest to add this to the results section, so we show that we did it at least.</w:t>
      </w:r>
      <w:r>
        <w:annotationRef/>
      </w:r>
    </w:p>
  </w:comment>
  <w:comment w:id="472" w:author="Lara Wieland" w:date="2021-08-09T09:23:00Z" w:initials="LW">
    <w:p w14:paraId="14F5B6B0" w14:textId="1CC694C5" w:rsidR="005272A0" w:rsidRPr="005272A0" w:rsidRDefault="005272A0">
      <w:pPr>
        <w:pStyle w:val="Kommentartext"/>
        <w:rPr>
          <w:lang w:val="en-US"/>
        </w:rPr>
      </w:pPr>
      <w:r>
        <w:rPr>
          <w:rStyle w:val="Kommentarzeichen"/>
        </w:rPr>
        <w:annotationRef/>
      </w:r>
      <w:r w:rsidRPr="005272A0">
        <w:rPr>
          <w:lang w:val="en-US"/>
        </w:rPr>
        <w:t xml:space="preserve">Do you refer the </w:t>
      </w:r>
      <w:r>
        <w:rPr>
          <w:lang w:val="en-US"/>
        </w:rPr>
        <w:t>correlation of cortisol reactivity (</w:t>
      </w:r>
      <w:proofErr w:type="gramStart"/>
      <w:r>
        <w:rPr>
          <w:lang w:val="en-US"/>
        </w:rPr>
        <w:t>e.g.</w:t>
      </w:r>
      <w:proofErr w:type="gramEnd"/>
      <w:r>
        <w:rPr>
          <w:lang w:val="en-US"/>
        </w:rPr>
        <w:t xml:space="preserve"> cortisol AUC difference control-stress) and p_corr difference here as Lennart above or to using p_corr as a covariate in fMRI analyses?</w:t>
      </w:r>
    </w:p>
  </w:comment>
  <w:comment w:id="469" w:author="Lennart Lüttgau" w:date="2021-07-06T14:22:00Z" w:initials="LL">
    <w:p w14:paraId="266CDC27" w14:textId="0C38D3E7" w:rsidR="00ED0BEC" w:rsidRPr="00ED0BEC" w:rsidRDefault="00ED0BEC">
      <w:pPr>
        <w:pStyle w:val="Kommentartext"/>
        <w:rPr>
          <w:lang w:val="en-US"/>
        </w:rPr>
      </w:pPr>
      <w:r>
        <w:rPr>
          <w:rStyle w:val="Kommentarzeichen"/>
        </w:rPr>
        <w:annotationRef/>
      </w:r>
      <w:r w:rsidRPr="00ED0BEC">
        <w:rPr>
          <w:lang w:val="en-US"/>
        </w:rPr>
        <w:t>This sounds like we</w:t>
      </w:r>
      <w:r>
        <w:rPr>
          <w:lang w:val="en-US"/>
        </w:rPr>
        <w:t xml:space="preserve"> had observed a correlation of cortisol reactivity (</w:t>
      </w:r>
      <w:proofErr w:type="gramStart"/>
      <w:r>
        <w:rPr>
          <w:lang w:val="en-US"/>
        </w:rPr>
        <w:t>e.g.</w:t>
      </w:r>
      <w:proofErr w:type="gramEnd"/>
      <w:r>
        <w:rPr>
          <w:lang w:val="en-US"/>
        </w:rPr>
        <w:t xml:space="preserve"> cortisol AUC difference control-stress) and p_corr difference. I vaguely recall that you had shown us something like this. If this is correct, this finding should </w:t>
      </w:r>
      <w:proofErr w:type="gramStart"/>
      <w:r>
        <w:rPr>
          <w:lang w:val="en-US"/>
        </w:rPr>
        <w:t>definitely be</w:t>
      </w:r>
      <w:proofErr w:type="gramEnd"/>
      <w:r>
        <w:rPr>
          <w:lang w:val="en-US"/>
        </w:rPr>
        <w:t xml:space="preserve"> added! If I don’t recall this correctly, I would remove this sentence</w:t>
      </w:r>
    </w:p>
  </w:comment>
  <w:comment w:id="470" w:author="Lara Wieland" w:date="2021-08-09T09:21:00Z" w:initials="LW">
    <w:p w14:paraId="1D363CEF" w14:textId="421C42BD" w:rsidR="005272A0" w:rsidRPr="005272A0" w:rsidRDefault="005272A0">
      <w:pPr>
        <w:pStyle w:val="Kommentartext"/>
        <w:rPr>
          <w:lang w:val="en-US"/>
        </w:rPr>
      </w:pPr>
      <w:r>
        <w:rPr>
          <w:rStyle w:val="Kommentarzeichen"/>
        </w:rPr>
        <w:annotationRef/>
      </w:r>
      <w:r w:rsidRPr="005272A0">
        <w:rPr>
          <w:lang w:val="en-US"/>
        </w:rPr>
        <w:t xml:space="preserve">We did the analysis but there was no </w:t>
      </w:r>
      <w:r>
        <w:rPr>
          <w:lang w:val="en-US"/>
        </w:rPr>
        <w:t>correlation</w:t>
      </w:r>
    </w:p>
  </w:comment>
  <w:comment w:id="477" w:author="Lara Wieland" w:date="2021-08-23T09:03:00Z" w:initials="LW">
    <w:p w14:paraId="5D2618DE" w14:textId="291BBFC3" w:rsidR="00F20E9C" w:rsidRPr="00F20E9C" w:rsidRDefault="00F20E9C">
      <w:pPr>
        <w:pStyle w:val="Kommentartext"/>
        <w:rPr>
          <w:lang w:val="en-US"/>
        </w:rPr>
      </w:pPr>
      <w:r>
        <w:rPr>
          <w:rStyle w:val="Kommentarzeichen"/>
        </w:rPr>
        <w:annotationRef/>
      </w:r>
      <w:r w:rsidRPr="00F20E9C">
        <w:rPr>
          <w:lang w:val="en-US"/>
        </w:rPr>
        <w:t>Should we include these</w:t>
      </w:r>
      <w:r>
        <w:rPr>
          <w:lang w:val="en-US"/>
        </w:rPr>
        <w:t xml:space="preserve"> non-findings in the result </w:t>
      </w:r>
      <w:proofErr w:type="gramStart"/>
      <w:r>
        <w:rPr>
          <w:lang w:val="en-US"/>
        </w:rPr>
        <w:t>in order to</w:t>
      </w:r>
      <w:proofErr w:type="gramEnd"/>
      <w:r>
        <w:rPr>
          <w:lang w:val="en-US"/>
        </w:rPr>
        <w:t xml:space="preserve"> address them here as well?</w:t>
      </w:r>
    </w:p>
  </w:comment>
  <w:comment w:id="493" w:author="Lara Wieland" w:date="2021-06-17T12:04:00Z" w:initials="LW">
    <w:p w14:paraId="558BE908" w14:textId="169AE40D" w:rsidR="004C2497" w:rsidRPr="004C2497" w:rsidRDefault="004C2497">
      <w:pPr>
        <w:pStyle w:val="Kommentartext"/>
        <w:rPr>
          <w:lang w:val="en-US"/>
        </w:rPr>
      </w:pPr>
      <w:r>
        <w:rPr>
          <w:rStyle w:val="Kommentarzeichen"/>
        </w:rPr>
        <w:annotationRef/>
      </w:r>
      <w:r w:rsidRPr="004C2497">
        <w:rPr>
          <w:lang w:val="en-US"/>
        </w:rPr>
        <w:t>Please add your sources of funding</w:t>
      </w:r>
    </w:p>
  </w:comment>
  <w:comment w:id="497" w:author="Sjoerds, Z." w:date="2021-07-19T10:12:00Z" w:initials="SZ">
    <w:p w14:paraId="4FD4B733" w14:textId="44261018" w:rsidR="7EBE532D" w:rsidRPr="00F12B24" w:rsidRDefault="7EBE532D">
      <w:pPr>
        <w:rPr>
          <w:lang w:val="en-US"/>
        </w:rPr>
      </w:pPr>
      <w:r w:rsidRPr="00F12B24">
        <w:rPr>
          <w:lang w:val="en-US"/>
        </w:rPr>
        <w:t xml:space="preserve">In the WM paper we also added the following funding info for Florian: </w:t>
      </w:r>
      <w:proofErr w:type="gramStart"/>
      <w:r w:rsidRPr="00F12B24">
        <w:rPr>
          <w:lang w:val="en-US"/>
        </w:rPr>
        <w:t>the</w:t>
      </w:r>
      <w:proofErr w:type="gramEnd"/>
      <w:r w:rsidRPr="00F12B24">
        <w:rPr>
          <w:lang w:val="en-US"/>
        </w:rPr>
        <w:t xml:space="preserve"> Max Planck Society and grants from the German Research Foundation awarded to FS (DFG SCHL 1969/2-2 as part of FOR1617 and SCHL1969/4-1).</w:t>
      </w:r>
      <w:r>
        <w:annotationRef/>
      </w:r>
    </w:p>
    <w:p w14:paraId="4BF20677" w14:textId="6785DD82" w:rsidR="7EBE532D" w:rsidRPr="00F12B24" w:rsidRDefault="7EBE532D">
      <w:pPr>
        <w:rPr>
          <w:lang w:val="en-US"/>
        </w:rPr>
      </w:pPr>
    </w:p>
    <w:p w14:paraId="63538B67" w14:textId="7D86F9BC" w:rsidR="7EBE532D" w:rsidRPr="00F12B24" w:rsidRDefault="7EBE532D">
      <w:pPr>
        <w:rPr>
          <w:lang w:val="en-US"/>
        </w:rPr>
      </w:pPr>
      <w:r w:rsidRPr="00F12B24">
        <w:rPr>
          <w:lang w:val="en-US"/>
        </w:rPr>
        <w:t>I think for this paper that might still be relevant, as data was collected in the same period</w:t>
      </w:r>
    </w:p>
  </w:comment>
  <w:comment w:id="498" w:author="Lara Wieland" w:date="2021-07-30T14:03:00Z" w:initials="LW">
    <w:p w14:paraId="3A09ABF0" w14:textId="1F197C0E" w:rsidR="00B30CBE" w:rsidRPr="00A04FFB" w:rsidRDefault="00B30CBE">
      <w:pPr>
        <w:pStyle w:val="Kommentartext"/>
        <w:rPr>
          <w:lang w:val="en-US"/>
        </w:rPr>
      </w:pPr>
      <w:r>
        <w:rPr>
          <w:rStyle w:val="Kommentarzeichen"/>
        </w:rPr>
        <w:annotationRef/>
      </w:r>
      <w:r w:rsidRPr="00A04FFB">
        <w:rPr>
          <w:lang w:val="en-US"/>
        </w:rPr>
        <w:t>Do you agree @Florian?</w:t>
      </w:r>
    </w:p>
  </w:comment>
  <w:comment w:id="500" w:author="Sjoerds, Z." w:date="2021-07-19T10:15:00Z" w:initials="SZ">
    <w:p w14:paraId="4890A28F" w14:textId="43EBEE07" w:rsidR="7EBE532D" w:rsidRPr="00F12B24" w:rsidRDefault="7EBE532D">
      <w:pPr>
        <w:rPr>
          <w:lang w:val="en-US"/>
        </w:rPr>
      </w:pPr>
      <w:r w:rsidRPr="00F12B24">
        <w:rPr>
          <w:lang w:val="en-US"/>
        </w:rPr>
        <w:t>MRI data also on Github? Isn't it too big for that? I think we can best make an OSF, linking the github with scripts, and another resource for the bigger datasets, plus the preprint of this paper. I can set this up if you like.</w:t>
      </w:r>
      <w:r>
        <w:annotationRef/>
      </w:r>
    </w:p>
    <w:p w14:paraId="08E97FC5" w14:textId="3D580AED" w:rsidR="7EBE532D" w:rsidRPr="00F07F27" w:rsidRDefault="7EBE532D">
      <w:pPr>
        <w:rPr>
          <w:lang w:val="en-US"/>
        </w:rPr>
      </w:pPr>
      <w:r w:rsidRPr="00F12B24">
        <w:rPr>
          <w:lang w:val="en-US"/>
        </w:rPr>
        <w:t xml:space="preserve">And maybe all authors can be added to the github repository? </w:t>
      </w:r>
      <w:r w:rsidRPr="00F07F27">
        <w:rPr>
          <w:lang w:val="en-US"/>
        </w:rPr>
        <w:t>I am on Github: ZSjoerds</w:t>
      </w:r>
    </w:p>
  </w:comment>
  <w:comment w:id="501" w:author="Lara Wieland" w:date="2021-07-30T10:29:00Z" w:initials="LW">
    <w:p w14:paraId="50AF9923" w14:textId="77177212" w:rsidR="00553BFA" w:rsidRPr="00A467F9" w:rsidRDefault="00A467F9">
      <w:pPr>
        <w:pStyle w:val="Kommentartext"/>
        <w:rPr>
          <w:lang w:val="en-US"/>
        </w:rPr>
      </w:pPr>
      <w:r>
        <w:rPr>
          <w:rStyle w:val="Kommentarzeichen"/>
        </w:rPr>
        <w:annotationRef/>
      </w:r>
      <w:r>
        <w:rPr>
          <w:lang w:val="en-US"/>
        </w:rPr>
        <w:t>You are already a collaborator on Github as far as I can see. And yes, that would be great regarding setting up OSF and MRI data - I was not sure how open we can make it</w:t>
      </w:r>
      <w:r w:rsidR="00553BFA">
        <w:rPr>
          <w:lang w:val="en-US"/>
        </w:rPr>
        <w:t xml:space="preserve"> but am </w:t>
      </w:r>
      <w:proofErr w:type="gramStart"/>
      <w:r w:rsidR="00553BFA">
        <w:rPr>
          <w:lang w:val="en-US"/>
        </w:rPr>
        <w:t>definitely in</w:t>
      </w:r>
      <w:proofErr w:type="gramEnd"/>
      <w:r w:rsidR="00553BFA">
        <w:rPr>
          <w:lang w:val="en-US"/>
        </w:rPr>
        <w:t xml:space="preserve"> favor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6963DA" w15:done="0"/>
  <w15:commentEx w15:paraId="531A9147" w15:paraIdParent="376963DA" w15:done="0"/>
  <w15:commentEx w15:paraId="2ED54C41" w15:done="0"/>
  <w15:commentEx w15:paraId="67E41D34" w15:paraIdParent="2ED54C41" w15:done="0"/>
  <w15:commentEx w15:paraId="6655D6B4" w15:done="0"/>
  <w15:commentEx w15:paraId="491A063F" w15:paraIdParent="6655D6B4" w15:done="0"/>
  <w15:commentEx w15:paraId="2DA69D20" w15:paraIdParent="6655D6B4" w15:done="0"/>
  <w15:commentEx w15:paraId="399EEB91" w15:done="0"/>
  <w15:commentEx w15:paraId="229F8E7A" w15:paraIdParent="399EEB91" w15:done="0"/>
  <w15:commentEx w15:paraId="0413B604" w15:paraIdParent="399EEB91" w15:done="0"/>
  <w15:commentEx w15:paraId="5D8267A4" w15:done="0"/>
  <w15:commentEx w15:paraId="2CAC3C3A" w15:paraIdParent="5D8267A4" w15:done="0"/>
  <w15:commentEx w15:paraId="7933265B" w15:done="0"/>
  <w15:commentEx w15:paraId="6F1213A8" w15:paraIdParent="7933265B" w15:done="0"/>
  <w15:commentEx w15:paraId="6C88DECB" w15:done="0"/>
  <w15:commentEx w15:paraId="59D805E2" w15:paraIdParent="6C88DECB" w15:done="0"/>
  <w15:commentEx w15:paraId="6BEA0921" w15:done="0"/>
  <w15:commentEx w15:paraId="578674C1" w15:paraIdParent="6BEA0921" w15:done="0"/>
  <w15:commentEx w15:paraId="08B9EDF8" w15:done="0"/>
  <w15:commentEx w15:paraId="1EF04BAF" w15:paraIdParent="08B9EDF8" w15:done="0"/>
  <w15:commentEx w15:paraId="7D685152" w15:done="0"/>
  <w15:commentEx w15:paraId="78986347" w15:paraIdParent="7D685152" w15:done="0"/>
  <w15:commentEx w15:paraId="5845B5EC" w15:done="0"/>
  <w15:commentEx w15:paraId="4C6A2AC0" w15:paraIdParent="5845B5EC" w15:done="0"/>
  <w15:commentEx w15:paraId="1C0B4C51" w15:done="0"/>
  <w15:commentEx w15:paraId="6B2E70BC" w15:done="0"/>
  <w15:commentEx w15:paraId="1148665D" w15:paraIdParent="6B2E70BC" w15:done="0"/>
  <w15:commentEx w15:paraId="27351DF2" w15:done="0"/>
  <w15:commentEx w15:paraId="4F09A083" w15:paraIdParent="27351DF2" w15:done="0"/>
  <w15:commentEx w15:paraId="4889E219" w15:paraIdParent="27351DF2" w15:done="0"/>
  <w15:commentEx w15:paraId="16837FFF" w15:done="1"/>
  <w15:commentEx w15:paraId="78DFBE42" w15:paraIdParent="16837FFF" w15:done="1"/>
  <w15:commentEx w15:paraId="064A1DE5" w15:paraIdParent="16837FFF" w15:done="1"/>
  <w15:commentEx w15:paraId="730B785F" w15:done="0"/>
  <w15:commentEx w15:paraId="3374BE54" w15:done="0"/>
  <w15:commentEx w15:paraId="5915C964" w15:paraIdParent="3374BE54" w15:done="0"/>
  <w15:commentEx w15:paraId="1448BA99" w15:done="0"/>
  <w15:commentEx w15:paraId="1A1D8894" w15:paraIdParent="1448BA99" w15:done="0"/>
  <w15:commentEx w15:paraId="327DAE6E" w15:paraIdParent="1448BA99" w15:done="0"/>
  <w15:commentEx w15:paraId="378EE5CB" w15:done="1"/>
  <w15:commentEx w15:paraId="14B26D35" w15:done="0"/>
  <w15:commentEx w15:paraId="2CFF5716" w15:paraIdParent="14B26D35" w15:done="0"/>
  <w15:commentEx w15:paraId="69D823C8" w15:done="0"/>
  <w15:commentEx w15:paraId="38AF6FC1" w15:done="0"/>
  <w15:commentEx w15:paraId="017E932C" w15:done="0"/>
  <w15:commentEx w15:paraId="0C6AF360" w15:done="0"/>
  <w15:commentEx w15:paraId="0D889DB9" w15:done="0"/>
  <w15:commentEx w15:paraId="6914FEA7" w15:done="0"/>
  <w15:commentEx w15:paraId="657A3A49" w15:paraIdParent="6914FEA7" w15:done="0"/>
  <w15:commentEx w15:paraId="1D1AF8C2" w15:done="0"/>
  <w15:commentEx w15:paraId="2EC5F615" w15:done="0"/>
  <w15:commentEx w15:paraId="4188BAB0" w15:done="0"/>
  <w15:commentEx w15:paraId="60144D45" w15:paraIdParent="4188BAB0" w15:done="0"/>
  <w15:commentEx w15:paraId="273ED6A4" w15:paraIdParent="4188BAB0" w15:done="0"/>
  <w15:commentEx w15:paraId="7C6291FF" w15:done="0"/>
  <w15:commentEx w15:paraId="49478474" w15:paraIdParent="7C6291FF" w15:done="0"/>
  <w15:commentEx w15:paraId="5E51DF38" w15:paraIdParent="7C6291FF" w15:done="0"/>
  <w15:commentEx w15:paraId="527D4D19" w15:done="0"/>
  <w15:commentEx w15:paraId="0F79EFC2" w15:done="0"/>
  <w15:commentEx w15:paraId="14F5B6B0" w15:paraIdParent="0F79EFC2" w15:done="0"/>
  <w15:commentEx w15:paraId="266CDC27" w15:done="0"/>
  <w15:commentEx w15:paraId="1D363CEF" w15:paraIdParent="266CDC27" w15:done="0"/>
  <w15:commentEx w15:paraId="5D2618DE" w15:done="0"/>
  <w15:commentEx w15:paraId="558BE908" w15:done="0"/>
  <w15:commentEx w15:paraId="63538B67" w15:done="0"/>
  <w15:commentEx w15:paraId="3A09ABF0" w15:paraIdParent="63538B67" w15:done="0"/>
  <w15:commentEx w15:paraId="08E97FC5" w15:done="0"/>
  <w15:commentEx w15:paraId="50AF9923" w15:paraIdParent="08E97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9876B" w16cex:dateUtc="2021-07-02T10:39:00Z"/>
  <w16cex:commentExtensible w16cex:durableId="205A861B" w16cex:dateUtc="2021-07-07T11:18:00Z"/>
  <w16cex:commentExtensible w16cex:durableId="3253D78A" w16cex:dateUtc="2021-07-07T11:18:00Z"/>
  <w16cex:commentExtensible w16cex:durableId="24B25B8A" w16cex:dateUtc="2021-08-02T09:54:00Z"/>
  <w16cex:commentExtensible w16cex:durableId="248EDA29" w16cex:dateUtc="2021-07-06T11:33:00Z"/>
  <w16cex:commentExtensible w16cex:durableId="2AD2AA45" w16cex:dateUtc="2021-07-19T07:19:00Z"/>
  <w16cex:commentExtensible w16cex:durableId="24BB65FD" w16cex:dateUtc="2021-08-09T06:29:00Z"/>
  <w16cex:commentExtensible w16cex:durableId="00215AD8" w16cex:dateUtc="2021-07-19T07:30:00Z"/>
  <w16cex:commentExtensible w16cex:durableId="24A14E76" w16cex:dateUtc="2021-07-20T11:30:00Z"/>
  <w16cex:commentExtensible w16cex:durableId="24BB805D" w16cex:dateUtc="2021-08-09T08:22:00Z"/>
  <w16cex:commentExtensible w16cex:durableId="248EE031" w16cex:dateUtc="2021-07-06T11:59:00Z"/>
  <w16cex:commentExtensible w16cex:durableId="3E60A98A" w16cex:dateUtc="2021-07-19T07:30:00Z"/>
  <w16cex:commentExtensible w16cex:durableId="248EDAD4" w16cex:dateUtc="2021-07-06T11:36:00Z"/>
  <w16cex:commentExtensible w16cex:durableId="24A14FF5" w16cex:dateUtc="2021-07-20T11:36:00Z"/>
  <w16cex:commentExtensible w16cex:durableId="2D7E0009" w16cex:dateUtc="2021-07-19T07:32:00Z"/>
  <w16cex:commentExtensible w16cex:durableId="24A14FD5" w16cex:dateUtc="2021-07-20T11:36:00Z"/>
  <w16cex:commentExtensible w16cex:durableId="348CEC37" w16cex:dateUtc="2021-07-19T07:33:00Z"/>
  <w16cex:commentExtensible w16cex:durableId="24A150CE" w16cex:dateUtc="2021-07-20T11:40:00Z"/>
  <w16cex:commentExtensible w16cex:durableId="101E0E49" w16cex:dateUtc="2021-07-19T07:35:00Z"/>
  <w16cex:commentExtensible w16cex:durableId="24A1525D" w16cex:dateUtc="2021-07-20T11:47:00Z"/>
  <w16cex:commentExtensible w16cex:durableId="248EDD02" w16cex:dateUtc="2021-07-06T11:45:00Z"/>
  <w16cex:commentExtensible w16cex:durableId="24A153C1" w16cex:dateUtc="2021-07-20T11:53:00Z"/>
  <w16cex:commentExtensible w16cex:durableId="248EDF65" w16cex:dateUtc="2021-07-06T11:55:00Z"/>
  <w16cex:commentExtensible w16cex:durableId="24BB66CC" w16cex:dateUtc="2021-08-09T06:33:00Z"/>
  <w16cex:commentExtensible w16cex:durableId="248EE050" w16cex:dateUtc="2021-07-06T11:59:00Z"/>
  <w16cex:commentExtensible w16cex:durableId="248EE0F6" w16cex:dateUtc="2021-07-06T12:02:00Z"/>
  <w16cex:commentExtensible w16cex:durableId="24A1595D" w16cex:dateUtc="2021-07-20T12:16:00Z"/>
  <w16cex:commentExtensible w16cex:durableId="248EE20F" w16cex:dateUtc="2021-07-06T12:07:00Z"/>
  <w16cex:commentExtensible w16cex:durableId="1230813C" w16cex:dateUtc="2021-07-19T07:42:00Z"/>
  <w16cex:commentExtensible w16cex:durableId="2342883B" w16cex:dateUtc="2021-07-19T07:43:00Z"/>
  <w16cex:commentExtensible w16cex:durableId="248EE280" w16cex:dateUtc="2021-07-06T12:09:00Z"/>
  <w16cex:commentExtensible w16cex:durableId="4DE46F5E" w16cex:dateUtc="2021-07-19T07:47:00Z"/>
  <w16cex:commentExtensible w16cex:durableId="24A15B3A" w16cex:dateUtc="2021-07-20T12:24:00Z"/>
  <w16cex:commentExtensible w16cex:durableId="4AF10365" w16cex:dateUtc="2021-07-19T07:56:00Z"/>
  <w16cex:commentExtensible w16cex:durableId="248EE321" w16cex:dateUtc="2021-07-06T12:11:00Z"/>
  <w16cex:commentExtensible w16cex:durableId="24A15B95" w16cex:dateUtc="2021-07-20T12:26:00Z"/>
  <w16cex:commentExtensible w16cex:durableId="7FE7F549" w16cex:dateUtc="2021-07-19T07:56:00Z"/>
  <w16cex:commentExtensible w16cex:durableId="24A15BC5" w16cex:dateUtc="2021-07-20T12:27:00Z"/>
  <w16cex:commentExtensible w16cex:durableId="24BBF86D" w16cex:dateUtc="2021-08-09T16:54:00Z"/>
  <w16cex:commentExtensible w16cex:durableId="24A15C30" w16cex:dateUtc="2021-07-19T07:48:00Z"/>
  <w16cex:commentExtensible w16cex:durableId="2003857D" w16cex:dateUtc="2021-07-19T07:54:00Z"/>
  <w16cex:commentExtensible w16cex:durableId="24A15CEE" w16cex:dateUtc="2021-07-20T12:32:00Z"/>
  <w16cex:commentExtensible w16cex:durableId="248EE3F6" w16cex:dateUtc="2021-07-06T12:15:00Z"/>
  <w16cex:commentExtensible w16cex:durableId="248EE3B3" w16cex:dateUtc="2021-07-06T12:14:00Z"/>
  <w16cex:commentExtensible w16cex:durableId="24898B50" w16cex:dateUtc="2021-07-02T10:55:00Z"/>
  <w16cex:commentExtensible w16cex:durableId="24898B42" w16cex:dateUtc="2021-07-02T10:55:00Z"/>
  <w16cex:commentExtensible w16cex:durableId="4865E32B" w16cex:dateUtc="2021-07-19T07:52:00Z"/>
  <w16cex:commentExtensible w16cex:durableId="47A6BDA0" w16cex:dateUtc="2021-07-08T10:34:00Z"/>
  <w16cex:commentExtensible w16cex:durableId="20FFE18A" w16cex:dateUtc="2021-07-20T13:11:00Z"/>
  <w16cex:commentExtensible w16cex:durableId="7C01574D" w16cex:dateUtc="2021-07-08T10:33:00Z"/>
  <w16cex:commentExtensible w16cex:durableId="0E85D4D5" w16cex:dateUtc="2021-07-08T10:34:00Z"/>
  <w16cex:commentExtensible w16cex:durableId="2489D150" w16cex:dateUtc="2021-07-02T15:54:00Z"/>
  <w16cex:commentExtensible w16cex:durableId="248EE44A" w16cex:dateUtc="2021-07-06T12:16:00Z"/>
  <w16cex:commentExtensible w16cex:durableId="75C07896" w16cex:dateUtc="2021-07-19T07:50:00Z"/>
  <w16cex:commentExtensible w16cex:durableId="2489DB9D" w16cex:dateUtc="2021-07-02T16:38:00Z"/>
  <w16cex:commentExtensible w16cex:durableId="248EE46E" w16cex:dateUtc="2021-07-06T12:17:00Z"/>
  <w16cex:commentExtensible w16cex:durableId="1FB5FCA0" w16cex:dateUtc="2021-07-19T07:50:00Z"/>
  <w16cex:commentExtensible w16cex:durableId="6BC3BF00" w16cex:dateUtc="2021-07-19T08:02:00Z"/>
  <w16cex:commentExtensible w16cex:durableId="271563C9" w16cex:dateUtc="2021-07-19T08:02:00Z"/>
  <w16cex:commentExtensible w16cex:durableId="24BB72A3" w16cex:dateUtc="2021-08-09T07:23:00Z"/>
  <w16cex:commentExtensible w16cex:durableId="248EE5C2" w16cex:dateUtc="2021-07-06T12:22:00Z"/>
  <w16cex:commentExtensible w16cex:durableId="24BB721C" w16cex:dateUtc="2021-08-09T07:21:00Z"/>
  <w16cex:commentExtensible w16cex:durableId="24CDE2CC" w16cex:dateUtc="2021-08-23T07:03:00Z"/>
  <w16cex:commentExtensible w16cex:durableId="2475B8E5" w16cex:dateUtc="2021-06-17T10:04:00Z"/>
  <w16cex:commentExtensible w16cex:durableId="3F8E6680" w16cex:dateUtc="2021-07-19T08:12:00Z"/>
  <w16cex:commentExtensible w16cex:durableId="24AE8514" w16cex:dateUtc="2021-07-30T12:03:00Z"/>
  <w16cex:commentExtensible w16cex:durableId="225EAC81" w16cex:dateUtc="2021-07-19T08:15:00Z"/>
  <w16cex:commentExtensible w16cex:durableId="24AE5324" w16cex:dateUtc="2021-07-3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963DA" w16cid:durableId="2489876B"/>
  <w16cid:commentId w16cid:paraId="531A9147" w16cid:durableId="205A861B"/>
  <w16cid:commentId w16cid:paraId="2ED54C41" w16cid:durableId="3253D78A"/>
  <w16cid:commentId w16cid:paraId="67E41D34" w16cid:durableId="24B25B8A"/>
  <w16cid:commentId w16cid:paraId="6655D6B4" w16cid:durableId="248EDA29"/>
  <w16cid:commentId w16cid:paraId="491A063F" w16cid:durableId="2AD2AA45"/>
  <w16cid:commentId w16cid:paraId="2DA69D20" w16cid:durableId="24BB65FD"/>
  <w16cid:commentId w16cid:paraId="399EEB91" w16cid:durableId="00215AD8"/>
  <w16cid:commentId w16cid:paraId="229F8E7A" w16cid:durableId="24A14E76"/>
  <w16cid:commentId w16cid:paraId="0413B604" w16cid:durableId="24BB805D"/>
  <w16cid:commentId w16cid:paraId="5D8267A4" w16cid:durableId="248EE031"/>
  <w16cid:commentId w16cid:paraId="2CAC3C3A" w16cid:durableId="3E60A98A"/>
  <w16cid:commentId w16cid:paraId="7933265B" w16cid:durableId="248EDAD4"/>
  <w16cid:commentId w16cid:paraId="6F1213A8" w16cid:durableId="24A14FF5"/>
  <w16cid:commentId w16cid:paraId="6C88DECB" w16cid:durableId="2D7E0009"/>
  <w16cid:commentId w16cid:paraId="59D805E2" w16cid:durableId="24A14FD5"/>
  <w16cid:commentId w16cid:paraId="6BEA0921" w16cid:durableId="348CEC37"/>
  <w16cid:commentId w16cid:paraId="578674C1" w16cid:durableId="24A150CE"/>
  <w16cid:commentId w16cid:paraId="08B9EDF8" w16cid:durableId="101E0E49"/>
  <w16cid:commentId w16cid:paraId="1EF04BAF" w16cid:durableId="24A1525D"/>
  <w16cid:commentId w16cid:paraId="7D685152" w16cid:durableId="248EDD02"/>
  <w16cid:commentId w16cid:paraId="78986347" w16cid:durableId="24A153C1"/>
  <w16cid:commentId w16cid:paraId="5845B5EC" w16cid:durableId="248EDF65"/>
  <w16cid:commentId w16cid:paraId="4C6A2AC0" w16cid:durableId="24BB66CC"/>
  <w16cid:commentId w16cid:paraId="1C0B4C51" w16cid:durableId="248EE050"/>
  <w16cid:commentId w16cid:paraId="6B2E70BC" w16cid:durableId="248EE0F6"/>
  <w16cid:commentId w16cid:paraId="1148665D" w16cid:durableId="24A1595D"/>
  <w16cid:commentId w16cid:paraId="27351DF2" w16cid:durableId="248EE20F"/>
  <w16cid:commentId w16cid:paraId="4F09A083" w16cid:durableId="1230813C"/>
  <w16cid:commentId w16cid:paraId="4889E219" w16cid:durableId="2342883B"/>
  <w16cid:commentId w16cid:paraId="16837FFF" w16cid:durableId="248EE280"/>
  <w16cid:commentId w16cid:paraId="78DFBE42" w16cid:durableId="4DE46F5E"/>
  <w16cid:commentId w16cid:paraId="064A1DE5" w16cid:durableId="24A15B3A"/>
  <w16cid:commentId w16cid:paraId="730B785F" w16cid:durableId="4AF10365"/>
  <w16cid:commentId w16cid:paraId="3374BE54" w16cid:durableId="248EE321"/>
  <w16cid:commentId w16cid:paraId="5915C964" w16cid:durableId="24A15B95"/>
  <w16cid:commentId w16cid:paraId="1448BA99" w16cid:durableId="7FE7F549"/>
  <w16cid:commentId w16cid:paraId="1A1D8894" w16cid:durableId="24A15BC5"/>
  <w16cid:commentId w16cid:paraId="327DAE6E" w16cid:durableId="24BBF86D"/>
  <w16cid:commentId w16cid:paraId="378EE5CB" w16cid:durableId="24A15C30"/>
  <w16cid:commentId w16cid:paraId="14B26D35" w16cid:durableId="2003857D"/>
  <w16cid:commentId w16cid:paraId="2CFF5716" w16cid:durableId="24A15CEE"/>
  <w16cid:commentId w16cid:paraId="69D823C8" w16cid:durableId="248EE3F6"/>
  <w16cid:commentId w16cid:paraId="38AF6FC1" w16cid:durableId="248EE3B3"/>
  <w16cid:commentId w16cid:paraId="017E932C" w16cid:durableId="24898B50"/>
  <w16cid:commentId w16cid:paraId="0C6AF360" w16cid:durableId="24898B42"/>
  <w16cid:commentId w16cid:paraId="0D889DB9" w16cid:durableId="4865E32B"/>
  <w16cid:commentId w16cid:paraId="6914FEA7" w16cid:durableId="47A6BDA0"/>
  <w16cid:commentId w16cid:paraId="657A3A49" w16cid:durableId="20FFE18A"/>
  <w16cid:commentId w16cid:paraId="1D1AF8C2" w16cid:durableId="7C01574D"/>
  <w16cid:commentId w16cid:paraId="2EC5F615" w16cid:durableId="0E85D4D5"/>
  <w16cid:commentId w16cid:paraId="4188BAB0" w16cid:durableId="2489D150"/>
  <w16cid:commentId w16cid:paraId="60144D45" w16cid:durableId="248EE44A"/>
  <w16cid:commentId w16cid:paraId="273ED6A4" w16cid:durableId="75C07896"/>
  <w16cid:commentId w16cid:paraId="7C6291FF" w16cid:durableId="2489DB9D"/>
  <w16cid:commentId w16cid:paraId="49478474" w16cid:durableId="248EE46E"/>
  <w16cid:commentId w16cid:paraId="5E51DF38" w16cid:durableId="1FB5FCA0"/>
  <w16cid:commentId w16cid:paraId="527D4D19" w16cid:durableId="6BC3BF00"/>
  <w16cid:commentId w16cid:paraId="0F79EFC2" w16cid:durableId="271563C9"/>
  <w16cid:commentId w16cid:paraId="14F5B6B0" w16cid:durableId="24BB72A3"/>
  <w16cid:commentId w16cid:paraId="266CDC27" w16cid:durableId="248EE5C2"/>
  <w16cid:commentId w16cid:paraId="1D363CEF" w16cid:durableId="24BB721C"/>
  <w16cid:commentId w16cid:paraId="5D2618DE" w16cid:durableId="24CDE2CC"/>
  <w16cid:commentId w16cid:paraId="558BE908" w16cid:durableId="2475B8E5"/>
  <w16cid:commentId w16cid:paraId="63538B67" w16cid:durableId="3F8E6680"/>
  <w16cid:commentId w16cid:paraId="3A09ABF0" w16cid:durableId="24AE8514"/>
  <w16cid:commentId w16cid:paraId="08E97FC5" w16cid:durableId="225EAC81"/>
  <w16cid:commentId w16cid:paraId="50AF9923" w16cid:durableId="24AE5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D18E7" w14:textId="77777777" w:rsidR="00C328E7" w:rsidRDefault="00C328E7">
      <w:pPr>
        <w:spacing w:after="0" w:line="240" w:lineRule="auto"/>
      </w:pPr>
      <w:r>
        <w:separator/>
      </w:r>
    </w:p>
  </w:endnote>
  <w:endnote w:type="continuationSeparator" w:id="0">
    <w:p w14:paraId="1639F507" w14:textId="77777777" w:rsidR="00C328E7" w:rsidRDefault="00C328E7">
      <w:pPr>
        <w:spacing w:after="0" w:line="240" w:lineRule="auto"/>
      </w:pPr>
      <w:r>
        <w:continuationSeparator/>
      </w:r>
    </w:p>
  </w:endnote>
  <w:endnote w:type="continuationNotice" w:id="1">
    <w:p w14:paraId="00CC5B8E" w14:textId="77777777" w:rsidR="00C328E7" w:rsidRDefault="00C328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Times">
    <w:altName w:val="MS Gothic"/>
    <w:panose1 w:val="020B0604020202020204"/>
    <w:charset w:val="8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AFE38" w14:textId="77777777" w:rsidR="00C328E7" w:rsidRDefault="00C328E7">
      <w:pPr>
        <w:spacing w:after="0" w:line="240" w:lineRule="auto"/>
      </w:pPr>
      <w:r>
        <w:separator/>
      </w:r>
    </w:p>
  </w:footnote>
  <w:footnote w:type="continuationSeparator" w:id="0">
    <w:p w14:paraId="6D73EAB9" w14:textId="77777777" w:rsidR="00C328E7" w:rsidRDefault="00C328E7">
      <w:pPr>
        <w:spacing w:after="0" w:line="240" w:lineRule="auto"/>
      </w:pPr>
      <w:r>
        <w:continuationSeparator/>
      </w:r>
    </w:p>
  </w:footnote>
  <w:footnote w:type="continuationNotice" w:id="1">
    <w:p w14:paraId="1AB8A435" w14:textId="77777777" w:rsidR="00C328E7" w:rsidRDefault="00C328E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joerds, Z.">
    <w15:presenceInfo w15:providerId="AD" w15:userId="S::z.sjoerds_fsw.leidenuniv.nl#ext#@charitede.onmicrosoft.com::69a8841b-c939-4da6-bf24-998138a642f7"/>
  </w15:person>
  <w15:person w15:author="Lara Wieland">
    <w15:presenceInfo w15:providerId="Windows Live" w15:userId="82132109a08f7d55"/>
  </w15:person>
  <w15:person w15:author="Lennart Lüttgau">
    <w15:presenceInfo w15:providerId="Windows Live" w15:userId="e1fe30f4a2483f59"/>
  </w15:person>
  <w15:person w15:author="Schlagenhauf, Florian">
    <w15:presenceInfo w15:providerId="None" w15:userId="Schlagenhauf, Florian"/>
  </w15:person>
  <w15:person w15:author="Schlagenhauf, Florian [2]">
    <w15:presenceInfo w15:providerId="AD" w15:userId="S::florian.schlagenhauf@charite.de::00511d92-abfc-497a-8b2a-abcda330c4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isplayBackgroundShape/>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C95"/>
    <w:rsid w:val="000024B4"/>
    <w:rsid w:val="0000289D"/>
    <w:rsid w:val="000049FD"/>
    <w:rsid w:val="000106DD"/>
    <w:rsid w:val="0002094C"/>
    <w:rsid w:val="00020D19"/>
    <w:rsid w:val="00021DCA"/>
    <w:rsid w:val="000238B2"/>
    <w:rsid w:val="0002569B"/>
    <w:rsid w:val="00030677"/>
    <w:rsid w:val="000354DD"/>
    <w:rsid w:val="000410AD"/>
    <w:rsid w:val="00043040"/>
    <w:rsid w:val="00047A52"/>
    <w:rsid w:val="00052CFF"/>
    <w:rsid w:val="000555BB"/>
    <w:rsid w:val="00055FD6"/>
    <w:rsid w:val="00060978"/>
    <w:rsid w:val="000620FD"/>
    <w:rsid w:val="0007000E"/>
    <w:rsid w:val="000807AB"/>
    <w:rsid w:val="00082ADD"/>
    <w:rsid w:val="00093E3B"/>
    <w:rsid w:val="000950A7"/>
    <w:rsid w:val="000A25A0"/>
    <w:rsid w:val="000A670C"/>
    <w:rsid w:val="000A75AF"/>
    <w:rsid w:val="000B0E09"/>
    <w:rsid w:val="000B10F6"/>
    <w:rsid w:val="000B225B"/>
    <w:rsid w:val="000C24AB"/>
    <w:rsid w:val="000C264E"/>
    <w:rsid w:val="000C2983"/>
    <w:rsid w:val="000C4EDB"/>
    <w:rsid w:val="000C5F54"/>
    <w:rsid w:val="000C6BC1"/>
    <w:rsid w:val="000D2975"/>
    <w:rsid w:val="000E26D6"/>
    <w:rsid w:val="000E3F54"/>
    <w:rsid w:val="000E5B93"/>
    <w:rsid w:val="000F0D96"/>
    <w:rsid w:val="00105753"/>
    <w:rsid w:val="001236E6"/>
    <w:rsid w:val="00142D6F"/>
    <w:rsid w:val="001447F3"/>
    <w:rsid w:val="001514FB"/>
    <w:rsid w:val="001571FF"/>
    <w:rsid w:val="00157F49"/>
    <w:rsid w:val="00172318"/>
    <w:rsid w:val="00172731"/>
    <w:rsid w:val="0017434F"/>
    <w:rsid w:val="00181BDF"/>
    <w:rsid w:val="00184910"/>
    <w:rsid w:val="00186207"/>
    <w:rsid w:val="001942CC"/>
    <w:rsid w:val="00197E64"/>
    <w:rsid w:val="001A3B7F"/>
    <w:rsid w:val="001A5526"/>
    <w:rsid w:val="001C1039"/>
    <w:rsid w:val="001C3801"/>
    <w:rsid w:val="001C43EC"/>
    <w:rsid w:val="001D453D"/>
    <w:rsid w:val="001D6B0C"/>
    <w:rsid w:val="001D789B"/>
    <w:rsid w:val="001E0218"/>
    <w:rsid w:val="001E02DD"/>
    <w:rsid w:val="001E1DDC"/>
    <w:rsid w:val="001E314D"/>
    <w:rsid w:val="001E5676"/>
    <w:rsid w:val="001E797E"/>
    <w:rsid w:val="001F0BC0"/>
    <w:rsid w:val="001F17C9"/>
    <w:rsid w:val="001F6323"/>
    <w:rsid w:val="002030C9"/>
    <w:rsid w:val="00203CCF"/>
    <w:rsid w:val="00207E12"/>
    <w:rsid w:val="0021047A"/>
    <w:rsid w:val="0022308A"/>
    <w:rsid w:val="00227478"/>
    <w:rsid w:val="00231DC1"/>
    <w:rsid w:val="00236977"/>
    <w:rsid w:val="0023740C"/>
    <w:rsid w:val="00240EDE"/>
    <w:rsid w:val="00242FF7"/>
    <w:rsid w:val="00245ABD"/>
    <w:rsid w:val="0025009B"/>
    <w:rsid w:val="002525FC"/>
    <w:rsid w:val="0025308C"/>
    <w:rsid w:val="002627F4"/>
    <w:rsid w:val="002662FF"/>
    <w:rsid w:val="0026642F"/>
    <w:rsid w:val="00267BCB"/>
    <w:rsid w:val="00271E99"/>
    <w:rsid w:val="00274C79"/>
    <w:rsid w:val="002757AE"/>
    <w:rsid w:val="00276A6A"/>
    <w:rsid w:val="00277C76"/>
    <w:rsid w:val="00281BC2"/>
    <w:rsid w:val="00290F1E"/>
    <w:rsid w:val="00292F0F"/>
    <w:rsid w:val="002952D9"/>
    <w:rsid w:val="002A2C93"/>
    <w:rsid w:val="002B3C00"/>
    <w:rsid w:val="002C6FE0"/>
    <w:rsid w:val="002D24A1"/>
    <w:rsid w:val="002E0CF0"/>
    <w:rsid w:val="002E1EB6"/>
    <w:rsid w:val="002E3493"/>
    <w:rsid w:val="002F0B3D"/>
    <w:rsid w:val="00300F6D"/>
    <w:rsid w:val="003040FF"/>
    <w:rsid w:val="00304416"/>
    <w:rsid w:val="003104C4"/>
    <w:rsid w:val="003139E9"/>
    <w:rsid w:val="0031729D"/>
    <w:rsid w:val="00325EC4"/>
    <w:rsid w:val="00327D22"/>
    <w:rsid w:val="0033147A"/>
    <w:rsid w:val="003331F1"/>
    <w:rsid w:val="003344A3"/>
    <w:rsid w:val="00337630"/>
    <w:rsid w:val="00342C37"/>
    <w:rsid w:val="003432D8"/>
    <w:rsid w:val="00344898"/>
    <w:rsid w:val="0034606B"/>
    <w:rsid w:val="00346C82"/>
    <w:rsid w:val="00346CB7"/>
    <w:rsid w:val="00353457"/>
    <w:rsid w:val="00354525"/>
    <w:rsid w:val="00370A46"/>
    <w:rsid w:val="00372144"/>
    <w:rsid w:val="00373020"/>
    <w:rsid w:val="003866AE"/>
    <w:rsid w:val="003866E8"/>
    <w:rsid w:val="00390FD7"/>
    <w:rsid w:val="0039259E"/>
    <w:rsid w:val="00396987"/>
    <w:rsid w:val="00396D01"/>
    <w:rsid w:val="003A31B3"/>
    <w:rsid w:val="003B67A5"/>
    <w:rsid w:val="003B7F5C"/>
    <w:rsid w:val="003C12B6"/>
    <w:rsid w:val="003C450F"/>
    <w:rsid w:val="003C72CA"/>
    <w:rsid w:val="003C7740"/>
    <w:rsid w:val="003D09FA"/>
    <w:rsid w:val="003D6651"/>
    <w:rsid w:val="003E232C"/>
    <w:rsid w:val="003E24CD"/>
    <w:rsid w:val="003E40BE"/>
    <w:rsid w:val="00405D87"/>
    <w:rsid w:val="00406AE4"/>
    <w:rsid w:val="0040761A"/>
    <w:rsid w:val="00407D3B"/>
    <w:rsid w:val="00411BFD"/>
    <w:rsid w:val="004121A4"/>
    <w:rsid w:val="0041300A"/>
    <w:rsid w:val="004138E0"/>
    <w:rsid w:val="00415C84"/>
    <w:rsid w:val="00424871"/>
    <w:rsid w:val="00424922"/>
    <w:rsid w:val="00424B15"/>
    <w:rsid w:val="0042536E"/>
    <w:rsid w:val="00432BF6"/>
    <w:rsid w:val="00433DBC"/>
    <w:rsid w:val="00435E54"/>
    <w:rsid w:val="004424AF"/>
    <w:rsid w:val="004448CC"/>
    <w:rsid w:val="00447793"/>
    <w:rsid w:val="00451058"/>
    <w:rsid w:val="0045326B"/>
    <w:rsid w:val="00460824"/>
    <w:rsid w:val="004623C5"/>
    <w:rsid w:val="004634EE"/>
    <w:rsid w:val="00466EB5"/>
    <w:rsid w:val="00474BC5"/>
    <w:rsid w:val="00475216"/>
    <w:rsid w:val="00475845"/>
    <w:rsid w:val="00477ABB"/>
    <w:rsid w:val="00477D74"/>
    <w:rsid w:val="00480253"/>
    <w:rsid w:val="00480BA0"/>
    <w:rsid w:val="00481B47"/>
    <w:rsid w:val="004820F4"/>
    <w:rsid w:val="004849C1"/>
    <w:rsid w:val="00496A40"/>
    <w:rsid w:val="004973D9"/>
    <w:rsid w:val="004A08C6"/>
    <w:rsid w:val="004A227E"/>
    <w:rsid w:val="004A5579"/>
    <w:rsid w:val="004A778F"/>
    <w:rsid w:val="004B3B7E"/>
    <w:rsid w:val="004B4F30"/>
    <w:rsid w:val="004C2497"/>
    <w:rsid w:val="004D239E"/>
    <w:rsid w:val="004E1392"/>
    <w:rsid w:val="004F21E3"/>
    <w:rsid w:val="004F37B8"/>
    <w:rsid w:val="00500E31"/>
    <w:rsid w:val="00501B8E"/>
    <w:rsid w:val="00520019"/>
    <w:rsid w:val="00521131"/>
    <w:rsid w:val="005213EF"/>
    <w:rsid w:val="00525258"/>
    <w:rsid w:val="005272A0"/>
    <w:rsid w:val="00530167"/>
    <w:rsid w:val="005324AF"/>
    <w:rsid w:val="00536DE8"/>
    <w:rsid w:val="00537339"/>
    <w:rsid w:val="00552D40"/>
    <w:rsid w:val="00553BFA"/>
    <w:rsid w:val="00557868"/>
    <w:rsid w:val="00564A00"/>
    <w:rsid w:val="00572426"/>
    <w:rsid w:val="00576032"/>
    <w:rsid w:val="0058631E"/>
    <w:rsid w:val="005936AA"/>
    <w:rsid w:val="00593D49"/>
    <w:rsid w:val="005A2DFB"/>
    <w:rsid w:val="005C0235"/>
    <w:rsid w:val="005C09A5"/>
    <w:rsid w:val="005C1AB5"/>
    <w:rsid w:val="005D518E"/>
    <w:rsid w:val="005D59FD"/>
    <w:rsid w:val="005E0359"/>
    <w:rsid w:val="005F4FDA"/>
    <w:rsid w:val="005F52CD"/>
    <w:rsid w:val="0060708F"/>
    <w:rsid w:val="00607768"/>
    <w:rsid w:val="0060798B"/>
    <w:rsid w:val="006123AE"/>
    <w:rsid w:val="0061592C"/>
    <w:rsid w:val="0062233F"/>
    <w:rsid w:val="00625A59"/>
    <w:rsid w:val="006264E2"/>
    <w:rsid w:val="006301FD"/>
    <w:rsid w:val="006320A6"/>
    <w:rsid w:val="00632DCF"/>
    <w:rsid w:val="006332B8"/>
    <w:rsid w:val="00633842"/>
    <w:rsid w:val="006346D6"/>
    <w:rsid w:val="006401B3"/>
    <w:rsid w:val="006415E5"/>
    <w:rsid w:val="00645285"/>
    <w:rsid w:val="006465B4"/>
    <w:rsid w:val="00661513"/>
    <w:rsid w:val="00667AA5"/>
    <w:rsid w:val="0067295C"/>
    <w:rsid w:val="006731E6"/>
    <w:rsid w:val="00675ADD"/>
    <w:rsid w:val="006769F5"/>
    <w:rsid w:val="0068039E"/>
    <w:rsid w:val="00682EFA"/>
    <w:rsid w:val="006837FB"/>
    <w:rsid w:val="00683F7C"/>
    <w:rsid w:val="00684962"/>
    <w:rsid w:val="00686512"/>
    <w:rsid w:val="006A5015"/>
    <w:rsid w:val="006B1502"/>
    <w:rsid w:val="006B542B"/>
    <w:rsid w:val="006C50D3"/>
    <w:rsid w:val="006D303E"/>
    <w:rsid w:val="006D3934"/>
    <w:rsid w:val="006D3B0F"/>
    <w:rsid w:val="006E0891"/>
    <w:rsid w:val="006E5DB6"/>
    <w:rsid w:val="006E5F80"/>
    <w:rsid w:val="006F0F08"/>
    <w:rsid w:val="006F1403"/>
    <w:rsid w:val="006F2726"/>
    <w:rsid w:val="006F3AE0"/>
    <w:rsid w:val="00700BAE"/>
    <w:rsid w:val="00705773"/>
    <w:rsid w:val="00705912"/>
    <w:rsid w:val="0070620D"/>
    <w:rsid w:val="00712CD3"/>
    <w:rsid w:val="00716EAC"/>
    <w:rsid w:val="007178F4"/>
    <w:rsid w:val="00720A9C"/>
    <w:rsid w:val="007220C1"/>
    <w:rsid w:val="00722296"/>
    <w:rsid w:val="00724A32"/>
    <w:rsid w:val="007352E0"/>
    <w:rsid w:val="007417A3"/>
    <w:rsid w:val="00744471"/>
    <w:rsid w:val="0075475E"/>
    <w:rsid w:val="00755EB2"/>
    <w:rsid w:val="0076050F"/>
    <w:rsid w:val="00772340"/>
    <w:rsid w:val="00776092"/>
    <w:rsid w:val="00783468"/>
    <w:rsid w:val="00785271"/>
    <w:rsid w:val="007853FB"/>
    <w:rsid w:val="007871FE"/>
    <w:rsid w:val="00790883"/>
    <w:rsid w:val="00794CD9"/>
    <w:rsid w:val="00797B2F"/>
    <w:rsid w:val="007C6D46"/>
    <w:rsid w:val="007E0A95"/>
    <w:rsid w:val="007E39D4"/>
    <w:rsid w:val="007E43E5"/>
    <w:rsid w:val="007F20EE"/>
    <w:rsid w:val="00803A1C"/>
    <w:rsid w:val="008114BF"/>
    <w:rsid w:val="0081331D"/>
    <w:rsid w:val="00813EFA"/>
    <w:rsid w:val="00814C00"/>
    <w:rsid w:val="00816B3C"/>
    <w:rsid w:val="0082088E"/>
    <w:rsid w:val="00823009"/>
    <w:rsid w:val="00830BAE"/>
    <w:rsid w:val="00831ADF"/>
    <w:rsid w:val="00833807"/>
    <w:rsid w:val="0083513D"/>
    <w:rsid w:val="0084256C"/>
    <w:rsid w:val="008459D0"/>
    <w:rsid w:val="008545C4"/>
    <w:rsid w:val="0085623D"/>
    <w:rsid w:val="00861B3F"/>
    <w:rsid w:val="00861C26"/>
    <w:rsid w:val="00864F0F"/>
    <w:rsid w:val="00872308"/>
    <w:rsid w:val="00872E96"/>
    <w:rsid w:val="008764F6"/>
    <w:rsid w:val="00876C18"/>
    <w:rsid w:val="00876F23"/>
    <w:rsid w:val="00882215"/>
    <w:rsid w:val="008822C0"/>
    <w:rsid w:val="00893487"/>
    <w:rsid w:val="008951F0"/>
    <w:rsid w:val="00896EF7"/>
    <w:rsid w:val="008A3DD9"/>
    <w:rsid w:val="008A5695"/>
    <w:rsid w:val="008B1C4B"/>
    <w:rsid w:val="008B2823"/>
    <w:rsid w:val="008B687E"/>
    <w:rsid w:val="008B728F"/>
    <w:rsid w:val="008C2748"/>
    <w:rsid w:val="008C70CB"/>
    <w:rsid w:val="008E01B8"/>
    <w:rsid w:val="008E2AC3"/>
    <w:rsid w:val="008E4359"/>
    <w:rsid w:val="008E44FB"/>
    <w:rsid w:val="008E530F"/>
    <w:rsid w:val="008E5904"/>
    <w:rsid w:val="008E5C59"/>
    <w:rsid w:val="008F1CDF"/>
    <w:rsid w:val="008F250E"/>
    <w:rsid w:val="008F2DA7"/>
    <w:rsid w:val="009022DD"/>
    <w:rsid w:val="009142A7"/>
    <w:rsid w:val="00920646"/>
    <w:rsid w:val="00921085"/>
    <w:rsid w:val="00926FD9"/>
    <w:rsid w:val="00930ABD"/>
    <w:rsid w:val="009329B4"/>
    <w:rsid w:val="00932E43"/>
    <w:rsid w:val="00933591"/>
    <w:rsid w:val="00936636"/>
    <w:rsid w:val="0094528F"/>
    <w:rsid w:val="00945AD9"/>
    <w:rsid w:val="0095261A"/>
    <w:rsid w:val="009663CF"/>
    <w:rsid w:val="00966B25"/>
    <w:rsid w:val="00967CFC"/>
    <w:rsid w:val="009710D4"/>
    <w:rsid w:val="0097527C"/>
    <w:rsid w:val="00975627"/>
    <w:rsid w:val="00980B03"/>
    <w:rsid w:val="00980ED7"/>
    <w:rsid w:val="009872DF"/>
    <w:rsid w:val="009904A0"/>
    <w:rsid w:val="0099358F"/>
    <w:rsid w:val="00993C8D"/>
    <w:rsid w:val="00995D72"/>
    <w:rsid w:val="00997354"/>
    <w:rsid w:val="009A2E19"/>
    <w:rsid w:val="009A7E90"/>
    <w:rsid w:val="009C37B8"/>
    <w:rsid w:val="009D5E52"/>
    <w:rsid w:val="009F01DD"/>
    <w:rsid w:val="009F0DD7"/>
    <w:rsid w:val="009F54E3"/>
    <w:rsid w:val="009F67BA"/>
    <w:rsid w:val="00A009B5"/>
    <w:rsid w:val="00A012BD"/>
    <w:rsid w:val="00A02D1E"/>
    <w:rsid w:val="00A032A5"/>
    <w:rsid w:val="00A04D95"/>
    <w:rsid w:val="00A04FFB"/>
    <w:rsid w:val="00A05617"/>
    <w:rsid w:val="00A05A10"/>
    <w:rsid w:val="00A07752"/>
    <w:rsid w:val="00A1208E"/>
    <w:rsid w:val="00A22BDB"/>
    <w:rsid w:val="00A24425"/>
    <w:rsid w:val="00A24542"/>
    <w:rsid w:val="00A24B6D"/>
    <w:rsid w:val="00A253E8"/>
    <w:rsid w:val="00A315D0"/>
    <w:rsid w:val="00A455D2"/>
    <w:rsid w:val="00A467F9"/>
    <w:rsid w:val="00A51A85"/>
    <w:rsid w:val="00A51DED"/>
    <w:rsid w:val="00A53C32"/>
    <w:rsid w:val="00A62E22"/>
    <w:rsid w:val="00A65BF5"/>
    <w:rsid w:val="00A71CB5"/>
    <w:rsid w:val="00A74800"/>
    <w:rsid w:val="00A81717"/>
    <w:rsid w:val="00A834A8"/>
    <w:rsid w:val="00A84D6D"/>
    <w:rsid w:val="00A967B3"/>
    <w:rsid w:val="00AA653A"/>
    <w:rsid w:val="00AA7588"/>
    <w:rsid w:val="00AB2249"/>
    <w:rsid w:val="00AB2DC7"/>
    <w:rsid w:val="00AB3F77"/>
    <w:rsid w:val="00AB62B7"/>
    <w:rsid w:val="00AB69E0"/>
    <w:rsid w:val="00AC16FA"/>
    <w:rsid w:val="00AD0312"/>
    <w:rsid w:val="00AD2B76"/>
    <w:rsid w:val="00AD372C"/>
    <w:rsid w:val="00AD38A3"/>
    <w:rsid w:val="00AD4EC6"/>
    <w:rsid w:val="00AD6E2B"/>
    <w:rsid w:val="00AE2756"/>
    <w:rsid w:val="00AE2B24"/>
    <w:rsid w:val="00AF0920"/>
    <w:rsid w:val="00AF611D"/>
    <w:rsid w:val="00B10AD9"/>
    <w:rsid w:val="00B118F5"/>
    <w:rsid w:val="00B1197B"/>
    <w:rsid w:val="00B12ED9"/>
    <w:rsid w:val="00B13DD8"/>
    <w:rsid w:val="00B14966"/>
    <w:rsid w:val="00B16BB4"/>
    <w:rsid w:val="00B17E20"/>
    <w:rsid w:val="00B24238"/>
    <w:rsid w:val="00B26EF6"/>
    <w:rsid w:val="00B30CBE"/>
    <w:rsid w:val="00B33FAF"/>
    <w:rsid w:val="00B36790"/>
    <w:rsid w:val="00B36ECE"/>
    <w:rsid w:val="00B509BC"/>
    <w:rsid w:val="00B527FE"/>
    <w:rsid w:val="00B57467"/>
    <w:rsid w:val="00B60359"/>
    <w:rsid w:val="00B70F66"/>
    <w:rsid w:val="00B72409"/>
    <w:rsid w:val="00B72AC1"/>
    <w:rsid w:val="00B76204"/>
    <w:rsid w:val="00B8730D"/>
    <w:rsid w:val="00BA031D"/>
    <w:rsid w:val="00BA243B"/>
    <w:rsid w:val="00BA4A6C"/>
    <w:rsid w:val="00BB2703"/>
    <w:rsid w:val="00BB318C"/>
    <w:rsid w:val="00BB5365"/>
    <w:rsid w:val="00BB7C24"/>
    <w:rsid w:val="00BC2A68"/>
    <w:rsid w:val="00BC49D4"/>
    <w:rsid w:val="00BD2D9F"/>
    <w:rsid w:val="00BD6013"/>
    <w:rsid w:val="00BD79E5"/>
    <w:rsid w:val="00BE2936"/>
    <w:rsid w:val="00BE38B3"/>
    <w:rsid w:val="00BE5434"/>
    <w:rsid w:val="00C06B22"/>
    <w:rsid w:val="00C07E25"/>
    <w:rsid w:val="00C11E92"/>
    <w:rsid w:val="00C15099"/>
    <w:rsid w:val="00C15582"/>
    <w:rsid w:val="00C233E2"/>
    <w:rsid w:val="00C301CF"/>
    <w:rsid w:val="00C328E7"/>
    <w:rsid w:val="00C35FFD"/>
    <w:rsid w:val="00C4173C"/>
    <w:rsid w:val="00C43B7E"/>
    <w:rsid w:val="00C4556D"/>
    <w:rsid w:val="00C475DC"/>
    <w:rsid w:val="00C47CF2"/>
    <w:rsid w:val="00C54CFF"/>
    <w:rsid w:val="00C556C4"/>
    <w:rsid w:val="00C63F9B"/>
    <w:rsid w:val="00C64A28"/>
    <w:rsid w:val="00C65323"/>
    <w:rsid w:val="00C7236B"/>
    <w:rsid w:val="00C7607B"/>
    <w:rsid w:val="00C820B3"/>
    <w:rsid w:val="00C821A2"/>
    <w:rsid w:val="00C830DF"/>
    <w:rsid w:val="00C87DB1"/>
    <w:rsid w:val="00C93A0C"/>
    <w:rsid w:val="00C93A1A"/>
    <w:rsid w:val="00C966FB"/>
    <w:rsid w:val="00C970F7"/>
    <w:rsid w:val="00CA1148"/>
    <w:rsid w:val="00CA76AD"/>
    <w:rsid w:val="00CA7A98"/>
    <w:rsid w:val="00CB0629"/>
    <w:rsid w:val="00CB0A0F"/>
    <w:rsid w:val="00CB3A38"/>
    <w:rsid w:val="00CB4EE8"/>
    <w:rsid w:val="00CC0A99"/>
    <w:rsid w:val="00CC2AAB"/>
    <w:rsid w:val="00CE0873"/>
    <w:rsid w:val="00CE4E82"/>
    <w:rsid w:val="00CE5C4C"/>
    <w:rsid w:val="00CE74E4"/>
    <w:rsid w:val="00CF0AB9"/>
    <w:rsid w:val="00CF0F96"/>
    <w:rsid w:val="00CF2F66"/>
    <w:rsid w:val="00CF4A09"/>
    <w:rsid w:val="00CF7DD6"/>
    <w:rsid w:val="00D002C6"/>
    <w:rsid w:val="00D051D4"/>
    <w:rsid w:val="00D06790"/>
    <w:rsid w:val="00D07688"/>
    <w:rsid w:val="00D11351"/>
    <w:rsid w:val="00D15B1E"/>
    <w:rsid w:val="00D16115"/>
    <w:rsid w:val="00D22AA5"/>
    <w:rsid w:val="00D3325B"/>
    <w:rsid w:val="00D379F9"/>
    <w:rsid w:val="00D539D3"/>
    <w:rsid w:val="00D56F5D"/>
    <w:rsid w:val="00D65DC7"/>
    <w:rsid w:val="00D67DE0"/>
    <w:rsid w:val="00D73C06"/>
    <w:rsid w:val="00D76D32"/>
    <w:rsid w:val="00D838B0"/>
    <w:rsid w:val="00D87F94"/>
    <w:rsid w:val="00D91384"/>
    <w:rsid w:val="00D93E91"/>
    <w:rsid w:val="00D96112"/>
    <w:rsid w:val="00D97616"/>
    <w:rsid w:val="00D97794"/>
    <w:rsid w:val="00DA1C2E"/>
    <w:rsid w:val="00DA4022"/>
    <w:rsid w:val="00DA47A4"/>
    <w:rsid w:val="00DA65F1"/>
    <w:rsid w:val="00DA7332"/>
    <w:rsid w:val="00DA77C6"/>
    <w:rsid w:val="00DB04F0"/>
    <w:rsid w:val="00DB23E3"/>
    <w:rsid w:val="00DB4F9C"/>
    <w:rsid w:val="00DC3ADD"/>
    <w:rsid w:val="00DD0EB0"/>
    <w:rsid w:val="00DD55C7"/>
    <w:rsid w:val="00DE36C2"/>
    <w:rsid w:val="00DE7E87"/>
    <w:rsid w:val="00DF03F6"/>
    <w:rsid w:val="00DF6328"/>
    <w:rsid w:val="00DF67A4"/>
    <w:rsid w:val="00E03EDD"/>
    <w:rsid w:val="00E11783"/>
    <w:rsid w:val="00E15176"/>
    <w:rsid w:val="00E20C93"/>
    <w:rsid w:val="00E25E7A"/>
    <w:rsid w:val="00E27547"/>
    <w:rsid w:val="00E30683"/>
    <w:rsid w:val="00E33468"/>
    <w:rsid w:val="00E353C0"/>
    <w:rsid w:val="00E42CC7"/>
    <w:rsid w:val="00E4715D"/>
    <w:rsid w:val="00E5198F"/>
    <w:rsid w:val="00E551B3"/>
    <w:rsid w:val="00E57F38"/>
    <w:rsid w:val="00E6046B"/>
    <w:rsid w:val="00E702D4"/>
    <w:rsid w:val="00E71723"/>
    <w:rsid w:val="00E729ED"/>
    <w:rsid w:val="00E76298"/>
    <w:rsid w:val="00E762F2"/>
    <w:rsid w:val="00E76C3B"/>
    <w:rsid w:val="00E77A28"/>
    <w:rsid w:val="00E84D5A"/>
    <w:rsid w:val="00E87FE0"/>
    <w:rsid w:val="00E9067F"/>
    <w:rsid w:val="00E9252B"/>
    <w:rsid w:val="00E925F5"/>
    <w:rsid w:val="00E92813"/>
    <w:rsid w:val="00EA1352"/>
    <w:rsid w:val="00EA5B09"/>
    <w:rsid w:val="00EA5EDB"/>
    <w:rsid w:val="00EB1963"/>
    <w:rsid w:val="00EB2710"/>
    <w:rsid w:val="00EB3791"/>
    <w:rsid w:val="00EB4E73"/>
    <w:rsid w:val="00EB5627"/>
    <w:rsid w:val="00EB72F6"/>
    <w:rsid w:val="00EB78DF"/>
    <w:rsid w:val="00EC2E2A"/>
    <w:rsid w:val="00EC587F"/>
    <w:rsid w:val="00ED0BEC"/>
    <w:rsid w:val="00ED55D6"/>
    <w:rsid w:val="00EE247A"/>
    <w:rsid w:val="00EE4750"/>
    <w:rsid w:val="00EE4A22"/>
    <w:rsid w:val="00EE7BE9"/>
    <w:rsid w:val="00EF14F8"/>
    <w:rsid w:val="00EF5B0E"/>
    <w:rsid w:val="00EF7103"/>
    <w:rsid w:val="00EF7224"/>
    <w:rsid w:val="00F00F8C"/>
    <w:rsid w:val="00F023B4"/>
    <w:rsid w:val="00F0778F"/>
    <w:rsid w:val="00F07F27"/>
    <w:rsid w:val="00F11C43"/>
    <w:rsid w:val="00F122A7"/>
    <w:rsid w:val="00F12B24"/>
    <w:rsid w:val="00F14195"/>
    <w:rsid w:val="00F15579"/>
    <w:rsid w:val="00F20A7C"/>
    <w:rsid w:val="00F20E9C"/>
    <w:rsid w:val="00F221CF"/>
    <w:rsid w:val="00F2346D"/>
    <w:rsid w:val="00F33C85"/>
    <w:rsid w:val="00F377A7"/>
    <w:rsid w:val="00F439BD"/>
    <w:rsid w:val="00F454EF"/>
    <w:rsid w:val="00F472EE"/>
    <w:rsid w:val="00F50433"/>
    <w:rsid w:val="00F50C54"/>
    <w:rsid w:val="00F51EDA"/>
    <w:rsid w:val="00F53C65"/>
    <w:rsid w:val="00F54DF9"/>
    <w:rsid w:val="00F64313"/>
    <w:rsid w:val="00F71203"/>
    <w:rsid w:val="00F777D7"/>
    <w:rsid w:val="00F85C09"/>
    <w:rsid w:val="00F86226"/>
    <w:rsid w:val="00F9042A"/>
    <w:rsid w:val="00FA28F4"/>
    <w:rsid w:val="00FA301E"/>
    <w:rsid w:val="00FA3B82"/>
    <w:rsid w:val="00FA4620"/>
    <w:rsid w:val="00FA5BBE"/>
    <w:rsid w:val="00FA6C57"/>
    <w:rsid w:val="00FA7131"/>
    <w:rsid w:val="00FA719A"/>
    <w:rsid w:val="00FA74ED"/>
    <w:rsid w:val="00FA7B17"/>
    <w:rsid w:val="00FB051C"/>
    <w:rsid w:val="00FD77F7"/>
    <w:rsid w:val="00FD7C6F"/>
    <w:rsid w:val="00FE45A0"/>
    <w:rsid w:val="00FE71A3"/>
    <w:rsid w:val="00FF4093"/>
    <w:rsid w:val="00FF4769"/>
    <w:rsid w:val="00FF6EC2"/>
    <w:rsid w:val="01D053D1"/>
    <w:rsid w:val="0271E43A"/>
    <w:rsid w:val="028D8A98"/>
    <w:rsid w:val="02BFD672"/>
    <w:rsid w:val="03625941"/>
    <w:rsid w:val="040AFA7D"/>
    <w:rsid w:val="04C8AEF2"/>
    <w:rsid w:val="04F79F67"/>
    <w:rsid w:val="0649AE2C"/>
    <w:rsid w:val="0775D630"/>
    <w:rsid w:val="07C0A067"/>
    <w:rsid w:val="08D27349"/>
    <w:rsid w:val="0A37B84F"/>
    <w:rsid w:val="0C11DE61"/>
    <w:rsid w:val="0E2D5235"/>
    <w:rsid w:val="100B4EF0"/>
    <w:rsid w:val="10847947"/>
    <w:rsid w:val="10C5892C"/>
    <w:rsid w:val="13AF354D"/>
    <w:rsid w:val="1408CD07"/>
    <w:rsid w:val="151B6CE3"/>
    <w:rsid w:val="1603F3E7"/>
    <w:rsid w:val="17835EAB"/>
    <w:rsid w:val="18D1B0A0"/>
    <w:rsid w:val="18D7390C"/>
    <w:rsid w:val="1A311E01"/>
    <w:rsid w:val="1A5FA387"/>
    <w:rsid w:val="1A7079B7"/>
    <w:rsid w:val="1AFB63B4"/>
    <w:rsid w:val="1B6AFA61"/>
    <w:rsid w:val="1BC5CB28"/>
    <w:rsid w:val="1BCCE2CF"/>
    <w:rsid w:val="1C8A0702"/>
    <w:rsid w:val="1D850BAA"/>
    <w:rsid w:val="1E344899"/>
    <w:rsid w:val="1E74D6DB"/>
    <w:rsid w:val="1F45BBDA"/>
    <w:rsid w:val="1F4FFBAD"/>
    <w:rsid w:val="1F76DCA9"/>
    <w:rsid w:val="1F7EBA05"/>
    <w:rsid w:val="222693B8"/>
    <w:rsid w:val="23C58055"/>
    <w:rsid w:val="2489833F"/>
    <w:rsid w:val="24C927F1"/>
    <w:rsid w:val="2511DCA7"/>
    <w:rsid w:val="2617E398"/>
    <w:rsid w:val="26A6EF51"/>
    <w:rsid w:val="27BB2154"/>
    <w:rsid w:val="29D8D92F"/>
    <w:rsid w:val="29FC3EE1"/>
    <w:rsid w:val="2D9381FE"/>
    <w:rsid w:val="2DABBD6C"/>
    <w:rsid w:val="2F648BE0"/>
    <w:rsid w:val="30AA0925"/>
    <w:rsid w:val="30B6DC63"/>
    <w:rsid w:val="30D6B646"/>
    <w:rsid w:val="3169A476"/>
    <w:rsid w:val="31EC0A70"/>
    <w:rsid w:val="33E50AFC"/>
    <w:rsid w:val="363DCB55"/>
    <w:rsid w:val="36D5B933"/>
    <w:rsid w:val="379F1A1C"/>
    <w:rsid w:val="3883FC34"/>
    <w:rsid w:val="389052F8"/>
    <w:rsid w:val="399DB7CE"/>
    <w:rsid w:val="3A04FD2D"/>
    <w:rsid w:val="3AA90F87"/>
    <w:rsid w:val="3E795D22"/>
    <w:rsid w:val="3F7B5C55"/>
    <w:rsid w:val="3FF8FCEF"/>
    <w:rsid w:val="400962E5"/>
    <w:rsid w:val="40B8F837"/>
    <w:rsid w:val="40FC98F8"/>
    <w:rsid w:val="4149A4AB"/>
    <w:rsid w:val="438F9033"/>
    <w:rsid w:val="44D07202"/>
    <w:rsid w:val="466C4263"/>
    <w:rsid w:val="486DD4D6"/>
    <w:rsid w:val="4A0BB720"/>
    <w:rsid w:val="4A2E066E"/>
    <w:rsid w:val="4D380265"/>
    <w:rsid w:val="4D4B6CA6"/>
    <w:rsid w:val="4E2BBE3C"/>
    <w:rsid w:val="4E6F863B"/>
    <w:rsid w:val="4EAA00CD"/>
    <w:rsid w:val="50A5F350"/>
    <w:rsid w:val="51BAB76C"/>
    <w:rsid w:val="529D1787"/>
    <w:rsid w:val="549E3D00"/>
    <w:rsid w:val="558836D2"/>
    <w:rsid w:val="5788DEA8"/>
    <w:rsid w:val="58166881"/>
    <w:rsid w:val="58E48305"/>
    <w:rsid w:val="597C529A"/>
    <w:rsid w:val="5A68BF7F"/>
    <w:rsid w:val="5D7A205A"/>
    <w:rsid w:val="5E563265"/>
    <w:rsid w:val="5F15F0BB"/>
    <w:rsid w:val="5F3C30A2"/>
    <w:rsid w:val="5F889D34"/>
    <w:rsid w:val="60F3CE49"/>
    <w:rsid w:val="623FA605"/>
    <w:rsid w:val="63F67968"/>
    <w:rsid w:val="64261233"/>
    <w:rsid w:val="6451D62D"/>
    <w:rsid w:val="645A85AD"/>
    <w:rsid w:val="65A5AFAF"/>
    <w:rsid w:val="66765173"/>
    <w:rsid w:val="678976EF"/>
    <w:rsid w:val="680D1F4D"/>
    <w:rsid w:val="682E1FC6"/>
    <w:rsid w:val="68550C58"/>
    <w:rsid w:val="68C35EE2"/>
    <w:rsid w:val="6AC4A386"/>
    <w:rsid w:val="6AD75649"/>
    <w:rsid w:val="6F39CF1D"/>
    <w:rsid w:val="72053CEA"/>
    <w:rsid w:val="728432B7"/>
    <w:rsid w:val="73F8A0CF"/>
    <w:rsid w:val="76EE8204"/>
    <w:rsid w:val="799EBF02"/>
    <w:rsid w:val="7A4FB615"/>
    <w:rsid w:val="7C4B7EA3"/>
    <w:rsid w:val="7D299D30"/>
    <w:rsid w:val="7EBE532D"/>
    <w:rsid w:val="7FB7186F"/>
    <w:rsid w:val="7FD322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5DFC"/>
  <w15:chartTrackingRefBased/>
  <w15:docId w15:val="{2AC2337F-EEAF-42AF-902E-E1AE9B965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6E15DA-96F8-4514-94E9-8B95D42E9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7B489B-20E1-49B3-9154-FD5FD79AB663}">
  <ds:schemaRefs>
    <ds:schemaRef ds:uri="http://schemas.openxmlformats.org/officeDocument/2006/bibliography"/>
  </ds:schemaRefs>
</ds:datastoreItem>
</file>

<file path=customXml/itemProps4.xml><?xml version="1.0" encoding="utf-8"?>
<ds:datastoreItem xmlns:ds="http://schemas.openxmlformats.org/officeDocument/2006/customXml" ds:itemID="{0FCD71A5-24E9-42B7-8B1C-BCB249DE11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22377</Words>
  <Characters>140982</Characters>
  <Application>Microsoft Office Word</Application>
  <DocSecurity>0</DocSecurity>
  <Lines>1174</Lines>
  <Paragraphs>326</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163033</CharactersWithSpaces>
  <SharedDoc>false</SharedDoc>
  <HLinks>
    <vt:vector size="6" baseType="variant">
      <vt:variant>
        <vt:i4>6029367</vt:i4>
      </vt:variant>
      <vt:variant>
        <vt:i4>0</vt:i4>
      </vt:variant>
      <vt:variant>
        <vt:i4>0</vt:i4>
      </vt:variant>
      <vt:variant>
        <vt:i4>5</vt:i4>
      </vt:variant>
      <vt:variant>
        <vt:lpwstr>mailto:lara.wieland@charite.de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2</cp:revision>
  <dcterms:created xsi:type="dcterms:W3CDTF">2021-08-23T07:07:00Z</dcterms:created>
  <dcterms:modified xsi:type="dcterms:W3CDTF">2021-08-23T07:07:00Z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