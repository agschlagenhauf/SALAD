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w:rsidR="00EE7BE9" w:rsidP="00EE7BE9" w:rsidRDefault="00E76298" w14:paraId="43CBF3D8" w14:textId="77777777">
      <w:pPr>
        <w:spacing w:line="480" w:lineRule="auto"/>
        <w:jc w:val="both"/>
        <w:rPr>
          <w:rFonts w:ascii="Arial" w:hAnsi="Arial" w:cs="Arial"/>
          <w:b/>
          <w:bCs/>
          <w:sz w:val="24"/>
          <w:szCs w:val="24"/>
          <w:lang w:val="en-US"/>
        </w:rPr>
      </w:pPr>
      <w:r w:rsidRPr="682E1FC6">
        <w:rPr>
          <w:rFonts w:ascii="Arial" w:hAnsi="Arial" w:cs="Arial"/>
          <w:b/>
          <w:bCs/>
          <w:sz w:val="24"/>
          <w:szCs w:val="24"/>
          <w:lang w:val="en-US"/>
        </w:rPr>
        <w:t>Acute stress alters probabilistic reversal learning in healthy participants</w:t>
      </w:r>
    </w:p>
    <w:p w:rsidRPr="00E76298" w:rsidR="00E76298" w:rsidP="00EE7BE9" w:rsidRDefault="00E76298" w14:paraId="44A75BD4" w14:textId="4ECDAF53">
      <w:pPr>
        <w:spacing w:line="480" w:lineRule="auto"/>
        <w:jc w:val="both"/>
        <w:rPr>
          <w:rFonts w:ascii="Arial" w:hAnsi="Arial" w:cs="Arial"/>
          <w:lang w:val="en-US"/>
        </w:rPr>
      </w:pPr>
      <w:r w:rsidRPr="682E1FC6">
        <w:rPr>
          <w:rFonts w:ascii="Arial" w:hAnsi="Arial" w:cs="Arial"/>
          <w:lang w:val="en-US"/>
        </w:rPr>
        <w:t>Lara Wieland</w:t>
      </w:r>
      <w:r w:rsidRPr="682E1FC6">
        <w:rPr>
          <w:rFonts w:ascii="Arial" w:hAnsi="Arial" w:cs="Arial"/>
          <w:vertAlign w:val="superscript"/>
          <w:lang w:val="en-US"/>
        </w:rPr>
        <w:t>1</w:t>
      </w:r>
      <w:r w:rsidRPr="682E1FC6">
        <w:rPr>
          <w:rFonts w:ascii="Arial" w:hAnsi="Arial" w:cs="Arial"/>
          <w:lang w:val="en-US"/>
        </w:rPr>
        <w:t>, Claudia Ebrahimi</w:t>
      </w:r>
      <w:r w:rsidRPr="682E1FC6">
        <w:rPr>
          <w:rFonts w:ascii="Arial" w:hAnsi="Arial" w:cs="Arial"/>
          <w:vertAlign w:val="superscript"/>
          <w:lang w:val="en-US"/>
        </w:rPr>
        <w:t>1</w:t>
      </w:r>
      <w:r w:rsidRPr="682E1FC6">
        <w:rPr>
          <w:rFonts w:ascii="Arial" w:hAnsi="Arial" w:cs="Arial"/>
          <w:lang w:val="en-US"/>
        </w:rPr>
        <w:t>, Teresa Katthagen</w:t>
      </w:r>
      <w:r w:rsidRPr="682E1FC6">
        <w:rPr>
          <w:rFonts w:ascii="Arial" w:hAnsi="Arial" w:cs="Arial"/>
          <w:vertAlign w:val="superscript"/>
          <w:lang w:val="en-US"/>
        </w:rPr>
        <w:t>1</w:t>
      </w:r>
      <w:r w:rsidRPr="682E1FC6">
        <w:rPr>
          <w:rFonts w:ascii="Arial" w:hAnsi="Arial" w:cs="Arial"/>
          <w:lang w:val="en-US"/>
        </w:rPr>
        <w:t>, Martin Panitz</w:t>
      </w:r>
      <w:r w:rsidRPr="682E1FC6">
        <w:rPr>
          <w:rFonts w:ascii="Arial" w:hAnsi="Arial" w:cs="Arial"/>
          <w:vertAlign w:val="superscript"/>
          <w:lang w:val="en-US"/>
        </w:rPr>
        <w:t>2</w:t>
      </w:r>
      <w:r w:rsidRPr="682E1FC6">
        <w:rPr>
          <w:rFonts w:ascii="Arial" w:hAnsi="Arial" w:cs="Arial"/>
          <w:lang w:val="en-US"/>
        </w:rPr>
        <w:t xml:space="preserve">, </w:t>
      </w:r>
      <w:proofErr w:type="spellStart"/>
      <w:r w:rsidRPr="682E1FC6">
        <w:rPr>
          <w:rFonts w:ascii="Arial" w:hAnsi="Arial" w:cs="Arial"/>
          <w:lang w:val="en-US"/>
        </w:rPr>
        <w:t>Lennart</w:t>
      </w:r>
      <w:proofErr w:type="spellEnd"/>
      <w:r w:rsidRPr="682E1FC6">
        <w:rPr>
          <w:rFonts w:ascii="Arial" w:hAnsi="Arial" w:cs="Arial"/>
          <w:lang w:val="en-US"/>
        </w:rPr>
        <w:t xml:space="preserve"> Luettgau</w:t>
      </w:r>
      <w:r w:rsidRPr="682E1FC6">
        <w:rPr>
          <w:rFonts w:ascii="Arial" w:hAnsi="Arial" w:cs="Arial"/>
          <w:vertAlign w:val="superscript"/>
          <w:lang w:val="en-US"/>
        </w:rPr>
        <w:t>3</w:t>
      </w:r>
      <w:r w:rsidRPr="682E1FC6">
        <w:rPr>
          <w:rFonts w:ascii="Arial" w:hAnsi="Arial" w:cs="Arial"/>
          <w:lang w:val="en-US"/>
        </w:rPr>
        <w:t>, Andreas Heinz</w:t>
      </w:r>
      <w:r w:rsidRPr="682E1FC6">
        <w:rPr>
          <w:rFonts w:ascii="Arial" w:hAnsi="Arial" w:cs="Arial"/>
          <w:vertAlign w:val="superscript"/>
          <w:lang w:val="en-US"/>
        </w:rPr>
        <w:t>1</w:t>
      </w:r>
      <w:r w:rsidRPr="682E1FC6">
        <w:rPr>
          <w:rFonts w:ascii="Arial" w:hAnsi="Arial" w:cs="Arial"/>
          <w:lang w:val="en-US"/>
        </w:rPr>
        <w:t>, Florian Schlagenhauf</w:t>
      </w:r>
      <w:r w:rsidRPr="682E1FC6">
        <w:rPr>
          <w:rFonts w:ascii="Arial" w:hAnsi="Arial" w:cs="Arial"/>
          <w:vertAlign w:val="superscript"/>
          <w:lang w:val="en-US"/>
        </w:rPr>
        <w:t>1</w:t>
      </w:r>
      <w:r w:rsidRPr="682E1FC6">
        <w:rPr>
          <w:rFonts w:ascii="Arial" w:hAnsi="Arial" w:cs="Arial"/>
          <w:lang w:val="en-US"/>
        </w:rPr>
        <w:t>*</w:t>
      </w:r>
      <w:r w:rsidRPr="682E1FC6" w:rsidR="006D3934">
        <w:rPr>
          <w:rFonts w:ascii="Arial" w:hAnsi="Arial" w:cs="Arial"/>
          <w:lang w:val="en-US"/>
        </w:rPr>
        <w:t xml:space="preserve">, </w:t>
      </w:r>
      <w:proofErr w:type="spellStart"/>
      <w:r w:rsidRPr="682E1FC6" w:rsidR="006D3934">
        <w:rPr>
          <w:rFonts w:ascii="Arial" w:hAnsi="Arial" w:cs="Arial"/>
          <w:lang w:val="en-US"/>
        </w:rPr>
        <w:t>Zsuzsika</w:t>
      </w:r>
      <w:proofErr w:type="spellEnd"/>
      <w:r w:rsidRPr="682E1FC6" w:rsidR="006D3934">
        <w:rPr>
          <w:rFonts w:ascii="Arial" w:hAnsi="Arial" w:cs="Arial"/>
          <w:lang w:val="en-US"/>
        </w:rPr>
        <w:t xml:space="preserve"> Sjoerds</w:t>
      </w:r>
      <w:r w:rsidRPr="682E1FC6" w:rsidR="006D3934">
        <w:rPr>
          <w:rFonts w:ascii="Arial" w:hAnsi="Arial" w:cs="Arial"/>
          <w:vertAlign w:val="superscript"/>
          <w:lang w:val="en-US"/>
        </w:rPr>
        <w:t>4</w:t>
      </w:r>
      <w:r w:rsidRPr="682E1FC6" w:rsidR="006D3934">
        <w:rPr>
          <w:rFonts w:ascii="Arial" w:hAnsi="Arial" w:cs="Arial"/>
          <w:lang w:val="en-US"/>
        </w:rPr>
        <w:t>*</w:t>
      </w:r>
      <w:r w:rsidRPr="682E1FC6">
        <w:rPr>
          <w:rFonts w:ascii="Arial" w:hAnsi="Arial" w:cs="Arial"/>
          <w:lang w:val="en-US"/>
        </w:rPr>
        <w:t xml:space="preserve"> (*shared last author ship)</w:t>
      </w:r>
    </w:p>
    <w:p w:rsidRPr="00F0778F" w:rsidR="00481B47" w:rsidP="006F1403" w:rsidRDefault="00481B47" w14:paraId="7B4E61BB" w14:textId="77777777">
      <w:pPr>
        <w:spacing w:line="480" w:lineRule="auto"/>
        <w:jc w:val="both"/>
        <w:rPr>
          <w:rFonts w:ascii="Arial" w:hAnsi="Arial" w:cs="Arial"/>
          <w:lang w:val="en-US"/>
        </w:rPr>
      </w:pPr>
      <w:r w:rsidRPr="00F0778F">
        <w:rPr>
          <w:rFonts w:ascii="Arial" w:hAnsi="Arial" w:cs="Arial"/>
          <w:lang w:val="en-US"/>
        </w:rPr>
        <w:t>Affiliations:</w:t>
      </w:r>
    </w:p>
    <w:p w:rsidR="00481B47" w:rsidP="006F1403" w:rsidRDefault="00481B47" w14:paraId="0908422A" w14:textId="635FE352">
      <w:pPr>
        <w:spacing w:line="480" w:lineRule="auto"/>
        <w:jc w:val="both"/>
        <w:rPr>
          <w:rFonts w:ascii="Arial" w:hAnsi="Arial" w:cs="Arial"/>
          <w:lang w:val="en-US"/>
        </w:rPr>
      </w:pPr>
      <w:r w:rsidRPr="682E1FC6">
        <w:rPr>
          <w:rFonts w:ascii="Arial" w:hAnsi="Arial" w:cs="Arial"/>
          <w:vertAlign w:val="superscript"/>
          <w:lang w:val="en-US"/>
        </w:rPr>
        <w:t>1</w:t>
      </w:r>
      <w:r w:rsidRPr="682E1FC6">
        <w:rPr>
          <w:rFonts w:ascii="Arial" w:hAnsi="Arial" w:cs="Arial"/>
          <w:lang w:val="en-US"/>
        </w:rPr>
        <w:t xml:space="preserve">Charité-Universitätsmedizin Berlin, </w:t>
      </w:r>
      <w:ins w:author="Katthagen, Teresa Marie" w:date="2021-07-19T11:44:00Z" w:id="0">
        <w:del w:author="Claudia Ebrahimi" w:date="2021-08-26T10:31:00Z" w:id="1">
          <w:r w:rsidRPr="682E1FC6" w:rsidDel="00700BE0" w:rsidR="23C58055">
            <w:rPr>
              <w:rFonts w:ascii="Arial" w:hAnsi="Arial" w:cs="Arial"/>
              <w:lang w:val="en-US"/>
            </w:rPr>
            <w:delText xml:space="preserve"> </w:delText>
          </w:r>
        </w:del>
        <w:r w:rsidRPr="682E1FC6" w:rsidR="23C58055">
          <w:rPr>
            <w:rFonts w:ascii="Arial" w:hAnsi="Arial" w:cs="Arial"/>
            <w:lang w:val="en-US"/>
          </w:rPr>
          <w:t>Department of Psychiatry and Neurosciences | CCM</w:t>
        </w:r>
      </w:ins>
      <w:r w:rsidRPr="682E1FC6">
        <w:rPr>
          <w:rFonts w:ascii="Arial" w:hAnsi="Arial" w:cs="Arial"/>
          <w:lang w:val="en-US"/>
        </w:rPr>
        <w:t>, Berlin, Germany</w:t>
      </w:r>
    </w:p>
    <w:p w:rsidRPr="00E76298" w:rsidR="00E76298" w:rsidP="006F1403" w:rsidRDefault="00E76298" w14:paraId="7269963A" w14:textId="05F06935">
      <w:pPr>
        <w:spacing w:line="480" w:lineRule="auto"/>
        <w:jc w:val="both"/>
        <w:rPr>
          <w:rFonts w:ascii="Arial" w:hAnsi="Arial" w:cs="Arial"/>
          <w:lang w:val="en-US"/>
        </w:rPr>
      </w:pPr>
      <w:r w:rsidRPr="00E76298">
        <w:rPr>
          <w:rFonts w:ascii="Arial" w:hAnsi="Arial" w:cs="Arial"/>
          <w:vertAlign w:val="superscript"/>
          <w:lang w:val="en-US"/>
        </w:rPr>
        <w:t>2</w:t>
      </w:r>
      <w:r w:rsidRPr="00E76298">
        <w:rPr>
          <w:rFonts w:ascii="Arial" w:hAnsi="Arial" w:cs="Arial"/>
          <w:lang w:val="en-US"/>
        </w:rPr>
        <w:t>Max-Planck-Institute for Human Cognitive and Brain Sciences, Leipzig, Germany</w:t>
      </w:r>
    </w:p>
    <w:p w:rsidR="00F71203" w:rsidP="006F1403" w:rsidRDefault="00E76298" w14:paraId="67C29959" w14:textId="0955D3FC">
      <w:pPr>
        <w:spacing w:line="480" w:lineRule="auto"/>
        <w:jc w:val="both"/>
        <w:rPr>
          <w:rFonts w:ascii="Arial" w:hAnsi="Arial" w:cs="Arial"/>
          <w:lang w:val="en-US"/>
        </w:rPr>
      </w:pPr>
      <w:r w:rsidRPr="00E76298">
        <w:rPr>
          <w:rFonts w:ascii="Arial" w:hAnsi="Arial" w:cs="Arial"/>
          <w:vertAlign w:val="superscript"/>
          <w:lang w:val="en-US"/>
        </w:rPr>
        <w:t>3</w:t>
      </w:r>
      <w:r w:rsidRPr="00E76298">
        <w:rPr>
          <w:rFonts w:ascii="Arial" w:hAnsi="Arial" w:cs="Arial"/>
          <w:lang w:val="en-US"/>
        </w:rPr>
        <w:t>Max</w:t>
      </w:r>
      <w:r w:rsidR="00F71203">
        <w:rPr>
          <w:rFonts w:ascii="Arial" w:hAnsi="Arial" w:cs="Arial"/>
          <w:lang w:val="en-US"/>
        </w:rPr>
        <w:t xml:space="preserve"> </w:t>
      </w:r>
      <w:r w:rsidRPr="00E76298">
        <w:rPr>
          <w:rFonts w:ascii="Arial" w:hAnsi="Arial" w:cs="Arial"/>
          <w:lang w:val="en-US"/>
        </w:rPr>
        <w:t>Planck University College London Centre for Computational Psychiatry</w:t>
      </w:r>
      <w:r w:rsidRPr="00E76298">
        <w:rPr>
          <w:rFonts w:ascii="Arial" w:hAnsi="Arial" w:cs="Arial"/>
          <w:lang w:val="en-US"/>
        </w:rPr>
        <w:br/>
      </w:r>
      <w:r w:rsidRPr="00E76298">
        <w:rPr>
          <w:rFonts w:ascii="Arial" w:hAnsi="Arial" w:cs="Arial"/>
          <w:lang w:val="en-US"/>
        </w:rPr>
        <w:t>and Ageing Research, London, UK</w:t>
      </w:r>
    </w:p>
    <w:p w:rsidRPr="00E76298" w:rsidR="00E76298" w:rsidP="7D299D30" w:rsidRDefault="00F71203" w14:paraId="47D009DF" w14:textId="61484C7E">
      <w:pPr>
        <w:spacing w:line="480" w:lineRule="auto"/>
        <w:jc w:val="both"/>
        <w:rPr>
          <w:ins w:author="Sjoerds, Z." w:date="2021-07-07T11:12:00Z" w:id="2"/>
          <w:rFonts w:ascii="Arial" w:hAnsi="Arial" w:cs="Arial"/>
          <w:lang w:val="en-US"/>
        </w:rPr>
      </w:pPr>
      <w:r w:rsidRPr="7D299D30">
        <w:rPr>
          <w:rFonts w:ascii="Arial" w:hAnsi="Arial" w:cs="Arial"/>
          <w:vertAlign w:val="superscript"/>
          <w:lang w:val="en-US"/>
        </w:rPr>
        <w:t>4</w:t>
      </w:r>
      <w:ins w:author="Sjoerds, Z." w:date="2021-07-07T11:12:00Z" w:id="3">
        <w:r w:rsidRPr="7D299D30" w:rsidR="549E3D00">
          <w:rPr>
            <w:rFonts w:ascii="Arial" w:hAnsi="Arial" w:cs="Arial"/>
            <w:lang w:val="en-US"/>
          </w:rPr>
          <w:t>Cognitive Psychology Unit, Institute of Psychology &amp; Leiden Institute for Brain and Cognition, Leiden University, Leiden, the Netherlands</w:t>
        </w:r>
      </w:ins>
    </w:p>
    <w:p w:rsidRPr="00E76298" w:rsidR="00500E31" w:rsidP="006F1403" w:rsidRDefault="00500E31" w14:paraId="061A7C2A" w14:textId="77777777">
      <w:pPr>
        <w:spacing w:line="480" w:lineRule="auto"/>
        <w:jc w:val="both"/>
        <w:rPr>
          <w:rFonts w:ascii="Arial" w:hAnsi="Arial" w:cs="Arial"/>
          <w:lang w:val="en-US"/>
        </w:rPr>
      </w:pPr>
    </w:p>
    <w:p w:rsidRPr="002757AE" w:rsidR="00E76298" w:rsidP="006F1403" w:rsidRDefault="00E76298" w14:paraId="35470522" w14:textId="77777777">
      <w:pPr>
        <w:spacing w:line="480" w:lineRule="auto"/>
        <w:jc w:val="both"/>
        <w:rPr>
          <w:rFonts w:ascii="Arial" w:hAnsi="Arial" w:cs="Arial"/>
          <w:highlight w:val="yellow"/>
          <w:lang w:val="en-US"/>
        </w:rPr>
      </w:pPr>
      <w:r w:rsidRPr="58E48305">
        <w:rPr>
          <w:rFonts w:ascii="Arial" w:hAnsi="Arial" w:cs="Arial"/>
          <w:highlight w:val="yellow"/>
          <w:lang w:val="en-US"/>
        </w:rPr>
        <w:t xml:space="preserve">Corresponding author: </w:t>
      </w:r>
    </w:p>
    <w:p w:rsidRPr="00EE7BE9" w:rsidR="00E76298" w:rsidP="006F1403" w:rsidRDefault="00C43B7E" w14:paraId="009CA958" w14:textId="4EC026B9">
      <w:pPr>
        <w:spacing w:line="480" w:lineRule="auto"/>
        <w:jc w:val="both"/>
        <w:rPr>
          <w:rFonts w:ascii="Arial" w:hAnsi="Arial" w:cs="Arial"/>
          <w:highlight w:val="yellow"/>
          <w:lang w:val="en-US"/>
        </w:rPr>
      </w:pPr>
      <w:r w:rsidRPr="00EE7BE9">
        <w:rPr>
          <w:rFonts w:ascii="Arial" w:hAnsi="Arial" w:cs="Arial"/>
          <w:highlight w:val="yellow"/>
          <w:lang w:val="en-US"/>
        </w:rPr>
        <w:t xml:space="preserve">Dr. </w:t>
      </w:r>
      <w:proofErr w:type="spellStart"/>
      <w:r w:rsidRPr="00EE7BE9">
        <w:rPr>
          <w:rFonts w:ascii="Arial" w:hAnsi="Arial" w:cs="Arial"/>
          <w:highlight w:val="yellow"/>
          <w:lang w:val="en-US"/>
        </w:rPr>
        <w:t>Zsuzsi</w:t>
      </w:r>
      <w:ins w:author="Sjoerds, Z." w:date="2021-07-07T11:10:00Z" w:id="4">
        <w:r w:rsidRPr="00EE7BE9" w:rsidR="2D9381FE">
          <w:rPr>
            <w:rFonts w:ascii="Arial" w:hAnsi="Arial" w:cs="Arial"/>
            <w:highlight w:val="yellow"/>
            <w:lang w:val="en-US"/>
          </w:rPr>
          <w:t>ka</w:t>
        </w:r>
      </w:ins>
      <w:proofErr w:type="spellEnd"/>
      <w:r w:rsidRPr="00EE7BE9">
        <w:rPr>
          <w:rFonts w:ascii="Arial" w:hAnsi="Arial" w:cs="Arial"/>
          <w:highlight w:val="yellow"/>
          <w:lang w:val="en-US"/>
        </w:rPr>
        <w:t xml:space="preserve"> </w:t>
      </w:r>
      <w:proofErr w:type="spellStart"/>
      <w:r w:rsidRPr="00EE7BE9">
        <w:rPr>
          <w:rFonts w:ascii="Arial" w:hAnsi="Arial" w:cs="Arial"/>
          <w:highlight w:val="yellow"/>
          <w:lang w:val="en-US"/>
        </w:rPr>
        <w:t>Sjoerds</w:t>
      </w:r>
      <w:proofErr w:type="spellEnd"/>
    </w:p>
    <w:p w:rsidR="00C43B7E" w:rsidP="7D299D30" w:rsidRDefault="1D850BAA" w14:paraId="70B73F3F" w14:textId="102AADEE">
      <w:pPr>
        <w:spacing w:line="480" w:lineRule="auto"/>
        <w:jc w:val="both"/>
        <w:rPr>
          <w:ins w:author="Sjoerds, Z." w:date="2021-07-07T11:13:00Z" w:id="5"/>
          <w:rFonts w:ascii="Arial" w:hAnsi="Arial" w:cs="Arial"/>
          <w:lang w:val="en-US"/>
        </w:rPr>
      </w:pPr>
      <w:ins w:author="Sjoerds, Z." w:date="2021-07-07T11:13:00Z" w:id="6">
        <w:r w:rsidRPr="7D299D30">
          <w:rPr>
            <w:rFonts w:ascii="Arial" w:hAnsi="Arial" w:cs="Arial"/>
            <w:highlight w:val="yellow"/>
            <w:lang w:val="en-US"/>
          </w:rPr>
          <w:t xml:space="preserve"> Leiden University, Institute of Psychology</w:t>
        </w:r>
      </w:ins>
    </w:p>
    <w:p w:rsidR="1D850BAA" w:rsidP="7D299D30" w:rsidRDefault="1D850BAA" w14:paraId="40A6540C" w14:textId="37C1614D">
      <w:pPr>
        <w:spacing w:line="480" w:lineRule="auto"/>
        <w:jc w:val="both"/>
        <w:rPr>
          <w:ins w:author="Sjoerds, Z." w:date="2021-07-07T11:13:00Z" w:id="7"/>
          <w:rFonts w:ascii="Arial" w:hAnsi="Arial" w:cs="Arial"/>
          <w:highlight w:val="yellow"/>
          <w:lang w:val="en-US"/>
        </w:rPr>
      </w:pPr>
      <w:ins w:author="Sjoerds, Z." w:date="2021-07-07T11:13:00Z" w:id="8">
        <w:r w:rsidRPr="7D299D30">
          <w:rPr>
            <w:rFonts w:ascii="Arial" w:hAnsi="Arial" w:cs="Arial"/>
            <w:highlight w:val="yellow"/>
            <w:lang w:val="en-US"/>
          </w:rPr>
          <w:t>Cognitive Psychology Unit</w:t>
        </w:r>
      </w:ins>
    </w:p>
    <w:p w:rsidRPr="00197E64" w:rsidR="00E76298" w:rsidP="006F1403" w:rsidRDefault="1D850BAA" w14:paraId="5C6F5E8C" w14:textId="1DBB1DC2">
      <w:pPr>
        <w:spacing w:line="480" w:lineRule="auto"/>
        <w:jc w:val="both"/>
        <w:rPr>
          <w:rStyle w:val="Link"/>
          <w:rFonts w:ascii="Arial" w:hAnsi="Arial" w:cs="Arial"/>
          <w:color w:val="auto"/>
          <w:highlight w:val="yellow"/>
          <w:u w:val="none"/>
        </w:rPr>
      </w:pPr>
      <w:proofErr w:type="spellStart"/>
      <w:ins w:author="Sjoerds, Z." w:date="2021-07-07T11:13:00Z" w:id="9">
        <w:r w:rsidRPr="4D6442EE">
          <w:rPr>
            <w:rFonts w:ascii="Arial" w:hAnsi="Arial" w:cs="Arial"/>
            <w:highlight w:val="yellow"/>
          </w:rPr>
          <w:t>Wassenaarseweg</w:t>
        </w:r>
        <w:proofErr w:type="spellEnd"/>
        <w:r w:rsidRPr="4D6442EE">
          <w:rPr>
            <w:rFonts w:ascii="Arial" w:hAnsi="Arial" w:cs="Arial"/>
            <w:highlight w:val="yellow"/>
          </w:rPr>
          <w:t xml:space="preserve"> 52 </w:t>
        </w:r>
      </w:ins>
      <w:r>
        <w:br/>
      </w:r>
      <w:ins w:author="Sjoerds, Z." w:date="2021-07-07T11:13:00Z" w:id="10">
        <w:r w:rsidRPr="4D6442EE">
          <w:rPr>
            <w:rFonts w:ascii="Arial" w:hAnsi="Arial" w:cs="Arial"/>
            <w:highlight w:val="yellow"/>
          </w:rPr>
          <w:t xml:space="preserve"> 2333 AK Leiden, The </w:t>
        </w:r>
        <w:proofErr w:type="spellStart"/>
        <w:r w:rsidRPr="4D6442EE">
          <w:rPr>
            <w:rFonts w:ascii="Arial" w:hAnsi="Arial" w:cs="Arial"/>
            <w:highlight w:val="yellow"/>
          </w:rPr>
          <w:t>Netherlands</w:t>
        </w:r>
      </w:ins>
      <w:proofErr w:type="spellEnd"/>
      <w:r>
        <w:br/>
      </w:r>
      <w:proofErr w:type="spellStart"/>
      <w:r w:rsidRPr="4D6442EE" w:rsidR="00E76298">
        <w:rPr>
          <w:rFonts w:ascii="Arial" w:hAnsi="Arial" w:cs="Arial"/>
          <w:highlight w:val="yellow"/>
        </w:rPr>
        <w:t>E-mail</w:t>
      </w:r>
      <w:proofErr w:type="spellEnd"/>
      <w:r w:rsidRPr="4D6442EE" w:rsidR="00E76298">
        <w:rPr>
          <w:rFonts w:ascii="Arial" w:hAnsi="Arial" w:cs="Arial"/>
          <w:highlight w:val="yellow"/>
        </w:rPr>
        <w:t xml:space="preserve">: </w:t>
      </w:r>
      <w:del w:author="Sjoerds, Z." w:date="2021-08-25T07:45:00Z" w:id="11">
        <w:r w:rsidRPr="4D6442EE" w:rsidDel="002757AE">
          <w:rPr>
            <w:rFonts w:ascii="Arial" w:hAnsi="Arial" w:cs="Arial"/>
            <w:highlight w:val="yellow"/>
          </w:rPr>
          <w:delText>s</w:delText>
        </w:r>
      </w:del>
      <w:ins w:author="Sjoerds, Z." w:date="2021-07-07T11:13:00Z" w:id="12">
        <w:r w:rsidRPr="4D6442EE" w:rsidR="1408CD07">
          <w:rPr>
            <w:rFonts w:ascii="Arial" w:hAnsi="Arial" w:cs="Arial"/>
            <w:highlight w:val="yellow"/>
          </w:rPr>
          <w:t>z.sjoerds@fsw.leidenuniv.nl</w:t>
        </w:r>
      </w:ins>
      <w:r w:rsidRPr="58E48305" w:rsidR="00E76298">
        <w:rPr>
          <w:rFonts w:ascii="Arial" w:hAnsi="Arial" w:cs="Arial"/>
          <w:highlight w:val="yellow"/>
        </w:rPr>
        <w:fldChar w:fldCharType="begin"/>
      </w:r>
      <w:r w:rsidRPr="4D6442EE">
        <w:rPr>
          <w:rFonts w:ascii="Arial" w:hAnsi="Arial" w:cs="Arial"/>
          <w:highlight w:val="yellow"/>
        </w:rPr>
        <w:instrText xml:space="preserve"> HYPERLINK "mailto:lara.wieland@charite.de" </w:instrText>
      </w:r>
      <w:r w:rsidRPr="58E48305" w:rsidR="00E76298">
        <w:rPr>
          <w:rFonts w:ascii="Arial" w:hAnsi="Arial" w:cs="Arial"/>
          <w:highlight w:val="yellow"/>
        </w:rPr>
        <w:fldChar w:fldCharType="separate"/>
      </w:r>
    </w:p>
    <w:p w:rsidRPr="00197E64" w:rsidR="00F54DF9" w:rsidP="006F1403" w:rsidRDefault="00E76298" w14:paraId="2DCE8896" w14:textId="378AF8DD">
      <w:pPr>
        <w:spacing w:line="480" w:lineRule="auto"/>
        <w:jc w:val="both"/>
        <w:rPr>
          <w:rFonts w:ascii="Arial" w:hAnsi="Arial" w:cs="Arial"/>
        </w:rPr>
      </w:pPr>
      <w:r w:rsidRPr="58E48305">
        <w:rPr>
          <w:rFonts w:ascii="Arial" w:hAnsi="Arial" w:cs="Arial"/>
        </w:rPr>
        <w:fldChar w:fldCharType="end"/>
      </w:r>
    </w:p>
    <w:p w:rsidRPr="00F0778F" w:rsidR="00481B47" w:rsidP="006F1403" w:rsidRDefault="00481B47" w14:paraId="6D43FC66" w14:textId="7454BC10">
      <w:pPr>
        <w:spacing w:line="480" w:lineRule="auto"/>
        <w:jc w:val="both"/>
        <w:rPr>
          <w:rFonts w:ascii="Arial" w:hAnsi="Arial" w:cs="Arial"/>
          <w:lang w:val="en-US"/>
        </w:rPr>
      </w:pPr>
      <w:r w:rsidRPr="00F0778F">
        <w:rPr>
          <w:rFonts w:ascii="Arial" w:hAnsi="Arial" w:cs="Arial"/>
          <w:lang w:val="en-US"/>
        </w:rPr>
        <w:t xml:space="preserve">Keywords: </w:t>
      </w:r>
      <w:r w:rsidR="00F71203">
        <w:rPr>
          <w:rFonts w:ascii="Arial" w:hAnsi="Arial" w:cs="Arial"/>
          <w:lang w:val="en-US"/>
        </w:rPr>
        <w:t>Stress, fMRI, cognitive flexibility, reversal learning</w:t>
      </w:r>
      <w:r w:rsidR="00281BC2">
        <w:rPr>
          <w:rFonts w:ascii="Arial" w:hAnsi="Arial" w:cs="Arial"/>
          <w:lang w:val="en-US"/>
        </w:rPr>
        <w:t>, decision-making</w:t>
      </w:r>
      <w:r w:rsidR="002757AE">
        <w:rPr>
          <w:rFonts w:ascii="Arial" w:hAnsi="Arial" w:cs="Arial"/>
          <w:lang w:val="en-US"/>
        </w:rPr>
        <w:t>, modeling</w:t>
      </w:r>
    </w:p>
    <w:p w:rsidRPr="00F0778F" w:rsidR="00481B47" w:rsidP="006F1403" w:rsidRDefault="00481B47" w14:paraId="36316617" w14:textId="246486BC">
      <w:pPr>
        <w:spacing w:line="480" w:lineRule="auto"/>
        <w:jc w:val="both"/>
        <w:rPr>
          <w:rFonts w:ascii="Arial" w:hAnsi="Arial" w:cs="Arial"/>
          <w:lang w:val="en-US"/>
        </w:rPr>
      </w:pPr>
      <w:r w:rsidRPr="10E131A6" w:rsidR="00481B47">
        <w:rPr>
          <w:rFonts w:ascii="Arial" w:hAnsi="Arial" w:cs="Arial"/>
          <w:lang w:val="en-US"/>
        </w:rPr>
        <w:t xml:space="preserve">Text no. </w:t>
      </w:r>
      <w:r w:rsidRPr="10E131A6" w:rsidR="00481B47">
        <w:rPr>
          <w:rFonts w:ascii="Arial" w:hAnsi="Arial" w:cs="Arial"/>
          <w:lang w:val="en-US"/>
        </w:rPr>
        <w:t>of</w:t>
      </w:r>
      <w:r w:rsidRPr="10E131A6" w:rsidR="00481B47">
        <w:rPr>
          <w:rFonts w:ascii="Arial" w:hAnsi="Arial" w:cs="Arial"/>
          <w:lang w:val="en-US"/>
        </w:rPr>
        <w:t xml:space="preserve"> words:</w:t>
      </w:r>
      <w:r w:rsidRPr="10E131A6" w:rsidR="00F71203">
        <w:rPr>
          <w:rFonts w:ascii="Arial" w:hAnsi="Arial" w:cs="Arial"/>
          <w:lang w:val="en-US"/>
        </w:rPr>
        <w:t xml:space="preserve"> </w:t>
      </w:r>
    </w:p>
    <w:p w:rsidR="0081331D" w:rsidP="006F1403" w:rsidRDefault="00481B47" w14:paraId="4D8184FB" w14:textId="103EA9AF">
      <w:pPr>
        <w:spacing w:line="480" w:lineRule="auto"/>
        <w:jc w:val="both"/>
        <w:rPr>
          <w:rFonts w:ascii="Arial" w:hAnsi="Arial" w:cs="Arial"/>
          <w:lang w:val="en-US"/>
        </w:rPr>
      </w:pPr>
      <w:proofErr w:type="gramStart"/>
      <w:r w:rsidRPr="2EE46ED7">
        <w:rPr>
          <w:rFonts w:ascii="Arial" w:hAnsi="Arial" w:cs="Arial"/>
          <w:lang w:val="en-US"/>
        </w:rPr>
        <w:t>no</w:t>
      </w:r>
      <w:proofErr w:type="gramEnd"/>
      <w:r w:rsidRPr="2EE46ED7">
        <w:rPr>
          <w:rFonts w:ascii="Arial" w:hAnsi="Arial" w:cs="Arial"/>
          <w:lang w:val="en-US"/>
        </w:rPr>
        <w:t xml:space="preserve">. </w:t>
      </w:r>
      <w:proofErr w:type="gramStart"/>
      <w:r w:rsidRPr="2EE46ED7">
        <w:rPr>
          <w:rFonts w:ascii="Arial" w:hAnsi="Arial" w:cs="Arial"/>
          <w:lang w:val="en-US"/>
        </w:rPr>
        <w:t>of</w:t>
      </w:r>
      <w:proofErr w:type="gramEnd"/>
      <w:r w:rsidRPr="2EE46ED7">
        <w:rPr>
          <w:rFonts w:ascii="Arial" w:hAnsi="Arial" w:cs="Arial"/>
          <w:lang w:val="en-US"/>
        </w:rPr>
        <w:t xml:space="preserve"> references:</w:t>
      </w:r>
      <w:r w:rsidRPr="2EE46ED7" w:rsidR="523ED70B">
        <w:rPr>
          <w:rFonts w:ascii="Arial" w:hAnsi="Arial" w:cs="Arial"/>
          <w:lang w:val="en-US"/>
        </w:rPr>
        <w:t xml:space="preserve"> 42</w:t>
      </w:r>
      <w:r w:rsidRPr="2EE46ED7">
        <w:rPr>
          <w:rFonts w:ascii="Arial" w:hAnsi="Arial" w:cs="Arial"/>
          <w:lang w:val="en-US"/>
        </w:rPr>
        <w:br w:type="page"/>
      </w:r>
    </w:p>
    <w:p w:rsidRPr="008545C4" w:rsidR="008545C4" w:rsidP="2EE46ED7" w:rsidRDefault="100B4EF0" w14:paraId="0BEF7BED" w14:textId="5A389D37">
      <w:pPr>
        <w:spacing w:line="480" w:lineRule="auto"/>
        <w:jc w:val="both"/>
        <w:rPr>
          <w:ins w:author="Sjoerds, Z." w:date="2021-07-07T11:17:00Z" w:id="15"/>
          <w:rFonts w:ascii="Arial" w:hAnsi="Arial" w:cs="Arial"/>
          <w:lang w:val="en-US"/>
        </w:rPr>
      </w:pPr>
      <w:commentRangeStart w:id="16"/>
      <w:commentRangeStart w:id="17"/>
      <w:ins w:author="Sjoerds, Z." w:date="2021-07-07T11:17:00Z" w:id="18">
        <w:r w:rsidRPr="2EE46ED7">
          <w:rPr>
            <w:rFonts w:ascii="Arial" w:hAnsi="Arial" w:cs="Arial"/>
            <w:b/>
            <w:bCs/>
            <w:lang w:val="en-US"/>
          </w:rPr>
          <w:lastRenderedPageBreak/>
          <w:t>Abstract</w:t>
        </w:r>
      </w:ins>
      <w:r w:rsidRPr="2EE46ED7" w:rsidR="0108D57B">
        <w:rPr>
          <w:rFonts w:ascii="Arial" w:hAnsi="Arial" w:cs="Arial"/>
          <w:b/>
          <w:bCs/>
          <w:lang w:val="en-US"/>
        </w:rPr>
        <w:t xml:space="preserve"> </w:t>
      </w:r>
      <w:commentRangeEnd w:id="16"/>
      <w:r>
        <w:commentReference w:id="16"/>
      </w:r>
      <w:commentRangeEnd w:id="17"/>
      <w:r>
        <w:commentReference w:id="17"/>
      </w:r>
      <w:r w:rsidRPr="2EE46ED7" w:rsidR="0108D57B">
        <w:rPr>
          <w:rFonts w:ascii="Arial" w:hAnsi="Arial" w:cs="Arial"/>
          <w:lang w:val="en-US"/>
        </w:rPr>
        <w:t>(318 words)</w:t>
      </w:r>
    </w:p>
    <w:p w:rsidRPr="008545C4" w:rsidR="008545C4" w:rsidP="006F1403" w:rsidRDefault="2ED758C9" w14:paraId="2E3A03E1" w14:textId="641447FE">
      <w:pPr>
        <w:spacing w:line="480" w:lineRule="auto"/>
        <w:jc w:val="both"/>
        <w:rPr>
          <w:rFonts w:ascii="Arial" w:hAnsi="Arial" w:cs="Arial"/>
          <w:lang w:val="en-US"/>
        </w:rPr>
      </w:pPr>
      <w:r w:rsidRPr="4D6442EE">
        <w:rPr>
          <w:rFonts w:ascii="Arial" w:hAnsi="Arial" w:cs="Arial"/>
          <w:lang w:val="en-US"/>
        </w:rPr>
        <w:t>Behavioral adaptation is a fundamental cognitive ability, ensuring an organism’s survival by allowing for flexible adjustment to changing environmental conditions. These adap</w:t>
      </w:r>
      <w:del w:author="Lennart Luettgau" w:date="2021-08-23T21:07:00Z" w:id="19">
        <w:r w:rsidRPr="4D6442EE" w:rsidDel="2ED758C9">
          <w:rPr>
            <w:rFonts w:ascii="Arial" w:hAnsi="Arial" w:cs="Arial"/>
            <w:lang w:val="en-US"/>
          </w:rPr>
          <w:delText>ta</w:delText>
        </w:r>
      </w:del>
      <w:r w:rsidRPr="4D6442EE">
        <w:rPr>
          <w:rFonts w:ascii="Arial" w:hAnsi="Arial" w:cs="Arial"/>
          <w:lang w:val="en-US"/>
        </w:rPr>
        <w:t xml:space="preserve">tive abilities can be measured using </w:t>
      </w:r>
      <w:proofErr w:type="gramStart"/>
      <w:r w:rsidRPr="4D6442EE">
        <w:rPr>
          <w:rFonts w:ascii="Arial" w:hAnsi="Arial" w:cs="Arial"/>
          <w:lang w:val="en-US"/>
        </w:rPr>
        <w:t>reversal learning</w:t>
      </w:r>
      <w:proofErr w:type="gramEnd"/>
      <w:r w:rsidRPr="4D6442EE">
        <w:rPr>
          <w:rFonts w:ascii="Arial" w:hAnsi="Arial" w:cs="Arial"/>
          <w:lang w:val="en-US"/>
        </w:rPr>
        <w:t xml:space="preserve"> paradigms requiring agents to </w:t>
      </w:r>
      <w:del w:author="Lennart Luettgau" w:date="2021-08-23T21:09:00Z" w:id="20">
        <w:r w:rsidRPr="4D6442EE" w:rsidDel="2ED758C9">
          <w:rPr>
            <w:rFonts w:ascii="Arial" w:hAnsi="Arial" w:cs="Arial"/>
            <w:lang w:val="en-US"/>
          </w:rPr>
          <w:delText>adapt</w:delText>
        </w:r>
        <w:r w:rsidRPr="4D6442EE" w:rsidDel="5CB01515">
          <w:rPr>
            <w:rFonts w:ascii="Arial" w:hAnsi="Arial" w:cs="Arial"/>
            <w:lang w:val="en-US"/>
          </w:rPr>
          <w:delText xml:space="preserve"> </w:delText>
        </w:r>
      </w:del>
      <w:ins w:author="Lennart Luettgau" w:date="2021-08-23T21:09:00Z" w:id="21">
        <w:r w:rsidRPr="4D6442EE" w:rsidR="002A0BE1">
          <w:rPr>
            <w:rFonts w:ascii="Arial" w:hAnsi="Arial" w:cs="Arial"/>
            <w:lang w:val="en-US"/>
          </w:rPr>
          <w:t xml:space="preserve">adjust </w:t>
        </w:r>
      </w:ins>
      <w:r w:rsidRPr="4D6442EE" w:rsidR="5CB01515">
        <w:rPr>
          <w:rFonts w:ascii="Arial" w:hAnsi="Arial" w:cs="Arial"/>
          <w:lang w:val="en-US"/>
        </w:rPr>
        <w:t>their reward learning</w:t>
      </w:r>
      <w:r w:rsidRPr="4D6442EE">
        <w:rPr>
          <w:rFonts w:ascii="Arial" w:hAnsi="Arial" w:cs="Arial"/>
          <w:lang w:val="en-US"/>
        </w:rPr>
        <w:t xml:space="preserve"> to sudden changes in stimulus-action-outcome contingencies. Stressful situations have been found to alter flexibility of reward learning, but effects have been mixed, and it remains unclear what </w:t>
      </w:r>
      <w:proofErr w:type="spellStart"/>
      <w:r w:rsidRPr="4D6442EE">
        <w:rPr>
          <w:rFonts w:ascii="Arial" w:hAnsi="Arial" w:cs="Arial"/>
          <w:lang w:val="en-US"/>
        </w:rPr>
        <w:t>neurocomputational</w:t>
      </w:r>
      <w:proofErr w:type="spellEnd"/>
      <w:r w:rsidRPr="4D6442EE">
        <w:rPr>
          <w:rFonts w:ascii="Arial" w:hAnsi="Arial" w:cs="Arial"/>
          <w:lang w:val="en-US"/>
        </w:rPr>
        <w:t xml:space="preserve"> mechanisms </w:t>
      </w:r>
      <w:commentRangeStart w:id="22"/>
      <w:r w:rsidRPr="4D6442EE">
        <w:rPr>
          <w:rFonts w:ascii="Arial" w:hAnsi="Arial" w:cs="Arial"/>
          <w:lang w:val="en-US"/>
        </w:rPr>
        <w:t>play a role in this</w:t>
      </w:r>
      <w:commentRangeEnd w:id="22"/>
      <w:r>
        <w:commentReference w:id="22"/>
      </w:r>
      <w:r w:rsidRPr="4D6442EE">
        <w:rPr>
          <w:rFonts w:ascii="Arial" w:hAnsi="Arial" w:cs="Arial"/>
          <w:lang w:val="en-US"/>
        </w:rPr>
        <w:t xml:space="preserve">. </w:t>
      </w:r>
      <w:commentRangeStart w:id="23"/>
      <w:r w:rsidRPr="4D6442EE" w:rsidR="19ECD837">
        <w:rPr>
          <w:rFonts w:ascii="Arial" w:hAnsi="Arial" w:cs="Arial"/>
          <w:lang w:val="en-US"/>
        </w:rPr>
        <w:t>Here</w:t>
      </w:r>
      <w:commentRangeEnd w:id="23"/>
      <w:r>
        <w:commentReference w:id="23"/>
      </w:r>
      <w:r w:rsidRPr="4D6442EE" w:rsidR="19ECD837">
        <w:rPr>
          <w:rFonts w:ascii="Arial" w:hAnsi="Arial" w:cs="Arial"/>
          <w:lang w:val="en-US"/>
        </w:rPr>
        <w:t xml:space="preserve">, we employed functional MRI </w:t>
      </w:r>
      <w:r w:rsidRPr="4D6442EE">
        <w:rPr>
          <w:rFonts w:ascii="Arial" w:hAnsi="Arial" w:cs="Arial"/>
          <w:lang w:val="en-US"/>
        </w:rPr>
        <w:t>(fMR</w:t>
      </w:r>
      <w:r w:rsidRPr="4D6442EE" w:rsidR="5CB01515">
        <w:rPr>
          <w:rFonts w:ascii="Arial" w:hAnsi="Arial" w:cs="Arial"/>
          <w:lang w:val="en-US"/>
        </w:rPr>
        <w:t>I</w:t>
      </w:r>
      <w:r w:rsidRPr="4D6442EE">
        <w:rPr>
          <w:rFonts w:ascii="Arial" w:hAnsi="Arial" w:cs="Arial"/>
          <w:lang w:val="en-US"/>
        </w:rPr>
        <w:t xml:space="preserve">) </w:t>
      </w:r>
      <w:r w:rsidRPr="4D6442EE" w:rsidR="19ECD837">
        <w:rPr>
          <w:rFonts w:ascii="Arial" w:hAnsi="Arial" w:cs="Arial"/>
          <w:lang w:val="en-US"/>
        </w:rPr>
        <w:t>informed by computational modeling</w:t>
      </w:r>
      <w:ins w:author="Lennart Lüttgau" w:date="2021-07-06T10:11:00Z" w:id="24">
        <w:r w:rsidRPr="4D6442EE" w:rsidR="6855B8F1">
          <w:rPr>
            <w:rFonts w:ascii="Arial" w:hAnsi="Arial" w:cs="Arial"/>
            <w:lang w:val="en-US"/>
          </w:rPr>
          <w:t xml:space="preserve"> parameters</w:t>
        </w:r>
      </w:ins>
      <w:r w:rsidRPr="4D6442EE" w:rsidR="19ECD837">
        <w:rPr>
          <w:rFonts w:ascii="Arial" w:hAnsi="Arial" w:cs="Arial"/>
          <w:lang w:val="en-US"/>
        </w:rPr>
        <w:t xml:space="preserve"> in a within-subject design with </w:t>
      </w:r>
      <w:ins w:author="Lennart Lüttgau" w:date="2021-07-06T10:12:00Z" w:id="25">
        <w:r w:rsidRPr="4D6442EE" w:rsidR="6855B8F1">
          <w:rPr>
            <w:rFonts w:ascii="Arial" w:hAnsi="Arial" w:cs="Arial"/>
            <w:lang w:val="en-US"/>
          </w:rPr>
          <w:t xml:space="preserve">healthy </w:t>
        </w:r>
      </w:ins>
      <w:ins w:author="Lennart Lüttgau" w:date="2021-07-06T10:13:00Z" w:id="26">
        <w:r w:rsidRPr="4D6442EE" w:rsidR="6855B8F1">
          <w:rPr>
            <w:rFonts w:ascii="Arial" w:hAnsi="Arial" w:cs="Arial"/>
            <w:lang w:val="en-US"/>
          </w:rPr>
          <w:t xml:space="preserve">human </w:t>
        </w:r>
      </w:ins>
      <w:ins w:author="Lennart Lüttgau" w:date="2021-07-06T10:12:00Z" w:id="27">
        <w:r w:rsidRPr="4D6442EE" w:rsidR="6855B8F1">
          <w:rPr>
            <w:rFonts w:ascii="Arial" w:hAnsi="Arial" w:cs="Arial"/>
            <w:lang w:val="en-US"/>
          </w:rPr>
          <w:t xml:space="preserve">volunteers </w:t>
        </w:r>
      </w:ins>
      <w:r w:rsidRPr="4D6442EE" w:rsidR="19ECD837">
        <w:rPr>
          <w:rFonts w:ascii="Arial" w:hAnsi="Arial" w:cs="Arial"/>
          <w:lang w:val="en-US"/>
        </w:rPr>
        <w:t xml:space="preserve">to investigate the effect of acute </w:t>
      </w:r>
      <w:ins w:author="Sjoerds, Z." w:date="2021-07-07T11:27:00Z" w:id="28">
        <w:r w:rsidRPr="4D6442EE" w:rsidR="2C1C569F">
          <w:rPr>
            <w:rFonts w:ascii="Arial" w:hAnsi="Arial" w:cs="Arial"/>
            <w:lang w:val="en-US"/>
          </w:rPr>
          <w:t xml:space="preserve">psychosocial </w:t>
        </w:r>
      </w:ins>
      <w:r w:rsidRPr="4D6442EE" w:rsidR="19ECD837">
        <w:rPr>
          <w:rFonts w:ascii="Arial" w:hAnsi="Arial" w:cs="Arial"/>
          <w:lang w:val="en-US"/>
        </w:rPr>
        <w:t>s</w:t>
      </w:r>
      <w:ins w:author="Lennart Lüttgau" w:date="2021-07-06T10:12:00Z" w:id="29">
        <w:r w:rsidRPr="4D6442EE" w:rsidR="6855B8F1">
          <w:rPr>
            <w:rFonts w:ascii="Arial" w:hAnsi="Arial" w:cs="Arial"/>
            <w:lang w:val="en-US"/>
          </w:rPr>
          <w:t>tress</w:t>
        </w:r>
      </w:ins>
      <w:r w:rsidRPr="4D6442EE" w:rsidR="19ECD837">
        <w:rPr>
          <w:rFonts w:ascii="Arial" w:hAnsi="Arial" w:cs="Arial"/>
          <w:lang w:val="en-US"/>
        </w:rPr>
        <w:t xml:space="preserve"> on flexible behavioral adaptation</w:t>
      </w:r>
      <w:ins w:author="Lennart Lüttgau" w:date="2021-07-06T10:13:00Z" w:id="30">
        <w:r w:rsidRPr="4D6442EE" w:rsidR="6855B8F1">
          <w:rPr>
            <w:rFonts w:ascii="Arial" w:hAnsi="Arial" w:cs="Arial"/>
            <w:lang w:val="en-US"/>
          </w:rPr>
          <w:t>.</w:t>
        </w:r>
      </w:ins>
      <w:r w:rsidRPr="4D6442EE" w:rsidR="5B38AFDC">
        <w:rPr>
          <w:rFonts w:ascii="Arial" w:hAnsi="Arial" w:cs="Arial"/>
          <w:lang w:val="en-US"/>
        </w:rPr>
        <w:t xml:space="preserve"> </w:t>
      </w:r>
      <w:ins w:author="Lennart Lüttgau" w:date="2021-07-06T10:13:00Z" w:id="31">
        <w:r w:rsidRPr="4D6442EE" w:rsidR="6855B8F1">
          <w:rPr>
            <w:rFonts w:ascii="Arial" w:hAnsi="Arial" w:cs="Arial"/>
            <w:lang w:val="en-US"/>
          </w:rPr>
          <w:t xml:space="preserve">Participants </w:t>
        </w:r>
      </w:ins>
      <w:r w:rsidRPr="4D6442EE" w:rsidR="19ECD837">
        <w:rPr>
          <w:rFonts w:ascii="Arial" w:hAnsi="Arial" w:cs="Arial"/>
          <w:lang w:val="en-US"/>
        </w:rPr>
        <w:t xml:space="preserve">(n=28) underwent </w:t>
      </w:r>
      <w:ins w:author="Lennart Lüttgau" w:date="2021-07-06T10:13:00Z" w:id="32">
        <w:r w:rsidRPr="4D6442EE" w:rsidR="6855B8F1">
          <w:rPr>
            <w:rFonts w:ascii="Arial" w:hAnsi="Arial" w:cs="Arial"/>
            <w:lang w:val="en-US"/>
          </w:rPr>
          <w:t>f</w:t>
        </w:r>
      </w:ins>
      <w:r w:rsidRPr="4D6442EE" w:rsidR="19ECD837">
        <w:rPr>
          <w:rFonts w:ascii="Arial" w:hAnsi="Arial" w:cs="Arial"/>
          <w:lang w:val="en-US"/>
        </w:rPr>
        <w:t>MRI during a reversal learning task, once after the Trier Social Stress Test</w:t>
      </w:r>
      <w:ins w:author="Lennart Lüttgau" w:date="2021-07-06T10:22:00Z" w:id="33">
        <w:r w:rsidRPr="4D6442EE" w:rsidR="16696BC5">
          <w:rPr>
            <w:rFonts w:ascii="Arial" w:hAnsi="Arial" w:cs="Arial"/>
            <w:lang w:val="en-US"/>
          </w:rPr>
          <w:t xml:space="preserve"> (TSST)</w:t>
        </w:r>
      </w:ins>
      <w:ins w:author="Lennart Lüttgau" w:date="2021-07-06T10:13:00Z" w:id="34">
        <w:r w:rsidRPr="4D6442EE" w:rsidR="6855B8F1">
          <w:rPr>
            <w:rFonts w:ascii="Arial" w:hAnsi="Arial" w:cs="Arial"/>
            <w:lang w:val="en-US"/>
          </w:rPr>
          <w:t>, a validated psychosocial stress induction method</w:t>
        </w:r>
      </w:ins>
      <w:ins w:author="Lennart Lüttgau" w:date="2021-07-06T10:14:00Z" w:id="35">
        <w:r w:rsidRPr="4D6442EE" w:rsidR="6855B8F1">
          <w:rPr>
            <w:rFonts w:ascii="Arial" w:hAnsi="Arial" w:cs="Arial"/>
            <w:lang w:val="en-US"/>
          </w:rPr>
          <w:t xml:space="preserve">, </w:t>
        </w:r>
      </w:ins>
      <w:r w:rsidRPr="4D6442EE" w:rsidR="19ECD837">
        <w:rPr>
          <w:rFonts w:ascii="Arial" w:hAnsi="Arial" w:cs="Arial"/>
          <w:lang w:val="en-US"/>
        </w:rPr>
        <w:t xml:space="preserve">and </w:t>
      </w:r>
      <w:ins w:author="Lennart Lüttgau" w:date="2021-07-06T10:14:00Z" w:id="36">
        <w:r w:rsidRPr="4D6442EE" w:rsidR="6855B8F1">
          <w:rPr>
            <w:rFonts w:ascii="Arial" w:hAnsi="Arial" w:cs="Arial"/>
            <w:lang w:val="en-US"/>
          </w:rPr>
          <w:t xml:space="preserve">once </w:t>
        </w:r>
      </w:ins>
      <w:r w:rsidRPr="4D6442EE" w:rsidR="19ECD837">
        <w:rPr>
          <w:rFonts w:ascii="Arial" w:hAnsi="Arial" w:cs="Arial"/>
          <w:lang w:val="en-US"/>
        </w:rPr>
        <w:t>after a control condition</w:t>
      </w:r>
      <w:ins w:author="Sjoerds, Z." w:date="2021-08-25T07:47:00Z" w:id="37">
        <w:r w:rsidRPr="4D6442EE" w:rsidR="098E53AB">
          <w:rPr>
            <w:rFonts w:ascii="Arial" w:hAnsi="Arial" w:cs="Arial"/>
            <w:lang w:val="en-US"/>
          </w:rPr>
          <w:t>,</w:t>
        </w:r>
      </w:ins>
      <w:del w:author="Sjoerds, Z." w:date="2021-08-25T07:47:00Z" w:id="38">
        <w:r w:rsidRPr="4D6442EE" w:rsidDel="19ECD837">
          <w:rPr>
            <w:rFonts w:ascii="Arial" w:hAnsi="Arial" w:cs="Arial"/>
            <w:lang w:val="en-US"/>
          </w:rPr>
          <w:delText xml:space="preserve"> </w:delText>
        </w:r>
      </w:del>
      <w:r w:rsidRPr="4D6442EE" w:rsidR="19ECD837">
        <w:rPr>
          <w:rFonts w:ascii="Arial" w:hAnsi="Arial" w:cs="Arial"/>
          <w:lang w:val="en-US"/>
        </w:rPr>
        <w:t xml:space="preserve"> in </w:t>
      </w:r>
      <w:ins w:author="Lennart Lüttgau" w:date="2021-07-06T10:14:00Z" w:id="39">
        <w:r w:rsidRPr="4D6442EE" w:rsidR="6855B8F1">
          <w:rPr>
            <w:rFonts w:ascii="Arial" w:hAnsi="Arial" w:cs="Arial"/>
            <w:lang w:val="en-US"/>
          </w:rPr>
          <w:t xml:space="preserve">two </w:t>
        </w:r>
      </w:ins>
      <w:r w:rsidRPr="4D6442EE" w:rsidR="19ECD837">
        <w:rPr>
          <w:rFonts w:ascii="Arial" w:hAnsi="Arial" w:cs="Arial"/>
          <w:lang w:val="en-US"/>
        </w:rPr>
        <w:t>separate sessions. During the task</w:t>
      </w:r>
      <w:ins w:author="Lennart Lüttgau" w:date="2021-07-06T10:14:00Z" w:id="40">
        <w:r w:rsidRPr="4D6442EE" w:rsidR="6855B8F1">
          <w:rPr>
            <w:rFonts w:ascii="Arial" w:hAnsi="Arial" w:cs="Arial"/>
            <w:lang w:val="en-US"/>
          </w:rPr>
          <w:t>,</w:t>
        </w:r>
      </w:ins>
      <w:r w:rsidRPr="4D6442EE" w:rsidR="19ECD837">
        <w:rPr>
          <w:rFonts w:ascii="Arial" w:hAnsi="Arial" w:cs="Arial"/>
          <w:lang w:val="en-US"/>
        </w:rPr>
        <w:t xml:space="preserve"> participants chose between two stimuli with anti-correlated reward contingencies in order to obtain</w:t>
      </w:r>
      <w:r w:rsidRPr="4D6442EE" w:rsidR="3E398A79">
        <w:rPr>
          <w:rFonts w:ascii="Arial" w:hAnsi="Arial" w:cs="Arial"/>
          <w:lang w:val="en-US"/>
        </w:rPr>
        <w:t xml:space="preserve"> probabilistic</w:t>
      </w:r>
      <w:r w:rsidRPr="4D6442EE" w:rsidR="19ECD837">
        <w:rPr>
          <w:rFonts w:ascii="Arial" w:hAnsi="Arial" w:cs="Arial"/>
          <w:lang w:val="en-US"/>
        </w:rPr>
        <w:t xml:space="preserve"> rewards in three phases. Effects of stress on choice behavior were investigated using </w:t>
      </w:r>
      <w:r w:rsidRPr="4D6442EE">
        <w:rPr>
          <w:rFonts w:ascii="Arial" w:hAnsi="Arial" w:cs="Arial"/>
          <w:lang w:val="en-US"/>
        </w:rPr>
        <w:t xml:space="preserve">multilevel generalized linear models </w:t>
      </w:r>
      <w:r w:rsidRPr="4D6442EE" w:rsidR="19ECD837">
        <w:rPr>
          <w:rFonts w:ascii="Arial" w:hAnsi="Arial" w:cs="Arial"/>
          <w:lang w:val="en-US"/>
        </w:rPr>
        <w:t>and a set of computational models describing different learning processes that might have generated the data</w:t>
      </w:r>
      <w:r w:rsidRPr="4D6442EE" w:rsidR="3E398A79">
        <w:rPr>
          <w:rFonts w:ascii="Arial" w:hAnsi="Arial" w:cs="Arial"/>
          <w:lang w:val="en-US"/>
        </w:rPr>
        <w:t xml:space="preserve">. </w:t>
      </w:r>
      <w:ins w:author="Lennart Lüttgau" w:date="2021-07-06T10:19:00Z" w:id="41">
        <w:r w:rsidRPr="4D6442EE" w:rsidR="6855B8F1">
          <w:rPr>
            <w:rFonts w:ascii="Arial" w:hAnsi="Arial" w:cs="Arial"/>
            <w:lang w:val="en-US"/>
          </w:rPr>
          <w:t>Computational m</w:t>
        </w:r>
      </w:ins>
      <w:r w:rsidRPr="4D6442EE" w:rsidR="19ECD837">
        <w:rPr>
          <w:rFonts w:ascii="Arial" w:hAnsi="Arial" w:cs="Arial"/>
          <w:lang w:val="en-US"/>
        </w:rPr>
        <w:t>odels were fitted using a hierarchical Bayesian approach</w:t>
      </w:r>
      <w:ins w:author="Lennart Lüttgau" w:date="2021-07-06T10:17:00Z" w:id="42">
        <w:r w:rsidRPr="4D6442EE" w:rsidR="6855B8F1">
          <w:rPr>
            <w:rFonts w:ascii="Arial" w:hAnsi="Arial" w:cs="Arial"/>
            <w:lang w:val="en-US"/>
          </w:rPr>
          <w:t>,</w:t>
        </w:r>
      </w:ins>
      <w:r w:rsidRPr="4D6442EE" w:rsidR="19ECD837">
        <w:rPr>
          <w:rFonts w:ascii="Arial" w:hAnsi="Arial" w:cs="Arial"/>
          <w:lang w:val="en-US"/>
        </w:rPr>
        <w:t xml:space="preserve"> </w:t>
      </w:r>
      <w:ins w:author="Lennart Lüttgau" w:date="2021-07-06T10:17:00Z" w:id="43">
        <w:r w:rsidRPr="4D6442EE" w:rsidR="6855B8F1">
          <w:rPr>
            <w:rFonts w:ascii="Arial" w:hAnsi="Arial" w:cs="Arial"/>
            <w:lang w:val="en-US"/>
          </w:rPr>
          <w:t xml:space="preserve">and </w:t>
        </w:r>
      </w:ins>
      <w:ins w:author="Lennart Lüttgau" w:date="2021-07-06T10:18:00Z" w:id="44">
        <w:r w:rsidRPr="4D6442EE" w:rsidR="6855B8F1">
          <w:rPr>
            <w:rFonts w:ascii="Arial" w:hAnsi="Arial" w:cs="Arial"/>
            <w:lang w:val="en-US"/>
          </w:rPr>
          <w:t xml:space="preserve">model-derived </w:t>
        </w:r>
      </w:ins>
      <w:r w:rsidRPr="4D6442EE" w:rsidR="19ECD837">
        <w:rPr>
          <w:rFonts w:ascii="Arial" w:hAnsi="Arial" w:cs="Arial"/>
          <w:lang w:val="en-US"/>
        </w:rPr>
        <w:t xml:space="preserve">reward prediction errors (RPE) </w:t>
      </w:r>
      <w:ins w:author="Lennart Lüttgau" w:date="2021-07-06T10:18:00Z" w:id="45">
        <w:r w:rsidRPr="4D6442EE" w:rsidR="6855B8F1">
          <w:rPr>
            <w:rFonts w:ascii="Arial" w:hAnsi="Arial" w:cs="Arial"/>
            <w:lang w:val="en-US"/>
          </w:rPr>
          <w:t xml:space="preserve">were used as </w:t>
        </w:r>
      </w:ins>
      <w:del w:author="Lennart Luettgau" w:date="2021-08-23T21:23:00Z" w:id="46">
        <w:r w:rsidRPr="4D6442EE" w:rsidDel="19ECD837">
          <w:rPr>
            <w:rFonts w:ascii="Arial" w:hAnsi="Arial" w:cs="Arial"/>
            <w:lang w:val="en-US"/>
          </w:rPr>
          <w:delText xml:space="preserve"> </w:delText>
        </w:r>
      </w:del>
      <w:proofErr w:type="spellStart"/>
      <w:r w:rsidRPr="4D6442EE" w:rsidR="19ECD837">
        <w:rPr>
          <w:rFonts w:ascii="Arial" w:hAnsi="Arial" w:cs="Arial"/>
          <w:lang w:val="en-US"/>
        </w:rPr>
        <w:t>regressor</w:t>
      </w:r>
      <w:ins w:author="Lennart Lüttgau" w:date="2021-07-06T10:18:00Z" w:id="47">
        <w:r w:rsidRPr="4D6442EE" w:rsidR="6855B8F1">
          <w:rPr>
            <w:rFonts w:ascii="Arial" w:hAnsi="Arial" w:cs="Arial"/>
            <w:lang w:val="en-US"/>
          </w:rPr>
          <w:t>s</w:t>
        </w:r>
      </w:ins>
      <w:proofErr w:type="spellEnd"/>
      <w:r w:rsidRPr="4D6442EE" w:rsidR="19ECD837">
        <w:rPr>
          <w:rFonts w:ascii="Arial" w:hAnsi="Arial" w:cs="Arial"/>
          <w:lang w:val="en-US"/>
        </w:rPr>
        <w:t xml:space="preserve"> for fMRI</w:t>
      </w:r>
      <w:ins w:author="Lennart Lüttgau" w:date="2021-07-06T10:18:00Z" w:id="48">
        <w:r w:rsidRPr="4D6442EE" w:rsidR="6855B8F1">
          <w:rPr>
            <w:rFonts w:ascii="Arial" w:hAnsi="Arial" w:cs="Arial"/>
            <w:lang w:val="en-US"/>
          </w:rPr>
          <w:t xml:space="preserve"> analyses</w:t>
        </w:r>
      </w:ins>
      <w:r w:rsidRPr="4D6442EE" w:rsidR="19ECD837">
        <w:rPr>
          <w:rFonts w:ascii="Arial" w:hAnsi="Arial" w:cs="Arial"/>
          <w:lang w:val="en-US"/>
        </w:rPr>
        <w:t>.</w:t>
      </w:r>
      <w:r w:rsidRPr="4D6442EE" w:rsidR="5B38AFDC">
        <w:rPr>
          <w:rFonts w:ascii="Arial" w:hAnsi="Arial" w:cs="Arial"/>
          <w:lang w:val="en-US"/>
        </w:rPr>
        <w:t xml:space="preserve"> </w:t>
      </w:r>
      <w:ins w:author="Lennart Lüttgau" w:date="2021-07-06T10:23:00Z" w:id="49">
        <w:del w:author="Lennart Luettgau" w:date="2021-08-23T21:23:00Z" w:id="50">
          <w:r w:rsidRPr="4D6442EE" w:rsidDel="16696BC5">
            <w:rPr>
              <w:rFonts w:ascii="Arial" w:hAnsi="Arial" w:cs="Arial"/>
              <w:lang w:val="en-US"/>
            </w:rPr>
            <w:delText>S</w:delText>
          </w:r>
        </w:del>
      </w:ins>
      <w:ins w:author="Lennart Luettgau" w:date="2021-08-23T21:23:00Z" w:id="51">
        <w:r w:rsidRPr="4D6442EE" w:rsidR="000A17D9">
          <w:rPr>
            <w:rFonts w:ascii="Arial" w:hAnsi="Arial" w:cs="Arial"/>
            <w:lang w:val="en-US"/>
          </w:rPr>
          <w:t>We found that</w:t>
        </w:r>
      </w:ins>
      <w:ins w:author="Lennart Luettgau" w:date="2021-08-23T21:24:00Z" w:id="52">
        <w:r w:rsidRPr="4D6442EE" w:rsidR="0004720E">
          <w:rPr>
            <w:rFonts w:ascii="Arial" w:hAnsi="Arial" w:cs="Arial"/>
            <w:lang w:val="en-US"/>
          </w:rPr>
          <w:t xml:space="preserve"> acute psychosocial</w:t>
        </w:r>
      </w:ins>
      <w:ins w:author="Lennart Luettgau" w:date="2021-08-23T21:23:00Z" w:id="53">
        <w:r w:rsidRPr="4D6442EE" w:rsidR="000A17D9">
          <w:rPr>
            <w:rFonts w:ascii="Arial" w:hAnsi="Arial" w:cs="Arial"/>
            <w:lang w:val="en-US"/>
          </w:rPr>
          <w:t xml:space="preserve"> s</w:t>
        </w:r>
      </w:ins>
      <w:ins w:author="Lennart Lüttgau" w:date="2021-07-06T10:23:00Z" w:id="54">
        <w:r w:rsidRPr="4D6442EE" w:rsidR="16696BC5">
          <w:rPr>
            <w:rFonts w:ascii="Arial" w:hAnsi="Arial" w:cs="Arial"/>
            <w:lang w:val="en-US"/>
          </w:rPr>
          <w:t>tress</w:t>
        </w:r>
      </w:ins>
      <w:r w:rsidRPr="4D6442EE" w:rsidR="19ECD837">
        <w:rPr>
          <w:rFonts w:ascii="Arial" w:hAnsi="Arial" w:cs="Arial"/>
          <w:lang w:val="en-US"/>
        </w:rPr>
        <w:t xml:space="preserve"> significantly albeit subtly increased correct response</w:t>
      </w:r>
      <w:ins w:author="Lennart Luettgau" w:date="2021-08-23T21:24:00Z" w:id="55">
        <w:r w:rsidRPr="4D6442EE" w:rsidR="0004720E">
          <w:rPr>
            <w:rFonts w:ascii="Arial" w:hAnsi="Arial" w:cs="Arial"/>
            <w:lang w:val="en-US"/>
          </w:rPr>
          <w:t xml:space="preserve"> rates in our participants.</w:t>
        </w:r>
      </w:ins>
      <w:del w:author="Lennart Luettgau" w:date="2021-08-23T21:24:00Z" w:id="56">
        <w:r w:rsidRPr="4D6442EE" w:rsidDel="19ECD837">
          <w:rPr>
            <w:rFonts w:ascii="Arial" w:hAnsi="Arial" w:cs="Arial"/>
            <w:lang w:val="en-US"/>
          </w:rPr>
          <w:delText>s</w:delText>
        </w:r>
      </w:del>
      <w:r w:rsidRPr="4D6442EE" w:rsidR="0E068811">
        <w:rPr>
          <w:rFonts w:ascii="Arial" w:hAnsi="Arial" w:cs="Arial"/>
          <w:lang w:val="en-US"/>
        </w:rPr>
        <w:t xml:space="preserve"> </w:t>
      </w:r>
      <w:commentRangeStart w:id="57"/>
      <w:del w:author="Lennart Luettgau" w:date="2021-08-23T21:24:00Z" w:id="58">
        <w:r w:rsidRPr="4D6442EE" w:rsidDel="0E068811">
          <w:rPr>
            <w:rFonts w:ascii="Arial" w:hAnsi="Arial" w:cs="Arial"/>
            <w:lang w:val="en-US"/>
          </w:rPr>
          <w:delText>with a</w:delText>
        </w:r>
      </w:del>
      <w:proofErr w:type="gramStart"/>
      <w:ins w:author="Lennart Luettgau" w:date="2021-08-23T21:24:00Z" w:id="59">
        <w:r w:rsidRPr="4D6442EE" w:rsidR="0004720E">
          <w:rPr>
            <w:rFonts w:ascii="Arial" w:hAnsi="Arial" w:cs="Arial"/>
            <w:lang w:val="en-US"/>
          </w:rPr>
          <w:t>Behavioral responses were</w:t>
        </w:r>
      </w:ins>
      <w:r w:rsidRPr="4D6442EE" w:rsidR="0E068811">
        <w:rPr>
          <w:rFonts w:ascii="Arial" w:hAnsi="Arial" w:cs="Arial"/>
          <w:lang w:val="en-US"/>
        </w:rPr>
        <w:t xml:space="preserve"> best </w:t>
      </w:r>
      <w:del w:author="Lennart Luettgau" w:date="2021-08-23T21:24:00Z" w:id="60">
        <w:r w:rsidRPr="4D6442EE" w:rsidDel="0E068811">
          <w:rPr>
            <w:rFonts w:ascii="Arial" w:hAnsi="Arial" w:cs="Arial"/>
            <w:lang w:val="en-US"/>
          </w:rPr>
          <w:delText xml:space="preserve">fit </w:delText>
        </w:r>
      </w:del>
      <w:ins w:author="Lennart Luettgau" w:date="2021-08-23T21:24:00Z" w:id="61">
        <w:r w:rsidRPr="4D6442EE" w:rsidR="0004720E">
          <w:rPr>
            <w:rFonts w:ascii="Arial" w:hAnsi="Arial" w:cs="Arial"/>
            <w:lang w:val="en-US"/>
          </w:rPr>
          <w:t xml:space="preserve">captured </w:t>
        </w:r>
      </w:ins>
      <w:del w:author="Lennart Luettgau" w:date="2021-08-23T21:24:00Z" w:id="62">
        <w:r w:rsidRPr="4D6442EE" w:rsidDel="0E068811">
          <w:rPr>
            <w:rFonts w:ascii="Arial" w:hAnsi="Arial" w:cs="Arial"/>
            <w:lang w:val="en-US"/>
          </w:rPr>
          <w:delText xml:space="preserve">for </w:delText>
        </w:r>
      </w:del>
      <w:ins w:author="Lennart Luettgau" w:date="2021-08-23T21:24:00Z" w:id="63">
        <w:r w:rsidRPr="4D6442EE" w:rsidR="0004720E">
          <w:rPr>
            <w:rFonts w:ascii="Arial" w:hAnsi="Arial" w:cs="Arial"/>
            <w:lang w:val="en-US"/>
          </w:rPr>
          <w:t xml:space="preserve">by </w:t>
        </w:r>
      </w:ins>
      <w:r w:rsidRPr="4D6442EE" w:rsidR="0E068811">
        <w:rPr>
          <w:rFonts w:ascii="Arial" w:hAnsi="Arial" w:cs="Arial"/>
          <w:lang w:val="en-US"/>
        </w:rPr>
        <w:t>a model</w:t>
      </w:r>
      <w:r w:rsidRPr="4D6442EE" w:rsidR="3E398A79">
        <w:rPr>
          <w:rFonts w:ascii="Arial" w:hAnsi="Arial" w:cs="Arial"/>
          <w:lang w:val="en-US"/>
        </w:rPr>
        <w:t xml:space="preserve"> including a main effect of stress and experimental phase and allowing for </w:t>
      </w:r>
      <w:proofErr w:type="spellStart"/>
      <w:r w:rsidRPr="4D6442EE" w:rsidR="3E398A79">
        <w:rPr>
          <w:rFonts w:ascii="Arial" w:hAnsi="Arial" w:cs="Arial"/>
          <w:lang w:val="en-US"/>
        </w:rPr>
        <w:t>interindividually</w:t>
      </w:r>
      <w:proofErr w:type="spellEnd"/>
      <w:r w:rsidRPr="4D6442EE" w:rsidR="3E398A79">
        <w:rPr>
          <w:rFonts w:ascii="Arial" w:hAnsi="Arial" w:cs="Arial"/>
          <w:lang w:val="en-US"/>
        </w:rPr>
        <w:t xml:space="preserve"> different average learning performance</w:t>
      </w:r>
      <w:proofErr w:type="gramEnd"/>
      <w:r w:rsidRPr="4D6442EE" w:rsidR="3E398A79">
        <w:rPr>
          <w:rFonts w:ascii="Arial" w:hAnsi="Arial" w:cs="Arial"/>
          <w:lang w:val="en-US"/>
        </w:rPr>
        <w:t>.</w:t>
      </w:r>
      <w:commentRangeEnd w:id="57"/>
      <w:r w:rsidR="002E28D9">
        <w:rPr>
          <w:rStyle w:val="Kommentarzeichen"/>
        </w:rPr>
        <w:commentReference w:id="57"/>
      </w:r>
      <w:r w:rsidRPr="4D6442EE" w:rsidR="3E398A79">
        <w:rPr>
          <w:rFonts w:ascii="Arial" w:hAnsi="Arial" w:cs="Arial"/>
          <w:lang w:val="en-US"/>
        </w:rPr>
        <w:t xml:space="preserve"> </w:t>
      </w:r>
      <w:r w:rsidRPr="4D6442EE" w:rsidR="19ECD837">
        <w:rPr>
          <w:rFonts w:ascii="Arial" w:hAnsi="Arial" w:cs="Arial"/>
          <w:lang w:val="en-US"/>
        </w:rPr>
        <w:t xml:space="preserve">Model comparison revealed that a </w:t>
      </w:r>
      <w:proofErr w:type="spellStart"/>
      <w:r w:rsidRPr="4D6442EE" w:rsidR="19ECD837">
        <w:rPr>
          <w:rFonts w:ascii="Arial" w:hAnsi="Arial" w:cs="Arial"/>
          <w:lang w:val="en-US"/>
        </w:rPr>
        <w:t>Rescorla</w:t>
      </w:r>
      <w:proofErr w:type="spellEnd"/>
      <w:r w:rsidRPr="4D6442EE" w:rsidR="19ECD837">
        <w:rPr>
          <w:rFonts w:ascii="Arial" w:hAnsi="Arial" w:cs="Arial"/>
          <w:lang w:val="en-US"/>
        </w:rPr>
        <w:t>-Wagner model with individual scaling of the inverse decision temperature</w:t>
      </w:r>
      <w:ins w:author="Lennart Luettgau" w:date="2021-08-23T21:29:00Z" w:id="64">
        <w:r w:rsidRPr="4D6442EE" w:rsidR="00124B1E">
          <w:rPr>
            <w:rFonts w:ascii="Arial" w:hAnsi="Arial" w:cs="Arial"/>
            <w:lang w:val="en-US"/>
          </w:rPr>
          <w:t xml:space="preserve"> parameter</w:t>
        </w:r>
      </w:ins>
      <w:r w:rsidRPr="4D6442EE" w:rsidR="19ECD837">
        <w:rPr>
          <w:rFonts w:ascii="Arial" w:hAnsi="Arial" w:cs="Arial"/>
          <w:lang w:val="en-US"/>
        </w:rPr>
        <w:t xml:space="preserve"> best explained the observed behavior under stress. On the neural level, </w:t>
      </w:r>
      <w:ins w:author="Lennart Lüttgau" w:date="2021-07-06T10:24:00Z" w:id="65">
        <w:del w:author="Lennart Luettgau" w:date="2021-08-23T21:29:00Z" w:id="66">
          <w:r w:rsidRPr="4D6442EE" w:rsidDel="16696BC5">
            <w:rPr>
              <w:rFonts w:ascii="Arial" w:hAnsi="Arial" w:cs="Arial"/>
              <w:lang w:val="en-US"/>
            </w:rPr>
            <w:delText xml:space="preserve"> </w:delText>
          </w:r>
        </w:del>
      </w:ins>
      <w:r w:rsidRPr="4D6442EE" w:rsidR="19ECD837">
        <w:rPr>
          <w:rFonts w:ascii="Arial" w:hAnsi="Arial" w:cs="Arial"/>
          <w:lang w:val="en-US"/>
        </w:rPr>
        <w:t>RPE</w:t>
      </w:r>
      <w:ins w:author="Lennart Lüttgau" w:date="2021-07-06T10:25:00Z" w:id="67">
        <w:del w:author="Lennart Luettgau" w:date="2021-08-23T21:29:00Z" w:id="68">
          <w:r w:rsidRPr="4D6442EE" w:rsidDel="16696BC5">
            <w:rPr>
              <w:rFonts w:ascii="Arial" w:hAnsi="Arial" w:cs="Arial"/>
              <w:lang w:val="en-US"/>
            </w:rPr>
            <w:delText xml:space="preserve"> </w:delText>
          </w:r>
        </w:del>
      </w:ins>
      <w:r w:rsidRPr="4D6442EE" w:rsidR="19ECD837">
        <w:rPr>
          <w:rFonts w:ascii="Arial" w:hAnsi="Arial" w:cs="Arial"/>
          <w:lang w:val="en-US"/>
        </w:rPr>
        <w:t xml:space="preserve"> signals were </w:t>
      </w:r>
      <w:commentRangeStart w:id="69"/>
      <w:r w:rsidRPr="4D6442EE" w:rsidR="19ECD837">
        <w:rPr>
          <w:rFonts w:ascii="Arial" w:hAnsi="Arial" w:cs="Arial"/>
          <w:lang w:val="en-US"/>
        </w:rPr>
        <w:t xml:space="preserve">coded </w:t>
      </w:r>
      <w:commentRangeEnd w:id="69"/>
      <w:r>
        <w:commentReference w:id="69"/>
      </w:r>
      <w:r w:rsidRPr="4D6442EE" w:rsidR="19ECD837">
        <w:rPr>
          <w:rFonts w:ascii="Arial" w:hAnsi="Arial" w:cs="Arial"/>
          <w:lang w:val="en-US"/>
        </w:rPr>
        <w:t>in striatum</w:t>
      </w:r>
      <w:r w:rsidRPr="4D6442EE" w:rsidR="364BE3B4">
        <w:rPr>
          <w:rFonts w:ascii="Arial" w:hAnsi="Arial" w:cs="Arial"/>
          <w:lang w:val="en-US"/>
        </w:rPr>
        <w:t xml:space="preserve"> </w:t>
      </w:r>
      <w:r w:rsidRPr="4D6442EE" w:rsidR="19ECD837">
        <w:rPr>
          <w:rFonts w:ascii="Arial" w:hAnsi="Arial" w:cs="Arial"/>
          <w:lang w:val="en-US"/>
        </w:rPr>
        <w:t xml:space="preserve">and </w:t>
      </w:r>
      <w:commentRangeStart w:id="70"/>
      <w:proofErr w:type="spellStart"/>
      <w:r w:rsidRPr="4D6442EE" w:rsidR="19ECD837">
        <w:rPr>
          <w:rFonts w:ascii="Arial" w:hAnsi="Arial" w:cs="Arial"/>
          <w:lang w:val="en-US"/>
        </w:rPr>
        <w:t>vmPFC</w:t>
      </w:r>
      <w:proofErr w:type="spellEnd"/>
      <w:commentRangeEnd w:id="70"/>
      <w:r>
        <w:commentReference w:id="70"/>
      </w:r>
      <w:ins w:author="Lennart Lüttgau" w:date="2021-07-06T10:25:00Z" w:id="71">
        <w:r w:rsidRPr="4D6442EE" w:rsidR="16696BC5">
          <w:rPr>
            <w:rFonts w:ascii="Arial" w:hAnsi="Arial" w:cs="Arial"/>
            <w:lang w:val="en-US"/>
          </w:rPr>
          <w:t xml:space="preserve">. </w:t>
        </w:r>
      </w:ins>
      <w:ins w:author="Katthagen, Teresa Marie" w:date="2021-07-19T11:52:00Z" w:id="72">
        <w:r w:rsidRPr="4D6442EE" w:rsidR="5EA15194">
          <w:rPr>
            <w:rFonts w:ascii="Arial" w:hAnsi="Arial" w:cs="Arial"/>
            <w:lang w:val="en-US"/>
          </w:rPr>
          <w:t>No</w:t>
        </w:r>
      </w:ins>
      <w:r w:rsidRPr="4D6442EE" w:rsidR="19ECD837">
        <w:rPr>
          <w:rFonts w:ascii="Arial" w:hAnsi="Arial" w:cs="Arial"/>
          <w:lang w:val="en-US"/>
        </w:rPr>
        <w:t xml:space="preserve"> whole-brain correctable effects of stress on RPE representation</w:t>
      </w:r>
      <w:ins w:author="Lennart Lüttgau" w:date="2021-07-06T10:25:00Z" w:id="73">
        <w:r w:rsidRPr="4D6442EE" w:rsidR="16696BC5">
          <w:rPr>
            <w:rFonts w:ascii="Arial" w:hAnsi="Arial" w:cs="Arial"/>
            <w:lang w:val="en-US"/>
          </w:rPr>
          <w:t>s</w:t>
        </w:r>
      </w:ins>
      <w:ins w:author="Katthagen, Teresa Marie" w:date="2021-07-19T11:52:00Z" w:id="74">
        <w:r w:rsidRPr="4D6442EE" w:rsidR="61A160C4">
          <w:rPr>
            <w:rFonts w:ascii="Arial" w:hAnsi="Arial" w:cs="Arial"/>
            <w:lang w:val="en-US"/>
          </w:rPr>
          <w:t xml:space="preserve"> were f</w:t>
        </w:r>
      </w:ins>
      <w:ins w:author="Katthagen, Teresa Marie" w:date="2021-07-19T11:53:00Z" w:id="75">
        <w:r w:rsidRPr="4D6442EE" w:rsidR="61A160C4">
          <w:rPr>
            <w:rFonts w:ascii="Arial" w:hAnsi="Arial" w:cs="Arial"/>
            <w:lang w:val="en-US"/>
          </w:rPr>
          <w:t>ound</w:t>
        </w:r>
      </w:ins>
      <w:r w:rsidRPr="4D6442EE" w:rsidR="19ECD837">
        <w:rPr>
          <w:rFonts w:ascii="Arial" w:hAnsi="Arial" w:cs="Arial"/>
          <w:lang w:val="en-US"/>
        </w:rPr>
        <w:t>.</w:t>
      </w:r>
      <w:r w:rsidRPr="4D6442EE" w:rsidR="5B38AFDC">
        <w:rPr>
          <w:rFonts w:ascii="Arial" w:hAnsi="Arial" w:cs="Arial"/>
          <w:lang w:val="en-US"/>
        </w:rPr>
        <w:t xml:space="preserve"> </w:t>
      </w:r>
      <w:r w:rsidRPr="4D6442EE" w:rsidR="19ECD837">
        <w:rPr>
          <w:rFonts w:ascii="Arial" w:hAnsi="Arial" w:cs="Arial"/>
          <w:lang w:val="en-US"/>
        </w:rPr>
        <w:t xml:space="preserve">Our study shows that acute </w:t>
      </w:r>
      <w:r w:rsidRPr="4D6442EE" w:rsidR="72AFBBB5">
        <w:rPr>
          <w:rFonts w:ascii="Arial" w:hAnsi="Arial" w:cs="Arial"/>
          <w:lang w:val="en-US"/>
        </w:rPr>
        <w:t>psycho</w:t>
      </w:r>
      <w:r w:rsidRPr="4D6442EE" w:rsidR="19ECD837">
        <w:rPr>
          <w:rFonts w:ascii="Arial" w:hAnsi="Arial" w:cs="Arial"/>
          <w:lang w:val="en-US"/>
        </w:rPr>
        <w:t xml:space="preserve">social stress has an impact on </w:t>
      </w:r>
      <w:r w:rsidRPr="4D6442EE" w:rsidR="3E398A79">
        <w:rPr>
          <w:rFonts w:ascii="Arial" w:hAnsi="Arial" w:cs="Arial"/>
          <w:lang w:val="en-US"/>
        </w:rPr>
        <w:t xml:space="preserve">reversal learning with high </w:t>
      </w:r>
      <w:proofErr w:type="spellStart"/>
      <w:r w:rsidRPr="4D6442EE" w:rsidR="3E398A79">
        <w:rPr>
          <w:rFonts w:ascii="Arial" w:hAnsi="Arial" w:cs="Arial"/>
          <w:lang w:val="en-US"/>
        </w:rPr>
        <w:t>interindividual</w:t>
      </w:r>
      <w:proofErr w:type="spellEnd"/>
      <w:r w:rsidRPr="4D6442EE" w:rsidR="3E398A79">
        <w:rPr>
          <w:rFonts w:ascii="Arial" w:hAnsi="Arial" w:cs="Arial"/>
          <w:lang w:val="en-US"/>
        </w:rPr>
        <w:t xml:space="preserve"> variability. </w:t>
      </w:r>
      <w:commentRangeStart w:id="76"/>
      <w:r w:rsidRPr="4D6442EE" w:rsidR="3E398A79">
        <w:rPr>
          <w:rFonts w:ascii="Arial" w:hAnsi="Arial" w:cs="Arial"/>
          <w:lang w:val="en-US"/>
        </w:rPr>
        <w:t xml:space="preserve">Future studies could use more fine-grained measures to disentangle </w:t>
      </w:r>
      <w:r w:rsidRPr="4D6442EE" w:rsidR="4DA7085F">
        <w:rPr>
          <w:rFonts w:ascii="Arial" w:hAnsi="Arial" w:cs="Arial"/>
          <w:lang w:val="en-US"/>
        </w:rPr>
        <w:t>different types of learning and their neural counterparts.</w:t>
      </w:r>
      <w:commentRangeEnd w:id="76"/>
      <w:r>
        <w:commentReference w:id="76"/>
      </w:r>
    </w:p>
    <w:p w:rsidR="008545C4" w:rsidP="006F1403" w:rsidRDefault="008545C4" w14:paraId="7C60813E" w14:textId="0D0F8D03">
      <w:pPr>
        <w:jc w:val="both"/>
        <w:rPr>
          <w:rFonts w:ascii="Arial" w:hAnsi="Arial" w:cs="Arial"/>
          <w:b/>
          <w:bCs/>
          <w:sz w:val="24"/>
          <w:szCs w:val="24"/>
          <w:u w:val="single"/>
          <w:lang w:val="en-US"/>
        </w:rPr>
      </w:pPr>
    </w:p>
    <w:p w:rsidR="00477D74" w:rsidP="006F1403" w:rsidRDefault="005213EF" w14:paraId="1558B4C0" w14:textId="0D2DD55F">
      <w:pPr>
        <w:spacing w:line="480" w:lineRule="auto"/>
        <w:jc w:val="both"/>
        <w:rPr>
          <w:rFonts w:ascii="Arial" w:hAnsi="Arial" w:cs="Arial"/>
          <w:lang w:val="en-US"/>
        </w:rPr>
      </w:pPr>
      <w:r>
        <w:rPr>
          <w:rFonts w:ascii="Arial" w:hAnsi="Arial" w:cs="Arial"/>
          <w:b/>
          <w:bCs/>
          <w:sz w:val="24"/>
          <w:szCs w:val="24"/>
          <w:u w:val="single"/>
          <w:lang w:val="en-US"/>
        </w:rPr>
        <w:t xml:space="preserve">1. </w:t>
      </w:r>
      <w:r w:rsidRPr="00477D74" w:rsidR="00477D74">
        <w:rPr>
          <w:rFonts w:ascii="Arial" w:hAnsi="Arial" w:cs="Arial"/>
          <w:b/>
          <w:bCs/>
          <w:sz w:val="24"/>
          <w:szCs w:val="24"/>
          <w:u w:val="single"/>
          <w:lang w:val="en-US"/>
        </w:rPr>
        <w:t>Background</w:t>
      </w:r>
      <w:r w:rsidRPr="00477D74" w:rsidR="00477D74">
        <w:rPr>
          <w:rFonts w:ascii="Arial" w:hAnsi="Arial" w:cs="Arial"/>
          <w:sz w:val="24"/>
          <w:szCs w:val="24"/>
          <w:lang w:val="en-US"/>
        </w:rPr>
        <w:t xml:space="preserve"> </w:t>
      </w:r>
      <w:r w:rsidR="008B2823">
        <w:rPr>
          <w:rFonts w:ascii="Arial" w:hAnsi="Arial" w:cs="Arial"/>
          <w:lang w:val="en-US"/>
        </w:rPr>
        <w:t>(890</w:t>
      </w:r>
      <w:r w:rsidR="003432D8">
        <w:rPr>
          <w:rFonts w:ascii="Arial" w:hAnsi="Arial" w:cs="Arial"/>
          <w:lang w:val="en-US"/>
        </w:rPr>
        <w:t xml:space="preserve"> words)</w:t>
      </w:r>
    </w:p>
    <w:p w:rsidRPr="00520019" w:rsidR="00520019" w:rsidP="006F1403" w:rsidRDefault="00593D49" w14:paraId="2A40F307" w14:textId="1AB0DDE8">
      <w:pPr>
        <w:spacing w:line="480" w:lineRule="auto"/>
        <w:jc w:val="both"/>
        <w:rPr>
          <w:rFonts w:ascii="Arial" w:hAnsi="Arial" w:cs="Arial"/>
          <w:lang w:val="en-US"/>
        </w:rPr>
      </w:pPr>
      <w:ins w:author="Lennart Lüttgau" w:date="2021-07-06T10:28:00Z" w:id="77">
        <w:r w:rsidRPr="4D6442EE">
          <w:rPr>
            <w:rFonts w:ascii="Arial" w:hAnsi="Arial" w:cs="Arial"/>
            <w:lang w:val="en-US"/>
          </w:rPr>
          <w:t xml:space="preserve">Humans and other agents </w:t>
        </w:r>
      </w:ins>
      <w:ins w:author="Lennart Lüttgau" w:date="2021-07-06T10:35:00Z" w:id="78">
        <w:r w:rsidRPr="4D6442EE" w:rsidR="00661513">
          <w:rPr>
            <w:rFonts w:ascii="Arial" w:hAnsi="Arial" w:cs="Arial"/>
            <w:lang w:val="en-US"/>
          </w:rPr>
          <w:t xml:space="preserve">are </w:t>
        </w:r>
      </w:ins>
      <w:ins w:author="Lennart Lüttgau" w:date="2021-07-06T10:29:00Z" w:id="79">
        <w:r w:rsidRPr="4D6442EE">
          <w:rPr>
            <w:rFonts w:ascii="Arial" w:hAnsi="Arial" w:cs="Arial"/>
            <w:lang w:val="en-US"/>
          </w:rPr>
          <w:t>routinely</w:t>
        </w:r>
      </w:ins>
      <w:ins w:author="Lennart Lüttgau" w:date="2021-07-06T10:28:00Z" w:id="80">
        <w:r w:rsidRPr="4D6442EE">
          <w:rPr>
            <w:rFonts w:ascii="Arial" w:hAnsi="Arial" w:cs="Arial"/>
            <w:lang w:val="en-US"/>
          </w:rPr>
          <w:t xml:space="preserve"> </w:t>
        </w:r>
      </w:ins>
      <w:ins w:author="Lennart Lüttgau" w:date="2021-07-06T10:35:00Z" w:id="81">
        <w:r w:rsidRPr="4D6442EE" w:rsidR="00661513">
          <w:rPr>
            <w:rFonts w:ascii="Arial" w:hAnsi="Arial" w:cs="Arial"/>
            <w:lang w:val="en-US"/>
          </w:rPr>
          <w:t>confronted with</w:t>
        </w:r>
      </w:ins>
      <w:ins w:author="Lennart Lüttgau" w:date="2021-07-06T10:29:00Z" w:id="82">
        <w:r w:rsidRPr="4D6442EE">
          <w:rPr>
            <w:rFonts w:ascii="Arial" w:hAnsi="Arial" w:cs="Arial"/>
            <w:lang w:val="en-US"/>
          </w:rPr>
          <w:t xml:space="preserve"> d</w:t>
        </w:r>
      </w:ins>
      <w:r w:rsidRPr="4D6442EE" w:rsidR="00D67DE0">
        <w:rPr>
          <w:rFonts w:ascii="Arial" w:hAnsi="Arial" w:cs="Arial"/>
          <w:lang w:val="en-US"/>
        </w:rPr>
        <w:t xml:space="preserve">ecision-making </w:t>
      </w:r>
      <w:ins w:author="Lennart Lüttgau" w:date="2021-07-06T10:29:00Z" w:id="83">
        <w:r w:rsidRPr="4D6442EE">
          <w:rPr>
            <w:rFonts w:ascii="Arial" w:hAnsi="Arial" w:cs="Arial"/>
            <w:lang w:val="en-US"/>
          </w:rPr>
          <w:t xml:space="preserve">situations </w:t>
        </w:r>
      </w:ins>
      <w:r w:rsidRPr="4D6442EE" w:rsidR="0017434F">
        <w:rPr>
          <w:rFonts w:ascii="Arial" w:hAnsi="Arial" w:cs="Arial"/>
          <w:lang w:val="en-US"/>
        </w:rPr>
        <w:t>under stress, for example</w:t>
      </w:r>
      <w:r w:rsidRPr="4D6442EE" w:rsidR="00292F0F">
        <w:rPr>
          <w:rFonts w:ascii="Arial" w:hAnsi="Arial" w:cs="Arial"/>
          <w:lang w:val="en-US"/>
        </w:rPr>
        <w:t xml:space="preserve"> when</w:t>
      </w:r>
      <w:r w:rsidRPr="4D6442EE" w:rsidR="0017434F">
        <w:rPr>
          <w:rFonts w:ascii="Arial" w:hAnsi="Arial" w:cs="Arial"/>
          <w:lang w:val="en-US"/>
        </w:rPr>
        <w:t xml:space="preserve"> choosing an efficient and cheap </w:t>
      </w:r>
      <w:ins w:author="Lennart Lüttgau" w:date="2021-07-06T10:36:00Z" w:id="84">
        <w:r w:rsidRPr="4D6442EE" w:rsidR="00480253">
          <w:rPr>
            <w:rFonts w:ascii="Arial" w:hAnsi="Arial" w:cs="Arial"/>
            <w:lang w:val="en-US"/>
          </w:rPr>
          <w:t xml:space="preserve">way of commuting </w:t>
        </w:r>
      </w:ins>
      <w:r w:rsidRPr="4D6442EE" w:rsidR="0017434F">
        <w:rPr>
          <w:rFonts w:ascii="Arial" w:hAnsi="Arial" w:cs="Arial"/>
          <w:lang w:val="en-US"/>
        </w:rPr>
        <w:t>to work</w:t>
      </w:r>
      <w:ins w:author="Lennart Lüttgau" w:date="2021-07-06T10:36:00Z" w:id="85">
        <w:r w:rsidRPr="4D6442EE" w:rsidR="00480253">
          <w:rPr>
            <w:rFonts w:ascii="Arial" w:hAnsi="Arial" w:cs="Arial"/>
            <w:lang w:val="en-US"/>
          </w:rPr>
          <w:t>, despite running late</w:t>
        </w:r>
      </w:ins>
      <w:r w:rsidRPr="4D6442EE" w:rsidR="008545C4">
        <w:rPr>
          <w:rFonts w:ascii="Arial" w:hAnsi="Arial" w:cs="Arial"/>
          <w:lang w:val="en-US"/>
        </w:rPr>
        <w:t>.</w:t>
      </w:r>
      <w:r w:rsidRPr="4D6442EE" w:rsidR="00281BC2">
        <w:rPr>
          <w:rFonts w:ascii="Arial" w:hAnsi="Arial" w:cs="Arial"/>
          <w:lang w:val="en-US"/>
        </w:rPr>
        <w:t xml:space="preserve"> </w:t>
      </w:r>
      <w:r w:rsidRPr="4D6442EE" w:rsidR="008545C4">
        <w:rPr>
          <w:rFonts w:ascii="Arial" w:hAnsi="Arial" w:cs="Arial"/>
          <w:lang w:val="en-US"/>
        </w:rPr>
        <w:t>Different</w:t>
      </w:r>
      <w:r w:rsidRPr="4D6442EE" w:rsidR="00346C82">
        <w:rPr>
          <w:rFonts w:ascii="Arial" w:hAnsi="Arial" w:cs="Arial"/>
          <w:lang w:val="en-US"/>
        </w:rPr>
        <w:t xml:space="preserve"> choice </w:t>
      </w:r>
      <w:r w:rsidRPr="4D6442EE" w:rsidR="00281BC2">
        <w:rPr>
          <w:rFonts w:ascii="Arial" w:hAnsi="Arial" w:cs="Arial"/>
          <w:lang w:val="en-US"/>
        </w:rPr>
        <w:t>options</w:t>
      </w:r>
      <w:r w:rsidRPr="4D6442EE" w:rsidR="00346C82">
        <w:rPr>
          <w:rFonts w:ascii="Arial" w:hAnsi="Arial" w:cs="Arial"/>
          <w:lang w:val="en-US"/>
        </w:rPr>
        <w:t>,</w:t>
      </w:r>
      <w:r w:rsidRPr="4D6442EE" w:rsidR="00281BC2">
        <w:rPr>
          <w:rFonts w:ascii="Arial" w:hAnsi="Arial" w:cs="Arial"/>
          <w:lang w:val="en-US"/>
        </w:rPr>
        <w:t xml:space="preserve"> such as taking the car, bike or train</w:t>
      </w:r>
      <w:r w:rsidRPr="4D6442EE" w:rsidR="0017434F">
        <w:rPr>
          <w:rFonts w:ascii="Arial" w:hAnsi="Arial" w:cs="Arial"/>
          <w:lang w:val="en-US"/>
        </w:rPr>
        <w:t>,</w:t>
      </w:r>
      <w:r w:rsidRPr="4D6442EE" w:rsidR="00346C82">
        <w:rPr>
          <w:rFonts w:ascii="Arial" w:hAnsi="Arial" w:cs="Arial"/>
          <w:lang w:val="en-US"/>
        </w:rPr>
        <w:t xml:space="preserve"> </w:t>
      </w:r>
      <w:r w:rsidRPr="4D6442EE" w:rsidR="008545C4">
        <w:rPr>
          <w:rFonts w:ascii="Arial" w:hAnsi="Arial" w:cs="Arial"/>
          <w:lang w:val="en-US"/>
        </w:rPr>
        <w:t>are associated</w:t>
      </w:r>
      <w:r w:rsidRPr="4D6442EE" w:rsidR="00346C82">
        <w:rPr>
          <w:rFonts w:ascii="Arial" w:hAnsi="Arial" w:cs="Arial"/>
          <w:lang w:val="en-US"/>
        </w:rPr>
        <w:t xml:space="preserve"> with </w:t>
      </w:r>
      <w:r w:rsidRPr="4D6442EE" w:rsidR="008545C4">
        <w:rPr>
          <w:rFonts w:ascii="Arial" w:hAnsi="Arial" w:cs="Arial"/>
          <w:lang w:val="en-US"/>
        </w:rPr>
        <w:t xml:space="preserve">relatively </w:t>
      </w:r>
      <w:r w:rsidRPr="4D6442EE" w:rsidR="00346C82">
        <w:rPr>
          <w:rFonts w:ascii="Arial" w:hAnsi="Arial" w:cs="Arial"/>
          <w:lang w:val="en-US"/>
        </w:rPr>
        <w:t xml:space="preserve">stable </w:t>
      </w:r>
      <w:ins w:author="Lennart Lüttgau" w:date="2021-07-06T10:37:00Z" w:id="86">
        <w:r w:rsidRPr="4D6442EE" w:rsidR="0002094C">
          <w:rPr>
            <w:rFonts w:ascii="Arial" w:hAnsi="Arial" w:cs="Arial"/>
            <w:lang w:val="en-US"/>
          </w:rPr>
          <w:t xml:space="preserve">and predictable </w:t>
        </w:r>
      </w:ins>
      <w:r w:rsidRPr="4D6442EE" w:rsidR="00346C82">
        <w:rPr>
          <w:rFonts w:ascii="Arial" w:hAnsi="Arial" w:cs="Arial"/>
          <w:lang w:val="en-US"/>
        </w:rPr>
        <w:t>levels of</w:t>
      </w:r>
      <w:r w:rsidRPr="4D6442EE" w:rsidR="0017434F">
        <w:rPr>
          <w:rFonts w:ascii="Arial" w:hAnsi="Arial" w:cs="Arial"/>
          <w:lang w:val="en-US"/>
        </w:rPr>
        <w:t xml:space="preserve"> cost and</w:t>
      </w:r>
      <w:r w:rsidRPr="4D6442EE" w:rsidR="00346C82">
        <w:rPr>
          <w:rFonts w:ascii="Arial" w:hAnsi="Arial" w:cs="Arial"/>
          <w:lang w:val="en-US"/>
        </w:rPr>
        <w:t xml:space="preserve"> reward</w:t>
      </w:r>
      <w:r w:rsidRPr="4D6442EE" w:rsidR="00281BC2">
        <w:rPr>
          <w:rFonts w:ascii="Arial" w:hAnsi="Arial" w:cs="Arial"/>
          <w:lang w:val="en-US"/>
        </w:rPr>
        <w:t xml:space="preserve">. </w:t>
      </w:r>
      <w:r w:rsidRPr="4D6442EE" w:rsidR="00FA7B17">
        <w:rPr>
          <w:rFonts w:ascii="Arial" w:hAnsi="Arial" w:cs="Arial"/>
          <w:lang w:val="en-US"/>
        </w:rPr>
        <w:t>In contrast</w:t>
      </w:r>
      <w:r w:rsidRPr="4D6442EE" w:rsidR="00281BC2">
        <w:rPr>
          <w:rFonts w:ascii="Arial" w:hAnsi="Arial" w:cs="Arial"/>
          <w:lang w:val="en-US"/>
        </w:rPr>
        <w:t xml:space="preserve">, the weather forecast of the day, </w:t>
      </w:r>
      <w:proofErr w:type="gramStart"/>
      <w:r w:rsidRPr="4D6442EE" w:rsidR="00281BC2">
        <w:rPr>
          <w:rFonts w:ascii="Arial" w:hAnsi="Arial" w:cs="Arial"/>
          <w:lang w:val="en-US"/>
        </w:rPr>
        <w:t>a congestion</w:t>
      </w:r>
      <w:proofErr w:type="gramEnd"/>
      <w:r w:rsidRPr="4D6442EE" w:rsidR="00281BC2">
        <w:rPr>
          <w:rFonts w:ascii="Arial" w:hAnsi="Arial" w:cs="Arial"/>
          <w:lang w:val="en-US"/>
        </w:rPr>
        <w:t xml:space="preserve"> on the preferred route or a train delay</w:t>
      </w:r>
      <w:r w:rsidRPr="4D6442EE" w:rsidR="0017434F">
        <w:rPr>
          <w:rFonts w:ascii="Arial" w:hAnsi="Arial" w:cs="Arial"/>
          <w:lang w:val="en-US"/>
        </w:rPr>
        <w:t xml:space="preserve">, </w:t>
      </w:r>
      <w:r w:rsidRPr="4D6442EE" w:rsidR="00281BC2">
        <w:rPr>
          <w:rFonts w:ascii="Arial" w:hAnsi="Arial" w:cs="Arial"/>
          <w:lang w:val="en-US"/>
        </w:rPr>
        <w:t>are more volatile</w:t>
      </w:r>
      <w:ins w:author="Lennart Lüttgau" w:date="2021-07-06T10:37:00Z" w:id="87">
        <w:r w:rsidRPr="4D6442EE" w:rsidR="0002094C">
          <w:rPr>
            <w:rFonts w:ascii="Arial" w:hAnsi="Arial" w:cs="Arial"/>
            <w:lang w:val="en-US"/>
          </w:rPr>
          <w:t>, less predictable</w:t>
        </w:r>
      </w:ins>
      <w:r w:rsidRPr="4D6442EE" w:rsidR="00281BC2">
        <w:rPr>
          <w:rFonts w:ascii="Arial" w:hAnsi="Arial" w:cs="Arial"/>
          <w:lang w:val="en-US"/>
        </w:rPr>
        <w:t xml:space="preserve"> factor</w:t>
      </w:r>
      <w:r w:rsidRPr="4D6442EE" w:rsidR="00C821A2">
        <w:rPr>
          <w:rFonts w:ascii="Arial" w:hAnsi="Arial" w:cs="Arial"/>
          <w:lang w:val="en-US"/>
        </w:rPr>
        <w:t xml:space="preserve">s. Both, stable and volatile factors interact, </w:t>
      </w:r>
      <w:r w:rsidRPr="4D6442EE" w:rsidR="00277C76">
        <w:rPr>
          <w:rFonts w:ascii="Arial" w:hAnsi="Arial" w:cs="Arial"/>
          <w:lang w:val="en-US"/>
        </w:rPr>
        <w:t>in</w:t>
      </w:r>
      <w:r w:rsidRPr="4D6442EE" w:rsidR="00172318">
        <w:rPr>
          <w:rFonts w:ascii="Arial" w:hAnsi="Arial" w:cs="Arial"/>
          <w:lang w:val="en-US"/>
        </w:rPr>
        <w:t xml:space="preserve"> that</w:t>
      </w:r>
      <w:r w:rsidRPr="4D6442EE" w:rsidR="00AD2B76">
        <w:rPr>
          <w:rFonts w:ascii="Arial" w:hAnsi="Arial" w:cs="Arial"/>
          <w:lang w:val="en-US"/>
        </w:rPr>
        <w:t xml:space="preserve"> </w:t>
      </w:r>
      <w:r w:rsidRPr="4D6442EE" w:rsidR="00C821A2">
        <w:rPr>
          <w:rFonts w:ascii="Arial" w:hAnsi="Arial" w:cs="Arial"/>
          <w:lang w:val="en-US"/>
        </w:rPr>
        <w:t xml:space="preserve">cycling to work </w:t>
      </w:r>
      <w:r w:rsidRPr="4D6442EE" w:rsidR="00277C76">
        <w:rPr>
          <w:rFonts w:ascii="Arial" w:hAnsi="Arial" w:cs="Arial"/>
          <w:lang w:val="en-US"/>
        </w:rPr>
        <w:t>may be</w:t>
      </w:r>
      <w:r w:rsidRPr="4D6442EE" w:rsidR="00172318">
        <w:rPr>
          <w:rFonts w:ascii="Arial" w:hAnsi="Arial" w:cs="Arial"/>
          <w:lang w:val="en-US"/>
        </w:rPr>
        <w:t xml:space="preserve"> rewarding </w:t>
      </w:r>
      <w:ins w:author="Lennart Lüttgau" w:date="2021-07-06T10:32:00Z" w:id="88">
        <w:r w:rsidRPr="4D6442EE" w:rsidR="00EE4750">
          <w:rPr>
            <w:rFonts w:ascii="Arial" w:hAnsi="Arial" w:cs="Arial"/>
            <w:lang w:val="en-US"/>
          </w:rPr>
          <w:t>in</w:t>
        </w:r>
      </w:ins>
      <w:r w:rsidRPr="4D6442EE" w:rsidR="00C821A2">
        <w:rPr>
          <w:rFonts w:ascii="Arial" w:hAnsi="Arial" w:cs="Arial"/>
          <w:lang w:val="en-US"/>
        </w:rPr>
        <w:t xml:space="preserve"> sunny</w:t>
      </w:r>
      <w:r w:rsidRPr="4D6442EE" w:rsidR="00FA7B17">
        <w:rPr>
          <w:rFonts w:ascii="Arial" w:hAnsi="Arial" w:cs="Arial"/>
          <w:lang w:val="en-US"/>
        </w:rPr>
        <w:t xml:space="preserve"> </w:t>
      </w:r>
      <w:ins w:author="Lennart Lüttgau" w:date="2021-07-06T10:32:00Z" w:id="89">
        <w:r w:rsidRPr="4D6442EE" w:rsidR="00EE4750">
          <w:rPr>
            <w:rFonts w:ascii="Arial" w:hAnsi="Arial" w:cs="Arial"/>
            <w:lang w:val="en-US"/>
          </w:rPr>
          <w:t xml:space="preserve">weather </w:t>
        </w:r>
      </w:ins>
      <w:r w:rsidRPr="4D6442EE" w:rsidR="00FA7B17">
        <w:rPr>
          <w:rFonts w:ascii="Arial" w:hAnsi="Arial" w:cs="Arial"/>
          <w:lang w:val="en-US"/>
        </w:rPr>
        <w:t>but not</w:t>
      </w:r>
      <w:ins w:author="Lennart Lüttgau" w:date="2021-07-06T10:32:00Z" w:id="90">
        <w:r w:rsidRPr="4D6442EE" w:rsidR="00EE4750">
          <w:rPr>
            <w:rFonts w:ascii="Arial" w:hAnsi="Arial" w:cs="Arial"/>
            <w:lang w:val="en-US"/>
          </w:rPr>
          <w:t xml:space="preserve"> on a</w:t>
        </w:r>
      </w:ins>
      <w:r w:rsidRPr="4D6442EE" w:rsidR="00FA7B17">
        <w:rPr>
          <w:rFonts w:ascii="Arial" w:hAnsi="Arial" w:cs="Arial"/>
          <w:lang w:val="en-US"/>
        </w:rPr>
        <w:t xml:space="preserve"> rainy </w:t>
      </w:r>
      <w:r w:rsidRPr="4D6442EE" w:rsidR="00C821A2">
        <w:rPr>
          <w:rFonts w:ascii="Arial" w:hAnsi="Arial" w:cs="Arial"/>
          <w:lang w:val="en-US"/>
        </w:rPr>
        <w:t>day</w:t>
      </w:r>
      <w:r w:rsidRPr="4D6442EE" w:rsidR="00172318">
        <w:rPr>
          <w:rFonts w:ascii="Arial" w:hAnsi="Arial" w:cs="Arial"/>
          <w:lang w:val="en-US"/>
        </w:rPr>
        <w:t>.</w:t>
      </w:r>
      <w:r w:rsidRPr="4D6442EE" w:rsidR="00281BC2">
        <w:rPr>
          <w:rFonts w:ascii="Arial" w:hAnsi="Arial" w:cs="Arial"/>
          <w:lang w:val="en-US"/>
        </w:rPr>
        <w:t xml:space="preserve"> </w:t>
      </w:r>
      <w:r w:rsidRPr="4D6442EE" w:rsidR="00AD2B76">
        <w:rPr>
          <w:rFonts w:ascii="Arial" w:hAnsi="Arial" w:cs="Arial"/>
          <w:lang w:val="en-US"/>
        </w:rPr>
        <w:t xml:space="preserve">Stress </w:t>
      </w:r>
      <w:ins w:author="Lennart Lüttgau" w:date="2021-07-06T10:33:00Z" w:id="91">
        <w:r w:rsidRPr="4D6442EE" w:rsidR="003B7F5C">
          <w:rPr>
            <w:rFonts w:ascii="Arial" w:hAnsi="Arial" w:cs="Arial"/>
            <w:lang w:val="en-US"/>
          </w:rPr>
          <w:t>impacts</w:t>
        </w:r>
      </w:ins>
      <w:r w:rsidRPr="4D6442EE" w:rsidR="00245ABD">
        <w:rPr>
          <w:rFonts w:ascii="Arial" w:hAnsi="Arial" w:cs="Arial"/>
          <w:lang w:val="en-US"/>
        </w:rPr>
        <w:t xml:space="preserve"> individuals'</w:t>
      </w:r>
      <w:r w:rsidRPr="4D6442EE" w:rsidR="008545C4">
        <w:rPr>
          <w:rFonts w:ascii="Arial" w:hAnsi="Arial" w:cs="Arial"/>
          <w:lang w:val="en-US"/>
        </w:rPr>
        <w:t xml:space="preserve"> </w:t>
      </w:r>
      <w:ins w:author="Lennart Lüttgau" w:date="2021-07-06T10:32:00Z" w:id="92">
        <w:r w:rsidRPr="4D6442EE" w:rsidR="003B7F5C">
          <w:rPr>
            <w:rFonts w:ascii="Arial" w:hAnsi="Arial" w:cs="Arial"/>
            <w:lang w:val="en-US"/>
          </w:rPr>
          <w:t>emotions, mood</w:t>
        </w:r>
      </w:ins>
      <w:ins w:author="Lennart Lüttgau" w:date="2021-07-06T10:33:00Z" w:id="93">
        <w:r w:rsidRPr="4D6442EE" w:rsidR="003B7F5C">
          <w:rPr>
            <w:rFonts w:ascii="Arial" w:hAnsi="Arial" w:cs="Arial"/>
            <w:lang w:val="en-US"/>
          </w:rPr>
          <w:t xml:space="preserve">, </w:t>
        </w:r>
      </w:ins>
      <w:r w:rsidRPr="4D6442EE" w:rsidR="00346C82">
        <w:rPr>
          <w:rFonts w:ascii="Arial" w:hAnsi="Arial" w:cs="Arial"/>
          <w:lang w:val="en-US"/>
        </w:rPr>
        <w:t>physiological</w:t>
      </w:r>
      <w:r w:rsidRPr="4D6442EE" w:rsidR="00FA7B17">
        <w:rPr>
          <w:rFonts w:ascii="Arial" w:hAnsi="Arial" w:cs="Arial"/>
          <w:lang w:val="en-US"/>
        </w:rPr>
        <w:t xml:space="preserve"> </w:t>
      </w:r>
      <w:r w:rsidRPr="4D6442EE" w:rsidR="00AD2B76">
        <w:rPr>
          <w:rFonts w:ascii="Arial" w:hAnsi="Arial" w:cs="Arial"/>
          <w:lang w:val="en-US"/>
        </w:rPr>
        <w:t>response</w:t>
      </w:r>
      <w:r w:rsidRPr="4D6442EE" w:rsidR="00172318">
        <w:rPr>
          <w:rFonts w:ascii="Arial" w:hAnsi="Arial" w:cs="Arial"/>
          <w:lang w:val="en-US"/>
        </w:rPr>
        <w:t>s</w:t>
      </w:r>
      <w:r w:rsidRPr="4D6442EE" w:rsidR="00AD2B76">
        <w:rPr>
          <w:rFonts w:ascii="Arial" w:hAnsi="Arial" w:cs="Arial"/>
          <w:lang w:val="en-US"/>
        </w:rPr>
        <w:t xml:space="preserve"> </w:t>
      </w:r>
      <w:r w:rsidRPr="4D6442EE" w:rsidR="00C821A2">
        <w:rPr>
          <w:rFonts w:ascii="Arial" w:hAnsi="Arial" w:cs="Arial"/>
          <w:lang w:val="en-US"/>
        </w:rPr>
        <w:t>and</w:t>
      </w:r>
      <w:r w:rsidRPr="4D6442EE" w:rsidR="00D67DE0">
        <w:rPr>
          <w:rFonts w:ascii="Arial" w:hAnsi="Arial" w:cs="Arial"/>
          <w:lang w:val="en-US"/>
        </w:rPr>
        <w:t xml:space="preserve"> </w:t>
      </w:r>
      <w:ins w:author="Lennart Lüttgau" w:date="2021-07-06T10:33:00Z" w:id="94">
        <w:r w:rsidRPr="4D6442EE" w:rsidR="003B7F5C">
          <w:rPr>
            <w:rFonts w:ascii="Arial" w:hAnsi="Arial" w:cs="Arial"/>
            <w:lang w:val="en-US"/>
          </w:rPr>
          <w:t xml:space="preserve">may affect </w:t>
        </w:r>
      </w:ins>
      <w:r w:rsidRPr="4D6442EE" w:rsidR="00AD2B76">
        <w:rPr>
          <w:rFonts w:ascii="Arial" w:hAnsi="Arial" w:cs="Arial"/>
          <w:lang w:val="en-US"/>
        </w:rPr>
        <w:t xml:space="preserve">their </w:t>
      </w:r>
      <w:ins w:author="Lennart Lüttgau" w:date="2021-07-06T12:04:00Z" w:id="95">
        <w:r w:rsidRPr="4D6442EE" w:rsidR="00BD6013">
          <w:rPr>
            <w:rFonts w:ascii="Arial" w:hAnsi="Arial" w:cs="Arial"/>
            <w:lang w:val="en-US"/>
          </w:rPr>
          <w:t>cognitive processing resources</w:t>
        </w:r>
      </w:ins>
      <w:ins w:author="Sjoerds, Z." w:date="2021-07-07T11:31:00Z" w:id="96">
        <w:r w:rsidRPr="4D6442EE" w:rsidR="76EE8204">
          <w:rPr>
            <w:rFonts w:ascii="Arial" w:hAnsi="Arial" w:cs="Arial"/>
            <w:lang w:val="en-US"/>
          </w:rPr>
          <w:t xml:space="preserve">, influencing their decision-making </w:t>
        </w:r>
        <w:commentRangeStart w:id="97"/>
        <w:r w:rsidRPr="4D6442EE" w:rsidR="76EE8204">
          <w:rPr>
            <w:rFonts w:ascii="Arial" w:hAnsi="Arial" w:cs="Arial"/>
            <w:lang w:val="en-US"/>
          </w:rPr>
          <w:t>strategies</w:t>
        </w:r>
      </w:ins>
      <w:commentRangeEnd w:id="97"/>
      <w:r>
        <w:commentReference w:id="97"/>
      </w:r>
      <w:ins w:author="Lennart Lüttgau" w:date="2021-07-06T10:34:00Z" w:id="98">
        <w:r w:rsidRPr="4D6442EE" w:rsidR="003B7F5C">
          <w:rPr>
            <w:rFonts w:ascii="Arial" w:hAnsi="Arial" w:cs="Arial"/>
            <w:lang w:val="en-US"/>
          </w:rPr>
          <w:t>. This might especially be relevant in situations</w:t>
        </w:r>
      </w:ins>
      <w:ins w:author="Lennart Lüttgau" w:date="2021-07-06T10:35:00Z" w:id="99">
        <w:r w:rsidRPr="4D6442EE" w:rsidR="003B7F5C">
          <w:rPr>
            <w:rFonts w:ascii="Arial" w:hAnsi="Arial" w:cs="Arial"/>
            <w:lang w:val="en-US"/>
          </w:rPr>
          <w:t xml:space="preserve"> that afford high behavioral flexibility</w:t>
        </w:r>
      </w:ins>
      <w:ins w:author="Lennart Lüttgau" w:date="2021-07-06T10:34:00Z" w:id="100">
        <w:r w:rsidRPr="4D6442EE" w:rsidR="003B7F5C">
          <w:rPr>
            <w:rFonts w:ascii="Arial" w:hAnsi="Arial" w:cs="Arial"/>
            <w:lang w:val="en-US"/>
          </w:rPr>
          <w:t xml:space="preserve">, </w:t>
        </w:r>
      </w:ins>
      <w:ins w:author="Lennart Lüttgau" w:date="2021-07-06T10:35:00Z" w:id="101">
        <w:r w:rsidRPr="4D6442EE" w:rsidR="003B7F5C">
          <w:rPr>
            <w:rFonts w:ascii="Arial" w:hAnsi="Arial" w:cs="Arial"/>
            <w:lang w:val="en-US"/>
          </w:rPr>
          <w:t xml:space="preserve">for instance </w:t>
        </w:r>
      </w:ins>
      <w:r w:rsidRPr="4D6442EE" w:rsidR="00DE7E87">
        <w:rPr>
          <w:rFonts w:ascii="Arial" w:hAnsi="Arial" w:cs="Arial"/>
          <w:lang w:val="en-US"/>
        </w:rPr>
        <w:t>in constantly changing environment</w:t>
      </w:r>
      <w:ins w:author="Lennart Lüttgau" w:date="2021-07-06T10:35:00Z" w:id="102">
        <w:r w:rsidRPr="4D6442EE" w:rsidR="003B7F5C">
          <w:rPr>
            <w:rFonts w:ascii="Arial" w:hAnsi="Arial" w:cs="Arial"/>
            <w:lang w:val="en-US"/>
          </w:rPr>
          <w:t>s</w:t>
        </w:r>
      </w:ins>
      <w:r w:rsidRPr="4D6442EE" w:rsidR="00C821A2">
        <w:rPr>
          <w:rFonts w:ascii="Arial" w:hAnsi="Arial" w:cs="Arial"/>
          <w:lang w:val="en-US"/>
        </w:rPr>
        <w:t>.</w:t>
      </w:r>
      <w:r w:rsidRPr="4D6442EE" w:rsidR="0017434F">
        <w:rPr>
          <w:rFonts w:ascii="Arial" w:hAnsi="Arial" w:cs="Arial"/>
          <w:lang w:val="en-US"/>
        </w:rPr>
        <w:t xml:space="preserve"> </w:t>
      </w:r>
      <w:r w:rsidRPr="4D6442EE" w:rsidR="008764F6">
        <w:rPr>
          <w:rFonts w:ascii="Arial" w:hAnsi="Arial" w:cs="Arial"/>
          <w:lang w:val="en-US"/>
        </w:rPr>
        <w:t>Stress is</w:t>
      </w:r>
      <w:r w:rsidRPr="4D6442EE" w:rsidR="00553BFA">
        <w:rPr>
          <w:rFonts w:ascii="Arial" w:hAnsi="Arial" w:cs="Arial"/>
          <w:lang w:val="en-US"/>
        </w:rPr>
        <w:t xml:space="preserve"> also</w:t>
      </w:r>
      <w:r w:rsidRPr="4D6442EE" w:rsidR="008764F6">
        <w:rPr>
          <w:rFonts w:ascii="Arial" w:hAnsi="Arial" w:cs="Arial"/>
          <w:lang w:val="en-US"/>
        </w:rPr>
        <w:t xml:space="preserve"> an important factor in causing and maintaining psychiatric </w:t>
      </w:r>
      <w:ins w:author="Lennart Lüttgau" w:date="2021-07-06T10:43:00Z" w:id="103">
        <w:r w:rsidRPr="4D6442EE" w:rsidR="00CE74E4">
          <w:rPr>
            <w:rFonts w:ascii="Arial" w:hAnsi="Arial" w:cs="Arial"/>
            <w:lang w:val="en-US"/>
          </w:rPr>
          <w:t xml:space="preserve">conditions </w:t>
        </w:r>
      </w:ins>
      <w:r w:rsidRPr="4D6442EE">
        <w:rPr>
          <w:rFonts w:ascii="Arial" w:hAnsi="Arial" w:cs="Arial"/>
          <w:lang w:val="en-US"/>
        </w:rPr>
        <w:fldChar w:fldCharType="begin" w:fldLock="1"/>
      </w:r>
      <w:r w:rsidRPr="4D6442EE">
        <w:rPr>
          <w:rFonts w:ascii="Arial" w:hAnsi="Arial" w:cs="Arial"/>
          <w:lang w:val="en-US"/>
        </w:rPr>
        <w:instrText>ADDIN CSL_CITATION {"citationItems":[{"id":"ITEM-1","itemData":{"DOI":"10.1196/annals.1314.001","ISSN":"00778923","PMID":"15677391","abstract":"Stress promotes adaptation, but prolonged stress leads over time to wear-and-tear on the body (allostatic load). Neural changes mirror the pattern seen in other body systems, that is, short-term adaptation vs. long-term damage. Allostatic load leads to impaired immunity, atherosclerosis, obesity, bone demineralization, and atrophy of nerve cells in the brain. Many of these processes are seen in major depressive illness and may be expressed also in other chronic anxiety disorders. The brain controls the physiological and behavioral coping responses to daily events and stressors. The hippocampal formation expresses high levels of adrenal steroid receptors and is a malleable brain structure that is important for certain types of learning and memory. It is also vulnerable to the effects of stress and trauma. The amygdala mediates physiological and behavioral responses associated with fear. The prefrontal cortex plays an important role in working memory and executive function and is also involved in extinction of learning. All three regions are targets of stress hormones. In animal models, neurons in the hippocampus and prefrontal cortex respond to repeated stress by showing atrophy, whereas neurons in amygdala show a growth response. Yet, these are not necessarily \"damaged\" and may be treatable with the right medications. © 2004 New York Academy of Sciences.","author":[{"dropping-particle":"","family":"McEwen","given":"Bruce S.","non-dropping-particle":"","parse-names":false,"suffix":""}],"container-title":"Annals of the New York Academy of Sciences","id":"ITEM-1","issued":{"date-parts":[["2004"]]},"page":"1-7","title":"Protection and damage from acute and chronic stress: Allostasis and allostatic overload and relevance to the pathophysiology of psychiatric disorders","type":"article-journal","volume":"1032"},"uris":["http://www.mendeley.com/documents/?uuid=1e054c9f-d11a-4127-b6c3-e06f323b1d4a"]}],"mendeley":{"formattedCitation":"(McEwen, 2004)","plainTextFormattedCitation":"(McEwen, 2004)","previouslyFormattedCitation":"(McEwen, 2004)"},"properties":{"noteIndex":0},"schema":"https://github.com/citation-style-language/schema/raw/master/csl-citation.json"}</w:instrText>
      </w:r>
      <w:r w:rsidRPr="4D6442EE">
        <w:rPr>
          <w:rFonts w:ascii="Arial" w:hAnsi="Arial" w:cs="Arial"/>
          <w:lang w:val="en-US"/>
        </w:rPr>
        <w:fldChar w:fldCharType="separate"/>
      </w:r>
      <w:r w:rsidRPr="4D6442EE" w:rsidR="008764F6">
        <w:rPr>
          <w:rFonts w:ascii="Arial" w:hAnsi="Arial" w:cs="Arial"/>
          <w:noProof/>
          <w:lang w:val="en-US"/>
        </w:rPr>
        <w:t>(McEwen, 2004)</w:t>
      </w:r>
      <w:r w:rsidRPr="4D6442EE">
        <w:rPr>
          <w:rFonts w:ascii="Arial" w:hAnsi="Arial" w:cs="Arial"/>
          <w:lang w:val="en-US"/>
        </w:rPr>
        <w:fldChar w:fldCharType="end"/>
      </w:r>
      <w:r w:rsidRPr="4D6442EE" w:rsidR="008764F6">
        <w:rPr>
          <w:rFonts w:ascii="Arial" w:hAnsi="Arial" w:cs="Arial"/>
          <w:lang w:val="en-US"/>
        </w:rPr>
        <w:t xml:space="preserve"> and health-related behavior in general </w:t>
      </w:r>
      <w:r w:rsidRPr="4D6442EE">
        <w:rPr>
          <w:rFonts w:ascii="Arial" w:hAnsi="Arial" w:cs="Arial"/>
          <w:lang w:val="en-US"/>
        </w:rPr>
        <w:fldChar w:fldCharType="begin" w:fldLock="1"/>
      </w:r>
      <w:r w:rsidRPr="4D6442EE">
        <w:rPr>
          <w:rFonts w:ascii="Arial" w:hAnsi="Arial" w:cs="Arial"/>
          <w:lang w:val="en-US"/>
        </w:rPr>
        <w:instrText>ADDIN CSL_CITATION {"citationItems":[{"id":"ITEM-1","itemData":{"DOI":"10.1177/1745691616646305","ISSN":"17456924","PMID":"27474134","abstract":"In this article, we argued that the term stress has served as a valuable heuristic, helping researchers to integrate traditions that illuminate different stages of the process linking stressful life events to disease. We provided a short history of three traditions in the study of stress: the epidemiological, psychological, and biological. The epidemiological tradition focuses on defining which circumstances and experiences are deemed stressful on the basis of consensual agreement that they constitute threats to social or physical well-being. The psychological tradition focuses on individuals’ perceptions of the stress presented by life events on the basis of their appraisals of the threats posed and the availability of effective coping resources. The biological tradition focuses on brain-based perturbations of physiological systems that are otherwise essential for normal homeostatic regulation and metabolic control. The foci of these three traditions have informed elements of a stage model of disease, wherein events appraised as stressful are viewed as triggering affective states that in turn engender behavioral and biological responses having possible downstream implications for disease.","author":[{"dropping-particle":"","family":"Cohen","given":"Sheldon","non-dropping-particle":"","parse-names":false,"suffix":""},{"dropping-particle":"","family":"Gianaros","given":"Peter J.","non-dropping-particle":"","parse-names":false,"suffix":""},{"dropping-particle":"","family":"Manuck","given":"Stephen B.","non-dropping-particle":"","parse-names":false,"suffix":""}],"container-title":"Perspectives on Psychological Science","id":"ITEM-1","issue":"4","issued":{"date-parts":[["2016"]]},"page":"456-463","title":"A Stage Model of Stress and Disease","type":"article-journal","volume":"11"},"uris":["http://www.mendeley.com/documents/?uuid=6cc86dd5-5873-419a-b524-aaf88d62230e"]}],"mendeley":{"formattedCitation":"(Cohen et al., 2016)","plainTextFormattedCitation":"(Cohen et al., 2016)","previouslyFormattedCitation":"(Cohen et al., 2016)"},"properties":{"noteIndex":0},"schema":"https://github.com/citation-style-language/schema/raw/master/csl-citation.json"}</w:instrText>
      </w:r>
      <w:r w:rsidRPr="4D6442EE">
        <w:rPr>
          <w:rFonts w:ascii="Arial" w:hAnsi="Arial" w:cs="Arial"/>
          <w:lang w:val="en-US"/>
        </w:rPr>
        <w:fldChar w:fldCharType="separate"/>
      </w:r>
      <w:r w:rsidRPr="4D6442EE" w:rsidR="005213EF">
        <w:rPr>
          <w:rFonts w:ascii="Arial" w:hAnsi="Arial" w:cs="Arial"/>
          <w:noProof/>
          <w:lang w:val="en-US"/>
        </w:rPr>
        <w:t>(Cohen et al., 2016)</w:t>
      </w:r>
      <w:r w:rsidRPr="4D6442EE">
        <w:rPr>
          <w:rFonts w:ascii="Arial" w:hAnsi="Arial" w:cs="Arial"/>
          <w:lang w:val="en-US"/>
        </w:rPr>
        <w:fldChar w:fldCharType="end"/>
      </w:r>
      <w:r w:rsidRPr="4D6442EE" w:rsidR="008764F6">
        <w:rPr>
          <w:rFonts w:ascii="Arial" w:hAnsi="Arial" w:cs="Arial"/>
          <w:lang w:val="en-US"/>
        </w:rPr>
        <w:t xml:space="preserve">. </w:t>
      </w:r>
      <w:del w:author="Lennart Luettgau" w:date="2021-08-23T21:47:00Z" w:id="104">
        <w:r w:rsidRPr="4D6442EE" w:rsidDel="008764F6">
          <w:rPr>
            <w:rFonts w:ascii="Arial" w:hAnsi="Arial" w:cs="Arial"/>
            <w:lang w:val="en-US"/>
          </w:rPr>
          <w:delText xml:space="preserve">Understanding </w:delText>
        </w:r>
      </w:del>
      <w:ins w:author="Lennart Luettgau" w:date="2021-08-23T21:47:00Z" w:id="105">
        <w:r w:rsidRPr="4D6442EE" w:rsidR="00B77463">
          <w:rPr>
            <w:rFonts w:ascii="Arial" w:hAnsi="Arial" w:cs="Arial"/>
            <w:lang w:val="en-US"/>
          </w:rPr>
          <w:t xml:space="preserve">Therefore, </w:t>
        </w:r>
      </w:ins>
      <w:ins w:author="Lennart Luettgau" w:date="2021-08-23T21:49:00Z" w:id="106">
        <w:r w:rsidRPr="4D6442EE" w:rsidR="00AF1D88">
          <w:rPr>
            <w:rFonts w:ascii="Arial" w:hAnsi="Arial" w:cs="Arial"/>
            <w:lang w:val="en-US"/>
          </w:rPr>
          <w:t xml:space="preserve">the development of a model of how stress affects choice behavior in healthy individuals is pivotal for </w:t>
        </w:r>
      </w:ins>
      <w:del w:author="Lennart Luettgau" w:date="2021-08-23T21:51:00Z" w:id="107">
        <w:r w:rsidRPr="4D6442EE" w:rsidDel="00536DE8">
          <w:rPr>
            <w:rFonts w:ascii="Arial" w:hAnsi="Arial" w:cs="Arial"/>
            <w:lang w:val="en-US"/>
          </w:rPr>
          <w:delText>the impact of stress on decision-making</w:delText>
        </w:r>
        <w:r w:rsidRPr="4D6442EE" w:rsidDel="00EB3791">
          <w:rPr>
            <w:rFonts w:ascii="Arial" w:hAnsi="Arial" w:cs="Arial"/>
            <w:lang w:val="en-US"/>
          </w:rPr>
          <w:delText xml:space="preserve"> is</w:delText>
        </w:r>
        <w:r w:rsidRPr="4D6442EE" w:rsidDel="00536DE8">
          <w:rPr>
            <w:rFonts w:ascii="Arial" w:hAnsi="Arial" w:cs="Arial"/>
            <w:lang w:val="en-US"/>
          </w:rPr>
          <w:delText xml:space="preserve"> essential to develop </w:delText>
        </w:r>
      </w:del>
      <w:r w:rsidRPr="4D6442EE" w:rsidR="00536DE8">
        <w:rPr>
          <w:rFonts w:ascii="Arial" w:hAnsi="Arial" w:cs="Arial"/>
          <w:lang w:val="en-US"/>
        </w:rPr>
        <w:t xml:space="preserve">a </w:t>
      </w:r>
      <w:r w:rsidRPr="4D6442EE" w:rsidR="008764F6">
        <w:rPr>
          <w:rFonts w:ascii="Arial" w:hAnsi="Arial" w:cs="Arial"/>
          <w:lang w:val="en-US"/>
        </w:rPr>
        <w:t xml:space="preserve">mechanistic understanding of </w:t>
      </w:r>
      <w:ins w:author="Sjoerds, Z." w:date="2021-08-25T08:52:00Z" w:id="108">
        <w:r w:rsidRPr="4D6442EE" w:rsidR="27D34600">
          <w:rPr>
            <w:rFonts w:ascii="Arial" w:hAnsi="Arial" w:cs="Arial"/>
            <w:lang w:val="en-US"/>
          </w:rPr>
          <w:t xml:space="preserve">maladaptive behavior from daily mistakes to </w:t>
        </w:r>
      </w:ins>
      <w:r w:rsidRPr="4D6442EE" w:rsidR="00EB3791">
        <w:rPr>
          <w:rFonts w:ascii="Arial" w:hAnsi="Arial" w:cs="Arial"/>
          <w:lang w:val="en-US"/>
        </w:rPr>
        <w:t xml:space="preserve">psychiatric </w:t>
      </w:r>
      <w:r w:rsidRPr="4D6442EE" w:rsidR="00E551B3">
        <w:rPr>
          <w:rFonts w:ascii="Arial" w:hAnsi="Arial" w:cs="Arial"/>
          <w:lang w:val="en-US"/>
        </w:rPr>
        <w:t>disorders</w:t>
      </w:r>
      <w:del w:author="Lennart Luettgau" w:date="2021-08-23T21:50:00Z" w:id="109">
        <w:r w:rsidRPr="4D6442EE" w:rsidDel="00B36ECE">
          <w:rPr>
            <w:rFonts w:ascii="Arial" w:hAnsi="Arial" w:cs="Arial"/>
            <w:lang w:val="en-US"/>
          </w:rPr>
          <w:delText xml:space="preserve"> and</w:delText>
        </w:r>
        <w:r w:rsidRPr="4D6442EE" w:rsidDel="00E551B3">
          <w:rPr>
            <w:rFonts w:ascii="Arial" w:hAnsi="Arial" w:cs="Arial"/>
            <w:lang w:val="en-US"/>
          </w:rPr>
          <w:delText xml:space="preserve"> necessitates</w:delText>
        </w:r>
        <w:r w:rsidRPr="4D6442EE" w:rsidDel="00EB3791">
          <w:rPr>
            <w:rFonts w:ascii="Arial" w:hAnsi="Arial" w:cs="Arial"/>
            <w:lang w:val="en-US"/>
          </w:rPr>
          <w:delText xml:space="preserve"> </w:delText>
        </w:r>
        <w:r w:rsidRPr="4D6442EE" w:rsidDel="00E551B3">
          <w:rPr>
            <w:rFonts w:ascii="Arial" w:hAnsi="Arial" w:cs="Arial"/>
            <w:lang w:val="en-US"/>
          </w:rPr>
          <w:delText>a</w:delText>
        </w:r>
      </w:del>
      <w:del w:author="Lennart Luettgau" w:date="2021-08-23T21:49:00Z" w:id="110">
        <w:r w:rsidRPr="4D6442EE" w:rsidDel="00E551B3">
          <w:rPr>
            <w:rFonts w:ascii="Arial" w:hAnsi="Arial" w:cs="Arial"/>
            <w:lang w:val="en-US"/>
          </w:rPr>
          <w:delText xml:space="preserve"> model of</w:delText>
        </w:r>
        <w:r w:rsidRPr="4D6442EE" w:rsidDel="00EB3791">
          <w:rPr>
            <w:rFonts w:ascii="Arial" w:hAnsi="Arial" w:cs="Arial"/>
            <w:lang w:val="en-US"/>
          </w:rPr>
          <w:delText xml:space="preserve"> how</w:delText>
        </w:r>
        <w:r w:rsidRPr="4D6442EE" w:rsidDel="00536DE8">
          <w:rPr>
            <w:rFonts w:ascii="Arial" w:hAnsi="Arial" w:cs="Arial"/>
            <w:lang w:val="en-US"/>
          </w:rPr>
          <w:delText xml:space="preserve"> </w:delText>
        </w:r>
      </w:del>
      <w:ins w:author="Lennart Lüttgau" w:date="2021-07-06T10:43:00Z" w:id="111">
        <w:del w:author="Lennart Luettgau" w:date="2021-08-23T21:49:00Z" w:id="112">
          <w:r w:rsidRPr="4D6442EE" w:rsidDel="00C07E25">
            <w:rPr>
              <w:rFonts w:ascii="Arial" w:hAnsi="Arial" w:cs="Arial"/>
              <w:lang w:val="en-US"/>
            </w:rPr>
            <w:delText xml:space="preserve">stress </w:delText>
          </w:r>
        </w:del>
      </w:ins>
      <w:ins w:author="Lennart Lüttgau" w:date="2021-07-06T10:44:00Z" w:id="113">
        <w:del w:author="Lennart Luettgau" w:date="2021-08-23T21:49:00Z" w:id="114">
          <w:r w:rsidRPr="4D6442EE" w:rsidDel="00C07E25">
            <w:rPr>
              <w:rFonts w:ascii="Arial" w:hAnsi="Arial" w:cs="Arial"/>
              <w:lang w:val="en-US"/>
            </w:rPr>
            <w:delText xml:space="preserve">affects choice behavior in </w:delText>
          </w:r>
        </w:del>
      </w:ins>
      <w:del w:author="Lennart Luettgau" w:date="2021-08-23T21:49:00Z" w:id="115">
        <w:r w:rsidRPr="4D6442EE" w:rsidDel="00536DE8">
          <w:rPr>
            <w:rFonts w:ascii="Arial" w:hAnsi="Arial" w:cs="Arial"/>
            <w:lang w:val="en-US"/>
          </w:rPr>
          <w:delText>healthy individuals</w:delText>
        </w:r>
      </w:del>
      <w:r w:rsidRPr="4D6442EE" w:rsidR="00A032A5">
        <w:rPr>
          <w:rFonts w:ascii="Arial" w:hAnsi="Arial" w:cs="Arial"/>
          <w:lang w:val="en-US"/>
        </w:rPr>
        <w:t xml:space="preserve">. </w:t>
      </w:r>
      <w:commentRangeStart w:id="116"/>
      <w:r w:rsidRPr="4D6442EE" w:rsidR="00536DE8">
        <w:rPr>
          <w:rFonts w:ascii="Arial" w:hAnsi="Arial" w:cs="Arial"/>
          <w:lang w:val="en-US"/>
        </w:rPr>
        <w:t>So far</w:t>
      </w:r>
      <w:ins w:author="Sjoerds, Z." w:date="2021-08-25T08:52:00Z" w:id="117">
        <w:r w:rsidRPr="4D6442EE" w:rsidR="02570AF4">
          <w:rPr>
            <w:rFonts w:ascii="Arial" w:hAnsi="Arial" w:cs="Arial"/>
            <w:lang w:val="en-US"/>
          </w:rPr>
          <w:t>,</w:t>
        </w:r>
      </w:ins>
      <w:r w:rsidRPr="4D6442EE" w:rsidR="00536DE8">
        <w:rPr>
          <w:rFonts w:ascii="Arial" w:hAnsi="Arial" w:cs="Arial"/>
          <w:lang w:val="en-US"/>
        </w:rPr>
        <w:t xml:space="preserve"> small</w:t>
      </w:r>
      <w:r w:rsidRPr="4D6442EE" w:rsidR="008764F6">
        <w:rPr>
          <w:rFonts w:ascii="Arial" w:hAnsi="Arial" w:cs="Arial"/>
          <w:lang w:val="en-US"/>
        </w:rPr>
        <w:t xml:space="preserve"> sample sizes, </w:t>
      </w:r>
      <w:proofErr w:type="spellStart"/>
      <w:r w:rsidRPr="4D6442EE" w:rsidR="00536DE8">
        <w:rPr>
          <w:rFonts w:ascii="Arial" w:hAnsi="Arial" w:cs="Arial"/>
          <w:lang w:val="en-US"/>
        </w:rPr>
        <w:t>heterogenous</w:t>
      </w:r>
      <w:proofErr w:type="spellEnd"/>
      <w:r w:rsidRPr="4D6442EE" w:rsidR="008764F6">
        <w:rPr>
          <w:rFonts w:ascii="Arial" w:hAnsi="Arial" w:cs="Arial"/>
          <w:lang w:val="en-US"/>
        </w:rPr>
        <w:t xml:space="preserve"> </w:t>
      </w:r>
      <w:r w:rsidRPr="4D6442EE" w:rsidR="009C37B8">
        <w:rPr>
          <w:rFonts w:ascii="Arial" w:hAnsi="Arial" w:cs="Arial"/>
          <w:lang w:val="en-US"/>
        </w:rPr>
        <w:t>subdomains in the operationalization of</w:t>
      </w:r>
      <w:r w:rsidRPr="4D6442EE" w:rsidR="008764F6">
        <w:rPr>
          <w:rFonts w:ascii="Arial" w:hAnsi="Arial" w:cs="Arial"/>
          <w:lang w:val="en-US"/>
        </w:rPr>
        <w:t xml:space="preserve"> </w:t>
      </w:r>
      <w:r w:rsidRPr="4D6442EE" w:rsidR="00DE36C2">
        <w:rPr>
          <w:rFonts w:ascii="Arial" w:hAnsi="Arial" w:cs="Arial"/>
          <w:lang w:val="en-US"/>
        </w:rPr>
        <w:t>decision-making</w:t>
      </w:r>
      <w:ins w:author="Sjoerds, Z." w:date="2021-08-25T08:53:00Z" w:id="118">
        <w:r w:rsidRPr="4D6442EE" w:rsidR="5C6F9E86">
          <w:rPr>
            <w:rFonts w:ascii="Arial" w:hAnsi="Arial" w:cs="Arial"/>
            <w:lang w:val="en-US"/>
          </w:rPr>
          <w:t>,</w:t>
        </w:r>
      </w:ins>
      <w:r w:rsidRPr="4D6442EE" w:rsidR="008764F6">
        <w:rPr>
          <w:rFonts w:ascii="Arial" w:hAnsi="Arial" w:cs="Arial"/>
          <w:lang w:val="en-US"/>
        </w:rPr>
        <w:t xml:space="preserve"> and methodological considerations with regard to the </w:t>
      </w:r>
      <w:r w:rsidRPr="4D6442EE" w:rsidR="009C37B8">
        <w:rPr>
          <w:rFonts w:ascii="Arial" w:hAnsi="Arial" w:cs="Arial"/>
          <w:lang w:val="en-US"/>
        </w:rPr>
        <w:t xml:space="preserve">type of </w:t>
      </w:r>
      <w:r w:rsidRPr="4D6442EE" w:rsidR="008764F6">
        <w:rPr>
          <w:rFonts w:ascii="Arial" w:hAnsi="Arial" w:cs="Arial"/>
          <w:lang w:val="en-US"/>
        </w:rPr>
        <w:t>stres</w:t>
      </w:r>
      <w:r w:rsidRPr="4D6442EE" w:rsidR="00CC2AAB">
        <w:rPr>
          <w:rFonts w:ascii="Arial" w:hAnsi="Arial" w:cs="Arial"/>
          <w:lang w:val="en-US"/>
        </w:rPr>
        <w:t>s</w:t>
      </w:r>
      <w:r w:rsidRPr="4D6442EE" w:rsidR="009C37B8">
        <w:rPr>
          <w:rFonts w:ascii="Arial" w:hAnsi="Arial" w:cs="Arial"/>
          <w:lang w:val="en-US"/>
        </w:rPr>
        <w:t xml:space="preserve">or </w:t>
      </w:r>
      <w:r w:rsidRPr="4D6442EE" w:rsidR="00536DE8">
        <w:rPr>
          <w:rFonts w:ascii="Arial" w:hAnsi="Arial" w:cs="Arial"/>
          <w:lang w:val="en-US"/>
        </w:rPr>
        <w:t>have complicated</w:t>
      </w:r>
      <w:r w:rsidRPr="4D6442EE" w:rsidR="008764F6">
        <w:rPr>
          <w:rFonts w:ascii="Arial" w:hAnsi="Arial" w:cs="Arial"/>
          <w:lang w:val="en-US"/>
        </w:rPr>
        <w:t xml:space="preserve"> the picture</w:t>
      </w:r>
      <w:ins w:author="Sjoerds, Z." w:date="2021-08-25T08:53:00Z" w:id="119">
        <w:r w:rsidRPr="4D6442EE" w:rsidR="28426468">
          <w:rPr>
            <w:rFonts w:ascii="Arial" w:hAnsi="Arial" w:cs="Arial"/>
            <w:lang w:val="en-US"/>
          </w:rPr>
          <w:t xml:space="preserve"> of these underlying mechanisms</w:t>
        </w:r>
      </w:ins>
      <w:r w:rsidRPr="4D6442EE" w:rsidR="008764F6">
        <w:rPr>
          <w:rFonts w:ascii="Arial" w:hAnsi="Arial" w:cs="Arial"/>
          <w:lang w:val="en-US"/>
        </w:rPr>
        <w:t xml:space="preserve"> </w:t>
      </w:r>
      <w:r w:rsidRPr="4D6442EE">
        <w:rPr>
          <w:rFonts w:ascii="Arial" w:hAnsi="Arial" w:cs="Arial"/>
          <w:lang w:val="en-US"/>
        </w:rPr>
        <w:fldChar w:fldCharType="begin" w:fldLock="1"/>
      </w:r>
      <w:r w:rsidRPr="4D6442EE">
        <w:rPr>
          <w:rFonts w:ascii="Arial" w:hAnsi="Arial" w:cs="Arial"/>
          <w:lang w:val="en-US"/>
        </w:rPr>
        <w:instrText>ADDIN CSL_CITATION {"citationItems":[{"id":"ITEM-1","itemData":{"DOI":"10.1016/j.cobeha.2016.11.015","ISSN":"2352-1546","abstract":"A wide range of stressful experiences can influence human decision making in complex ways beyond the simple predictions of a fight-or-flight model. Recent advances may provide insight into this complicated interaction, potentially in directions that could result in translational applications. Early research suggests that stress exposure influences basic neural circuits involved in reward processing and learning, while also biasing decisions towards habit and modulating our propensity to engage in risk-taking. That said, a substantial array of theoretical and methodological considerations in research on the topic challenge strong cross study comparisons necessary for the field to move forward. In this review we examine the multifaceted stress construct in the context of human decision making, emphasizing stress' effect on valuation, learning, and risk-taking.","author":[{"dropping-particle":"","family":"Porcelli","given":"Anthony J","non-dropping-particle":"","parse-names":false,"suffix":""},{"dropping-particle":"","family":"Delgado","given":"Mauricio R","non-dropping-particle":"","parse-names":false,"suffix":""}],"container-title":"Current opinion in behavioral sciences","id":"ITEM-1","issued":{"date-parts":[["2017","4"]]},"language":"eng","page":"33-39","title":"Stress and Decision Making: Effects on Valuation, Learning, and Risk-taking","type":"article-journal","volume":"14"},"uris":["http://www.mendeley.com/documents/?uuid=198e9bfd-408b-4b8c-b186-e99de156557a"]}],"mendeley":{"formattedCitation":"(Porcelli and Delgado, 2017)","plainTextFormattedCitation":"(Porcelli and Delgado, 2017)","previouslyFormattedCitation":"(Porcelli and Delgado, 2017)"},"properties":{"noteIndex":0},"schema":"https://github.com/citation-style-language/schema/raw/master/csl-citation.json"}</w:instrText>
      </w:r>
      <w:r w:rsidRPr="4D6442EE">
        <w:rPr>
          <w:rFonts w:ascii="Arial" w:hAnsi="Arial" w:cs="Arial"/>
          <w:lang w:val="en-US"/>
        </w:rPr>
        <w:fldChar w:fldCharType="separate"/>
      </w:r>
      <w:r w:rsidRPr="4D6442EE" w:rsidR="005213EF">
        <w:rPr>
          <w:rFonts w:ascii="Arial" w:hAnsi="Arial" w:cs="Arial"/>
          <w:noProof/>
          <w:lang w:val="en-US"/>
        </w:rPr>
        <w:t>(Porcelli and Delgado, 2017)</w:t>
      </w:r>
      <w:r w:rsidRPr="4D6442EE">
        <w:rPr>
          <w:rFonts w:ascii="Arial" w:hAnsi="Arial" w:cs="Arial"/>
          <w:lang w:val="en-US"/>
        </w:rPr>
        <w:fldChar w:fldCharType="end"/>
      </w:r>
      <w:r w:rsidRPr="4D6442EE" w:rsidR="00A032A5">
        <w:rPr>
          <w:rFonts w:ascii="Arial" w:hAnsi="Arial" w:cs="Arial"/>
          <w:lang w:val="en-US"/>
        </w:rPr>
        <w:t>.</w:t>
      </w:r>
      <w:commentRangeEnd w:id="116"/>
      <w:r>
        <w:commentReference w:id="116"/>
      </w:r>
    </w:p>
    <w:p w:rsidRPr="00A81717" w:rsidR="00F71203" w:rsidRDefault="004C2497" w14:paraId="36F045D8" w14:textId="16ED2043">
      <w:pPr>
        <w:spacing w:line="480" w:lineRule="auto"/>
        <w:ind w:firstLine="708"/>
        <w:jc w:val="both"/>
        <w:rPr>
          <w:rFonts w:ascii="Arial" w:hAnsi="Arial" w:cs="Arial"/>
          <w:lang w:val="en-US"/>
        </w:rPr>
        <w:pPrChange w:author="Sjoerds, Z." w:date="2021-08-25T08:53:00Z" w:id="120">
          <w:pPr>
            <w:spacing w:line="480" w:lineRule="auto"/>
            <w:jc w:val="both"/>
          </w:pPr>
        </w:pPrChange>
      </w:pPr>
      <w:commentRangeStart w:id="121"/>
      <w:commentRangeStart w:id="122"/>
      <w:r w:rsidRPr="4D6442EE">
        <w:rPr>
          <w:rFonts w:ascii="Arial" w:hAnsi="Arial" w:cs="Arial"/>
          <w:lang w:val="en-US"/>
        </w:rPr>
        <w:t>In operationalizing decision-making under stress</w:t>
      </w:r>
      <w:r w:rsidRPr="4D6442EE" w:rsidR="003104C4">
        <w:rPr>
          <w:rFonts w:ascii="Arial" w:hAnsi="Arial" w:cs="Arial"/>
          <w:lang w:val="en-US"/>
        </w:rPr>
        <w:t>,</w:t>
      </w:r>
      <w:r w:rsidRPr="4D6442EE">
        <w:rPr>
          <w:rFonts w:ascii="Arial" w:hAnsi="Arial" w:cs="Arial"/>
          <w:lang w:val="en-US"/>
        </w:rPr>
        <w:t xml:space="preserve"> it is crucial to evaluate which behavior constitutes </w:t>
      </w:r>
      <w:r w:rsidRPr="4D6442EE" w:rsidR="00553BFA">
        <w:rPr>
          <w:rFonts w:ascii="Arial" w:hAnsi="Arial" w:cs="Arial"/>
          <w:lang w:val="en-US"/>
        </w:rPr>
        <w:t>flexible</w:t>
      </w:r>
      <w:r w:rsidRPr="4D6442EE">
        <w:rPr>
          <w:rFonts w:ascii="Arial" w:hAnsi="Arial" w:cs="Arial"/>
          <w:lang w:val="en-US"/>
        </w:rPr>
        <w:t xml:space="preserve"> decision-making in different paradigms. </w:t>
      </w:r>
      <w:commentRangeEnd w:id="121"/>
      <w:r>
        <w:commentReference w:id="121"/>
      </w:r>
      <w:commentRangeEnd w:id="122"/>
      <w:r>
        <w:commentReference w:id="122"/>
      </w:r>
      <w:r w:rsidRPr="4D6442EE" w:rsidR="000C264E">
        <w:rPr>
          <w:rFonts w:ascii="Arial" w:hAnsi="Arial" w:cs="Arial"/>
          <w:lang w:val="en-US"/>
        </w:rPr>
        <w:t xml:space="preserve">Flexible decision-making </w:t>
      </w:r>
      <w:r w:rsidRPr="4D6442EE" w:rsidR="00686512">
        <w:rPr>
          <w:rFonts w:ascii="Arial" w:hAnsi="Arial" w:cs="Arial"/>
          <w:lang w:val="en-US"/>
        </w:rPr>
        <w:t>requires</w:t>
      </w:r>
      <w:ins w:author="Lara Wieland" w:date="2021-08-09T09:26:00Z" w:id="123">
        <w:r w:rsidRPr="4D6442EE" w:rsidR="005272A0">
          <w:rPr>
            <w:rFonts w:ascii="Arial" w:hAnsi="Arial" w:cs="Arial"/>
            <w:lang w:val="en-US"/>
          </w:rPr>
          <w:t xml:space="preserve"> </w:t>
        </w:r>
      </w:ins>
      <w:ins w:author="Lara Wieland" w:date="2021-08-09T09:29:00Z" w:id="124">
        <w:r w:rsidRPr="4D6442EE" w:rsidR="005272A0">
          <w:rPr>
            <w:rFonts w:ascii="Arial" w:hAnsi="Arial" w:cs="Arial"/>
            <w:lang w:val="en-US"/>
          </w:rPr>
          <w:t xml:space="preserve">one </w:t>
        </w:r>
      </w:ins>
      <w:ins w:author="Lara Wieland" w:date="2021-08-09T09:28:00Z" w:id="125">
        <w:r w:rsidRPr="4D6442EE" w:rsidR="005272A0">
          <w:rPr>
            <w:rFonts w:ascii="Arial" w:hAnsi="Arial" w:cs="Arial"/>
            <w:lang w:val="en-US"/>
          </w:rPr>
          <w:t xml:space="preserve">to learn </w:t>
        </w:r>
      </w:ins>
      <w:ins w:author="Lara Wieland" w:date="2021-08-09T09:29:00Z" w:id="126">
        <w:r w:rsidRPr="4D6442EE" w:rsidR="005272A0">
          <w:rPr>
            <w:rFonts w:ascii="Arial" w:hAnsi="Arial" w:cs="Arial"/>
            <w:lang w:val="en-US"/>
          </w:rPr>
          <w:t>what is most rewarding</w:t>
        </w:r>
      </w:ins>
      <w:ins w:author="Lara Wieland" w:date="2021-08-09T09:28:00Z" w:id="127">
        <w:r w:rsidRPr="4D6442EE" w:rsidR="005272A0">
          <w:rPr>
            <w:rFonts w:ascii="Arial" w:hAnsi="Arial" w:cs="Arial"/>
            <w:lang w:val="en-US"/>
          </w:rPr>
          <w:t xml:space="preserve"> </w:t>
        </w:r>
      </w:ins>
      <w:ins w:author="Lara Wieland" w:date="2021-08-09T09:29:00Z" w:id="128">
        <w:r w:rsidRPr="4D6442EE" w:rsidR="005272A0">
          <w:rPr>
            <w:rFonts w:ascii="Arial" w:hAnsi="Arial" w:cs="Arial"/>
            <w:lang w:val="en-US"/>
          </w:rPr>
          <w:t>in the current environment and adapt one's decision-making to that.</w:t>
        </w:r>
      </w:ins>
      <w:r w:rsidRPr="4D6442EE" w:rsidR="00686512">
        <w:rPr>
          <w:rFonts w:ascii="Arial" w:hAnsi="Arial" w:cs="Arial"/>
          <w:lang w:val="en-US"/>
        </w:rPr>
        <w:t xml:space="preserve"> </w:t>
      </w:r>
      <w:ins w:author="Lennart Lüttgau" w:date="2021-07-06T11:42:00Z" w:id="129">
        <w:r w:rsidRPr="4D6442EE" w:rsidR="00537339">
          <w:rPr>
            <w:rFonts w:ascii="Arial" w:hAnsi="Arial" w:cs="Arial"/>
            <w:lang w:val="en-US"/>
          </w:rPr>
          <w:t xml:space="preserve">Studies have found mixed results for the </w:t>
        </w:r>
      </w:ins>
      <w:ins w:author="Lennart Lüttgau" w:date="2021-07-06T11:43:00Z" w:id="130">
        <w:r w:rsidRPr="4D6442EE" w:rsidR="00537339">
          <w:rPr>
            <w:rFonts w:ascii="Arial" w:hAnsi="Arial" w:cs="Arial"/>
            <w:lang w:val="en-US"/>
          </w:rPr>
          <w:t>influence</w:t>
        </w:r>
      </w:ins>
      <w:ins w:author="Lennart Lüttgau" w:date="2021-07-06T11:42:00Z" w:id="131">
        <w:r w:rsidRPr="4D6442EE" w:rsidR="00537339">
          <w:rPr>
            <w:rFonts w:ascii="Arial" w:hAnsi="Arial" w:cs="Arial"/>
            <w:lang w:val="en-US"/>
          </w:rPr>
          <w:t xml:space="preserve"> of stress on decision-making</w:t>
        </w:r>
      </w:ins>
      <w:ins w:author="Lennart Lüttgau" w:date="2021-07-06T11:43:00Z" w:id="132">
        <w:r w:rsidRPr="4D6442EE" w:rsidR="00537339">
          <w:rPr>
            <w:rFonts w:ascii="Arial" w:hAnsi="Arial" w:cs="Arial"/>
            <w:lang w:val="en-US"/>
          </w:rPr>
          <w:t>, ranging from beneficial to detrimental effects a</w:t>
        </w:r>
      </w:ins>
      <w:r w:rsidRPr="4D6442EE" w:rsidR="00346CB7">
        <w:rPr>
          <w:rFonts w:ascii="Arial" w:hAnsi="Arial" w:cs="Arial"/>
          <w:lang w:val="en-US"/>
        </w:rPr>
        <w:t xml:space="preserve">cross paradigms </w:t>
      </w:r>
      <w:r w:rsidRPr="4D6442EE">
        <w:rPr>
          <w:rFonts w:ascii="Arial" w:hAnsi="Arial" w:cs="Arial"/>
          <w:lang w:val="en-US"/>
        </w:rPr>
        <w:fldChar w:fldCharType="begin" w:fldLock="1"/>
      </w:r>
      <w:r w:rsidRPr="4D6442EE">
        <w:rPr>
          <w:rFonts w:ascii="Arial" w:hAnsi="Arial" w:cs="Arial"/>
          <w:lang w:val="en-US"/>
        </w:rPr>
        <w:instrText>ADDIN CSL_CITATION {"citationItems":[{"id":"ITEM-1","itemData":{"DOI":"10.1162/jocn","author":[{"dropping-particle":"V","family":"Goldfarb","given":"Elizabeth","non-dropping-particle":"","parse-names":false,"suffix":""},{"dropping-particle":"","family":"Froböse","given":"Monja I","non-dropping-particle":"","parse-names":false,"suffix":""},{"dropping-particle":"","family":"Cools","given":"Roshan","non-dropping-particle":"","parse-names":false,"suffix":""},{"dropping-particle":"","family":"Phelps","given":"Elizabeth A","non-dropping-particle":"","parse-names":false,"suffix":""}],"id":"ITEM-1","issued":{"date-parts":[["2015"]]},"page":"14-24","title":"Stress and Cognitive Flexibility : Cortisol Increases Are Associated with Enhanced Updating but Impaired Switching","type":"article-journal"},"uris":["http://www.mendeley.com/documents/?uuid=54498c54-135d-4703-a0ff-684f5d2d5c8c"]},{"id":"ITEM-2","itemData":{"DOI":"10.1007/s00221-011-2943-1","ISSN":"00144819","PMID":"22101494","abstract":"Goals are often at the basis of human actions. As an essential mechanism of behavioural adaptation, individuals need to be able to flexibly implement new task goals so as to alter their actions (switch tasks) in response to contextual changes. The present study investigated the effect of acute psychosocial stress on cognitive control processes of flexible task-goal implementation with temporal focus on the occurrence interval of the hypothalamus-pituitary-adrenal (HPA) stress response. For this, forty-eight healthy volunteers were either challenged with a standardised stress-induction protocol (the Trier Social Stress Test) or underwent a standardised control situation. Subsequently, they were exposed to a task-switching procedure with two tasks alternating in random order. Participants of the stress group displayed increased salivary α-amylase activity immediately after stress exposure as well as elevations of salivary cortisol from 10 min after stress cessation, reflecting the typical stress-related activity increases in the sympathetic nervous system and the HPA axis, respectively. At the time interval of elevated cortisol levels, stressed individuals persistently showed larger performance differences between task switches and task repetitions (switch costs) than controls. This effect was reliably evident when tested 5-20 min as well as 25-40 min following treatment cessation. These results indicate that acute psychosocial stress impairs cognitive control processes of flexible task-goal implementation essential for voluntary goal-directed behaviour. © 2011 Springer-Verlag.","author":[{"dropping-particle":"","family":"Plessow","given":"Franziska","non-dropping-particle":"","parse-names":false,"suffix":""},{"dropping-particle":"","family":"Kiesel","given":"Andrea","non-dropping-particle":"","parse-names":false,"suffix":""},{"dropping-particle":"","family":"Kirschbaum","given":"Clemens","non-dropping-particle":"","parse-names":false,"suffix":""}],"container-title":"Experimental Brain Research","id":"ITEM-2","issue":"3","issued":{"date-parts":[["2012"]]},"page":"397-408","title":"The stressed prefrontal cortex and goal-directed behaviour: Acute psychosocial stress impairs the flexible implementation of task goals","type":"article-journal","volume":"216"},"uris":["http://www.mendeley.com/documents/?uuid=2e048e0a-40bf-44f2-9075-99b430e3f616"]},{"id":"ITEM-3","itemData":{"DOI":"10.1162/jocn_a_00024","ISSN":"0898-929X","abstract":"Dynamically adjusting the right amount of goal shielding to varying situational demands is associated with the flexibility of cognitive control, typically linked with pFC functioning. Although stress hormones are found to also bind to prefrontal receptors, the link between stress and cognitive control remains elusive. Based on that, we aimed at investigating effects of acute psychosocial stress on dynamic control adjustments. Forty-eight healthy volunteers were exposed to either a well-established stress induction protocol (the Trier Social Stress Test, TSST) or a standardized control situation before a selective attention (Simon) task involving response conflicts. The individual physiological stress response was monitored by analyzing levels of free cortisol and α-amylase activity in saliva samples showing that the TSST reliably induced an increase of endogenous stress hormone levels. Acute stress did not inevitably impair cognitive functioning, however, as stressed participants showed tonically increased goal shielding (to reduce interference) at the expense of decreased cognitive flexibility. Importantly, as a novel finding in humans, stress effects on cognitive functions were not present immediately after the stress experience but developed gradually over time and, therefore, paralleled the time course of the hypothalamus–pituitary–adrenal (HPA) stress response. In addition, the total increase of individual cortisol levels reflecting HPA activity, but not the total changes in α-amylase activity associated with sympathetic activity, was reversely related to the amount of cognitive flexibility in the final block of testing. Our study provides evidence for a stress-induced time-dependent decrease of cognitive flexibility that might be related to changes in cortisol levels.","author":[{"dropping-particle":"","family":"Plessow","given":"Franziska","non-dropping-particle":"","parse-names":false,"suffix":""},{"dropping-particle":"","family":"Fischer","given":"Rico","non-dropping-particle":"","parse-names":false,"suffix":""},{"dropping-particle":"","family":"Kirschbaum","given":"Clemens","non-dropping-particle":"","parse-names":false,"suffix":""},{"dropping-particle":"","family":"Goschke","given":"Thomas","non-dropping-particle":"","parse-names":false,"suffix":""}],"container-title":"Journal of Cognitive Neuroscience","id":"ITEM-3","issue":"11","issued":{"date-parts":[["2011","11","1"]]},"page":"3218-3227","title":"Inflexibly Focused under Stress: Acute Psychosocial Stress Increases Shielding of Action Goals at the Expense of Reduced Cognitive Flexibility with Increasing Time Lag to the Stressor","type":"article-journal","volume":"23"},"uris":["http://www.mendeley.com/documents/?uuid=f8d564d3-7f25-408a-9af8-c6e8145eae3f"]}],"mendeley":{"formattedCitation":"(Goldfarb et al., 2015; Plessow et al., 2012, 2011)","plainTextFormattedCitation":"(Goldfarb et al., 2015; Plessow et al., 2012, 2011)","previouslyFormattedCitation":"(Goldfarb et al., 2015; Plessow et al., 2012, 2011)"},"properties":{"noteIndex":0},"schema":"https://github.com/citation-style-language/schema/raw/master/csl-citation.json"}</w:instrText>
      </w:r>
      <w:r w:rsidRPr="4D6442EE">
        <w:rPr>
          <w:rFonts w:ascii="Arial" w:hAnsi="Arial" w:cs="Arial"/>
          <w:lang w:val="en-US"/>
        </w:rPr>
        <w:fldChar w:fldCharType="separate"/>
      </w:r>
      <w:r w:rsidRPr="4D6442EE" w:rsidR="005213EF">
        <w:rPr>
          <w:rFonts w:ascii="Arial" w:hAnsi="Arial" w:cs="Arial"/>
          <w:noProof/>
          <w:lang w:val="en-US"/>
        </w:rPr>
        <w:t>(Goldfarb et al., 2015; Plessow et al., 2012, 2011)</w:t>
      </w:r>
      <w:r w:rsidRPr="4D6442EE">
        <w:rPr>
          <w:rFonts w:ascii="Arial" w:hAnsi="Arial" w:cs="Arial"/>
          <w:lang w:val="en-US"/>
        </w:rPr>
        <w:fldChar w:fldCharType="end"/>
      </w:r>
      <w:r w:rsidRPr="4D6442EE" w:rsidR="00C820B3">
        <w:rPr>
          <w:rFonts w:ascii="Arial" w:hAnsi="Arial" w:cs="Arial"/>
          <w:lang w:val="en-US"/>
        </w:rPr>
        <w:t xml:space="preserve">. </w:t>
      </w:r>
      <w:r w:rsidRPr="4D6442EE" w:rsidR="009C37B8">
        <w:rPr>
          <w:rFonts w:ascii="Arial" w:hAnsi="Arial" w:cs="Arial"/>
          <w:lang w:val="en-US"/>
        </w:rPr>
        <w:t xml:space="preserve">In a meta-analysis, acute stress </w:t>
      </w:r>
      <w:del w:author="Sjoerds, Z." w:date="2021-08-25T08:54:00Z" w:id="133">
        <w:r w:rsidRPr="4D6442EE" w:rsidDel="009C37B8">
          <w:rPr>
            <w:rFonts w:ascii="Arial" w:hAnsi="Arial" w:cs="Arial"/>
            <w:lang w:val="en-US"/>
          </w:rPr>
          <w:delText xml:space="preserve">had </w:delText>
        </w:r>
      </w:del>
      <w:ins w:author="Sjoerds, Z." w:date="2021-08-25T08:54:00Z" w:id="134">
        <w:r w:rsidRPr="4D6442EE" w:rsidR="3912DA7A">
          <w:rPr>
            <w:rFonts w:ascii="Arial" w:hAnsi="Arial" w:cs="Arial"/>
            <w:lang w:val="en-US"/>
          </w:rPr>
          <w:t xml:space="preserve">showed </w:t>
        </w:r>
      </w:ins>
      <w:r w:rsidRPr="4D6442EE" w:rsidR="009C37B8">
        <w:rPr>
          <w:rFonts w:ascii="Arial" w:hAnsi="Arial" w:cs="Arial"/>
          <w:lang w:val="en-US"/>
        </w:rPr>
        <w:t xml:space="preserve">small negative impact </w:t>
      </w:r>
      <w:ins w:author="Lennart Lüttgau" w:date="2021-07-06T11:44:00Z" w:id="135">
        <w:r w:rsidRPr="4D6442EE" w:rsidR="00F86226">
          <w:rPr>
            <w:rFonts w:ascii="Arial" w:hAnsi="Arial" w:cs="Arial"/>
            <w:lang w:val="en-US"/>
          </w:rPr>
          <w:t xml:space="preserve">for </w:t>
        </w:r>
      </w:ins>
      <w:r w:rsidRPr="4D6442EE" w:rsidR="009C37B8">
        <w:rPr>
          <w:rFonts w:ascii="Arial" w:hAnsi="Arial" w:cs="Arial"/>
          <w:lang w:val="en-US"/>
        </w:rPr>
        <w:t xml:space="preserve">tasks in which reward seeking and risk taking </w:t>
      </w:r>
      <w:ins w:author="Lennart Lüttgau" w:date="2021-07-06T11:44:00Z" w:id="136">
        <w:r w:rsidRPr="4D6442EE" w:rsidR="00F86226">
          <w:rPr>
            <w:rFonts w:ascii="Arial" w:hAnsi="Arial" w:cs="Arial"/>
            <w:lang w:val="en-US"/>
          </w:rPr>
          <w:t xml:space="preserve">is </w:t>
        </w:r>
      </w:ins>
      <w:r w:rsidRPr="4D6442EE" w:rsidR="009C37B8">
        <w:rPr>
          <w:rFonts w:ascii="Arial" w:hAnsi="Arial" w:cs="Arial"/>
          <w:lang w:val="en-US"/>
        </w:rPr>
        <w:t>disadvantageous (</w:t>
      </w:r>
      <w:r w:rsidRPr="4D6442EE" w:rsidR="009C37B8">
        <w:rPr>
          <w:rFonts w:ascii="Arial" w:hAnsi="Arial" w:cs="Arial"/>
          <w:i/>
          <w:iCs/>
          <w:lang w:val="en-US"/>
        </w:rPr>
        <w:t>d</w:t>
      </w:r>
      <w:r w:rsidRPr="4D6442EE" w:rsidR="009C37B8">
        <w:rPr>
          <w:rFonts w:ascii="Arial" w:hAnsi="Arial" w:cs="Arial"/>
          <w:lang w:val="en-US"/>
        </w:rPr>
        <w:t xml:space="preserve"> = .26 and </w:t>
      </w:r>
      <w:r w:rsidRPr="4D6442EE" w:rsidR="009C37B8">
        <w:rPr>
          <w:rFonts w:ascii="Arial" w:hAnsi="Arial" w:cs="Arial"/>
          <w:i/>
          <w:iCs/>
          <w:lang w:val="en-US"/>
        </w:rPr>
        <w:t>d</w:t>
      </w:r>
      <w:r w:rsidRPr="4D6442EE" w:rsidR="009C37B8">
        <w:rPr>
          <w:rFonts w:ascii="Arial" w:hAnsi="Arial" w:cs="Arial"/>
          <w:lang w:val="en-US"/>
        </w:rPr>
        <w:t xml:space="preserve"> = .44), but </w:t>
      </w:r>
      <w:ins w:author="Sjoerds, Z." w:date="2021-07-16T09:34:00Z" w:id="137">
        <w:r w:rsidRPr="4D6442EE" w:rsidR="5F889D34">
          <w:rPr>
            <w:rFonts w:ascii="Arial" w:hAnsi="Arial" w:cs="Arial"/>
            <w:lang w:val="en-US"/>
          </w:rPr>
          <w:t xml:space="preserve">showed </w:t>
        </w:r>
      </w:ins>
      <w:r w:rsidRPr="4D6442EE" w:rsidR="009C37B8">
        <w:rPr>
          <w:rFonts w:ascii="Arial" w:hAnsi="Arial" w:cs="Arial"/>
          <w:lang w:val="en-US"/>
        </w:rPr>
        <w:t>no effect if this was not the cas</w:t>
      </w:r>
      <w:r w:rsidRPr="4D6442EE" w:rsidR="4CB53A34">
        <w:rPr>
          <w:rFonts w:ascii="Arial" w:hAnsi="Arial" w:cs="Arial"/>
          <w:lang w:val="en-US"/>
        </w:rPr>
        <w:t>e</w:t>
      </w:r>
      <w:r w:rsidRPr="4D6442EE" w:rsidR="009C37B8">
        <w:rPr>
          <w:rFonts w:ascii="Arial" w:hAnsi="Arial" w:cs="Arial"/>
          <w:lang w:val="en-US"/>
        </w:rPr>
        <w:t xml:space="preserve"> </w:t>
      </w:r>
      <w:r w:rsidRPr="4D6442EE">
        <w:rPr>
          <w:rFonts w:ascii="Arial" w:hAnsi="Arial" w:cs="Arial"/>
          <w:lang w:val="en-US"/>
        </w:rPr>
        <w:fldChar w:fldCharType="begin" w:fldLock="1"/>
      </w:r>
      <w:r w:rsidRPr="4D6442EE">
        <w:rPr>
          <w:rFonts w:ascii="Arial" w:hAnsi="Arial" w:cs="Arial"/>
          <w:lang w:val="en-US"/>
        </w:rPr>
        <w:instrText>ADDIN CSL_CITATION {"citationItems":[{"id":"ITEM-1","itemData":{"DOI":"10.1037/bul0000060","ISSN":"0033-2909","abstract":"[Correction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bulletin","id":"ITEM-1","issue":"9","issued":{"date-parts":[["2016"]]},"language":"eng","page":"909-933","publisher-place":"Department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meta-analysis","type":"article-journal","volume":"142"},"uris":["http://www.mendeley.com/documents/?uuid=4b8b0f18-1a54-4f50-ae7f-aff4efb1e50f"]}],"mendeley":{"formattedCitation":"(Starcke and Brand, 2016)","plainTextFormattedCitation":"(Starcke and Brand, 2016)","previouslyFormattedCitation":"(Starcke and Brand, 2016)"},"properties":{"noteIndex":0},"schema":"https://github.com/citation-style-language/schema/raw/master/csl-citation.json"}</w:instrText>
      </w:r>
      <w:r w:rsidRPr="4D6442EE">
        <w:rPr>
          <w:rFonts w:ascii="Arial" w:hAnsi="Arial" w:cs="Arial"/>
          <w:lang w:val="en-US"/>
        </w:rPr>
        <w:fldChar w:fldCharType="separate"/>
      </w:r>
      <w:r w:rsidRPr="4D6442EE" w:rsidR="005213EF">
        <w:rPr>
          <w:rFonts w:ascii="Arial" w:hAnsi="Arial" w:cs="Arial"/>
          <w:noProof/>
          <w:lang w:val="en-US"/>
        </w:rPr>
        <w:t>(Starcke and Brand, 2016)</w:t>
      </w:r>
      <w:r w:rsidRPr="4D6442EE">
        <w:rPr>
          <w:rFonts w:ascii="Arial" w:hAnsi="Arial" w:cs="Arial"/>
          <w:lang w:val="en-US"/>
        </w:rPr>
        <w:fldChar w:fldCharType="end"/>
      </w:r>
      <w:r w:rsidRPr="4D6442EE" w:rsidR="00C54CFF">
        <w:rPr>
          <w:rFonts w:ascii="Arial" w:hAnsi="Arial" w:cs="Arial"/>
          <w:lang w:val="en-US"/>
        </w:rPr>
        <w:t>.</w:t>
      </w:r>
      <w:r w:rsidRPr="4D6442EE" w:rsidR="00E4715D">
        <w:rPr>
          <w:rFonts w:ascii="Arial" w:hAnsi="Arial" w:cs="Arial"/>
          <w:lang w:val="en-US"/>
        </w:rPr>
        <w:t xml:space="preserve"> Similarly, a meta-analysis investigating the effects of acute stress on cognitive flexibility in a </w:t>
      </w:r>
      <w:r w:rsidRPr="4D6442EE" w:rsidR="00E4715D">
        <w:rPr>
          <w:rFonts w:ascii="Arial" w:hAnsi="Arial" w:cs="Arial"/>
          <w:lang w:val="en-US"/>
        </w:rPr>
        <w:lastRenderedPageBreak/>
        <w:t xml:space="preserve">smaller study </w:t>
      </w:r>
      <w:r w:rsidRPr="4D6442EE" w:rsidR="00BB7C24">
        <w:rPr>
          <w:rFonts w:ascii="Arial" w:hAnsi="Arial" w:cs="Arial"/>
          <w:lang w:val="en-US"/>
        </w:rPr>
        <w:t>concluded that stress had an impairing effect</w:t>
      </w:r>
      <w:r w:rsidRPr="4D6442EE" w:rsidR="00CA7A98">
        <w:rPr>
          <w:rFonts w:ascii="Arial" w:hAnsi="Arial" w:cs="Arial"/>
          <w:lang w:val="en-US"/>
        </w:rPr>
        <w:t xml:space="preserve"> (</w:t>
      </w:r>
      <w:r w:rsidRPr="4D6442EE" w:rsidR="00CA7A98">
        <w:rPr>
          <w:rFonts w:ascii="Arial" w:hAnsi="Arial" w:cs="Arial"/>
          <w:i/>
          <w:iCs/>
          <w:lang w:val="en-US"/>
        </w:rPr>
        <w:t>g</w:t>
      </w:r>
      <w:r w:rsidRPr="4D6442EE" w:rsidR="00CA7A98">
        <w:rPr>
          <w:rFonts w:ascii="Arial" w:hAnsi="Arial" w:cs="Arial"/>
          <w:lang w:val="en-US"/>
        </w:rPr>
        <w:t>+= -.30)</w:t>
      </w:r>
      <w:r w:rsidRPr="4D6442EE" w:rsidR="00BB7C24">
        <w:rPr>
          <w:rFonts w:ascii="Arial" w:hAnsi="Arial" w:cs="Arial"/>
          <w:lang w:val="en-US"/>
        </w:rPr>
        <w:t xml:space="preserve"> </w:t>
      </w:r>
      <w:r w:rsidRPr="4D6442EE">
        <w:rPr>
          <w:rFonts w:ascii="Arial" w:hAnsi="Arial" w:cs="Arial"/>
          <w:lang w:val="en-US"/>
        </w:rPr>
        <w:fldChar w:fldCharType="begin" w:fldLock="1"/>
      </w:r>
      <w:r w:rsidRPr="4D6442EE">
        <w:rPr>
          <w:rFonts w:ascii="Arial" w:hAnsi="Arial" w:cs="Arial"/>
          <w:lang w:val="en-US"/>
        </w:rPr>
        <w:instrText>ADDIN CSL_CITATION {"citationItems":[{"id":"ITEM-1","itemData":{"DOI":"10.1016/j.neubiorev.2016.06.038","ISSN":"18737528","PMID":"27371161","abstract":"Core executive functions such as working memory, inhibition, and cognitive flexibility are integral to daily life. A growing body of research has suggested that acute stress may impair core executive functions. However, there are a number of inconsistencies in the literature, leading to uncertainty about how or even if acute stress influences core executive functions. We addressed this by conducting a meta-analysis of acute stress effects on working memory, inhibition, and cognitive flexibility. We found that stress impaired working memory and cognitive flexibility, whereas it had nuanced effects on inhibition. Many of these effects were moderated by other variables, such as sex. In addition, we compared effects of acute stress on core executive functions to effects of cortisol administration and found some striking differences. Our findings indicate that stress works through mechanisms aside from or in addition to cortisol to produce a state characterized by more reactive processing of salient stimuli but greater control over actions. We conclude by highlighting some important future directions for stress and executive function research.","author":[{"dropping-particle":"","family":"Shields","given":"Grant S.","non-dropping-particle":"","parse-names":false,"suffix":""},{"dropping-particle":"","family":"Sazma","given":"Matthew A.","non-dropping-particle":"","parse-names":false,"suffix":""},{"dropping-particle":"","family":"Yonelinas","given":"Andrew P.","non-dropping-particle":"","parse-names":false,"suffix":""}],"container-title":"Neuroscience and Biobehavioral Reviews","id":"ITEM-1","issued":{"date-parts":[["2016"]]},"page":"651-668","publisher":"Elsevier Ltd","title":"The effects of acute stress on core executive functions: A meta-analysis and comparison with cortisol","type":"article-journal","volume":"68"},"uris":["http://www.mendeley.com/documents/?uuid=cddb6568-db14-47e6-915e-bd66ae3caaa9"]}],"mendeley":{"formattedCitation":"(Grant S. Shields et al., 2016)","manualFormatting":"(Shields et al., 2016)","plainTextFormattedCitation":"(Grant S. Shields et al., 2016)","previouslyFormattedCitation":"(Grant S. Shields et al., 2016)"},"properties":{"noteIndex":0},"schema":"https://github.com/citation-style-language/schema/raw/master/csl-citation.json"}</w:instrText>
      </w:r>
      <w:r w:rsidRPr="4D6442EE">
        <w:rPr>
          <w:rFonts w:ascii="Arial" w:hAnsi="Arial" w:cs="Arial"/>
          <w:lang w:val="en-US"/>
        </w:rPr>
        <w:fldChar w:fldCharType="separate"/>
      </w:r>
      <w:r w:rsidRPr="4D6442EE" w:rsidR="005213EF">
        <w:rPr>
          <w:rFonts w:ascii="Arial" w:hAnsi="Arial" w:cs="Arial"/>
          <w:noProof/>
          <w:lang w:val="en-US"/>
        </w:rPr>
        <w:t>(Shields et al., 2016)</w:t>
      </w:r>
      <w:r w:rsidRPr="4D6442EE">
        <w:rPr>
          <w:rFonts w:ascii="Arial" w:hAnsi="Arial" w:cs="Arial"/>
          <w:lang w:val="en-US"/>
        </w:rPr>
        <w:fldChar w:fldCharType="end"/>
      </w:r>
      <w:r w:rsidRPr="4D6442EE" w:rsidR="00BB7C24">
        <w:rPr>
          <w:rFonts w:ascii="Arial" w:hAnsi="Arial" w:cs="Arial"/>
          <w:lang w:val="en-US"/>
        </w:rPr>
        <w:t>.</w:t>
      </w:r>
      <w:r w:rsidRPr="4D6442EE" w:rsidR="00CA7A98">
        <w:rPr>
          <w:rFonts w:ascii="Arial" w:hAnsi="Arial" w:cs="Arial"/>
          <w:lang w:val="en-US"/>
        </w:rPr>
        <w:t xml:space="preserve"> Different learning processes are presumably differentially prone to interruption by stress </w:t>
      </w:r>
      <w:r w:rsidRPr="4D6442EE">
        <w:rPr>
          <w:rFonts w:ascii="Arial" w:hAnsi="Arial" w:cs="Arial"/>
          <w:lang w:val="en-US"/>
        </w:rPr>
        <w:fldChar w:fldCharType="begin" w:fldLock="1"/>
      </w:r>
      <w:r w:rsidRPr="4D6442EE">
        <w:rPr>
          <w:rFonts w:ascii="Arial" w:hAnsi="Arial" w:cs="Arial"/>
          <w:lang w:val="en-US"/>
        </w:rPr>
        <w:instrText>ADDIN CSL_CITATION {"citationItems":[{"id":"ITEM-1","itemData":{"DOI":"10.1523/JNEUROSCI.0979-09.2009","ISSN":"02706474","PMID":"19494141","abstract":"Instrumental behavior can be controlled by goal-directed action-outcome and habitual stimulus-response processes that are supported by anatomically distinct brain systems. Based on previous findings showing that stress modulates the interaction of \"cognitive\" and \"habit\" memory systems, we asked in the presented study whether stress may coordinate goal-directed and habit processes in instrumental learning. For this purpose, participants were exposed to stress (socially evaluated cold pressor test) or a control condition before they were trained to perform two instrumental actions that were associated with two distinct food outcomes. After training, one of these food outcomes was selectively devalued as subjects were saturated with that food. Next, subjects were presented the two instrumental actions in extinction. Stress before training in the instrumental task rendered participants' behavior insensitive to the change in the value of the food outcomes, that is stress led to habit performance. Moreover, stress reduced subjects' explicit knowledge of the action-outcome contingencies. These results demonstrate for the first time that stress promotes habits at the expense of goal-directed performance in humans. Copyright © 2009 Society for Neuroscience.","author":[{"dropping-particle":"","family":"Schwabe","given":"Lars","non-dropping-particle":"","parse-names":false,"suffix":""},{"dropping-particle":"","family":"Wolf","given":"Oliver T.","non-dropping-particle":"","parse-names":false,"suffix":""}],"container-title":"Journal of Neuroscience","id":"ITEM-1","issue":"22","issued":{"date-parts":[["2009"]]},"page":"7191-7198","title":"Stress prompts habit behavior in humans","type":"article-journal","volume":"29"},"uris":["http://www.mendeley.com/documents/?uuid=26aef332-3368-4977-bac3-52d629b5b7d1"]},{"id":"ITEM-2","itemData":{"DOI":"10.1016/j.bbr.2010.12.038","ISSN":"01664328","PMID":"21219935","abstract":"Actions that are directed at achieving pleasant or avoiding unpleasant states are referred to as instrumental. The acquisition of instrumental actions can be controlled by two anatomically and functionally distinct processes: a goal-directed process that is based on the prefrontal cortex and dorsomedial striatum and encodes the causal relationship between an action and the motivational value of the outcome and a dorsolateral striatum-based habit process that learns associations between actions and antecedent stimuli. Here, we review recent research showing that stress modulates the control of instrumental action in a manner that favors habitual over goal-directed action. At the neuroendocrine level, this stress-induced shift towards habit action requires the concerted action of glucocorticoids and noradrenergic arousal and is most likely accompanied by opposite functional changes in the corticostriatal circuits underlying goal-directed and habitual actions. Although generally adaptive, these changes in the control of instrumental action under stress may promote dysfunctional behaviors and the development of psychiatric disorders such as addiction. © 2011 Elsevier B.V.","author":[{"dropping-particle":"","family":"Schwabe","given":"Lars","non-dropping-particle":"","parse-names":false,"suffix":""},{"dropping-particle":"","family":"Wolf","given":"Oliver T.","non-dropping-particle":"","parse-names":false,"suffix":""}],"container-title":"Behavioural Brain Research","id":"ITEM-2","issue":"2","issued":{"date-parts":[["2011"]]},"page":"321-328","publisher":"Elsevier B.V.","title":"Stress-induced modulation of instrumental behavior: From goal-directed to habitual control of action","type":"article-journal","volume":"219"},"uris":["http://www.mendeley.com/documents/?uuid=d20aab56-6711-432c-945e-0639cf1f54c5"]}],"mendeley":{"formattedCitation":"(Schwabe and Wolf, 2011, 2009)","plainTextFormattedCitation":"(Schwabe and Wolf, 2011, 2009)","previouslyFormattedCitation":"(Schwabe and Wolf, 2011, 2009)"},"properties":{"noteIndex":0},"schema":"https://github.com/citation-style-language/schema/raw/master/csl-citation.json"}</w:instrText>
      </w:r>
      <w:r w:rsidRPr="4D6442EE">
        <w:rPr>
          <w:rFonts w:ascii="Arial" w:hAnsi="Arial" w:cs="Arial"/>
          <w:lang w:val="en-US"/>
        </w:rPr>
        <w:fldChar w:fldCharType="separate"/>
      </w:r>
      <w:r w:rsidRPr="4D6442EE" w:rsidR="00CA7A98">
        <w:rPr>
          <w:rFonts w:ascii="Arial" w:hAnsi="Arial" w:cs="Arial"/>
          <w:noProof/>
          <w:lang w:val="en-US"/>
        </w:rPr>
        <w:t>(Schwabe and Wolf, 2011, 2009)</w:t>
      </w:r>
      <w:r w:rsidRPr="4D6442EE">
        <w:rPr>
          <w:rFonts w:ascii="Arial" w:hAnsi="Arial" w:cs="Arial"/>
          <w:lang w:val="en-US"/>
        </w:rPr>
        <w:fldChar w:fldCharType="end"/>
      </w:r>
      <w:r w:rsidRPr="4D6442EE" w:rsidR="00CA7A98">
        <w:rPr>
          <w:rFonts w:ascii="Arial" w:hAnsi="Arial" w:cs="Arial"/>
          <w:lang w:val="en-US"/>
        </w:rPr>
        <w:t xml:space="preserve">. Whereas habitual learning relies on simple stimulus-related associations, goal-directed learning associates actions with a motivational value and is therefore more flexible but also </w:t>
      </w:r>
      <w:ins w:author="Sjoerds, Z." w:date="2021-08-25T09:34:00Z" w:id="138">
        <w:r w:rsidRPr="4D6442EE" w:rsidR="27DED4E1">
          <w:rPr>
            <w:rFonts w:ascii="Arial" w:hAnsi="Arial" w:cs="Arial"/>
            <w:lang w:val="en-US"/>
          </w:rPr>
          <w:t xml:space="preserve">computationally </w:t>
        </w:r>
      </w:ins>
      <w:r w:rsidRPr="4D6442EE" w:rsidR="00CA7A98">
        <w:rPr>
          <w:rFonts w:ascii="Arial" w:hAnsi="Arial" w:cs="Arial"/>
          <w:lang w:val="en-US"/>
        </w:rPr>
        <w:t xml:space="preserve">more costly. It has been found that acute and chronic stress disrupt goal-directed learning, while habitual learning appears unaffected </w:t>
      </w:r>
      <w:del w:author="Sjoerds, Z." w:date="2021-08-25T09:34:00Z" w:id="139">
        <w:r w:rsidRPr="4D6442EE" w:rsidDel="00CA7A98">
          <w:rPr>
            <w:rFonts w:ascii="Arial" w:hAnsi="Arial" w:cs="Arial"/>
            <w:lang w:val="en-US"/>
          </w:rPr>
          <w:delText xml:space="preserve">on </w:delText>
        </w:r>
      </w:del>
      <w:ins w:author="Sjoerds, Z." w:date="2021-08-25T09:34:00Z" w:id="140">
        <w:r w:rsidRPr="4D6442EE" w:rsidR="47B854B9">
          <w:rPr>
            <w:rFonts w:ascii="Arial" w:hAnsi="Arial" w:cs="Arial"/>
            <w:lang w:val="en-US"/>
          </w:rPr>
          <w:t xml:space="preserve">at the </w:t>
        </w:r>
      </w:ins>
      <w:r w:rsidRPr="4D6442EE" w:rsidR="00CA7A98">
        <w:rPr>
          <w:rFonts w:ascii="Arial" w:hAnsi="Arial" w:cs="Arial"/>
          <w:lang w:val="en-US"/>
        </w:rPr>
        <w:t xml:space="preserve">behavioral as well as neural level </w:t>
      </w:r>
      <w:r w:rsidRPr="4D6442EE">
        <w:rPr>
          <w:rFonts w:ascii="Arial" w:hAnsi="Arial" w:cs="Arial"/>
          <w:lang w:val="en-US"/>
        </w:rPr>
        <w:fldChar w:fldCharType="begin" w:fldLock="1"/>
      </w:r>
      <w:r w:rsidRPr="4D6442EE">
        <w:rPr>
          <w:rFonts w:ascii="Arial" w:hAnsi="Arial" w:cs="Arial"/>
          <w:lang w:val="en-US"/>
        </w:rPr>
        <w:instrText>ADDIN CSL_CITATION {"citationItems":[{"id":"ITEM-1","itemData":{"DOI":"10.1016/j.biopsych.2013.06.001","ISSN":"00063223","PMID":"23871473","abstract":"Background Accumulating evidence suggests that stress may orchestrate the engagement of multiple memory systems in the brain. In particular, stress is thought to favor dorsal striatum-dependent procedural over hippocampus-dependent declarative memory. However, the neuroendocrine mechanisms underlying these modulatory effects of stress remain elusive, especially in humans. Here, we targeted the role of the mineralocorticoid receptor (MR) in the stress-induced modulation of dorsal striatal and hippocampal memory systems in the human brain using a combination of event-related functional magnetic resonance imaging and pharmacologic blockade of the MR. Methods Eighty healthy participants received the MR antagonist spironolactone (300 mg) or a placebo and underwent a stressor or control manipulation before they performed, in the scanner, a classification task that can be supported by the hippocampus and the dorsal striatum. Results Stress after placebo did not affect learning performance but reduced explicit task knowledge and led to a relative increase in the use of more procedural learning strategies. At the neural level, stress promoted striatum-based learning at the expense of hippocampus-based learning. Functional connectivity analyses showed that this shift was associated with altered coupling of the amygdala with the hippocampus and dorsal striatum. Mineralocorticoid receptor blockade before stress prevented the stress-induced shift toward dorsal striatal procedural learning, same as the stress-induced alterations of amygdala connectivity with hippocampus and dorsal striatum, but resulted in significantly impaired performance. Conclusions Our findings indicate that the stress-induced shift from hippocampal to dorsal striatal memory systems is mediated by the amygdala, required to preserve performance after stress, and dependent on the MR. © 2013 Society of Biological Psychiatry Priority Communication.","author":[{"dropping-particle":"","family":"Schwabe","given":"Lars","non-dropping-particle":"","parse-names":false,"suffix":""},{"dropping-particle":"","family":"Tegenthoff","given":"Martin","non-dropping-particle":"","parse-names":false,"suffix":""},{"dropping-particle":"","family":"Höffken","given":"Oliver","non-dropping-particle":"","parse-names":false,"suffix":""},{"dropping-particle":"","family":"Wolf","given":"Oliver T.","non-dropping-particle":"","parse-names":false,"suffix":""}],"container-title":"Biological Psychiatry","id":"ITEM-1","issue":"11","issued":{"date-parts":[["2013","12","1"]]},"page":"801-808","title":"Mineralocorticoid Receptor Blockade Prevents Stress-Induced Modulation of Multiple Memory Systems in the Human Brain","type":"article-journal","volume":"74"},"uris":["http://www.mendeley.com/documents/?uuid=6d360b7a-2259-3e7e-8ed1-adf8ac9145a0"]},{"id":"ITEM-2","itemData":{"DOI":"10.1016/j.nlm.2008.07.015","author":[{"dropping-particle":"","family":"Schwabe","given":"Lars","non-dropping-particle":"","parse-names":false,"suffix":""},{"dropping-particle":"","family":"Dalm","given":"Sergiu","non-dropping-particle":"","parse-names":false,"suffix":""},{"dropping-particle":"","family":"Schächinger","given":"Hartmut","non-dropping-particle":"","parse-names":false,"suffix":""},{"dropping-particle":"","family":"Oitzl","given":"Melly S","non-dropping-particle":"","parse-names":false,"suffix":""}],"id":"ITEM-2","issued":{"date-parts":[["2008"]]},"page":"495-503","title":"Neurobiology of Learning and Memory Chronic stress modulates the use of spatial and stimulus-response learning strategies in mice and man","type":"article-journal","volume":"90"},"uris":["http://www.mendeley.com/documents/?uuid=5cbdff57-6409-413f-bb86-87b45afa31e3"]}],"mendeley":{"formattedCitation":"(Schwabe et al., 2013, 2008)","plainTextFormattedCitation":"(Schwabe et al., 2013, 2008)","previouslyFormattedCitation":"(Schwabe et al., 2013, 2008)"},"properties":{"noteIndex":0},"schema":"https://github.com/citation-style-language/schema/raw/master/csl-citation.json"}</w:instrText>
      </w:r>
      <w:r w:rsidRPr="4D6442EE">
        <w:rPr>
          <w:rFonts w:ascii="Arial" w:hAnsi="Arial" w:cs="Arial"/>
          <w:lang w:val="en-US"/>
        </w:rPr>
        <w:fldChar w:fldCharType="separate"/>
      </w:r>
      <w:r w:rsidRPr="4D6442EE" w:rsidR="00CA7A98">
        <w:rPr>
          <w:rFonts w:ascii="Arial" w:hAnsi="Arial" w:cs="Arial"/>
          <w:noProof/>
          <w:lang w:val="en-US"/>
        </w:rPr>
        <w:t>(Schwabe et al., 2013, 2008)</w:t>
      </w:r>
      <w:r w:rsidRPr="4D6442EE">
        <w:rPr>
          <w:rFonts w:ascii="Arial" w:hAnsi="Arial" w:cs="Arial"/>
          <w:lang w:val="en-US"/>
        </w:rPr>
        <w:fldChar w:fldCharType="end"/>
      </w:r>
      <w:r w:rsidRPr="4D6442EE" w:rsidR="00CA7A98">
        <w:rPr>
          <w:rFonts w:ascii="Arial" w:hAnsi="Arial" w:cs="Arial"/>
          <w:lang w:val="en-US"/>
        </w:rPr>
        <w:t xml:space="preserve">. </w:t>
      </w:r>
      <w:r w:rsidRPr="4D6442EE" w:rsidR="00424B15">
        <w:rPr>
          <w:rFonts w:ascii="Arial" w:hAnsi="Arial" w:cs="Arial"/>
          <w:lang w:val="en-US"/>
        </w:rPr>
        <w:t>One possible explanation for the var</w:t>
      </w:r>
      <w:r w:rsidRPr="4D6442EE" w:rsidR="004D239E">
        <w:rPr>
          <w:rFonts w:ascii="Arial" w:hAnsi="Arial" w:cs="Arial"/>
          <w:lang w:val="en-US"/>
        </w:rPr>
        <w:t>iable</w:t>
      </w:r>
      <w:r w:rsidRPr="4D6442EE" w:rsidR="00424B15">
        <w:rPr>
          <w:rFonts w:ascii="Arial" w:hAnsi="Arial" w:cs="Arial"/>
          <w:lang w:val="en-US"/>
        </w:rPr>
        <w:t xml:space="preserve"> findings </w:t>
      </w:r>
      <w:proofErr w:type="gramStart"/>
      <w:r w:rsidRPr="4D6442EE" w:rsidR="00424B15">
        <w:rPr>
          <w:rFonts w:ascii="Arial" w:hAnsi="Arial" w:cs="Arial"/>
          <w:lang w:val="en-US"/>
        </w:rPr>
        <w:t>are</w:t>
      </w:r>
      <w:proofErr w:type="gramEnd"/>
      <w:r w:rsidRPr="4D6442EE" w:rsidR="00424B15">
        <w:rPr>
          <w:rFonts w:ascii="Arial" w:hAnsi="Arial" w:cs="Arial"/>
          <w:lang w:val="en-US"/>
        </w:rPr>
        <w:t xml:space="preserve"> different types of standardized stressors, which are commonly used in behavioral experiments. They can be physiological as in the Cold </w:t>
      </w:r>
      <w:proofErr w:type="spellStart"/>
      <w:r w:rsidRPr="4D6442EE" w:rsidR="00424B15">
        <w:rPr>
          <w:rFonts w:ascii="Arial" w:hAnsi="Arial" w:cs="Arial"/>
          <w:lang w:val="en-US"/>
        </w:rPr>
        <w:t>Pressor</w:t>
      </w:r>
      <w:proofErr w:type="spellEnd"/>
      <w:r w:rsidRPr="4D6442EE" w:rsidR="00424B15">
        <w:rPr>
          <w:rFonts w:ascii="Arial" w:hAnsi="Arial" w:cs="Arial"/>
          <w:lang w:val="en-US"/>
        </w:rPr>
        <w:t xml:space="preserve"> Task, psychosocial as in the Trier Social Stress Test (TSST) or both as in the Socially Evaluated Cold </w:t>
      </w:r>
      <w:proofErr w:type="spellStart"/>
      <w:r w:rsidRPr="4D6442EE" w:rsidR="00424B15">
        <w:rPr>
          <w:rFonts w:ascii="Arial" w:hAnsi="Arial" w:cs="Arial"/>
          <w:lang w:val="en-US"/>
        </w:rPr>
        <w:t>Pressor</w:t>
      </w:r>
      <w:proofErr w:type="spellEnd"/>
      <w:r w:rsidRPr="4D6442EE" w:rsidR="00424B15">
        <w:rPr>
          <w:rFonts w:ascii="Arial" w:hAnsi="Arial" w:cs="Arial"/>
          <w:lang w:val="en-US"/>
        </w:rPr>
        <w:t xml:space="preserve"> Test </w:t>
      </w:r>
      <w:r w:rsidRPr="4D6442EE">
        <w:rPr>
          <w:rFonts w:ascii="Arial" w:hAnsi="Arial" w:cs="Arial"/>
          <w:lang w:val="en-US"/>
        </w:rPr>
        <w:fldChar w:fldCharType="begin" w:fldLock="1"/>
      </w:r>
      <w:r w:rsidRPr="4D6442EE">
        <w:rPr>
          <w:rFonts w:ascii="Arial" w:hAnsi="Arial" w:cs="Arial"/>
          <w:lang w:val="en-US"/>
        </w:rPr>
        <w:instrText>ADDIN CSL_CITATION {"citationItems":[{"id":"ITEM-1","itemData":{"DOI":"10.1037/bul0000060","ISSN":"0033-2909","abstract":"[Correction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bulletin","id":"ITEM-1","issue":"9","issued":{"date-parts":[["2016"]]},"language":"eng","page":"909-933","publisher-place":"Department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meta-analysis","type":"article-journal","volume":"142"},"uris":["http://www.mendeley.com/documents/?uuid=4b8b0f18-1a54-4f50-ae7f-aff4efb1e50f"]}],"mendeley":{"formattedCitation":"(Starcke and Brand, 2016)","plainTextFormattedCitation":"(Starcke and Brand, 2016)","previouslyFormattedCitation":"(Starcke and Brand, 2016)"},"properties":{"noteIndex":0},"schema":"https://github.com/citation-style-language/schema/raw/master/csl-citation.json"}</w:instrText>
      </w:r>
      <w:r w:rsidRPr="4D6442EE">
        <w:rPr>
          <w:rFonts w:ascii="Arial" w:hAnsi="Arial" w:cs="Arial"/>
          <w:lang w:val="en-US"/>
        </w:rPr>
        <w:fldChar w:fldCharType="separate"/>
      </w:r>
      <w:r w:rsidRPr="4D6442EE" w:rsidR="00424B15">
        <w:rPr>
          <w:rFonts w:ascii="Arial" w:hAnsi="Arial" w:cs="Arial"/>
          <w:noProof/>
          <w:lang w:val="en-US"/>
        </w:rPr>
        <w:t>(Starcke and Brand, 2016)</w:t>
      </w:r>
      <w:r w:rsidRPr="4D6442EE">
        <w:rPr>
          <w:rFonts w:ascii="Arial" w:hAnsi="Arial" w:cs="Arial"/>
          <w:lang w:val="en-US"/>
        </w:rPr>
        <w:fldChar w:fldCharType="end"/>
      </w:r>
      <w:r w:rsidRPr="4D6442EE" w:rsidR="00424B15">
        <w:rPr>
          <w:rFonts w:ascii="Arial" w:hAnsi="Arial" w:cs="Arial"/>
          <w:lang w:val="en-US"/>
        </w:rPr>
        <w:t xml:space="preserve">. The physiological paradigms lead to more immediate stress during learning, whereas the psychosocial paradigms release their full physiological effect 10-20 </w:t>
      </w:r>
      <w:del w:author="Claudia Ebrahimi" w:date="2021-08-26T10:40:00Z" w:id="141">
        <w:r w:rsidRPr="4D6442EE" w:rsidDel="004A51E7" w:rsidR="00424B15">
          <w:rPr>
            <w:rFonts w:ascii="Arial" w:hAnsi="Arial" w:cs="Arial"/>
            <w:lang w:val="en-US"/>
          </w:rPr>
          <w:delText xml:space="preserve">mins </w:delText>
        </w:r>
      </w:del>
      <w:ins w:author="Claudia Ebrahimi" w:date="2021-08-26T10:40:00Z" w:id="142">
        <w:r w:rsidR="004A51E7">
          <w:rPr>
            <w:rFonts w:ascii="Arial" w:hAnsi="Arial" w:cs="Arial"/>
            <w:lang w:val="en-US"/>
          </w:rPr>
          <w:t>minutes</w:t>
        </w:r>
        <w:r w:rsidRPr="4D6442EE" w:rsidR="004A51E7">
          <w:rPr>
            <w:rFonts w:ascii="Arial" w:hAnsi="Arial" w:cs="Arial"/>
            <w:lang w:val="en-US"/>
          </w:rPr>
          <w:t xml:space="preserve"> </w:t>
        </w:r>
      </w:ins>
      <w:r w:rsidRPr="4D6442EE" w:rsidR="00424B15">
        <w:rPr>
          <w:rFonts w:ascii="Arial" w:hAnsi="Arial" w:cs="Arial"/>
          <w:lang w:val="en-US"/>
        </w:rPr>
        <w:t xml:space="preserve">after stress induction. Another explanation for the inconsistent meta-analytical findings </w:t>
      </w:r>
      <w:r w:rsidRPr="4D6442EE" w:rsidR="004D239E">
        <w:rPr>
          <w:rFonts w:ascii="Arial" w:hAnsi="Arial" w:cs="Arial"/>
          <w:lang w:val="en-US"/>
        </w:rPr>
        <w:t>could lie in</w:t>
      </w:r>
      <w:r w:rsidRPr="4D6442EE" w:rsidR="00424B15">
        <w:rPr>
          <w:rFonts w:ascii="Arial" w:hAnsi="Arial" w:cs="Arial"/>
          <w:lang w:val="en-US"/>
        </w:rPr>
        <w:t xml:space="preserve"> how cognitive flexibility was measured.</w:t>
      </w:r>
      <w:r w:rsidRPr="4D6442EE" w:rsidR="00BB7C24">
        <w:rPr>
          <w:rFonts w:ascii="Arial" w:hAnsi="Arial" w:cs="Arial"/>
          <w:lang w:val="en-US"/>
        </w:rPr>
        <w:t xml:space="preserve"> Both meta-analyses</w:t>
      </w:r>
      <w:r w:rsidRPr="4D6442EE" w:rsidR="00407D3B">
        <w:rPr>
          <w:rFonts w:ascii="Arial" w:hAnsi="Arial" w:cs="Arial"/>
          <w:lang w:val="en-US"/>
        </w:rPr>
        <w:t xml:space="preserve"> predominantly</w:t>
      </w:r>
      <w:r w:rsidRPr="4D6442EE" w:rsidR="00BB7C24">
        <w:rPr>
          <w:rFonts w:ascii="Arial" w:hAnsi="Arial" w:cs="Arial"/>
          <w:lang w:val="en-US"/>
        </w:rPr>
        <w:t xml:space="preserve"> focused on</w:t>
      </w:r>
      <w:r w:rsidRPr="4D6442EE" w:rsidR="00553BFA">
        <w:rPr>
          <w:rFonts w:ascii="Arial" w:hAnsi="Arial" w:cs="Arial"/>
          <w:lang w:val="en-US"/>
        </w:rPr>
        <w:t xml:space="preserve"> classical</w:t>
      </w:r>
      <w:r w:rsidRPr="4D6442EE" w:rsidR="009C37B8">
        <w:rPr>
          <w:rFonts w:ascii="Arial" w:hAnsi="Arial" w:cs="Arial"/>
          <w:lang w:val="en-US"/>
        </w:rPr>
        <w:t xml:space="preserve"> </w:t>
      </w:r>
      <w:r w:rsidRPr="4D6442EE" w:rsidR="00BB7C24">
        <w:rPr>
          <w:rFonts w:ascii="Arial" w:hAnsi="Arial" w:cs="Arial"/>
          <w:lang w:val="en-US"/>
        </w:rPr>
        <w:t xml:space="preserve">paradigms such as the Wisconsin </w:t>
      </w:r>
      <w:proofErr w:type="gramStart"/>
      <w:r w:rsidRPr="4D6442EE" w:rsidR="00BB7C24">
        <w:rPr>
          <w:rFonts w:ascii="Arial" w:hAnsi="Arial" w:cs="Arial"/>
          <w:lang w:val="en-US"/>
        </w:rPr>
        <w:t>card sorting</w:t>
      </w:r>
      <w:proofErr w:type="gramEnd"/>
      <w:r w:rsidRPr="4D6442EE" w:rsidR="00BB7C24">
        <w:rPr>
          <w:rFonts w:ascii="Arial" w:hAnsi="Arial" w:cs="Arial"/>
          <w:lang w:val="en-US"/>
        </w:rPr>
        <w:t xml:space="preserve"> test</w:t>
      </w:r>
      <w:r w:rsidRPr="4D6442EE" w:rsidR="00407D3B">
        <w:rPr>
          <w:rFonts w:ascii="Arial" w:hAnsi="Arial" w:cs="Arial"/>
          <w:lang w:val="en-US"/>
        </w:rPr>
        <w:t xml:space="preserve"> or</w:t>
      </w:r>
      <w:r w:rsidRPr="4D6442EE" w:rsidR="00BB7C24">
        <w:rPr>
          <w:rFonts w:ascii="Arial" w:hAnsi="Arial" w:cs="Arial"/>
          <w:lang w:val="en-US"/>
        </w:rPr>
        <w:t xml:space="preserve"> task-switching test</w:t>
      </w:r>
      <w:r w:rsidRPr="4D6442EE" w:rsidR="00407D3B">
        <w:rPr>
          <w:rFonts w:ascii="Arial" w:hAnsi="Arial" w:cs="Arial"/>
          <w:lang w:val="en-US"/>
        </w:rPr>
        <w:t>s</w:t>
      </w:r>
      <w:r w:rsidRPr="4D6442EE" w:rsidR="00BB7C24">
        <w:rPr>
          <w:rFonts w:ascii="Arial" w:hAnsi="Arial" w:cs="Arial"/>
          <w:lang w:val="en-US"/>
        </w:rPr>
        <w:t>. While providing valuable insight into overall cognitive flexibility</w:t>
      </w:r>
      <w:ins w:author="Sjoerds, Z." w:date="2021-07-16T09:35:00Z" w:id="143">
        <w:r w:rsidRPr="4D6442EE" w:rsidR="03625941">
          <w:rPr>
            <w:rFonts w:ascii="Arial" w:hAnsi="Arial" w:cs="Arial"/>
            <w:lang w:val="en-US"/>
          </w:rPr>
          <w:t>,</w:t>
        </w:r>
      </w:ins>
      <w:r w:rsidRPr="4D6442EE" w:rsidR="00BB7C24">
        <w:rPr>
          <w:rFonts w:ascii="Arial" w:hAnsi="Arial" w:cs="Arial"/>
          <w:lang w:val="en-US"/>
        </w:rPr>
        <w:t xml:space="preserve"> these paradigms mostly rely on averaged outcome measures. In contrast, tasks designed for computational modeling </w:t>
      </w:r>
      <w:ins w:author="Lennart Lüttgau" w:date="2021-07-06T11:47:00Z" w:id="144">
        <w:r w:rsidRPr="4D6442EE" w:rsidR="00F86226">
          <w:rPr>
            <w:rFonts w:ascii="Arial" w:hAnsi="Arial" w:cs="Arial"/>
            <w:lang w:val="en-US"/>
          </w:rPr>
          <w:t xml:space="preserve">may </w:t>
        </w:r>
      </w:ins>
      <w:r w:rsidRPr="4D6442EE" w:rsidR="00BB7C24">
        <w:rPr>
          <w:rFonts w:ascii="Arial" w:hAnsi="Arial" w:cs="Arial"/>
          <w:lang w:val="en-US"/>
        </w:rPr>
        <w:t xml:space="preserve">provide a more fine-grained measure of </w:t>
      </w:r>
      <w:ins w:author="Lennart Lüttgau" w:date="2021-07-06T11:48:00Z" w:id="145">
        <w:r w:rsidRPr="4D6442EE" w:rsidR="00F86226">
          <w:rPr>
            <w:rFonts w:ascii="Arial" w:hAnsi="Arial" w:cs="Arial"/>
            <w:lang w:val="en-US"/>
          </w:rPr>
          <w:t>behavioral adaptation</w:t>
        </w:r>
      </w:ins>
      <w:r w:rsidRPr="4D6442EE" w:rsidR="009C37B8">
        <w:rPr>
          <w:rFonts w:ascii="Arial" w:hAnsi="Arial" w:cs="Arial"/>
          <w:lang w:val="en-US"/>
        </w:rPr>
        <w:t xml:space="preserve">. </w:t>
      </w:r>
      <w:commentRangeStart w:id="146"/>
      <w:r w:rsidRPr="4D6442EE" w:rsidR="004A08C6">
        <w:rPr>
          <w:rFonts w:ascii="Arial" w:hAnsi="Arial" w:cs="Arial"/>
          <w:lang w:val="en-US"/>
        </w:rPr>
        <w:t xml:space="preserve">In the last decade computational approaches were combined with cognitive neuroscience </w:t>
      </w:r>
      <w:ins w:author="Sjoerds, Z." w:date="2021-07-16T09:37:00Z" w:id="147">
        <w:r w:rsidRPr="4D6442EE" w:rsidR="004A08C6">
          <w:rPr>
            <w:rFonts w:ascii="Arial" w:hAnsi="Arial" w:cs="Arial"/>
            <w:lang w:val="en-US"/>
          </w:rPr>
          <w:t xml:space="preserve">to study cognitive control and decision-making </w:t>
        </w:r>
      </w:ins>
      <w:r w:rsidRPr="4D6442EE" w:rsidR="004A08C6">
        <w:rPr>
          <w:rFonts w:ascii="Arial" w:hAnsi="Arial" w:cs="Arial"/>
          <w:lang w:val="en-US"/>
        </w:rPr>
        <w:t xml:space="preserve">and gained traction in clinical application </w:t>
      </w:r>
      <w:r w:rsidRPr="4D6442EE">
        <w:rPr>
          <w:rFonts w:ascii="Arial" w:hAnsi="Arial" w:cs="Arial"/>
          <w:lang w:val="en-US"/>
        </w:rPr>
        <w:fldChar w:fldCharType="begin" w:fldLock="1"/>
      </w:r>
      <w:r w:rsidRPr="4D6442EE">
        <w:rPr>
          <w:rFonts w:ascii="Arial" w:hAnsi="Arial" w:cs="Arial"/>
          <w:lang w:val="en-US"/>
        </w:rPr>
        <w:instrText>ADDIN CSL_CITATION {"citationItems":[{"id":"ITEM-1","itemData":{"DOI":"10.1038/nn.4238","ISSN":"15461726","PMID":"26906507","abstract":"Translating advances in neuroscience into benefits for patients with mental illness presents enormous challenges because it involves both the most complex organ, the brain, and its interaction with a similarly complex environment. Dealing with such complexities demands powerful techniques. Computational psychiatry combines multiple levels and types of computation with multiple types of data in an effort to improve understanding, prediction and treatment of mental illness. Computational psychiatry, broadly defined, encompasses two complementary approaches: data driven and theory driven. Data-driven approaches apply machine-learning methods to high-dimensional data to improve classification of disease, predict treatment outcomes or improve treatment selection. These approaches are generally agnostic as to the underlying mechanisms. Theory-driven approaches, in contrast, use models that instantiate prior knowledge of, or explicit hypotheses about, such mechanisms, possibly at multiple levels of analysis and abstraction. We review recent advances in both approaches, with an emphasis on clinical applications, and highlight the utility of combining them.","author":[{"dropping-particle":"","family":"Huys","given":"Quentin J.M.","non-dropping-particle":"","parse-names":false,"suffix":""},{"dropping-particle":"V.","family":"Maia","given":"Tiago","non-dropping-particle":"","parse-names":false,"suffix":""},{"dropping-particle":"","family":"Frank","given":"Michael J.","non-dropping-particle":"","parse-names":false,"suffix":""}],"container-title":"Nature Neuroscience","id":"ITEM-1","issue":"3","issued":{"date-parts":[["2016"]]},"page":"404-413","title":"Computational psychiatry as a bridge from neuroscience to clinical applications","type":"article-journal","volume":"19"},"uris":["http://www.mendeley.com/documents/?uuid=e60c4e3a-08a3-4efc-b9e2-445dbd9b5fee"]},{"id":"ITEM-2","itemData":{"DOI":"10.1038/nn.2723","ISSN":"10976256","PMID":"21270784","abstract":"Over the last decade and a half, reinforcement learning models have fostered an increasingly sophisticated understanding of the functions of dopamine and cortico-basal ganglia-thalamo-cortical (CBGTC) circuits. More recently, these models, and the insights that they afford, have started to be used to understand important aspects of several psychiatric and neurological disorders that involve disturbances of the dopaminergic system and CBGTC circuits. We review this approach and its existing and potential applications to Parkinson's disease, Tourette's syndrome, attention-deficit/hyperactivity disorder, addiction, schizophrenia and preclinical animal models used to screen new antipsychotic drugs. The approach's proven explanatory and predictive power bodes well for the continued growth of computational psychiatry and computational neurology. © 2011 Nature America, Inc. All rights reserved.","author":[{"dropping-particle":"V.","family":"Maia","given":"Tiago","non-dropping-particle":"","parse-names":false,"suffix":""},{"dropping-particle":"","family":"Frank","given":"Michael J.","non-dropping-particle":"","parse-names":false,"suffix":""}],"container-title":"Nature Neuroscience","id":"ITEM-2","issue":"2","issued":{"date-parts":[["2011"]]},"page":"154-162","publisher":"Nature Publishing Group","title":"From reinforcement learning models to psychiatric and neurological disorders","type":"article-journal","volume":"14"},"uris":["http://www.mendeley.com/documents/?uuid=3ef6480f-3556-4038-bc95-e9285aa62713"]}],"mendeley":{"formattedCitation":"(Huys et al., 2016; Maia and Frank, 2011)","plainTextFormattedCitation":"(Huys et al., 2016; Maia and Frank, 2011)","previouslyFormattedCitation":"(Huys et al., 2016; Maia and Frank, 2011)"},"properties":{"noteIndex":0},"schema":"https://github.com/citation-style-language/schema/raw/master/csl-citation.json"}</w:instrText>
      </w:r>
      <w:r w:rsidRPr="4D6442EE">
        <w:rPr>
          <w:rFonts w:ascii="Arial" w:hAnsi="Arial" w:cs="Arial"/>
          <w:lang w:val="en-US"/>
        </w:rPr>
        <w:fldChar w:fldCharType="separate"/>
      </w:r>
      <w:r w:rsidRPr="4D6442EE" w:rsidR="004A08C6">
        <w:rPr>
          <w:rFonts w:ascii="Arial" w:hAnsi="Arial" w:cs="Arial"/>
          <w:noProof/>
          <w:lang w:val="en-US"/>
        </w:rPr>
        <w:t>(Huys et al., 2016; Maia and Frank, 2011)</w:t>
      </w:r>
      <w:r w:rsidRPr="4D6442EE">
        <w:rPr>
          <w:rFonts w:ascii="Arial" w:hAnsi="Arial" w:cs="Arial"/>
          <w:lang w:val="en-US"/>
        </w:rPr>
        <w:fldChar w:fldCharType="end"/>
      </w:r>
      <w:r w:rsidRPr="4D6442EE" w:rsidR="004A08C6">
        <w:rPr>
          <w:rFonts w:ascii="Arial" w:hAnsi="Arial" w:cs="Arial"/>
          <w:lang w:val="en-US"/>
        </w:rPr>
        <w:t xml:space="preserve">. </w:t>
      </w:r>
      <w:commentRangeEnd w:id="146"/>
      <w:r>
        <w:commentReference w:id="146"/>
      </w:r>
      <w:commentRangeStart w:id="148"/>
      <w:r w:rsidRPr="4D6442EE" w:rsidR="00CA7A98">
        <w:rPr>
          <w:rFonts w:ascii="Arial" w:hAnsi="Arial" w:cs="Arial"/>
          <w:lang w:val="en-US"/>
        </w:rPr>
        <w:t>Another</w:t>
      </w:r>
      <w:r w:rsidRPr="4D6442EE" w:rsidR="00E20C93">
        <w:rPr>
          <w:rFonts w:ascii="Arial" w:hAnsi="Arial" w:cs="Arial"/>
          <w:lang w:val="en-US"/>
        </w:rPr>
        <w:t xml:space="preserve"> </w:t>
      </w:r>
      <w:commentRangeEnd w:id="148"/>
      <w:r>
        <w:commentReference w:id="148"/>
      </w:r>
      <w:r w:rsidRPr="4D6442EE" w:rsidR="00CA7A98">
        <w:rPr>
          <w:rFonts w:ascii="Arial" w:hAnsi="Arial" w:cs="Arial"/>
          <w:lang w:val="en-US"/>
        </w:rPr>
        <w:t xml:space="preserve">understudied subject </w:t>
      </w:r>
      <w:r w:rsidRPr="4D6442EE" w:rsidR="00E20C93">
        <w:rPr>
          <w:rFonts w:ascii="Arial" w:hAnsi="Arial" w:cs="Arial"/>
          <w:lang w:val="en-US"/>
        </w:rPr>
        <w:t xml:space="preserve">remains </w:t>
      </w:r>
      <w:r w:rsidRPr="4D6442EE" w:rsidR="00C87DB1">
        <w:rPr>
          <w:rFonts w:ascii="Arial" w:hAnsi="Arial" w:cs="Arial"/>
          <w:lang w:val="en-US"/>
        </w:rPr>
        <w:t>how</w:t>
      </w:r>
      <w:r w:rsidRPr="4D6442EE" w:rsidR="00831ADF">
        <w:rPr>
          <w:rFonts w:ascii="Arial" w:hAnsi="Arial" w:cs="Arial"/>
          <w:lang w:val="en-US"/>
        </w:rPr>
        <w:t xml:space="preserve"> </w:t>
      </w:r>
      <w:r w:rsidRPr="4D6442EE" w:rsidR="00CA7A98">
        <w:rPr>
          <w:rFonts w:ascii="Arial" w:hAnsi="Arial" w:cs="Arial"/>
          <w:lang w:val="en-US"/>
        </w:rPr>
        <w:t>the brain</w:t>
      </w:r>
      <w:r w:rsidRPr="4D6442EE" w:rsidR="0067295C">
        <w:rPr>
          <w:rFonts w:ascii="Arial" w:hAnsi="Arial" w:cs="Arial"/>
          <w:lang w:val="en-US"/>
        </w:rPr>
        <w:t xml:space="preserve"> adapt</w:t>
      </w:r>
      <w:r w:rsidRPr="4D6442EE" w:rsidR="00CA7A98">
        <w:rPr>
          <w:rFonts w:ascii="Arial" w:hAnsi="Arial" w:cs="Arial"/>
          <w:lang w:val="en-US"/>
        </w:rPr>
        <w:t>s</w:t>
      </w:r>
      <w:r w:rsidRPr="4D6442EE" w:rsidR="00451058">
        <w:rPr>
          <w:rFonts w:ascii="Arial" w:hAnsi="Arial" w:cs="Arial"/>
          <w:lang w:val="en-US"/>
        </w:rPr>
        <w:t xml:space="preserve"> </w:t>
      </w:r>
      <w:r w:rsidRPr="4D6442EE" w:rsidR="00CA7A98">
        <w:rPr>
          <w:rFonts w:ascii="Arial" w:hAnsi="Arial" w:cs="Arial"/>
          <w:lang w:val="en-US"/>
        </w:rPr>
        <w:t>to learning from rewards</w:t>
      </w:r>
      <w:r w:rsidRPr="4D6442EE" w:rsidR="00831ADF">
        <w:rPr>
          <w:rFonts w:ascii="Arial" w:hAnsi="Arial" w:cs="Arial"/>
          <w:lang w:val="en-US"/>
        </w:rPr>
        <w:t xml:space="preserve"> in a</w:t>
      </w:r>
      <w:r w:rsidRPr="4D6442EE" w:rsidR="00B72AC1">
        <w:rPr>
          <w:rFonts w:ascii="Arial" w:hAnsi="Arial" w:cs="Arial"/>
          <w:lang w:val="en-US"/>
        </w:rPr>
        <w:t xml:space="preserve">n uncertain </w:t>
      </w:r>
      <w:r w:rsidRPr="4D6442EE" w:rsidR="00831ADF">
        <w:rPr>
          <w:rFonts w:ascii="Arial" w:hAnsi="Arial" w:cs="Arial"/>
          <w:lang w:val="en-US"/>
        </w:rPr>
        <w:t xml:space="preserve">environment under stress. </w:t>
      </w:r>
      <w:r w:rsidRPr="4D6442EE" w:rsidR="004A08C6">
        <w:rPr>
          <w:rFonts w:ascii="Arial" w:hAnsi="Arial" w:cs="Arial"/>
          <w:lang w:val="en-US"/>
        </w:rPr>
        <w:t>P</w:t>
      </w:r>
      <w:r w:rsidRPr="4D6442EE" w:rsidR="00831ADF">
        <w:rPr>
          <w:rFonts w:ascii="Arial" w:hAnsi="Arial" w:cs="Arial"/>
          <w:lang w:val="en-US"/>
        </w:rPr>
        <w:t>robabilistic reversal learning</w:t>
      </w:r>
      <w:r w:rsidRPr="4D6442EE" w:rsidR="004A08C6">
        <w:rPr>
          <w:rFonts w:ascii="Arial" w:hAnsi="Arial" w:cs="Arial"/>
          <w:lang w:val="en-US"/>
        </w:rPr>
        <w:t xml:space="preserve"> requires</w:t>
      </w:r>
      <w:r w:rsidRPr="4D6442EE" w:rsidR="00831ADF">
        <w:rPr>
          <w:rFonts w:ascii="Arial" w:hAnsi="Arial" w:cs="Arial"/>
          <w:lang w:val="en-US"/>
        </w:rPr>
        <w:t xml:space="preserve"> participants </w:t>
      </w:r>
      <w:ins w:author="Lennart Luettgau" w:date="2021-08-23T21:57:00Z" w:id="149">
        <w:r w:rsidRPr="4D6442EE" w:rsidR="00AC3C89">
          <w:rPr>
            <w:rFonts w:ascii="Arial" w:hAnsi="Arial" w:cs="Arial"/>
            <w:lang w:val="en-US"/>
          </w:rPr>
          <w:t xml:space="preserve">to </w:t>
        </w:r>
      </w:ins>
      <w:r w:rsidRPr="4D6442EE" w:rsidR="00831ADF">
        <w:rPr>
          <w:rFonts w:ascii="Arial" w:hAnsi="Arial" w:cs="Arial"/>
          <w:lang w:val="en-US"/>
        </w:rPr>
        <w:t xml:space="preserve">choose between </w:t>
      </w:r>
      <w:del w:author="Lennart Luettgau" w:date="2021-08-23T21:57:00Z" w:id="150">
        <w:r w:rsidRPr="4D6442EE" w:rsidDel="00831ADF">
          <w:rPr>
            <w:rFonts w:ascii="Arial" w:hAnsi="Arial" w:cs="Arial"/>
            <w:lang w:val="en-US"/>
          </w:rPr>
          <w:delText xml:space="preserve">two </w:delText>
        </w:r>
      </w:del>
      <w:r w:rsidRPr="4D6442EE" w:rsidR="00831ADF">
        <w:rPr>
          <w:rFonts w:ascii="Arial" w:hAnsi="Arial" w:cs="Arial"/>
          <w:lang w:val="en-US"/>
        </w:rPr>
        <w:t xml:space="preserve">stimuli with </w:t>
      </w:r>
      <w:commentRangeStart w:id="151"/>
      <w:r w:rsidRPr="4D6442EE" w:rsidR="00831ADF">
        <w:rPr>
          <w:rFonts w:ascii="Arial" w:hAnsi="Arial" w:cs="Arial"/>
          <w:lang w:val="en-US"/>
        </w:rPr>
        <w:t xml:space="preserve">varying </w:t>
      </w:r>
      <w:commentRangeEnd w:id="151"/>
      <w:r>
        <w:commentReference w:id="151"/>
      </w:r>
      <w:r w:rsidRPr="4D6442EE" w:rsidR="00831ADF">
        <w:rPr>
          <w:rFonts w:ascii="Arial" w:hAnsi="Arial" w:cs="Arial"/>
          <w:lang w:val="en-US"/>
        </w:rPr>
        <w:t>reward contingencies</w:t>
      </w:r>
      <w:r w:rsidRPr="4D6442EE" w:rsidR="001F6323">
        <w:rPr>
          <w:rFonts w:ascii="Arial" w:hAnsi="Arial" w:cs="Arial"/>
          <w:lang w:val="en-US"/>
        </w:rPr>
        <w:t xml:space="preserve">. </w:t>
      </w:r>
      <w:r w:rsidRPr="4D6442EE" w:rsidR="00831ADF">
        <w:rPr>
          <w:rFonts w:ascii="Arial" w:hAnsi="Arial" w:cs="Arial"/>
          <w:lang w:val="en-US"/>
        </w:rPr>
        <w:t>In these paradigms c</w:t>
      </w:r>
      <w:r w:rsidRPr="4D6442EE" w:rsidR="00EB3791">
        <w:rPr>
          <w:rFonts w:ascii="Arial" w:hAnsi="Arial" w:cs="Arial"/>
          <w:lang w:val="en-US"/>
        </w:rPr>
        <w:t>ontingencies</w:t>
      </w:r>
      <w:r w:rsidRPr="4D6442EE" w:rsidR="008545C4">
        <w:rPr>
          <w:rFonts w:ascii="Arial" w:hAnsi="Arial" w:cs="Arial"/>
          <w:lang w:val="en-US"/>
        </w:rPr>
        <w:t xml:space="preserve"> are reversed several times throughout the task</w:t>
      </w:r>
      <w:r w:rsidRPr="4D6442EE" w:rsidR="00EB3791">
        <w:rPr>
          <w:rFonts w:ascii="Arial" w:hAnsi="Arial" w:cs="Arial"/>
          <w:lang w:val="en-US"/>
        </w:rPr>
        <w:t xml:space="preserve"> unannounced and therefore</w:t>
      </w:r>
      <w:r w:rsidRPr="4D6442EE" w:rsidR="00A81717">
        <w:rPr>
          <w:rFonts w:ascii="Arial" w:hAnsi="Arial" w:cs="Arial"/>
          <w:lang w:val="en-US"/>
        </w:rPr>
        <w:t xml:space="preserve"> </w:t>
      </w:r>
      <w:r w:rsidRPr="4D6442EE" w:rsidR="004A08C6">
        <w:rPr>
          <w:rFonts w:ascii="Arial" w:hAnsi="Arial" w:cs="Arial"/>
          <w:lang w:val="en-US"/>
        </w:rPr>
        <w:t>demand</w:t>
      </w:r>
      <w:r w:rsidRPr="4D6442EE" w:rsidR="001F6323">
        <w:rPr>
          <w:rFonts w:ascii="Arial" w:hAnsi="Arial" w:cs="Arial"/>
          <w:lang w:val="en-US"/>
        </w:rPr>
        <w:t xml:space="preserve"> behavioral</w:t>
      </w:r>
      <w:r w:rsidRPr="4D6442EE" w:rsidR="00BA4A6C">
        <w:rPr>
          <w:rFonts w:ascii="Arial" w:hAnsi="Arial" w:cs="Arial"/>
          <w:lang w:val="en-US"/>
        </w:rPr>
        <w:t xml:space="preserve"> </w:t>
      </w:r>
      <w:r w:rsidRPr="4D6442EE" w:rsidR="008545C4">
        <w:rPr>
          <w:rFonts w:ascii="Arial" w:hAnsi="Arial" w:cs="Arial"/>
          <w:lang w:val="en-US"/>
        </w:rPr>
        <w:t>adaptation to a volatile environment.</w:t>
      </w:r>
      <w:r w:rsidRPr="4D6442EE" w:rsidR="004A08C6">
        <w:rPr>
          <w:rFonts w:ascii="Arial" w:hAnsi="Arial" w:cs="Arial"/>
          <w:lang w:val="en-US"/>
        </w:rPr>
        <w:t xml:space="preserve"> </w:t>
      </w:r>
      <w:del w:author="Lennart Luettgau" w:date="2021-08-23T21:59:00Z" w:id="152">
        <w:r w:rsidRPr="4D6442EE" w:rsidDel="004A08C6">
          <w:rPr>
            <w:rFonts w:ascii="Arial" w:hAnsi="Arial" w:cs="Arial"/>
            <w:lang w:val="en-US"/>
          </w:rPr>
          <w:delText xml:space="preserve">The </w:delText>
        </w:r>
      </w:del>
      <w:ins w:author="Lennart Luettgau" w:date="2021-08-23T21:59:00Z" w:id="153">
        <w:r w:rsidRPr="4D6442EE" w:rsidR="00DC4DBC">
          <w:rPr>
            <w:rFonts w:ascii="Arial" w:hAnsi="Arial" w:cs="Arial"/>
            <w:lang w:val="en-US"/>
          </w:rPr>
          <w:t xml:space="preserve">A </w:t>
        </w:r>
      </w:ins>
      <w:r w:rsidRPr="4D6442EE" w:rsidR="004A08C6">
        <w:rPr>
          <w:rFonts w:ascii="Arial" w:hAnsi="Arial" w:cs="Arial"/>
          <w:lang w:val="en-US"/>
        </w:rPr>
        <w:t xml:space="preserve">computational </w:t>
      </w:r>
      <w:del w:author="Lennart Luettgau" w:date="2021-08-23T21:59:00Z" w:id="154">
        <w:r w:rsidRPr="4D6442EE" w:rsidDel="004A08C6">
          <w:rPr>
            <w:rFonts w:ascii="Arial" w:hAnsi="Arial" w:cs="Arial"/>
            <w:lang w:val="en-US"/>
          </w:rPr>
          <w:delText xml:space="preserve">equivalent </w:delText>
        </w:r>
      </w:del>
      <w:ins w:author="Lennart Luettgau" w:date="2021-08-23T22:00:00Z" w:id="155">
        <w:r w:rsidRPr="4D6442EE" w:rsidR="00FF1447">
          <w:rPr>
            <w:rFonts w:ascii="Arial" w:hAnsi="Arial" w:cs="Arial"/>
            <w:lang w:val="en-US"/>
          </w:rPr>
          <w:t>mechanism</w:t>
        </w:r>
      </w:ins>
      <w:ins w:author="Lennart Luettgau" w:date="2021-08-23T21:59:00Z" w:id="156">
        <w:r w:rsidRPr="4D6442EE" w:rsidR="00DC4DBC">
          <w:rPr>
            <w:rFonts w:ascii="Arial" w:hAnsi="Arial" w:cs="Arial"/>
            <w:lang w:val="en-US"/>
          </w:rPr>
          <w:t xml:space="preserve"> </w:t>
        </w:r>
      </w:ins>
      <w:del w:author="Lennart Luettgau" w:date="2021-08-23T22:00:00Z" w:id="157">
        <w:r w:rsidRPr="4D6442EE" w:rsidDel="004A08C6">
          <w:rPr>
            <w:rFonts w:ascii="Arial" w:hAnsi="Arial" w:cs="Arial"/>
            <w:lang w:val="en-US"/>
          </w:rPr>
          <w:delText xml:space="preserve">of </w:delText>
        </w:r>
      </w:del>
      <w:ins w:author="Lennart Luettgau" w:date="2021-08-23T22:00:00Z" w:id="158">
        <w:r w:rsidRPr="4D6442EE" w:rsidR="00FF1447">
          <w:rPr>
            <w:rFonts w:ascii="Arial" w:hAnsi="Arial" w:cs="Arial"/>
            <w:lang w:val="en-US"/>
          </w:rPr>
          <w:t xml:space="preserve">underlying </w:t>
        </w:r>
      </w:ins>
      <w:ins w:author="Lennart Luettgau" w:date="2021-08-23T21:59:00Z" w:id="159">
        <w:r w:rsidRPr="4D6442EE" w:rsidR="00DC4DBC">
          <w:rPr>
            <w:rFonts w:ascii="Arial" w:hAnsi="Arial" w:cs="Arial"/>
            <w:lang w:val="en-US"/>
          </w:rPr>
          <w:t xml:space="preserve">the putative </w:t>
        </w:r>
      </w:ins>
      <w:r w:rsidRPr="4D6442EE" w:rsidR="004A08C6">
        <w:rPr>
          <w:rFonts w:ascii="Arial" w:hAnsi="Arial" w:cs="Arial"/>
          <w:lang w:val="en-US"/>
        </w:rPr>
        <w:t>learning</w:t>
      </w:r>
      <w:ins w:author="Lennart Luettgau" w:date="2021-08-23T21:59:00Z" w:id="160">
        <w:r w:rsidRPr="4D6442EE" w:rsidR="00DC4DBC">
          <w:rPr>
            <w:rFonts w:ascii="Arial" w:hAnsi="Arial" w:cs="Arial"/>
            <w:lang w:val="en-US"/>
          </w:rPr>
          <w:t xml:space="preserve"> process </w:t>
        </w:r>
      </w:ins>
      <w:del w:author="Lennart Luettgau" w:date="2021-08-23T22:00:00Z" w:id="161">
        <w:r w:rsidRPr="4D6442EE" w:rsidDel="004A08C6">
          <w:rPr>
            <w:rFonts w:ascii="Arial" w:hAnsi="Arial" w:cs="Arial"/>
            <w:lang w:val="en-US"/>
          </w:rPr>
          <w:delText xml:space="preserve"> is found in </w:delText>
        </w:r>
      </w:del>
      <w:ins w:author="Lennart Luettgau" w:date="2021-08-23T22:00:00Z" w:id="162">
        <w:r w:rsidRPr="4D6442EE" w:rsidR="00DC4DBC">
          <w:rPr>
            <w:rFonts w:ascii="Arial" w:hAnsi="Arial" w:cs="Arial"/>
            <w:lang w:val="en-US"/>
          </w:rPr>
          <w:t xml:space="preserve">can be </w:t>
        </w:r>
      </w:ins>
      <w:ins w:author="Lennart Luettgau" w:date="2021-08-23T22:01:00Z" w:id="163">
        <w:r w:rsidRPr="4D6442EE" w:rsidR="00FF1447">
          <w:rPr>
            <w:rFonts w:ascii="Arial" w:hAnsi="Arial" w:cs="Arial"/>
            <w:lang w:val="en-US"/>
          </w:rPr>
          <w:t>formalized</w:t>
        </w:r>
      </w:ins>
      <w:ins w:author="Lennart Luettgau" w:date="2021-08-23T22:00:00Z" w:id="164">
        <w:r w:rsidRPr="4D6442EE" w:rsidR="00DC4DBC">
          <w:rPr>
            <w:rFonts w:ascii="Arial" w:hAnsi="Arial" w:cs="Arial"/>
            <w:lang w:val="en-US"/>
          </w:rPr>
          <w:t xml:space="preserve"> </w:t>
        </w:r>
      </w:ins>
      <w:ins w:author="Lennart Luettgau" w:date="2021-08-23T22:02:00Z" w:id="165">
        <w:r w:rsidRPr="4D6442EE" w:rsidR="005C41E0">
          <w:rPr>
            <w:rFonts w:ascii="Arial" w:hAnsi="Arial" w:cs="Arial"/>
            <w:lang w:val="en-US"/>
          </w:rPr>
          <w:t>by</w:t>
        </w:r>
      </w:ins>
      <w:ins w:author="Lennart Luettgau" w:date="2021-08-23T22:00:00Z" w:id="166">
        <w:r w:rsidRPr="4D6442EE" w:rsidR="00DC4DBC">
          <w:rPr>
            <w:rFonts w:ascii="Arial" w:hAnsi="Arial" w:cs="Arial"/>
            <w:lang w:val="en-US"/>
          </w:rPr>
          <w:t xml:space="preserve"> </w:t>
        </w:r>
      </w:ins>
      <w:del w:author="Lennart Luettgau" w:date="2021-08-23T22:01:00Z" w:id="167">
        <w:r w:rsidRPr="4D6442EE" w:rsidDel="004A08C6">
          <w:rPr>
            <w:rFonts w:ascii="Arial" w:hAnsi="Arial" w:cs="Arial"/>
            <w:lang w:val="en-US"/>
          </w:rPr>
          <w:delText xml:space="preserve">a </w:delText>
        </w:r>
      </w:del>
      <w:ins w:author="Lennart Luettgau" w:date="2021-08-23T22:01:00Z" w:id="168">
        <w:r w:rsidRPr="4D6442EE" w:rsidR="00FF1447">
          <w:rPr>
            <w:rFonts w:ascii="Arial" w:hAnsi="Arial" w:cs="Arial"/>
            <w:lang w:val="en-US"/>
          </w:rPr>
          <w:t xml:space="preserve">the </w:t>
        </w:r>
      </w:ins>
      <w:ins w:author="Lennart Luettgau" w:date="2021-08-23T22:02:00Z" w:id="169">
        <w:r w:rsidRPr="4D6442EE" w:rsidR="005C41E0">
          <w:rPr>
            <w:rFonts w:ascii="Arial" w:hAnsi="Arial" w:cs="Arial"/>
            <w:lang w:val="en-US"/>
          </w:rPr>
          <w:t>reward prediction error (RPE), a</w:t>
        </w:r>
        <w:r w:rsidRPr="4D6442EE" w:rsidR="004510A8">
          <w:rPr>
            <w:rFonts w:ascii="Arial" w:hAnsi="Arial" w:cs="Arial"/>
            <w:lang w:val="en-US"/>
          </w:rPr>
          <w:t xml:space="preserve"> computational quantity derived from</w:t>
        </w:r>
        <w:r w:rsidRPr="4D6442EE" w:rsidR="005C41E0">
          <w:rPr>
            <w:rFonts w:ascii="Arial" w:hAnsi="Arial" w:cs="Arial"/>
            <w:lang w:val="en-US"/>
          </w:rPr>
          <w:t xml:space="preserve"> </w:t>
        </w:r>
        <w:r w:rsidRPr="4D6442EE" w:rsidR="004510A8">
          <w:rPr>
            <w:rFonts w:ascii="Arial" w:hAnsi="Arial" w:cs="Arial"/>
            <w:lang w:val="en-US"/>
          </w:rPr>
          <w:t xml:space="preserve">the </w:t>
        </w:r>
      </w:ins>
      <w:proofErr w:type="gramStart"/>
      <w:r w:rsidRPr="4D6442EE" w:rsidR="004A08C6">
        <w:rPr>
          <w:rFonts w:ascii="Arial" w:hAnsi="Arial" w:cs="Arial"/>
          <w:lang w:val="en-US"/>
        </w:rPr>
        <w:t>reinforcement learning</w:t>
      </w:r>
      <w:proofErr w:type="gramEnd"/>
      <w:r w:rsidRPr="4D6442EE" w:rsidR="004A08C6">
        <w:rPr>
          <w:rFonts w:ascii="Arial" w:hAnsi="Arial" w:cs="Arial"/>
          <w:lang w:val="en-US"/>
        </w:rPr>
        <w:t xml:space="preserve"> (RL) framework</w:t>
      </w:r>
      <w:ins w:author="Lennart Luettgau" w:date="2021-08-23T22:02:00Z" w:id="170">
        <w:r w:rsidRPr="4D6442EE" w:rsidR="004510A8">
          <w:rPr>
            <w:rFonts w:ascii="Arial" w:hAnsi="Arial" w:cs="Arial"/>
            <w:lang w:val="en-US"/>
          </w:rPr>
          <w:t xml:space="preserve">. </w:t>
        </w:r>
      </w:ins>
      <w:del w:author="Lennart Luettgau" w:date="2021-08-23T22:02:00Z" w:id="171">
        <w:r w:rsidRPr="4D6442EE" w:rsidDel="004A08C6">
          <w:rPr>
            <w:rFonts w:ascii="Arial" w:hAnsi="Arial" w:cs="Arial"/>
            <w:lang w:val="en-US"/>
          </w:rPr>
          <w:delText xml:space="preserve"> </w:delText>
        </w:r>
      </w:del>
      <w:del w:author="Lennart Luettgau" w:date="2021-08-23T22:01:00Z" w:id="172">
        <w:r w:rsidRPr="4D6442EE" w:rsidDel="004A08C6">
          <w:rPr>
            <w:rFonts w:ascii="Arial" w:hAnsi="Arial" w:cs="Arial"/>
            <w:lang w:val="en-US"/>
          </w:rPr>
          <w:delText xml:space="preserve">as </w:delText>
        </w:r>
      </w:del>
      <w:ins w:author="Lennart Luettgau" w:date="2021-08-23T22:01:00Z" w:id="173">
        <w:r w:rsidRPr="4D6442EE" w:rsidR="005C41E0">
          <w:rPr>
            <w:rFonts w:ascii="Arial" w:hAnsi="Arial" w:cs="Arial"/>
            <w:lang w:val="en-US"/>
          </w:rPr>
          <w:t xml:space="preserve"> </w:t>
        </w:r>
      </w:ins>
      <w:del w:author="Lennart Luettgau" w:date="2021-08-23T22:02:00Z" w:id="174">
        <w:r w:rsidRPr="4D6442EE" w:rsidDel="004A08C6">
          <w:rPr>
            <w:rFonts w:ascii="Arial" w:hAnsi="Arial" w:cs="Arial"/>
            <w:lang w:val="en-US"/>
          </w:rPr>
          <w:delText xml:space="preserve">the </w:delText>
        </w:r>
      </w:del>
      <w:del w:author="Lennart Luettgau" w:date="2021-08-23T22:01:00Z" w:id="175">
        <w:r w:rsidRPr="4D6442EE" w:rsidDel="004A08C6">
          <w:rPr>
            <w:rFonts w:ascii="Arial" w:hAnsi="Arial" w:cs="Arial"/>
            <w:lang w:val="en-US"/>
          </w:rPr>
          <w:delText xml:space="preserve">so-called </w:delText>
        </w:r>
      </w:del>
      <w:del w:author="Lennart Luettgau" w:date="2021-08-23T22:02:00Z" w:id="176">
        <w:r w:rsidRPr="4D6442EE" w:rsidDel="004A08C6">
          <w:rPr>
            <w:rFonts w:ascii="Arial" w:hAnsi="Arial" w:cs="Arial"/>
            <w:lang w:val="en-US"/>
          </w:rPr>
          <w:delText xml:space="preserve">reward prediction error (RPE). </w:delText>
        </w:r>
      </w:del>
      <w:r w:rsidRPr="4D6442EE" w:rsidR="004A08C6">
        <w:rPr>
          <w:rFonts w:ascii="Arial" w:hAnsi="Arial" w:cs="Arial"/>
          <w:lang w:val="en-US"/>
        </w:rPr>
        <w:t>RPE</w:t>
      </w:r>
      <w:ins w:author="Lennart Luettgau" w:date="2021-08-23T22:02:00Z" w:id="177">
        <w:r w:rsidRPr="4D6442EE" w:rsidR="00846A1D">
          <w:rPr>
            <w:rFonts w:ascii="Arial" w:hAnsi="Arial" w:cs="Arial"/>
            <w:lang w:val="en-US"/>
          </w:rPr>
          <w:t>s</w:t>
        </w:r>
      </w:ins>
      <w:r w:rsidRPr="4D6442EE" w:rsidR="004A08C6">
        <w:rPr>
          <w:rFonts w:ascii="Arial" w:hAnsi="Arial" w:cs="Arial"/>
          <w:lang w:val="en-US"/>
        </w:rPr>
        <w:t xml:space="preserve"> signal the difference between an observed </w:t>
      </w:r>
      <w:r w:rsidRPr="4D6442EE" w:rsidR="004A08C6">
        <w:rPr>
          <w:rFonts w:ascii="Arial" w:hAnsi="Arial" w:cs="Arial"/>
          <w:lang w:val="en-US"/>
        </w:rPr>
        <w:lastRenderedPageBreak/>
        <w:t xml:space="preserve">and expected reward </w:t>
      </w:r>
      <w:r w:rsidRPr="4D6442EE">
        <w:rPr>
          <w:rFonts w:ascii="Arial" w:hAnsi="Arial" w:cs="Arial"/>
          <w:lang w:val="en-US"/>
        </w:rPr>
        <w:fldChar w:fldCharType="begin" w:fldLock="1"/>
      </w:r>
      <w:r w:rsidRPr="4D6442EE">
        <w:rPr>
          <w:rFonts w:ascii="Arial" w:hAnsi="Arial" w:cs="Arial"/>
          <w:lang w:val="en-US"/>
        </w:rPr>
        <w:instrText>ADDIN CSL_CITATION {"citationItems":[{"id":"ITEM-1","itemData":{"DOI":"10.1016/j.neuron.2013.09.007","ISSN":"0896-6273","author":[{"dropping-particle":"","family":"Dolan","given":"Ray J","non-dropping-particle":"","parse-names":false,"suffix":""},{"dropping-particle":"","family":"Dayan","given":"Peter","non-dropping-particle":"","parse-names":false,"suffix":""}],"container-title":"Neuron","id":"ITEM-1","issue":"2","issued":{"date-parts":[["2013"]]},"page":"312-325","publisher":"The Authors","title":"Review Goals and Habits in the Brain","type":"article-journal","volume":"80"},"uris":["http://www.mendeley.com/documents/?uuid=fb41f914-63ea-415b-8e82-2b07246775d7"]}],"mendeley":{"formattedCitation":"(Dolan and Dayan, 2013)","plainTextFormattedCitation":"(Dolan and Dayan, 2013)","previouslyFormattedCitation":"(Dolan and Dayan, 2013)"},"properties":{"noteIndex":0},"schema":"https://github.com/citation-style-language/schema/raw/master/csl-citation.json"}</w:instrText>
      </w:r>
      <w:r w:rsidRPr="4D6442EE">
        <w:rPr>
          <w:rFonts w:ascii="Arial" w:hAnsi="Arial" w:cs="Arial"/>
          <w:lang w:val="en-US"/>
        </w:rPr>
        <w:fldChar w:fldCharType="separate"/>
      </w:r>
      <w:r w:rsidRPr="4D6442EE" w:rsidR="004A08C6">
        <w:rPr>
          <w:rFonts w:ascii="Arial" w:hAnsi="Arial" w:cs="Arial"/>
          <w:noProof/>
          <w:lang w:val="en-US"/>
        </w:rPr>
        <w:t>(Dolan and Dayan, 2013)</w:t>
      </w:r>
      <w:r w:rsidRPr="4D6442EE">
        <w:rPr>
          <w:rFonts w:ascii="Arial" w:hAnsi="Arial" w:cs="Arial"/>
          <w:lang w:val="en-US"/>
        </w:rPr>
        <w:fldChar w:fldCharType="end"/>
      </w:r>
      <w:r w:rsidRPr="4D6442EE" w:rsidR="004A08C6">
        <w:rPr>
          <w:rFonts w:ascii="Arial" w:hAnsi="Arial" w:cs="Arial"/>
          <w:lang w:val="en-US"/>
        </w:rPr>
        <w:t xml:space="preserve"> and are used to update the value of </w:t>
      </w:r>
      <w:ins w:author="Lennart Luettgau" w:date="2021-08-23T22:03:00Z" w:id="178">
        <w:r w:rsidRPr="4D6442EE" w:rsidR="00846A1D">
          <w:rPr>
            <w:rFonts w:ascii="Arial" w:hAnsi="Arial" w:cs="Arial"/>
            <w:lang w:val="en-US"/>
          </w:rPr>
          <w:t xml:space="preserve">a stimulus, </w:t>
        </w:r>
        <w:r w:rsidRPr="4D6442EE" w:rsidR="0090251C">
          <w:rPr>
            <w:rFonts w:ascii="Arial" w:hAnsi="Arial" w:cs="Arial"/>
            <w:lang w:val="en-US"/>
          </w:rPr>
          <w:t>a state</w:t>
        </w:r>
      </w:ins>
      <w:ins w:author="Sjoerds, Z." w:date="2021-08-25T09:38:00Z" w:id="179">
        <w:r w:rsidRPr="4D6442EE" w:rsidR="5F5E6584">
          <w:rPr>
            <w:rFonts w:ascii="Arial" w:hAnsi="Arial" w:cs="Arial"/>
            <w:lang w:val="en-US"/>
          </w:rPr>
          <w:t>,</w:t>
        </w:r>
      </w:ins>
      <w:ins w:author="Lennart Luettgau" w:date="2021-08-23T22:03:00Z" w:id="180">
        <w:r w:rsidRPr="4D6442EE" w:rsidR="0090251C">
          <w:rPr>
            <w:rFonts w:ascii="Arial" w:hAnsi="Arial" w:cs="Arial"/>
            <w:lang w:val="en-US"/>
          </w:rPr>
          <w:t xml:space="preserve"> </w:t>
        </w:r>
        <w:r w:rsidRPr="4D6442EE" w:rsidR="00846A1D">
          <w:rPr>
            <w:rFonts w:ascii="Arial" w:hAnsi="Arial" w:cs="Arial"/>
            <w:lang w:val="en-US"/>
          </w:rPr>
          <w:t xml:space="preserve">or </w:t>
        </w:r>
      </w:ins>
      <w:r w:rsidRPr="4D6442EE" w:rsidR="004A08C6">
        <w:rPr>
          <w:rFonts w:ascii="Arial" w:hAnsi="Arial" w:cs="Arial"/>
          <w:lang w:val="en-US"/>
        </w:rPr>
        <w:t xml:space="preserve">an action. </w:t>
      </w:r>
      <w:ins w:author="Lennart Luettgau" w:date="2021-08-23T22:04:00Z" w:id="181">
        <w:r w:rsidRPr="4D6442EE" w:rsidR="00B34C82">
          <w:rPr>
            <w:rFonts w:ascii="Arial" w:hAnsi="Arial" w:cs="Arial"/>
            <w:lang w:val="en-US"/>
          </w:rPr>
          <w:t xml:space="preserve">Due to the probabilistic nature of </w:t>
        </w:r>
        <w:del w:author="Sjoerds, Z." w:date="2021-08-25T09:39:00Z" w:id="182">
          <w:r w:rsidRPr="4D6442EE" w:rsidDel="00B34C82">
            <w:rPr>
              <w:rFonts w:ascii="Arial" w:hAnsi="Arial" w:cs="Arial"/>
              <w:lang w:val="en-US"/>
            </w:rPr>
            <w:delText xml:space="preserve">the </w:delText>
          </w:r>
        </w:del>
        <w:r w:rsidRPr="4D6442EE" w:rsidR="00B34C82">
          <w:rPr>
            <w:rFonts w:ascii="Arial" w:hAnsi="Arial" w:cs="Arial"/>
            <w:lang w:val="en-US"/>
          </w:rPr>
          <w:t xml:space="preserve">reversal learning tasks, an </w:t>
        </w:r>
        <w:del w:author="Lennart Luettgau" w:date="2021-08-23T22:04:00Z" w:id="183">
          <w:r w:rsidRPr="4D6442EE" w:rsidDel="00B34C82">
            <w:rPr>
              <w:rFonts w:ascii="Arial" w:hAnsi="Arial" w:cs="Arial"/>
              <w:lang w:val="en-US"/>
            </w:rPr>
            <w:delText xml:space="preserve"> in </w:delText>
          </w:r>
        </w:del>
        <w:r w:rsidRPr="4D6442EE" w:rsidR="00B34C82">
          <w:rPr>
            <w:rFonts w:ascii="Arial" w:hAnsi="Arial" w:cs="Arial"/>
            <w:lang w:val="en-US"/>
          </w:rPr>
          <w:t xml:space="preserve">ideal </w:t>
        </w:r>
        <w:del w:author="Lennart Luettgau" w:date="2021-08-23T22:04:00Z" w:id="184">
          <w:r w:rsidRPr="4D6442EE" w:rsidDel="00B34C82">
            <w:rPr>
              <w:rFonts w:ascii="Arial" w:hAnsi="Arial" w:cs="Arial"/>
              <w:lang w:val="en-US"/>
            </w:rPr>
            <w:delText>behavior</w:delText>
          </w:r>
        </w:del>
        <w:r w:rsidRPr="4D6442EE" w:rsidR="00B34C82">
          <w:rPr>
            <w:rFonts w:ascii="Arial" w:hAnsi="Arial" w:cs="Arial"/>
            <w:lang w:val="en-US"/>
          </w:rPr>
          <w:t>observer</w:t>
        </w:r>
        <w:r w:rsidRPr="4D6442EE" w:rsidR="00D516D7">
          <w:rPr>
            <w:rFonts w:ascii="Arial" w:hAnsi="Arial" w:cs="Arial"/>
            <w:lang w:val="en-US"/>
          </w:rPr>
          <w:t xml:space="preserve"> would </w:t>
        </w:r>
        <w:del w:author="Lennart Luettgau" w:date="2021-08-23T22:05:00Z" w:id="185">
          <w:r w:rsidRPr="4D6442EE" w:rsidDel="00B34C82">
            <w:rPr>
              <w:rFonts w:ascii="Arial" w:hAnsi="Arial" w:cs="Arial"/>
              <w:lang w:val="en-US"/>
            </w:rPr>
            <w:delText xml:space="preserve"> </w:delText>
          </w:r>
        </w:del>
      </w:ins>
      <w:ins w:author="Lennart Luettgau" w:date="2021-08-23T22:05:00Z" w:id="186">
        <w:r w:rsidRPr="4D6442EE" w:rsidR="00D516D7">
          <w:rPr>
            <w:rFonts w:ascii="Arial" w:hAnsi="Arial" w:cs="Arial"/>
            <w:lang w:val="en-US"/>
          </w:rPr>
          <w:t>stay with a</w:t>
        </w:r>
      </w:ins>
      <w:ins w:author="Lennart Luettgau" w:date="2021-08-23T22:08:00Z" w:id="187">
        <w:r w:rsidRPr="4D6442EE" w:rsidR="00AD7473">
          <w:rPr>
            <w:rFonts w:ascii="Arial" w:hAnsi="Arial" w:cs="Arial"/>
            <w:lang w:val="en-US"/>
          </w:rPr>
          <w:t xml:space="preserve">n </w:t>
        </w:r>
      </w:ins>
      <w:ins w:author="Lennart Luettgau" w:date="2021-08-23T22:06:00Z" w:id="188">
        <w:r w:rsidRPr="4D6442EE" w:rsidR="00D516D7">
          <w:rPr>
            <w:rFonts w:ascii="Arial" w:hAnsi="Arial" w:cs="Arial"/>
            <w:lang w:val="en-US"/>
          </w:rPr>
          <w:t xml:space="preserve">advantageous </w:t>
        </w:r>
      </w:ins>
      <w:ins w:author="Lennart Luettgau" w:date="2021-08-23T22:05:00Z" w:id="189">
        <w:r w:rsidRPr="4D6442EE" w:rsidR="00D516D7">
          <w:rPr>
            <w:rFonts w:ascii="Arial" w:hAnsi="Arial" w:cs="Arial"/>
            <w:lang w:val="en-US"/>
          </w:rPr>
          <w:t xml:space="preserve">option, despite experiencing </w:t>
        </w:r>
      </w:ins>
      <w:ins w:author="Lennart Luettgau" w:date="2021-08-23T22:06:00Z" w:id="190">
        <w:r w:rsidRPr="4D6442EE" w:rsidR="00D516D7">
          <w:rPr>
            <w:rFonts w:ascii="Arial" w:hAnsi="Arial" w:cs="Arial"/>
            <w:lang w:val="en-US"/>
          </w:rPr>
          <w:t>occasional</w:t>
        </w:r>
      </w:ins>
      <w:ins w:author="Lennart Luettgau" w:date="2021-08-23T22:05:00Z" w:id="191">
        <w:r w:rsidRPr="4D6442EE" w:rsidR="00D516D7">
          <w:rPr>
            <w:rFonts w:ascii="Arial" w:hAnsi="Arial" w:cs="Arial"/>
            <w:lang w:val="en-US"/>
          </w:rPr>
          <w:t xml:space="preserve"> negative RPE</w:t>
        </w:r>
      </w:ins>
      <w:ins w:author="Lennart Luettgau" w:date="2021-08-23T22:06:00Z" w:id="192">
        <w:r w:rsidRPr="4D6442EE" w:rsidR="00D516D7">
          <w:rPr>
            <w:rFonts w:ascii="Arial" w:hAnsi="Arial" w:cs="Arial"/>
            <w:lang w:val="en-US"/>
          </w:rPr>
          <w:t>s</w:t>
        </w:r>
        <w:r w:rsidRPr="4D6442EE" w:rsidR="004A42F0">
          <w:rPr>
            <w:rFonts w:ascii="Arial" w:hAnsi="Arial" w:cs="Arial"/>
            <w:lang w:val="en-US"/>
          </w:rPr>
          <w:t xml:space="preserve">. However, </w:t>
        </w:r>
      </w:ins>
      <w:ins w:author="Lennart Luettgau" w:date="2021-08-23T22:07:00Z" w:id="193">
        <w:r w:rsidRPr="4D6442EE" w:rsidR="004A42F0">
          <w:rPr>
            <w:rFonts w:ascii="Arial" w:hAnsi="Arial" w:cs="Arial"/>
            <w:lang w:val="en-US"/>
          </w:rPr>
          <w:t xml:space="preserve">an ideal agent </w:t>
        </w:r>
        <w:r w:rsidRPr="4D6442EE" w:rsidR="003B0429">
          <w:rPr>
            <w:rFonts w:ascii="Arial" w:hAnsi="Arial" w:cs="Arial"/>
            <w:lang w:val="en-US"/>
          </w:rPr>
          <w:t xml:space="preserve">would switch choices away from disadvantageous options despite </w:t>
        </w:r>
      </w:ins>
      <w:ins w:author="Lennart Luettgau" w:date="2021-08-23T22:08:00Z" w:id="194">
        <w:r w:rsidRPr="4D6442EE" w:rsidR="009B518C">
          <w:rPr>
            <w:rFonts w:ascii="Arial" w:hAnsi="Arial" w:cs="Arial"/>
            <w:lang w:val="en-US"/>
          </w:rPr>
          <w:t>occasional wins and the resulting positive RPE</w:t>
        </w:r>
      </w:ins>
      <w:ins w:author="Lennart Luettgau" w:date="2021-08-23T22:04:00Z" w:id="195">
        <w:del w:author="Lennart Luettgau" w:date="2021-08-23T22:07:00Z" w:id="196">
          <w:r w:rsidRPr="4D6442EE" w:rsidDel="00B34C82">
            <w:rPr>
              <w:rFonts w:ascii="Arial" w:hAnsi="Arial" w:cs="Arial"/>
              <w:lang w:val="en-US"/>
            </w:rPr>
            <w:delText>some losses should then still lead to stay-behavior and some wins should still lead to switch-behavior</w:delText>
          </w:r>
        </w:del>
        <w:r w:rsidRPr="4D6442EE" w:rsidR="00B34C82">
          <w:rPr>
            <w:rFonts w:ascii="Arial" w:hAnsi="Arial" w:cs="Arial"/>
            <w:lang w:val="en-US"/>
          </w:rPr>
          <w:t xml:space="preserve">. </w:t>
        </w:r>
      </w:ins>
      <w:r w:rsidRPr="4D6442EE" w:rsidR="004A08C6">
        <w:rPr>
          <w:rFonts w:ascii="Arial" w:hAnsi="Arial" w:cs="Arial"/>
          <w:lang w:val="en-US"/>
        </w:rPr>
        <w:t>The neural signature of RPE</w:t>
      </w:r>
      <w:r w:rsidRPr="4D6442EE" w:rsidR="00F439BD">
        <w:rPr>
          <w:rFonts w:ascii="Arial" w:hAnsi="Arial" w:cs="Arial"/>
          <w:lang w:val="en-US"/>
        </w:rPr>
        <w:t xml:space="preserve"> during reversal learning</w:t>
      </w:r>
      <w:r w:rsidRPr="4D6442EE" w:rsidR="004A08C6">
        <w:rPr>
          <w:rFonts w:ascii="Arial" w:hAnsi="Arial" w:cs="Arial"/>
          <w:lang w:val="en-US"/>
        </w:rPr>
        <w:t xml:space="preserve"> is reliably found in the human </w:t>
      </w:r>
      <w:r w:rsidRPr="4D6442EE" w:rsidR="00F439BD">
        <w:rPr>
          <w:rFonts w:ascii="Arial" w:hAnsi="Arial" w:cs="Arial"/>
          <w:lang w:val="en-US"/>
        </w:rPr>
        <w:t xml:space="preserve">ventral </w:t>
      </w:r>
      <w:proofErr w:type="spellStart"/>
      <w:r w:rsidRPr="4D6442EE" w:rsidR="00F439BD">
        <w:rPr>
          <w:rFonts w:ascii="Arial" w:hAnsi="Arial" w:cs="Arial"/>
          <w:lang w:val="en-US"/>
        </w:rPr>
        <w:t>frontostriatal</w:t>
      </w:r>
      <w:proofErr w:type="spellEnd"/>
      <w:r w:rsidRPr="4D6442EE" w:rsidR="00F439BD">
        <w:rPr>
          <w:rFonts w:ascii="Arial" w:hAnsi="Arial" w:cs="Arial"/>
          <w:lang w:val="en-US"/>
        </w:rPr>
        <w:t xml:space="preserve"> circuitry </w:t>
      </w:r>
      <w:r w:rsidRPr="4D6442EE">
        <w:rPr>
          <w:rFonts w:ascii="Arial" w:hAnsi="Arial" w:cs="Arial"/>
          <w:lang w:val="en-US"/>
        </w:rPr>
        <w:fldChar w:fldCharType="begin" w:fldLock="1"/>
      </w:r>
      <w:r w:rsidRPr="4D6442EE">
        <w:rPr>
          <w:rFonts w:ascii="Arial" w:hAnsi="Arial" w:cs="Arial"/>
          <w:lang w:val="en-US"/>
        </w:rPr>
        <w:instrText>ADDIN CSL_CITATION {"citationItems":[{"id":"ITEM-1","itemData":{"author":[{"dropping-particle":"","family":"Doherty","given":"John P O","non-dropping-particle":"","parse-names":false,"suffix":""},{"dropping-particle":"","family":"Dayan","given":"Peter","non-dropping-particle":"","parse-names":false,"suffix":""},{"dropping-particle":"","family":"Friston","given":"Karl","non-dropping-particle":"","parse-names":false,"suffix":""},{"dropping-particle":"","family":"Critchley","given":"Hugo","non-dropping-particle":"","parse-names":false,"suffix":""},{"dropping-particle":"","family":"Dolan","given":"Raymond J","non-dropping-particle":"","parse-names":false,"suffix":""}],"id":"ITEM-1","issued":{"date-parts":[["2003"]]},"page":"329-337","title":"Temporal Difference Models and Reward-Related Learning in the Human Brain","type":"article-journal","volume":"28"},"uris":["http://www.mendeley.com/documents/?uuid=dc04fb55-5f96-4257-b792-e7471e81e8a8"]}],"mendeley":{"formattedCitation":"(Doherty et al., 2003)","plainTextFormattedCitation":"(Doherty et al., 2003)","previouslyFormattedCitation":"(Doherty et al., 2003)"},"properties":{"noteIndex":0},"schema":"https://github.com/citation-style-language/schema/raw/master/csl-citation.json"}</w:instrText>
      </w:r>
      <w:r w:rsidRPr="4D6442EE">
        <w:rPr>
          <w:rFonts w:ascii="Arial" w:hAnsi="Arial" w:cs="Arial"/>
          <w:lang w:val="en-US"/>
        </w:rPr>
        <w:fldChar w:fldCharType="separate"/>
      </w:r>
      <w:r w:rsidRPr="4D6442EE" w:rsidR="00CA7A98">
        <w:rPr>
          <w:rFonts w:ascii="Arial" w:hAnsi="Arial" w:cs="Arial"/>
          <w:noProof/>
          <w:lang w:val="en-US"/>
        </w:rPr>
        <w:t>(Doherty et al., 2003)</w:t>
      </w:r>
      <w:r w:rsidRPr="4D6442EE">
        <w:rPr>
          <w:rFonts w:ascii="Arial" w:hAnsi="Arial" w:cs="Arial"/>
          <w:lang w:val="en-US"/>
        </w:rPr>
        <w:fldChar w:fldCharType="end"/>
      </w:r>
      <w:r w:rsidRPr="4D6442EE" w:rsidR="00CA7A98">
        <w:rPr>
          <w:rFonts w:ascii="Arial" w:hAnsi="Arial" w:cs="Arial"/>
          <w:lang w:val="en-US"/>
        </w:rPr>
        <w:t xml:space="preserve">. </w:t>
      </w:r>
      <w:del w:author="Lennart Luettgau" w:date="2021-08-23T22:04:00Z" w:id="197">
        <w:r w:rsidRPr="4D6442EE" w:rsidDel="00186207">
          <w:rPr>
            <w:rFonts w:ascii="Arial" w:hAnsi="Arial" w:cs="Arial"/>
            <w:lang w:val="en-US"/>
          </w:rPr>
          <w:delText>Due to the probabilistic nature of the task</w:delText>
        </w:r>
        <w:r w:rsidRPr="4D6442EE" w:rsidDel="00F439BD">
          <w:rPr>
            <w:rFonts w:ascii="Arial" w:hAnsi="Arial" w:cs="Arial"/>
            <w:lang w:val="en-US"/>
          </w:rPr>
          <w:delText xml:space="preserve"> in ideal behavior some</w:delText>
        </w:r>
        <w:r w:rsidRPr="4D6442EE" w:rsidDel="00186207">
          <w:rPr>
            <w:rFonts w:ascii="Arial" w:hAnsi="Arial" w:cs="Arial"/>
            <w:lang w:val="en-US"/>
          </w:rPr>
          <w:delText xml:space="preserve"> losses should then still lead to stay-behavior and some wins should still lead to switch-behavior.</w:delText>
        </w:r>
        <w:r w:rsidRPr="4D6442EE" w:rsidDel="00B72AC1">
          <w:rPr>
            <w:rFonts w:ascii="Arial" w:hAnsi="Arial" w:cs="Arial"/>
            <w:lang w:val="en-US"/>
          </w:rPr>
          <w:delText xml:space="preserve"> </w:delText>
        </w:r>
      </w:del>
    </w:p>
    <w:p w:rsidR="003040FF" w:rsidP="006F1403" w:rsidRDefault="002952D9" w14:paraId="22B0F256" w14:textId="00497832">
      <w:pPr>
        <w:spacing w:line="480" w:lineRule="auto"/>
        <w:jc w:val="both"/>
        <w:rPr>
          <w:rFonts w:ascii="Arial" w:hAnsi="Arial" w:cs="Arial"/>
          <w:lang w:val="en-US"/>
        </w:rPr>
      </w:pPr>
      <w:ins w:author="Lennart Lüttgau" w:date="2021-07-06T12:13:00Z" w:id="198">
        <w:del w:author="Lennart Luettgau" w:date="2021-08-23T22:26:00Z" w:id="199">
          <w:r w:rsidRPr="4D6442EE" w:rsidDel="002952D9">
            <w:rPr>
              <w:rFonts w:ascii="Arial" w:hAnsi="Arial" w:cs="Arial"/>
              <w:lang w:val="en-US"/>
            </w:rPr>
            <w:delText xml:space="preserve">Since </w:delText>
          </w:r>
        </w:del>
      </w:ins>
      <w:ins w:author="Lennart Luettgau" w:date="2021-08-23T22:26:00Z" w:id="200">
        <w:r w:rsidRPr="4D6442EE" w:rsidR="00D97E7A">
          <w:rPr>
            <w:rFonts w:ascii="Arial" w:hAnsi="Arial" w:cs="Arial"/>
            <w:lang w:val="en-US"/>
          </w:rPr>
          <w:t>M</w:t>
        </w:r>
      </w:ins>
      <w:ins w:author="Lennart Lüttgau" w:date="2021-07-06T12:13:00Z" w:id="201">
        <w:del w:author="Lennart Luettgau" w:date="2021-08-23T22:26:00Z" w:id="202">
          <w:r w:rsidRPr="4D6442EE" w:rsidDel="002952D9">
            <w:rPr>
              <w:rFonts w:ascii="Arial" w:hAnsi="Arial" w:cs="Arial"/>
              <w:lang w:val="en-US"/>
            </w:rPr>
            <w:delText>m</w:delText>
          </w:r>
        </w:del>
        <w:r w:rsidRPr="4D6442EE">
          <w:rPr>
            <w:rFonts w:ascii="Arial" w:hAnsi="Arial" w:cs="Arial"/>
            <w:lang w:val="en-US"/>
          </w:rPr>
          <w:t xml:space="preserve">ost previous studies on stress </w:t>
        </w:r>
      </w:ins>
      <w:ins w:author="Lennart Lüttgau" w:date="2021-07-06T12:16:00Z" w:id="203">
        <w:r w:rsidRPr="4D6442EE">
          <w:rPr>
            <w:rFonts w:ascii="Arial" w:hAnsi="Arial" w:cs="Arial"/>
            <w:lang w:val="en-US"/>
          </w:rPr>
          <w:t xml:space="preserve">effects on decision-making </w:t>
        </w:r>
      </w:ins>
      <w:ins w:author="Lennart Lüttgau" w:date="2021-07-06T12:13:00Z" w:id="204">
        <w:r w:rsidRPr="4D6442EE">
          <w:rPr>
            <w:rFonts w:ascii="Arial" w:hAnsi="Arial" w:cs="Arial"/>
            <w:lang w:val="en-US"/>
          </w:rPr>
          <w:t>have</w:t>
        </w:r>
      </w:ins>
      <w:ins w:author="Lennart Lüttgau" w:date="2021-07-06T12:14:00Z" w:id="205">
        <w:r w:rsidRPr="4D6442EE">
          <w:rPr>
            <w:rFonts w:ascii="Arial" w:hAnsi="Arial" w:cs="Arial"/>
            <w:lang w:val="en-US"/>
          </w:rPr>
          <w:t xml:space="preserve"> employed between-subject designs – but </w:t>
        </w:r>
      </w:ins>
      <w:ins w:author="Lennart Lüttgau" w:date="2021-07-06T12:15:00Z" w:id="206">
        <w:r w:rsidRPr="4D6442EE">
          <w:rPr>
            <w:rFonts w:ascii="Arial" w:hAnsi="Arial" w:cs="Arial"/>
            <w:lang w:val="en-US"/>
          </w:rPr>
          <w:t>subjects vary drastically</w:t>
        </w:r>
      </w:ins>
      <w:ins w:author="Lennart Lüttgau" w:date="2021-07-06T12:14:00Z" w:id="207">
        <w:r w:rsidRPr="4D6442EE">
          <w:rPr>
            <w:rFonts w:ascii="Arial" w:hAnsi="Arial" w:cs="Arial"/>
            <w:lang w:val="en-US"/>
          </w:rPr>
          <w:t xml:space="preserve"> </w:t>
        </w:r>
        <w:proofErr w:type="gramStart"/>
        <w:r w:rsidRPr="4D6442EE">
          <w:rPr>
            <w:rFonts w:ascii="Arial" w:hAnsi="Arial" w:cs="Arial"/>
            <w:lang w:val="en-US"/>
          </w:rPr>
          <w:t>in both</w:t>
        </w:r>
      </w:ins>
      <w:proofErr w:type="gramEnd"/>
      <w:ins w:author="Lennart Lüttgau" w:date="2021-07-06T12:15:00Z" w:id="208">
        <w:r w:rsidRPr="4D6442EE">
          <w:rPr>
            <w:rFonts w:ascii="Arial" w:hAnsi="Arial" w:cs="Arial"/>
            <w:lang w:val="en-US"/>
          </w:rPr>
          <w:t xml:space="preserve"> individual</w:t>
        </w:r>
      </w:ins>
      <w:ins w:author="Lennart Lüttgau" w:date="2021-07-06T12:14:00Z" w:id="209">
        <w:r w:rsidRPr="4D6442EE">
          <w:rPr>
            <w:rFonts w:ascii="Arial" w:hAnsi="Arial" w:cs="Arial"/>
            <w:lang w:val="en-US"/>
          </w:rPr>
          <w:t xml:space="preserve"> stress responses, choice behavio</w:t>
        </w:r>
      </w:ins>
      <w:ins w:author="Lennart Lüttgau" w:date="2021-07-06T12:15:00Z" w:id="210">
        <w:r w:rsidRPr="4D6442EE">
          <w:rPr>
            <w:rFonts w:ascii="Arial" w:hAnsi="Arial" w:cs="Arial"/>
            <w:lang w:val="en-US"/>
          </w:rPr>
          <w:t>r and how stress affects pe</w:t>
        </w:r>
      </w:ins>
      <w:ins w:author="Lennart Lüttgau" w:date="2021-07-06T12:16:00Z" w:id="211">
        <w:r w:rsidRPr="4D6442EE">
          <w:rPr>
            <w:rFonts w:ascii="Arial" w:hAnsi="Arial" w:cs="Arial"/>
            <w:lang w:val="en-US"/>
          </w:rPr>
          <w:t>rformance</w:t>
        </w:r>
      </w:ins>
      <w:ins w:author="Lennart Luettgau" w:date="2021-08-23T22:26:00Z" w:id="212">
        <w:r w:rsidRPr="4D6442EE" w:rsidR="00D97E7A">
          <w:rPr>
            <w:rFonts w:ascii="Arial" w:hAnsi="Arial" w:cs="Arial"/>
            <w:lang w:val="en-US"/>
          </w:rPr>
          <w:t xml:space="preserve">. </w:t>
        </w:r>
      </w:ins>
      <w:ins w:author="Lennart Luettgau" w:date="2021-08-23T22:28:00Z" w:id="213">
        <w:r w:rsidRPr="4D6442EE" w:rsidR="00D871C7">
          <w:rPr>
            <w:rFonts w:ascii="Arial" w:hAnsi="Arial" w:cs="Arial"/>
            <w:lang w:val="en-US"/>
          </w:rPr>
          <w:t>In the previ</w:t>
        </w:r>
      </w:ins>
      <w:ins w:author="Lennart Luettgau" w:date="2021-08-23T22:29:00Z" w:id="214">
        <w:r w:rsidRPr="4D6442EE" w:rsidR="00ED4670">
          <w:rPr>
            <w:rFonts w:ascii="Arial" w:hAnsi="Arial" w:cs="Arial"/>
            <w:lang w:val="en-US"/>
          </w:rPr>
          <w:t>ously used b</w:t>
        </w:r>
      </w:ins>
      <w:ins w:author="Lennart Luettgau" w:date="2021-08-23T22:28:00Z" w:id="215">
        <w:r w:rsidRPr="4D6442EE" w:rsidR="00D871C7">
          <w:rPr>
            <w:rFonts w:ascii="Arial" w:hAnsi="Arial" w:cs="Arial"/>
            <w:lang w:val="en-US"/>
          </w:rPr>
          <w:t xml:space="preserve">etween-subjects </w:t>
        </w:r>
      </w:ins>
      <w:ins w:author="Claudia Ebrahimi" w:date="2021-08-26T10:41:00Z" w:id="216">
        <w:r w:rsidR="004A51E7">
          <w:rPr>
            <w:rFonts w:ascii="Arial" w:hAnsi="Arial" w:cs="Arial"/>
            <w:lang w:val="en-US"/>
          </w:rPr>
          <w:t xml:space="preserve">studies </w:t>
        </w:r>
      </w:ins>
      <w:ins w:author="Lennart Luettgau" w:date="2021-08-23T22:29:00Z" w:id="217">
        <w:r w:rsidRPr="4D6442EE" w:rsidR="00ED4670">
          <w:rPr>
            <w:rFonts w:ascii="Arial" w:hAnsi="Arial" w:cs="Arial"/>
            <w:lang w:val="en-US"/>
          </w:rPr>
          <w:t>it</w:t>
        </w:r>
      </w:ins>
      <w:ins w:author="Lennart Luettgau" w:date="2021-08-23T22:28:00Z" w:id="218">
        <w:r w:rsidRPr="4D6442EE" w:rsidR="00D871C7">
          <w:rPr>
            <w:rFonts w:ascii="Arial" w:hAnsi="Arial" w:cs="Arial"/>
            <w:lang w:val="en-US"/>
          </w:rPr>
          <w:t xml:space="preserve"> thus</w:t>
        </w:r>
      </w:ins>
      <w:ins w:author="Lennart Luettgau" w:date="2021-08-23T22:26:00Z" w:id="219">
        <w:r w:rsidRPr="4D6442EE" w:rsidR="00F10EB5">
          <w:rPr>
            <w:rFonts w:ascii="Arial" w:hAnsi="Arial" w:cs="Arial"/>
            <w:lang w:val="en-US"/>
          </w:rPr>
          <w:t xml:space="preserve"> remains unclear,</w:t>
        </w:r>
      </w:ins>
      <w:ins w:author="Lennart Luettgau" w:date="2021-08-23T22:27:00Z" w:id="220">
        <w:r w:rsidRPr="4D6442EE" w:rsidR="00F10EB5">
          <w:rPr>
            <w:rFonts w:ascii="Arial" w:hAnsi="Arial" w:cs="Arial"/>
            <w:lang w:val="en-US"/>
          </w:rPr>
          <w:t xml:space="preserve"> </w:t>
        </w:r>
      </w:ins>
      <w:ins w:author="Lennart Lüttgau" w:date="2021-07-06T12:15:00Z" w:id="221">
        <w:del w:author="Lennart Luettgau" w:date="2021-08-23T22:26:00Z" w:id="222">
          <w:r w:rsidRPr="4D6442EE" w:rsidDel="002952D9">
            <w:rPr>
              <w:rFonts w:ascii="Arial" w:hAnsi="Arial" w:cs="Arial"/>
              <w:lang w:val="en-US"/>
            </w:rPr>
            <w:delText xml:space="preserve"> – </w:delText>
          </w:r>
        </w:del>
      </w:ins>
      <w:del w:author="Lennart Luettgau" w:date="2021-08-23T22:26:00Z" w:id="223">
        <w:r w:rsidRPr="4D6442EE" w:rsidDel="00DE7E87">
          <w:rPr>
            <w:rFonts w:ascii="Arial" w:hAnsi="Arial" w:cs="Arial"/>
            <w:lang w:val="en-US"/>
          </w:rPr>
          <w:delText xml:space="preserve">it </w:delText>
        </w:r>
      </w:del>
      <w:ins w:author="Sjoerds, Z." w:date="2021-07-19T07:03:00Z" w:id="224">
        <w:del w:author="Lennart Luettgau" w:date="2021-08-23T22:26:00Z" w:id="225">
          <w:r w:rsidRPr="4D6442EE" w:rsidDel="389052F8">
            <w:rPr>
              <w:rFonts w:ascii="Arial" w:hAnsi="Arial" w:cs="Arial"/>
              <w:lang w:val="en-US"/>
            </w:rPr>
            <w:delText xml:space="preserve">is </w:delText>
          </w:r>
        </w:del>
      </w:ins>
      <w:ins w:author="Lennart Lüttgau" w:date="2021-07-06T12:16:00Z" w:id="226">
        <w:del w:author="Lennart Luettgau" w:date="2021-08-23T22:26:00Z" w:id="227">
          <w:r w:rsidRPr="4D6442EE" w:rsidDel="002952D9">
            <w:rPr>
              <w:rFonts w:ascii="Arial" w:hAnsi="Arial" w:cs="Arial"/>
              <w:lang w:val="en-US"/>
            </w:rPr>
            <w:delText xml:space="preserve">not </w:delText>
          </w:r>
        </w:del>
      </w:ins>
      <w:del w:author="Lennart Luettgau" w:date="2021-08-23T22:26:00Z" w:id="228">
        <w:r w:rsidRPr="4D6442EE" w:rsidDel="00DE7E87">
          <w:rPr>
            <w:rFonts w:ascii="Arial" w:hAnsi="Arial" w:cs="Arial"/>
            <w:lang w:val="en-US"/>
          </w:rPr>
          <w:delText xml:space="preserve">clear </w:delText>
        </w:r>
      </w:del>
      <w:r w:rsidRPr="728432B7" w:rsidR="00DE7E87">
        <w:rPr>
          <w:rFonts w:ascii="Arial" w:hAnsi="Arial" w:cs="Arial"/>
          <w:lang w:val="en-US"/>
        </w:rPr>
        <w:t xml:space="preserve">how </w:t>
      </w:r>
      <w:ins w:author="Lennart Luettgau" w:date="2021-08-23T22:24:00Z" w:id="229">
        <w:r w:rsidRPr="4D6442EE" w:rsidR="00EA548C">
          <w:rPr>
            <w:rFonts w:ascii="Arial" w:hAnsi="Arial" w:cs="Arial"/>
            <w:lang w:val="en-US"/>
          </w:rPr>
          <w:t xml:space="preserve">much of </w:t>
        </w:r>
      </w:ins>
      <w:r w:rsidRPr="728432B7" w:rsidR="00DE7E87">
        <w:rPr>
          <w:rFonts w:ascii="Arial" w:hAnsi="Arial" w:cs="Arial"/>
          <w:lang w:val="en-US"/>
        </w:rPr>
        <w:t>stress</w:t>
      </w:r>
      <w:ins w:author="Lennart Luettgau" w:date="2021-08-23T22:25:00Z" w:id="230">
        <w:r w:rsidRPr="4D6442EE" w:rsidR="00EA548C">
          <w:rPr>
            <w:rFonts w:ascii="Arial" w:hAnsi="Arial" w:cs="Arial"/>
            <w:lang w:val="en-US"/>
          </w:rPr>
          <w:t xml:space="preserve">-related changes to </w:t>
        </w:r>
      </w:ins>
      <w:del w:author="Lennart Luettgau" w:date="2021-08-23T22:25:00Z" w:id="231">
        <w:r w:rsidRPr="4D6442EE" w:rsidDel="00DE7E87">
          <w:rPr>
            <w:rFonts w:ascii="Arial" w:hAnsi="Arial" w:cs="Arial"/>
            <w:lang w:val="en-US"/>
          </w:rPr>
          <w:delText xml:space="preserve"> affects </w:delText>
        </w:r>
      </w:del>
      <w:r w:rsidRPr="728432B7" w:rsidR="00DE7E87">
        <w:rPr>
          <w:rFonts w:ascii="Arial" w:hAnsi="Arial" w:cs="Arial"/>
          <w:lang w:val="en-US"/>
        </w:rPr>
        <w:t>the</w:t>
      </w:r>
      <w:r w:rsidRPr="728432B7" w:rsidR="000A670C">
        <w:rPr>
          <w:rFonts w:ascii="Arial" w:hAnsi="Arial" w:cs="Arial"/>
          <w:lang w:val="en-US"/>
        </w:rPr>
        <w:t xml:space="preserve"> </w:t>
      </w:r>
      <w:r w:rsidRPr="728432B7" w:rsidR="00F472EE">
        <w:rPr>
          <w:rFonts w:ascii="Arial" w:hAnsi="Arial" w:cs="Arial"/>
          <w:lang w:val="en-US"/>
        </w:rPr>
        <w:t>neural</w:t>
      </w:r>
      <w:r w:rsidRPr="728432B7" w:rsidR="000A670C">
        <w:rPr>
          <w:rFonts w:ascii="Arial" w:hAnsi="Arial" w:cs="Arial"/>
          <w:lang w:val="en-US"/>
        </w:rPr>
        <w:t xml:space="preserve"> correlates of probabilistic reversal learning</w:t>
      </w:r>
      <w:ins w:author="Lennart Luettgau" w:date="2021-08-23T22:25:00Z" w:id="232">
        <w:r w:rsidRPr="4D6442EE" w:rsidR="00EA548C">
          <w:rPr>
            <w:rFonts w:ascii="Arial" w:hAnsi="Arial" w:cs="Arial"/>
            <w:lang w:val="en-US"/>
          </w:rPr>
          <w:t xml:space="preserve"> can be attributed </w:t>
        </w:r>
      </w:ins>
      <w:ins w:author="Lennart Luettgau" w:date="2021-08-23T22:28:00Z" w:id="233">
        <w:r w:rsidRPr="4D6442EE" w:rsidR="006C6C16">
          <w:rPr>
            <w:rFonts w:ascii="Arial" w:hAnsi="Arial" w:cs="Arial"/>
            <w:lang w:val="en-US"/>
          </w:rPr>
          <w:t xml:space="preserve">to the stressor and how much </w:t>
        </w:r>
        <w:r w:rsidRPr="4D6442EE" w:rsidR="00D871C7">
          <w:rPr>
            <w:rFonts w:ascii="Arial" w:hAnsi="Arial" w:cs="Arial"/>
            <w:lang w:val="en-US"/>
          </w:rPr>
          <w:t xml:space="preserve">may be related to </w:t>
        </w:r>
      </w:ins>
      <w:proofErr w:type="spellStart"/>
      <w:ins w:author="Lennart Luettgau" w:date="2021-08-23T22:25:00Z" w:id="234">
        <w:r w:rsidRPr="4D6442EE" w:rsidR="00D059F3">
          <w:rPr>
            <w:rFonts w:ascii="Arial" w:hAnsi="Arial" w:cs="Arial"/>
            <w:lang w:val="en-US"/>
          </w:rPr>
          <w:t>interindividual</w:t>
        </w:r>
        <w:proofErr w:type="spellEnd"/>
        <w:r w:rsidRPr="4D6442EE" w:rsidR="00D059F3">
          <w:rPr>
            <w:rFonts w:ascii="Arial" w:hAnsi="Arial" w:cs="Arial"/>
            <w:lang w:val="en-US"/>
          </w:rPr>
          <w:t xml:space="preserve"> differences in stress reactivity</w:t>
        </w:r>
      </w:ins>
      <w:r w:rsidRPr="728432B7" w:rsidR="00861B3F">
        <w:rPr>
          <w:rFonts w:ascii="Arial" w:hAnsi="Arial" w:cs="Arial"/>
          <w:lang w:val="en-US"/>
        </w:rPr>
        <w:t xml:space="preserve">. </w:t>
      </w:r>
      <w:r w:rsidRPr="728432B7" w:rsidR="000A670C">
        <w:rPr>
          <w:rFonts w:ascii="Arial" w:hAnsi="Arial" w:cs="Arial"/>
          <w:lang w:val="en-US"/>
        </w:rPr>
        <w:t>The few studies using w</w:t>
      </w:r>
      <w:r w:rsidRPr="728432B7" w:rsidR="000A75AF">
        <w:rPr>
          <w:rFonts w:ascii="Arial" w:hAnsi="Arial" w:cs="Arial"/>
          <w:lang w:val="en-US"/>
        </w:rPr>
        <w:t>ithin-subject designs</w:t>
      </w:r>
      <w:r w:rsidRPr="728432B7" w:rsidR="000A670C">
        <w:rPr>
          <w:rFonts w:ascii="Arial" w:hAnsi="Arial" w:cs="Arial"/>
          <w:lang w:val="en-US"/>
        </w:rPr>
        <w:t xml:space="preserve"> </w:t>
      </w:r>
      <w:r w:rsidRPr="728432B7" w:rsidR="00536DE8">
        <w:rPr>
          <w:rFonts w:ascii="Arial" w:hAnsi="Arial" w:cs="Arial"/>
          <w:lang w:val="en-US"/>
        </w:rPr>
        <w:fldChar w:fldCharType="begin" w:fldLock="1"/>
      </w:r>
      <w:r w:rsidR="008B2823">
        <w:rPr>
          <w:rFonts w:ascii="Arial" w:hAnsi="Arial" w:cs="Arial"/>
          <w:lang w:val="en-US"/>
        </w:rPr>
        <w:instrText>ADDIN CSL_CITATION {"citationItems":[{"id":"ITEM-1","itemData":{"DOI":"10.1016/j.psyneuen.2014.12.017","ISSN":"18733360","PMID":"25662093","abstract":"It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-1","issued":{"date-parts":[["2015","3","1"]]},"page":"268-280","publisher":"Elsevier Ltd","title":"The interaction of acute and chronic stress impairs model-based behavioral control","type":"article-journal","volume":"53"},"uris":["http://www.mendeley.com/documents/?uuid=236a9d66-cbf0-3bff-91e0-f89d9aaaba3b"]}],"mendeley":{"formattedCitation":"(Radenbach et al., 2015a)","plainTextFormattedCitation":"(Radenbach et al., 2015a)","previouslyFormattedCitation":"(Radenbach et al., 2015)"},"properties":{"noteIndex":0},"schema":"https://github.com/citation-style-language/schema/raw/master/csl-citation.json"}</w:instrText>
      </w:r>
      <w:r w:rsidRPr="728432B7" w:rsidR="00536DE8">
        <w:rPr>
          <w:rFonts w:ascii="Arial" w:hAnsi="Arial" w:cs="Arial"/>
          <w:lang w:val="en-US"/>
        </w:rPr>
        <w:fldChar w:fldCharType="separate"/>
      </w:r>
      <w:r w:rsidRPr="008B2823" w:rsidR="008B2823">
        <w:rPr>
          <w:rFonts w:ascii="Arial" w:hAnsi="Arial" w:cs="Arial"/>
          <w:noProof/>
          <w:lang w:val="en-US"/>
        </w:rPr>
        <w:t>(Radenbach et al., 2015a)</w:t>
      </w:r>
      <w:r w:rsidRPr="728432B7" w:rsidR="00536DE8">
        <w:rPr>
          <w:rFonts w:ascii="Arial" w:hAnsi="Arial" w:cs="Arial"/>
          <w:lang w:val="en-US"/>
        </w:rPr>
        <w:fldChar w:fldCharType="end"/>
      </w:r>
      <w:r w:rsidRPr="728432B7" w:rsidR="00E4715D">
        <w:rPr>
          <w:rFonts w:ascii="Arial" w:hAnsi="Arial" w:cs="Arial"/>
          <w:lang w:val="en-US"/>
        </w:rPr>
        <w:t xml:space="preserve"> to investigate learning,</w:t>
      </w:r>
      <w:r w:rsidRPr="728432B7" w:rsidR="000A670C">
        <w:rPr>
          <w:rFonts w:ascii="Arial" w:hAnsi="Arial" w:cs="Arial"/>
          <w:lang w:val="en-US"/>
        </w:rPr>
        <w:t xml:space="preserve"> are </w:t>
      </w:r>
      <w:r w:rsidRPr="728432B7" w:rsidR="00F472EE">
        <w:rPr>
          <w:rFonts w:ascii="Arial" w:hAnsi="Arial" w:cs="Arial"/>
          <w:lang w:val="en-US"/>
        </w:rPr>
        <w:t>either purely behavioral or employ electroencephalograph</w:t>
      </w:r>
      <w:ins w:author="Sjoerds, Z." w:date="2021-07-19T07:03:00Z" w:id="235">
        <w:r w:rsidRPr="4D6442EE" w:rsidR="5788DEA8">
          <w:rPr>
            <w:rFonts w:ascii="Arial" w:hAnsi="Arial" w:cs="Arial"/>
            <w:lang w:val="en-US"/>
          </w:rPr>
          <w:t>y</w:t>
        </w:r>
      </w:ins>
      <w:ins w:author="Sjoerds, Z." w:date="2021-08-25T09:49:00Z" w:id="236">
        <w:r w:rsidRPr="4D6442EE" w:rsidR="4FB36B9E">
          <w:rPr>
            <w:rFonts w:ascii="Arial" w:hAnsi="Arial" w:cs="Arial"/>
            <w:lang w:val="en-US"/>
          </w:rPr>
          <w:t>,</w:t>
        </w:r>
      </w:ins>
      <w:r w:rsidRPr="728432B7" w:rsidR="00F472EE">
        <w:rPr>
          <w:rFonts w:ascii="Arial" w:hAnsi="Arial" w:cs="Arial"/>
          <w:lang w:val="en-US"/>
        </w:rPr>
        <w:t xml:space="preserve"> </w:t>
      </w:r>
      <w:r w:rsidRPr="728432B7" w:rsidR="00861B3F">
        <w:rPr>
          <w:rFonts w:ascii="Arial" w:hAnsi="Arial" w:cs="Arial"/>
          <w:lang w:val="en-US"/>
        </w:rPr>
        <w:t>lacking</w:t>
      </w:r>
      <w:r w:rsidRPr="728432B7" w:rsidR="00F472EE">
        <w:rPr>
          <w:rFonts w:ascii="Arial" w:hAnsi="Arial" w:cs="Arial"/>
          <w:lang w:val="en-US"/>
        </w:rPr>
        <w:t xml:space="preserve"> the possibility of precise</w:t>
      </w:r>
      <w:ins w:author="Lennart Lüttgau" w:date="2021-07-06T12:17:00Z" w:id="237">
        <w:r w:rsidRPr="4D6442EE">
          <w:rPr>
            <w:rFonts w:ascii="Arial" w:hAnsi="Arial" w:cs="Arial"/>
            <w:lang w:val="en-US"/>
          </w:rPr>
          <w:t xml:space="preserve"> spatial signal</w:t>
        </w:r>
      </w:ins>
      <w:r w:rsidRPr="728432B7" w:rsidR="00F472EE">
        <w:rPr>
          <w:rFonts w:ascii="Arial" w:hAnsi="Arial" w:cs="Arial"/>
          <w:lang w:val="en-US"/>
        </w:rPr>
        <w:t xml:space="preserve"> localization </w:t>
      </w:r>
      <w:r w:rsidRPr="728432B7" w:rsidR="00536DE8">
        <w:rPr>
          <w:rFonts w:ascii="Arial" w:hAnsi="Arial" w:cs="Arial"/>
          <w:lang w:val="en-US"/>
        </w:rPr>
        <w:fldChar w:fldCharType="begin" w:fldLock="1"/>
      </w:r>
      <w:r w:rsidRPr="728432B7" w:rsidR="00536DE8">
        <w:rPr>
          <w:rFonts w:ascii="Arial" w:hAnsi="Arial" w:cs="Arial"/>
          <w:lang w:val="en-US"/>
        </w:rPr>
        <w:instrText>ADDIN CSL_CITATION {"citationItems":[{"id":"ITEM-1","itemData":{"DOI":"10.1093/scan/nsq041","ISSN":"1749-5024","abstract":"To examine how stress affects cognitive functioning, individual differences in trait vulnerability (punishment sensitivity) and state reactivity (negative affect) to social evaluative threat were examined during concurrent reinforcement learning. Lower trait-level punishment sensitivity predicted better reward learning and poorer punishment learning; the opposite pattern was found in more punishment sensitive individuals. Increasing state-level negative affect was directly related to punishment learning accuracy in highly punishment sensitive individuals, but these measures were inversely related in less sensitive individuals. Combined electrophysiological measurement, performance accuracy and computational estimations of learning parameters suggest that trait and state vulnerability to stress alter cortico-striatal functioning during reinforcement learning, possibly mediated via medio-frontal cortical systems.","author":[{"dropping-particle":"","family":"Cavanagh","given":"James F","non-dropping-particle":"","parse-names":false,"suffix":""},{"dropping-particle":"","family":"Frank","given":"Michael J","non-dropping-particle":"","parse-names":false,"suffix":""},{"dropping-particle":"","family":"Allen","given":"John J B","non-dropping-particle":"","parse-names":false,"suffix":""}],"container-title":"Social cognitive and affective neuroscience","edition":"2010/05/07","id":"ITEM-1","issue":"3","issued":{"date-parts":[["2011","6"]]},"language":"eng","page":"311-320","publisher":"Oxford University Press","title":"Social stress reactivity alters reward and punishment learning","type":"article-journal","volume":"6"},"uris":["http://www.mendeley.com/documents/?uuid=1f39fa78-eae7-4326-8015-05665250f790"]}],"mendeley":{"formattedCitation":"(Cavanagh et al., 2011)","plainTextFormattedCitation":"(Cavanagh et al., 2011)","previouslyFormattedCitation":"(Cavanagh et al., 2011)"},"properties":{"noteIndex":0},"schema":"https://github.com/citation-style-language/schema/raw/master/csl-citation.json"}</w:instrText>
      </w:r>
      <w:r w:rsidRPr="728432B7" w:rsidR="00536DE8">
        <w:rPr>
          <w:rFonts w:ascii="Arial" w:hAnsi="Arial" w:cs="Arial"/>
          <w:lang w:val="en-US"/>
        </w:rPr>
        <w:fldChar w:fldCharType="separate"/>
      </w:r>
      <w:r w:rsidRPr="728432B7" w:rsidR="005213EF">
        <w:rPr>
          <w:rFonts w:ascii="Arial" w:hAnsi="Arial" w:cs="Arial"/>
          <w:noProof/>
          <w:lang w:val="en-US"/>
        </w:rPr>
        <w:t>(Cavanagh et al., 2011)</w:t>
      </w:r>
      <w:r w:rsidRPr="728432B7" w:rsidR="00536DE8">
        <w:rPr>
          <w:rFonts w:ascii="Arial" w:hAnsi="Arial" w:cs="Arial"/>
          <w:lang w:val="en-US"/>
        </w:rPr>
        <w:fldChar w:fldCharType="end"/>
      </w:r>
      <w:ins w:author="Lennart Lüttgau" w:date="2021-07-06T12:17:00Z" w:id="238">
        <w:r w:rsidRPr="4D6442EE">
          <w:rPr>
            <w:rFonts w:ascii="Arial" w:hAnsi="Arial" w:cs="Arial"/>
            <w:lang w:val="en-US"/>
          </w:rPr>
          <w:t xml:space="preserve"> and anatomical specificity with respect to the neural representation of </w:t>
        </w:r>
      </w:ins>
      <w:ins w:author="Lennart Lüttgau" w:date="2021-07-06T12:18:00Z" w:id="239">
        <w:r w:rsidRPr="4D6442EE">
          <w:rPr>
            <w:rFonts w:ascii="Arial" w:hAnsi="Arial" w:cs="Arial"/>
            <w:lang w:val="en-US"/>
          </w:rPr>
          <w:t>RPE signals</w:t>
        </w:r>
      </w:ins>
      <w:r w:rsidRPr="728432B7" w:rsidR="000A670C">
        <w:rPr>
          <w:rFonts w:ascii="Arial" w:hAnsi="Arial" w:cs="Arial"/>
          <w:lang w:val="en-US"/>
        </w:rPr>
        <w:t>.</w:t>
      </w:r>
      <w:r w:rsidRPr="728432B7" w:rsidR="000A75AF">
        <w:rPr>
          <w:rFonts w:ascii="Arial" w:hAnsi="Arial" w:cs="Arial"/>
          <w:lang w:val="en-US"/>
        </w:rPr>
        <w:t xml:space="preserve"> </w:t>
      </w:r>
      <w:r w:rsidRPr="728432B7" w:rsidR="008E01B8">
        <w:rPr>
          <w:rFonts w:ascii="Arial" w:hAnsi="Arial" w:cs="Arial"/>
          <w:lang w:val="en-US"/>
        </w:rPr>
        <w:t>Additionally,</w:t>
      </w:r>
      <w:r w:rsidRPr="728432B7" w:rsidR="00E4715D">
        <w:rPr>
          <w:rFonts w:ascii="Arial" w:hAnsi="Arial" w:cs="Arial"/>
          <w:lang w:val="en-US"/>
        </w:rPr>
        <w:t xml:space="preserve"> few studies in the realm of cognitive flexibility use computational modeling to </w:t>
      </w:r>
      <w:r w:rsidRPr="728432B7" w:rsidR="00BB7C24">
        <w:rPr>
          <w:rFonts w:ascii="Arial" w:hAnsi="Arial" w:cs="Arial"/>
          <w:lang w:val="en-US"/>
        </w:rPr>
        <w:t>elucidate underlying cognitive mechanisms.</w:t>
      </w:r>
      <w:r w:rsidRPr="728432B7" w:rsidR="00E4715D">
        <w:rPr>
          <w:rFonts w:ascii="Arial" w:hAnsi="Arial" w:cs="Arial"/>
          <w:lang w:val="en-US"/>
        </w:rPr>
        <w:t xml:space="preserve"> </w:t>
      </w:r>
      <w:r w:rsidRPr="728432B7" w:rsidR="00BB7C24">
        <w:rPr>
          <w:rFonts w:ascii="Arial" w:hAnsi="Arial" w:cs="Arial"/>
          <w:lang w:val="en-US"/>
        </w:rPr>
        <w:t>A</w:t>
      </w:r>
      <w:r w:rsidRPr="728432B7" w:rsidR="008E01B8">
        <w:rPr>
          <w:rFonts w:ascii="Arial" w:hAnsi="Arial" w:cs="Arial"/>
          <w:lang w:val="en-US"/>
        </w:rPr>
        <w:t xml:space="preserve">pplying a state-of-the-art hierarchical Bayesian modeling approach </w:t>
      </w:r>
      <w:r w:rsidRPr="728432B7" w:rsidR="00536DE8">
        <w:rPr>
          <w:rFonts w:ascii="Arial" w:hAnsi="Arial" w:cs="Arial"/>
          <w:lang w:val="en-US"/>
        </w:rPr>
        <w:fldChar w:fldCharType="begin" w:fldLock="1"/>
      </w:r>
      <w:r w:rsidRPr="728432B7" w:rsidR="00536DE8">
        <w:rPr>
          <w:rFonts w:ascii="Arial" w:hAnsi="Arial" w:cs="Arial"/>
          <w:lang w:val="en-US"/>
        </w:rPr>
        <w:instrText>ADDIN CSL_CITATION {"citationItems":[{"id":"ITEM-1","itemData":{"DOI":"10.1371/journal.pcbi.1007043","ISSN":"15537358","PMID":"31211783","abstract":"Computational modeling plays an important role in modern neuroscience research. Much previous research has relied on statistical methods, separately, to address two problems that are actually interdependent. First, given a particular computational model, Bayesian hierarchical techniques have been used to estimate individual variation in parameters over a population of subjects, leveraging their population-level distributions. Second, candidate models are themselves compared, and individual variation in the expressed model estimated, according to the fits of the models to each subject. The interdependence between these two problems arises because the relevant population for estimating parameters of a model depends on which other subjects express the model. Here, we propose a hierarchical Bayesian inference (HBI) framework for concurrent model comparison, parameter estimation and inference at the population level, combining previous approaches. We show that this framework has important advantages for both parameter estimation and model comparison theoretically and experimentally. The parameters estimated by the HBI show smaller errors compared to other methods. Model comparison by HBI is robust against outliers and is not biased towards overly simplistic models. Furthermore, the fully Bayesian approach of our theory enables researchers to make inference on group-level parameters by performing HBI t-test.","author":[{"dropping-particle":"","family":"Piray","given":"Payam","non-dropping-particle":"","parse-names":false,"suffix":""},{"dropping-particle":"","family":"Dezfouli","given":"Amir","non-dropping-particle":"","parse-names":false,"suffix":""},{"dropping-particle":"","family":"Heskes","given":"Tom","non-dropping-particle":"","parse-names":false,"suffix":""},{"dropping-particle":"","family":"Frank","given":"Michael J.","non-dropping-particle":"","parse-names":false,"suffix":""},{"dropping-particle":"","family":"Daw","given":"Nathaniel D.","non-dropping-particle":"","parse-names":false,"suffix":""}],"container-title":"PLoS Computational Biology","id":"ITEM-1","issue":"6","issued":{"date-parts":[["2019","6","1"]]},"publisher":"Public Library of Science","title":"Hierarchical Bayesian inference for concurrent model fitting and comparison for group studies","type":"article-journal","volume":"15"},"uris":["http://www.mendeley.com/documents/?uuid=fc51291f-7305-42d1-96c8-04e758b4188c"]}],"mendeley":{"formattedCitation":"(Piray et al., 2019)","plainTextFormattedCitation":"(Piray et al., 2019)","previouslyFormattedCitation":"(Piray et al., 2019)"},"properties":{"noteIndex":0},"schema":"https://github.com/citation-style-language/schema/raw/master/csl-citation.json"}</w:instrText>
      </w:r>
      <w:r w:rsidRPr="728432B7" w:rsidR="00536DE8">
        <w:rPr>
          <w:rFonts w:ascii="Arial" w:hAnsi="Arial" w:cs="Arial"/>
          <w:lang w:val="en-US"/>
        </w:rPr>
        <w:fldChar w:fldCharType="separate"/>
      </w:r>
      <w:r w:rsidRPr="728432B7" w:rsidR="005213EF">
        <w:rPr>
          <w:rFonts w:ascii="Arial" w:hAnsi="Arial" w:cs="Arial"/>
          <w:noProof/>
          <w:lang w:val="en-US"/>
        </w:rPr>
        <w:t>(Piray et al., 2019)</w:t>
      </w:r>
      <w:r w:rsidRPr="728432B7" w:rsidR="00536DE8">
        <w:rPr>
          <w:rFonts w:ascii="Arial" w:hAnsi="Arial" w:cs="Arial"/>
          <w:lang w:val="en-US"/>
        </w:rPr>
        <w:fldChar w:fldCharType="end"/>
      </w:r>
      <w:r w:rsidRPr="728432B7" w:rsidR="008E01B8">
        <w:rPr>
          <w:rFonts w:ascii="Arial" w:hAnsi="Arial" w:cs="Arial"/>
          <w:lang w:val="en-US"/>
        </w:rPr>
        <w:t xml:space="preserve">, </w:t>
      </w:r>
      <w:r w:rsidRPr="728432B7" w:rsidR="00B509BC">
        <w:rPr>
          <w:rFonts w:ascii="Arial" w:hAnsi="Arial" w:cs="Arial"/>
          <w:lang w:val="en-US"/>
        </w:rPr>
        <w:t>allowed us to</w:t>
      </w:r>
      <w:r w:rsidRPr="728432B7" w:rsidR="008E01B8">
        <w:rPr>
          <w:rFonts w:ascii="Arial" w:hAnsi="Arial" w:cs="Arial"/>
          <w:lang w:val="en-US"/>
        </w:rPr>
        <w:t xml:space="preserve"> </w:t>
      </w:r>
      <w:r w:rsidRPr="728432B7" w:rsidR="00CC2AAB">
        <w:rPr>
          <w:rFonts w:ascii="Arial" w:hAnsi="Arial" w:cs="Arial"/>
          <w:lang w:val="en-US"/>
        </w:rPr>
        <w:t xml:space="preserve">model the </w:t>
      </w:r>
      <w:r w:rsidRPr="728432B7" w:rsidR="00CA76AD">
        <w:rPr>
          <w:rFonts w:ascii="Arial" w:hAnsi="Arial" w:cs="Arial"/>
          <w:lang w:val="en-US"/>
        </w:rPr>
        <w:t>impact of stress</w:t>
      </w:r>
      <w:ins w:author="Sjoerds, Z." w:date="2021-08-25T09:50:00Z" w:id="240">
        <w:r w:rsidRPr="728432B7" w:rsidR="397013A3">
          <w:rPr>
            <w:rFonts w:ascii="Arial" w:hAnsi="Arial" w:cs="Arial"/>
            <w:lang w:val="en-US"/>
          </w:rPr>
          <w:t xml:space="preserve"> </w:t>
        </w:r>
      </w:ins>
      <w:del w:author="Sjoerds, Z." w:date="2021-08-25T09:50:00Z" w:id="241">
        <w:r w:rsidRPr="4D6442EE" w:rsidDel="00E4715D">
          <w:rPr>
            <w:rFonts w:ascii="Arial" w:hAnsi="Arial" w:cs="Arial"/>
            <w:lang w:val="en-US"/>
          </w:rPr>
          <w:delText>.</w:delText>
        </w:r>
        <w:r w:rsidRPr="4D6442EE" w:rsidDel="00921085">
          <w:rPr>
            <w:rFonts w:ascii="Arial" w:hAnsi="Arial" w:cs="Arial"/>
            <w:lang w:val="en-US"/>
          </w:rPr>
          <w:delText xml:space="preserve"> To the best of our knowledge, the influence of stress </w:delText>
        </w:r>
      </w:del>
      <w:r w:rsidRPr="00921085" w:rsidR="00921085">
        <w:rPr>
          <w:rFonts w:ascii="Arial" w:hAnsi="Arial" w:cs="Arial"/>
          <w:lang w:val="en-US"/>
        </w:rPr>
        <w:t xml:space="preserve">on behavioral adaptation </w:t>
      </w:r>
      <w:del w:author="Sjoerds, Z." w:date="2021-08-25T09:50:00Z" w:id="242">
        <w:r w:rsidRPr="4D6442EE" w:rsidDel="00921085">
          <w:rPr>
            <w:rFonts w:ascii="Arial" w:hAnsi="Arial" w:cs="Arial"/>
            <w:lang w:val="en-US"/>
          </w:rPr>
          <w:delText xml:space="preserve">has not been investigated </w:delText>
        </w:r>
      </w:del>
      <w:r w:rsidRPr="00921085" w:rsidR="00921085">
        <w:rPr>
          <w:rFonts w:ascii="Arial" w:hAnsi="Arial" w:cs="Arial"/>
          <w:lang w:val="en-US"/>
        </w:rPr>
        <w:t>using a probabilistic reversal paradigm in a within-subjects design</w:t>
      </w:r>
      <w:del w:author="Sjoerds, Z." w:date="2021-08-25T09:50:00Z" w:id="243">
        <w:r w:rsidRPr="4D6442EE" w:rsidDel="00921085">
          <w:rPr>
            <w:rFonts w:ascii="Arial" w:hAnsi="Arial" w:cs="Arial"/>
            <w:lang w:val="en-US"/>
          </w:rPr>
          <w:delText xml:space="preserve"> </w:delText>
        </w:r>
        <w:commentRangeStart w:id="244"/>
        <w:r w:rsidRPr="4D6442EE" w:rsidDel="00921085">
          <w:rPr>
            <w:rFonts w:ascii="Arial" w:hAnsi="Arial" w:cs="Arial"/>
            <w:lang w:val="en-US"/>
          </w:rPr>
          <w:delText>before</w:delText>
        </w:r>
      </w:del>
      <w:r w:rsidRPr="00921085" w:rsidR="00921085">
        <w:rPr>
          <w:rFonts w:ascii="Arial" w:hAnsi="Arial" w:cs="Arial"/>
        </w:rPr>
        <w:annotationRef/>
      </w:r>
      <w:commentRangeEnd w:id="244"/>
      <w:r w:rsidR="00F67ACA">
        <w:rPr>
          <w:rStyle w:val="Kommentarzeichen"/>
        </w:rPr>
        <w:commentReference w:id="244"/>
      </w:r>
      <w:r w:rsidR="00921085">
        <w:rPr>
          <w:rFonts w:ascii="Arial" w:hAnsi="Arial" w:cs="Arial"/>
          <w:lang w:val="en-US"/>
        </w:rPr>
        <w:t xml:space="preserve">. </w:t>
      </w:r>
      <w:proofErr w:type="gramStart"/>
      <w:ins w:author="Sjoerds, Z." w:date="2021-08-25T09:50:00Z" w:id="245">
        <w:r w:rsidR="529EFA39">
          <w:rPr>
            <w:rFonts w:ascii="Arial" w:hAnsi="Arial" w:cs="Arial"/>
            <w:lang w:val="en-US"/>
          </w:rPr>
          <w:t>A design that, to the best of our knowledge had not been used for investigation before.</w:t>
        </w:r>
      </w:ins>
      <w:proofErr w:type="gramEnd"/>
    </w:p>
    <w:p w:rsidR="0082088E" w:rsidP="008B2823" w:rsidRDefault="00451058" w14:paraId="58580B46" w14:textId="7AC073F4">
      <w:pPr>
        <w:rPr>
          <w:rFonts w:ascii="Arial" w:hAnsi="Arial" w:cs="Arial"/>
          <w:lang w:val="en-US"/>
        </w:rPr>
      </w:pPr>
      <w:r>
        <w:rPr>
          <w:rFonts w:ascii="Arial" w:hAnsi="Arial" w:cs="Arial"/>
          <w:lang w:val="en-US"/>
        </w:rPr>
        <w:br w:type="page"/>
      </w:r>
    </w:p>
    <w:p w:rsidRPr="00477D74" w:rsidR="00481B47" w:rsidP="006F1403" w:rsidRDefault="005213EF" w14:paraId="68B70CEA" w14:textId="5933D3F1">
      <w:pPr>
        <w:spacing w:line="480" w:lineRule="auto"/>
        <w:jc w:val="both"/>
        <w:rPr>
          <w:rFonts w:ascii="Arial" w:hAnsi="Arial" w:cs="Arial"/>
          <w:b/>
          <w:bCs/>
          <w:sz w:val="24"/>
          <w:szCs w:val="24"/>
          <w:lang w:val="en-US"/>
        </w:rPr>
      </w:pPr>
      <w:r w:rsidRPr="2EE46ED7">
        <w:rPr>
          <w:rFonts w:ascii="Arial" w:hAnsi="Arial" w:cs="Arial"/>
          <w:b/>
          <w:bCs/>
          <w:sz w:val="24"/>
          <w:szCs w:val="24"/>
          <w:u w:val="single"/>
          <w:lang w:val="en-US"/>
        </w:rPr>
        <w:lastRenderedPageBreak/>
        <w:t xml:space="preserve">2. </w:t>
      </w:r>
      <w:r w:rsidRPr="2EE46ED7" w:rsidR="00477D74">
        <w:rPr>
          <w:rFonts w:ascii="Arial" w:hAnsi="Arial" w:cs="Arial"/>
          <w:b/>
          <w:bCs/>
          <w:sz w:val="24"/>
          <w:szCs w:val="24"/>
          <w:u w:val="single"/>
          <w:lang w:val="en-US"/>
        </w:rPr>
        <w:t>Methods</w:t>
      </w:r>
      <w:r w:rsidRPr="2EE46ED7" w:rsidR="00477D74">
        <w:rPr>
          <w:rFonts w:ascii="Arial" w:hAnsi="Arial" w:cs="Arial"/>
          <w:b/>
          <w:bCs/>
          <w:sz w:val="24"/>
          <w:szCs w:val="24"/>
          <w:lang w:val="en-US"/>
        </w:rPr>
        <w:t xml:space="preserve"> </w:t>
      </w:r>
      <w:r w:rsidRPr="2EE46ED7" w:rsidR="00477D74">
        <w:rPr>
          <w:rFonts w:ascii="Arial" w:hAnsi="Arial" w:cs="Arial"/>
          <w:lang w:val="en-US"/>
        </w:rPr>
        <w:t>(1</w:t>
      </w:r>
      <w:r w:rsidRPr="2EE46ED7" w:rsidR="54C39414">
        <w:rPr>
          <w:rFonts w:ascii="Arial" w:hAnsi="Arial" w:cs="Arial"/>
          <w:lang w:val="en-US"/>
        </w:rPr>
        <w:t>763</w:t>
      </w:r>
      <w:r w:rsidRPr="2EE46ED7" w:rsidR="00477D74">
        <w:rPr>
          <w:rFonts w:ascii="Arial" w:hAnsi="Arial" w:cs="Arial"/>
          <w:lang w:val="en-US"/>
        </w:rPr>
        <w:t xml:space="preserve"> words)</w:t>
      </w:r>
    </w:p>
    <w:p w:rsidRPr="008C2748" w:rsidR="008C2748" w:rsidP="006F1403" w:rsidRDefault="005213EF" w14:paraId="6D398968" w14:textId="3904862A">
      <w:pPr>
        <w:spacing w:line="480" w:lineRule="auto"/>
        <w:jc w:val="both"/>
        <w:rPr>
          <w:rFonts w:ascii="Arial" w:hAnsi="Arial" w:cs="Arial"/>
          <w:u w:val="single"/>
          <w:lang w:val="en-US"/>
        </w:rPr>
      </w:pPr>
      <w:r>
        <w:rPr>
          <w:rFonts w:ascii="Arial" w:hAnsi="Arial" w:cs="Arial"/>
          <w:u w:val="single"/>
          <w:lang w:val="en-US"/>
        </w:rPr>
        <w:t xml:space="preserve">2.1. </w:t>
      </w:r>
      <w:r w:rsidRPr="008C2748" w:rsidR="008C2748">
        <w:rPr>
          <w:rFonts w:ascii="Arial" w:hAnsi="Arial" w:cs="Arial"/>
          <w:u w:val="single"/>
          <w:lang w:val="en-US"/>
        </w:rPr>
        <w:t>Study Design:</w:t>
      </w:r>
    </w:p>
    <w:p w:rsidR="008C2748" w:rsidP="006F1403" w:rsidRDefault="00633842" w14:paraId="53593A64" w14:textId="78639BEA">
      <w:pPr>
        <w:spacing w:line="480" w:lineRule="auto"/>
        <w:jc w:val="both"/>
        <w:rPr>
          <w:rFonts w:ascii="Arial" w:hAnsi="Arial" w:cs="Arial"/>
          <w:lang w:val="en-US"/>
        </w:rPr>
      </w:pPr>
      <w:commentRangeStart w:id="246"/>
      <w:r w:rsidRPr="4D6442EE">
        <w:rPr>
          <w:rFonts w:ascii="Arial" w:hAnsi="Arial" w:cs="Arial"/>
          <w:lang w:val="en-US"/>
        </w:rPr>
        <w:t xml:space="preserve">Employing a within-subject design, </w:t>
      </w:r>
      <w:ins w:author="Sjoerds, Z." w:date="2021-07-19T07:08:00Z" w:id="247">
        <w:r w:rsidRPr="4D6442EE" w:rsidR="66765173">
          <w:rPr>
            <w:rFonts w:ascii="Arial" w:hAnsi="Arial" w:cs="Arial"/>
            <w:lang w:val="en-US"/>
          </w:rPr>
          <w:t>3</w:t>
        </w:r>
      </w:ins>
      <w:r w:rsidRPr="4D6442EE" w:rsidR="75408C5F">
        <w:rPr>
          <w:rFonts w:ascii="Arial" w:hAnsi="Arial" w:cs="Arial"/>
          <w:lang w:val="en-US"/>
        </w:rPr>
        <w:t>8</w:t>
      </w:r>
      <w:ins w:author="Sjoerds, Z." w:date="2021-07-19T07:08:00Z" w:id="248">
        <w:r w:rsidRPr="4D6442EE" w:rsidR="66765173">
          <w:rPr>
            <w:rFonts w:ascii="Arial" w:hAnsi="Arial" w:cs="Arial"/>
            <w:lang w:val="en-US"/>
          </w:rPr>
          <w:t xml:space="preserve"> </w:t>
        </w:r>
        <w:r w:rsidRPr="4D6442EE" w:rsidR="438F9033">
          <w:rPr>
            <w:rFonts w:ascii="Arial" w:hAnsi="Arial" w:cs="Arial"/>
            <w:lang w:val="en-US"/>
          </w:rPr>
          <w:t xml:space="preserve">healthy adult </w:t>
        </w:r>
      </w:ins>
      <w:r w:rsidRPr="4D6442EE">
        <w:rPr>
          <w:rFonts w:ascii="Arial" w:hAnsi="Arial" w:cs="Arial"/>
          <w:lang w:val="en-US"/>
        </w:rPr>
        <w:t xml:space="preserve">participants </w:t>
      </w:r>
      <w:ins w:author="Lennart Lüttgau" w:date="2021-07-06T13:29:00Z" w:id="249">
        <w:r w:rsidRPr="4D6442EE" w:rsidR="00E5198F">
          <w:rPr>
            <w:rFonts w:ascii="Arial" w:hAnsi="Arial" w:cs="Arial"/>
            <w:lang w:val="en-US"/>
          </w:rPr>
          <w:t>(</w:t>
        </w:r>
      </w:ins>
      <w:ins w:author="Lennart Lüttgau" w:date="2021-07-06T13:39:00Z" w:id="250">
        <w:r w:rsidRPr="4D6442EE" w:rsidR="00896EF7">
          <w:rPr>
            <w:rFonts w:ascii="Arial" w:hAnsi="Arial" w:cs="Arial"/>
            <w:lang w:val="en-US"/>
          </w:rPr>
          <w:t xml:space="preserve">n=28 in the final </w:t>
        </w:r>
      </w:ins>
      <w:ins w:author="Sjoerds, Z." w:date="2021-07-19T07:08:00Z" w:id="251">
        <w:r w:rsidRPr="4D6442EE" w:rsidR="4A2E066E">
          <w:rPr>
            <w:rFonts w:ascii="Arial" w:hAnsi="Arial" w:cs="Arial"/>
            <w:lang w:val="en-US"/>
          </w:rPr>
          <w:t xml:space="preserve">analyzed </w:t>
        </w:r>
      </w:ins>
      <w:ins w:author="Lennart Lüttgau" w:date="2021-07-06T13:39:00Z" w:id="252">
        <w:r w:rsidRPr="4D6442EE" w:rsidR="00896EF7">
          <w:rPr>
            <w:rFonts w:ascii="Arial" w:hAnsi="Arial" w:cs="Arial"/>
            <w:lang w:val="en-US"/>
          </w:rPr>
          <w:t>sample</w:t>
        </w:r>
      </w:ins>
      <w:ins w:author="Lennart Lüttgau" w:date="2021-07-06T13:29:00Z" w:id="253">
        <w:r w:rsidRPr="4D6442EE" w:rsidR="00E5198F">
          <w:rPr>
            <w:rFonts w:ascii="Arial" w:hAnsi="Arial" w:cs="Arial"/>
            <w:lang w:val="en-US"/>
          </w:rPr>
          <w:t xml:space="preserve">) </w:t>
        </w:r>
      </w:ins>
      <w:commentRangeEnd w:id="246"/>
      <w:r>
        <w:commentReference w:id="246"/>
      </w:r>
      <w:r w:rsidRPr="4D6442EE">
        <w:rPr>
          <w:rFonts w:ascii="Arial" w:hAnsi="Arial" w:cs="Arial"/>
          <w:lang w:val="en-US"/>
        </w:rPr>
        <w:t>performed a probabilistic</w:t>
      </w:r>
      <w:r w:rsidRPr="4D6442EE" w:rsidR="008C2748">
        <w:rPr>
          <w:rFonts w:ascii="Arial" w:hAnsi="Arial" w:cs="Arial"/>
          <w:lang w:val="en-US"/>
        </w:rPr>
        <w:t xml:space="preserve"> </w:t>
      </w:r>
      <w:proofErr w:type="gramStart"/>
      <w:r w:rsidRPr="4D6442EE" w:rsidR="008C2748">
        <w:rPr>
          <w:rFonts w:ascii="Arial" w:hAnsi="Arial" w:cs="Arial"/>
          <w:lang w:val="en-US"/>
        </w:rPr>
        <w:t>reversal learning</w:t>
      </w:r>
      <w:proofErr w:type="gramEnd"/>
      <w:r w:rsidRPr="4D6442EE" w:rsidR="008C2748">
        <w:rPr>
          <w:rFonts w:ascii="Arial" w:hAnsi="Arial" w:cs="Arial"/>
          <w:lang w:val="en-US"/>
        </w:rPr>
        <w:t xml:space="preserve"> task </w:t>
      </w:r>
      <w:r w:rsidRPr="4D6442EE">
        <w:rPr>
          <w:rFonts w:ascii="Arial" w:hAnsi="Arial" w:cs="Arial"/>
          <w:lang w:val="en-US"/>
        </w:rPr>
        <w:t xml:space="preserve">during fMRI </w:t>
      </w:r>
      <w:r w:rsidRPr="4D6442EE" w:rsidR="008C2748">
        <w:rPr>
          <w:rFonts w:ascii="Arial" w:hAnsi="Arial" w:cs="Arial"/>
          <w:lang w:val="en-US"/>
        </w:rPr>
        <w:t>in two separate sessions seven days apart.</w:t>
      </w:r>
      <w:r w:rsidRPr="4D6442EE" w:rsidR="003C72CA">
        <w:rPr>
          <w:rFonts w:ascii="Arial" w:hAnsi="Arial" w:cs="Arial"/>
          <w:lang w:val="en-US"/>
        </w:rPr>
        <w:t xml:space="preserve"> Procedure</w:t>
      </w:r>
      <w:ins w:author="Sjoerds, Z." w:date="2021-08-25T09:51:00Z" w:id="254">
        <w:r w:rsidRPr="4D6442EE" w:rsidR="3FD6AA07">
          <w:rPr>
            <w:rFonts w:ascii="Arial" w:hAnsi="Arial" w:cs="Arial"/>
            <w:lang w:val="en-US"/>
          </w:rPr>
          <w:t>s</w:t>
        </w:r>
      </w:ins>
      <w:r w:rsidRPr="4D6442EE" w:rsidR="003C72CA">
        <w:rPr>
          <w:rFonts w:ascii="Arial" w:hAnsi="Arial" w:cs="Arial"/>
          <w:lang w:val="en-US"/>
        </w:rPr>
        <w:t xml:space="preserve"> and material</w:t>
      </w:r>
      <w:ins w:author="Sjoerds, Z." w:date="2021-08-25T09:51:00Z" w:id="255">
        <w:r w:rsidRPr="4D6442EE" w:rsidR="7D9AD735">
          <w:rPr>
            <w:rFonts w:ascii="Arial" w:hAnsi="Arial" w:cs="Arial"/>
            <w:lang w:val="en-US"/>
          </w:rPr>
          <w:t>s</w:t>
        </w:r>
      </w:ins>
      <w:r w:rsidRPr="4D6442EE" w:rsidR="003C72CA">
        <w:rPr>
          <w:rFonts w:ascii="Arial" w:hAnsi="Arial" w:cs="Arial"/>
          <w:lang w:val="en-US"/>
        </w:rPr>
        <w:t xml:space="preserve"> are identical with data previously published </w:t>
      </w:r>
      <w:del w:author="Lennart Luettgau" w:date="2021-08-23T22:12:00Z" w:id="256">
        <w:r w:rsidRPr="4D6442EE" w:rsidDel="003C72CA">
          <w:rPr>
            <w:rFonts w:ascii="Arial" w:hAnsi="Arial" w:cs="Arial"/>
            <w:lang w:val="en-US"/>
          </w:rPr>
          <w:delText xml:space="preserve">on </w:delText>
        </w:r>
      </w:del>
      <w:ins w:author="Lennart Luettgau" w:date="2021-08-23T22:12:00Z" w:id="257">
        <w:r w:rsidRPr="4D6442EE" w:rsidR="00545A5B">
          <w:rPr>
            <w:rFonts w:ascii="Arial" w:hAnsi="Arial" w:cs="Arial"/>
            <w:lang w:val="en-US"/>
          </w:rPr>
          <w:t xml:space="preserve">using </w:t>
        </w:r>
      </w:ins>
      <w:r w:rsidRPr="4D6442EE" w:rsidR="003C72CA">
        <w:rPr>
          <w:rFonts w:ascii="Arial" w:hAnsi="Arial" w:cs="Arial"/>
          <w:lang w:val="en-US"/>
        </w:rPr>
        <w:t>another paradigm</w:t>
      </w:r>
      <w:r w:rsidRPr="4D6442EE" w:rsidR="008F250E">
        <w:rPr>
          <w:rFonts w:ascii="Arial" w:hAnsi="Arial" w:cs="Arial"/>
          <w:lang w:val="en-US"/>
        </w:rPr>
        <w:t xml:space="preserve"> </w:t>
      </w:r>
      <w:r w:rsidRPr="4D6442EE">
        <w:rPr>
          <w:rFonts w:ascii="Arial" w:hAnsi="Arial" w:cs="Arial"/>
          <w:lang w:val="en-US"/>
        </w:rPr>
        <w:fldChar w:fldCharType="begin" w:fldLock="1"/>
      </w:r>
      <w:r w:rsidRPr="4D6442EE">
        <w:rPr>
          <w:rFonts w:ascii="Arial" w:hAnsi="Arial" w:cs="Arial"/>
          <w:lang w:val="en-US"/>
        </w:rPr>
        <w:instrText>ADDIN CSL_CITATION {"citationItems":[{"id":"ITEM-1","itemData":{"DOI":"10.1016/j.psyneuen.2018.05.036","ISSN":"0306-4530","author":[{"dropping-particle":"","family":"Luettgau","given":"Lennart","non-dropping-particle":"","parse-names":false,"suffix":""},{"dropping-particle":"","family":"Schlagenhauf","given":"Florian","non-dropping-particle":"","parse-names":false,"suffix":""},{"dropping-particle":"","family":"Sjoerds","given":"Zsuzsika","non-dropping-particle":"","parse-names":false,"suffix":""}],"container-title":"Psychoneuroendocrinology","id":"ITEM-1","issue":"January","issued":{"date-parts":[["2018"]]},"page":"25-34","publisher":"Elsevier","title":"Psychoneuroendocrinology Acute and past subjective stress in fl uence working memory and related neural substrates","type":"article-journal","volume":"96"},"uris":["http://www.mendeley.com/documents/?uuid=13609e24-89e1-4fc0-8db9-faf4febafdb3"]}],"mendeley":{"formattedCitation":"(Luettgau et al., 2018)","plainTextFormattedCitation":"(Luettgau et al., 2018)","previouslyFormattedCitation":"(Luettgau et al., 2018)"},"properties":{"noteIndex":0},"schema":"https://github.com/citation-style-language/schema/raw/master/csl-citation.json"}</w:instrText>
      </w:r>
      <w:r w:rsidRPr="4D6442EE">
        <w:rPr>
          <w:rFonts w:ascii="Arial" w:hAnsi="Arial" w:cs="Arial"/>
          <w:lang w:val="en-US"/>
        </w:rPr>
        <w:fldChar w:fldCharType="separate"/>
      </w:r>
      <w:r w:rsidRPr="4D6442EE" w:rsidR="008F250E">
        <w:rPr>
          <w:rFonts w:ascii="Arial" w:hAnsi="Arial" w:cs="Arial"/>
          <w:noProof/>
          <w:lang w:val="en-US"/>
        </w:rPr>
        <w:t>(Luettgau et al., 2018)</w:t>
      </w:r>
      <w:r w:rsidRPr="4D6442EE">
        <w:rPr>
          <w:rFonts w:ascii="Arial" w:hAnsi="Arial" w:cs="Arial"/>
          <w:lang w:val="en-US"/>
        </w:rPr>
        <w:fldChar w:fldCharType="end"/>
      </w:r>
      <w:r w:rsidRPr="4D6442EE" w:rsidR="003C72CA">
        <w:rPr>
          <w:rFonts w:ascii="Arial" w:hAnsi="Arial" w:cs="Arial"/>
          <w:lang w:val="en-US"/>
        </w:rPr>
        <w:t>.</w:t>
      </w:r>
      <w:r w:rsidRPr="4D6442EE" w:rsidR="008C2748">
        <w:rPr>
          <w:rFonts w:ascii="Arial" w:hAnsi="Arial" w:cs="Arial"/>
          <w:lang w:val="en-US"/>
        </w:rPr>
        <w:t xml:space="preserve"> </w:t>
      </w:r>
      <w:r w:rsidRPr="4D6442EE">
        <w:rPr>
          <w:rFonts w:ascii="Arial" w:hAnsi="Arial" w:cs="Arial"/>
          <w:lang w:val="en-US"/>
        </w:rPr>
        <w:t>During the stress condition</w:t>
      </w:r>
      <w:ins w:author="Lennart Luettgau" w:date="2021-08-23T22:12:00Z" w:id="258">
        <w:r w:rsidRPr="4D6442EE" w:rsidR="00545A5B">
          <w:rPr>
            <w:rFonts w:ascii="Arial" w:hAnsi="Arial" w:cs="Arial"/>
            <w:lang w:val="en-US"/>
          </w:rPr>
          <w:t>,</w:t>
        </w:r>
      </w:ins>
      <w:r w:rsidRPr="4D6442EE" w:rsidR="00F53C65">
        <w:rPr>
          <w:rFonts w:ascii="Arial" w:hAnsi="Arial" w:cs="Arial"/>
          <w:lang w:val="en-US"/>
        </w:rPr>
        <w:t xml:space="preserve"> participants were exposed to a mock interview and calculus in front of a socially unresponsive committee in white lab coats</w:t>
      </w:r>
      <w:r w:rsidRPr="4D6442EE" w:rsidR="00C820B3">
        <w:rPr>
          <w:rFonts w:ascii="Arial" w:hAnsi="Arial" w:cs="Arial"/>
          <w:lang w:val="en-US"/>
        </w:rPr>
        <w:t>, following the standard</w:t>
      </w:r>
      <w:ins w:author="Lennart Lüttgau" w:date="2021-07-06T13:28:00Z" w:id="259">
        <w:r w:rsidRPr="4D6442EE" w:rsidR="00E5198F">
          <w:rPr>
            <w:rFonts w:ascii="Arial" w:hAnsi="Arial" w:cs="Arial"/>
            <w:lang w:val="en-US"/>
          </w:rPr>
          <w:t>iz</w:t>
        </w:r>
      </w:ins>
      <w:ins w:author="Lennart Lüttgau" w:date="2021-07-06T13:29:00Z" w:id="260">
        <w:r w:rsidRPr="4D6442EE" w:rsidR="00E5198F">
          <w:rPr>
            <w:rFonts w:ascii="Arial" w:hAnsi="Arial" w:cs="Arial"/>
            <w:lang w:val="en-US"/>
          </w:rPr>
          <w:t xml:space="preserve">ed </w:t>
        </w:r>
      </w:ins>
      <w:r w:rsidRPr="4D6442EE" w:rsidR="00C820B3">
        <w:rPr>
          <w:rFonts w:ascii="Arial" w:hAnsi="Arial" w:cs="Arial"/>
          <w:lang w:val="en-US"/>
        </w:rPr>
        <w:t>Trier Social Stress Test (TSST) protocol</w:t>
      </w:r>
      <w:r w:rsidRPr="4D6442EE" w:rsidR="006D3934">
        <w:rPr>
          <w:rFonts w:ascii="Arial" w:hAnsi="Arial" w:cs="Arial"/>
          <w:lang w:val="en-US"/>
        </w:rPr>
        <w:t xml:space="preserve"> </w:t>
      </w:r>
      <w:r w:rsidRPr="4D6442EE">
        <w:rPr>
          <w:rFonts w:ascii="Arial" w:hAnsi="Arial" w:cs="Arial"/>
          <w:lang w:val="en-US"/>
        </w:rPr>
        <w:fldChar w:fldCharType="begin" w:fldLock="1"/>
      </w:r>
      <w:r w:rsidRPr="4D6442EE">
        <w:rPr>
          <w:rFonts w:ascii="Arial" w:hAnsi="Arial" w:cs="Arial"/>
          <w:lang w:val="en-US"/>
        </w:rPr>
        <w:instrText>ADDIN CSL_CITATION {"citationItems":[{"id":"ITEM-1","itemData":{"DOI":"10.1159/000119004","ISSN":"0302-282X","abstract":"This paper describes a protocol for induction of moderate psychological stress in a laboratory setting and evaluates its effects on physiological responses. The ‘Trier Social Stress Test’ (TSST) mainly consists of an anticipation period (10 min) and a test period (10 min) in which the subjects have to deliver a free speech and perform mental arithmetic in front of an audience. In six independent studies this protocol has been found to induce considerable changes in the concentration of ACTH, cortisol (serum and saliva), GH, prolactin as well as significant increases in heart rate. As for salivary cortisol levels, the TSST reliably led to 2- to 4-fold elevations above baseline with similar peak cortisol concentrations. Studies are summarized in which TSST-induced cortisol increases elucidated some of the multiple variables contributing to the interindividual variation in adrenocortical stress responses. The results suggest that gender, genetics and nicotine consumption can influence the individual’s stress responsiveness to psychological stress while personality traits showed no correlation with cortisol responses to TSST stimulation. From these data we conclude that the TSST can serve as a tool for psychobiological research.","author":[{"dropping-particle":"","family":"Kirschbaum","given":"C","non-dropping-particle":"","parse-names":false,"suffix":""},{"dropping-particle":"","family":"Pirke","given":"K.-M.","non-dropping-particle":"","parse-names":false,"suffix":""},{"dropping-particle":"","family":"Hellhammer","given":"D H","non-dropping-particle":"","parse-names":false,"suffix":""}],"container-title":"Neuropsychobiology","id":"ITEM-1","issue":"1-2","issued":{"date-parts":[["1993"]]},"page":"76-81","title":"The ‘Trier Social Stress Test’ – A Tool for Investigating Psychobiological Stress Responses in a Laboratory Setting","type":"article-journal","volume":"28"},"uris":["http://www.mendeley.com/documents/?uuid=82fdeed1-8d02-45d2-9bf6-e59f5e8e8097"]}],"mendeley":{"formattedCitation":"(Kirschbaum et al., 1993)","plainTextFormattedCitation":"(Kirschbaum et al., 1993)","previouslyFormattedCitation":"(Kirschbaum et al., 1993)"},"properties":{"noteIndex":0},"schema":"https://github.com/citation-style-language/schema/raw/master/csl-citation.json"}</w:instrText>
      </w:r>
      <w:r w:rsidRPr="4D6442EE">
        <w:rPr>
          <w:rFonts w:ascii="Arial" w:hAnsi="Arial" w:cs="Arial"/>
          <w:lang w:val="en-US"/>
        </w:rPr>
        <w:fldChar w:fldCharType="separate"/>
      </w:r>
      <w:r w:rsidRPr="4D6442EE" w:rsidR="006D3934">
        <w:rPr>
          <w:rFonts w:ascii="Arial" w:hAnsi="Arial" w:cs="Arial"/>
          <w:noProof/>
          <w:lang w:val="en-US"/>
        </w:rPr>
        <w:t>(Kirschbaum et al., 1993)</w:t>
      </w:r>
      <w:r w:rsidRPr="4D6442EE">
        <w:rPr>
          <w:rFonts w:ascii="Arial" w:hAnsi="Arial" w:cs="Arial"/>
          <w:lang w:val="en-US"/>
        </w:rPr>
        <w:fldChar w:fldCharType="end"/>
      </w:r>
      <w:r w:rsidRPr="4D6442EE" w:rsidR="00F53C65">
        <w:rPr>
          <w:rFonts w:ascii="Arial" w:hAnsi="Arial" w:cs="Arial"/>
          <w:lang w:val="en-US"/>
        </w:rPr>
        <w:t xml:space="preserve">. During the control condition participants read a neutral text </w:t>
      </w:r>
      <w:r w:rsidRPr="4D6442EE" w:rsidR="009329B4">
        <w:rPr>
          <w:rFonts w:ascii="Arial" w:hAnsi="Arial" w:cs="Arial"/>
          <w:lang w:val="en-US"/>
        </w:rPr>
        <w:t>without presence of the committee.</w:t>
      </w:r>
      <w:r w:rsidRPr="4D6442EE" w:rsidR="00342C37">
        <w:rPr>
          <w:rFonts w:ascii="Arial" w:hAnsi="Arial" w:cs="Arial"/>
          <w:lang w:val="en-US"/>
        </w:rPr>
        <w:t xml:space="preserve"> Session type</w:t>
      </w:r>
      <w:r w:rsidRPr="4D6442EE" w:rsidR="00C820B3">
        <w:rPr>
          <w:rFonts w:ascii="Arial" w:hAnsi="Arial" w:cs="Arial"/>
          <w:lang w:val="en-US"/>
        </w:rPr>
        <w:t xml:space="preserve"> (stress vs. control)</w:t>
      </w:r>
      <w:r w:rsidRPr="4D6442EE" w:rsidR="00342C37">
        <w:rPr>
          <w:rFonts w:ascii="Arial" w:hAnsi="Arial" w:cs="Arial"/>
          <w:lang w:val="en-US"/>
        </w:rPr>
        <w:t xml:space="preserve"> was counter-balanced across participants. </w:t>
      </w:r>
      <w:r w:rsidRPr="4D6442EE" w:rsidR="00C820B3">
        <w:rPr>
          <w:rFonts w:ascii="Arial" w:hAnsi="Arial" w:cs="Arial"/>
          <w:lang w:val="en-US"/>
        </w:rPr>
        <w:t>In order to prevent confounding effects of circadian rhythm on cortisol levels</w:t>
      </w:r>
      <w:del w:author="Lennart Luettgau" w:date="2021-08-23T22:13:00Z" w:id="261">
        <w:r w:rsidRPr="4D6442EE" w:rsidDel="008F250E">
          <w:rPr>
            <w:rFonts w:ascii="Arial" w:hAnsi="Arial" w:cs="Arial"/>
            <w:lang w:val="en-US"/>
          </w:rPr>
          <w:delText xml:space="preserve"> </w:delText>
        </w:r>
      </w:del>
      <w:r w:rsidRPr="4D6442EE" w:rsidR="008F250E">
        <w:rPr>
          <w:rFonts w:ascii="Arial" w:hAnsi="Arial" w:cs="Arial"/>
          <w:lang w:val="en-US"/>
        </w:rPr>
        <w:t xml:space="preserve"> </w:t>
      </w:r>
      <w:r w:rsidRPr="4D6442EE">
        <w:rPr>
          <w:rFonts w:ascii="Arial" w:hAnsi="Arial" w:cs="Arial"/>
          <w:lang w:val="en-US"/>
        </w:rPr>
        <w:fldChar w:fldCharType="begin" w:fldLock="1"/>
      </w:r>
      <w:r w:rsidRPr="4D6442EE">
        <w:rPr>
          <w:rFonts w:ascii="Arial" w:hAnsi="Arial" w:cs="Arial"/>
          <w:lang w:val="en-US"/>
        </w:rPr>
        <w:instrText>ADDIN CSL_CITATION {"citationItems":[{"id":"ITEM-1","itemData":{"DOI":"https://doi.org/10.1016/j.psyneuen.2003.08.009","ISSN":"0306-4530","abstract":"There is evidence showing that HPA axis responses to pharmacological provocation depend on time of day with larger cortisol responses in the afternoon and evening compared to the morning hours. However, it is still unknown whether HPA axis responses to psychological stress are affected by time of day and whether they can be assessed with equal reliability in the morning and afternoon, respectively. The present reanalysis is based on five independent studies conducted in the same laboratory by Kirschbaum et al., 1999, Kudielka et al., 1998, Kudielka et al., 1999, Kudielka et al., 2000 and Schommer et al. (2003). All subjects were confronted with the Trier Social Stress Test (TSST) either in the morning or in the afternoon. The total sample consisted of 180 adults with 115 younger (49 females, 66 males) and 65 older adults (32 females, 33 males). All ANCOVA results controlled for possible age and gender effects. Stress-related free salivary cortisol, total plasma cortisol and ACTH net increases did not differ according to time of day (all p = n.s.). However, as expected pre-stress free salivary and total plasma cortisol levels differed significantly between the morning and afternoon group (both p &lt; 0.005), leading to a significantly higher free cortisol area under the curve (AUC) in the morning (p = 0.02). Taken together, these observations suggest that the adrenal glands may be more sensitive to ACTH in the morning. Additionally, higher basal salivary cortisol levels were related to a lower stress-related net increase in salivary cortisol (p = 0.02), total plasma cortisol (p &lt; 0.0001), and marginally ACTH (p = 0.09). Stress-related heart rate increases did not differ between groups (p = n.s.). The finding that the TSST-induced mood change was differentially affected by time of day requires further exploration. We conclude that comparable HPA axis and heart rate stress responses to psychosocial stress can be measured in the morning and afternoon.","author":[{"dropping-particle":"","family":"Kudielka","given":"Brigitte M","non-dropping-particle":"","parse-names":false,"suffix":""},{"dropping-particle":"","family":"Schommer","given":"Nicole C","non-dropping-particle":"","parse-names":false,"suffix":""},{"dropping-particle":"","family":"Hellhammer","given":"Dirk H","non-dropping-particle":"","parse-names":false,"suffix":""},{"dropping-particle":"","family":"Kirschbaum","given":"Clemens","non-dropping-particle":"","parse-names":false,"suffix":""}],"container-title":"Psychoneuroendocrinology","id":"ITEM-1","issue":"8","issued":{"date-parts":[["2004"]]},"page":"983-992","title":"Acute HPA axis responses, heart rate, and mood changes to psychosocial stress (TSST) in humans at different times of day","type":"article-journal","volume":"29"},"uris":["http://www.mendeley.com/documents/?uuid=397167e4-1bea-4d88-adf6-c4dea8472612"]}],"mendeley":{"formattedCitation":"(Kudielka et al., 2004)","plainTextFormattedCitation":"(Kudielka et al., 2004)","previouslyFormattedCitation":"(Kudielka et al., 2004)"},"properties":{"noteIndex":0},"schema":"https://github.com/citation-style-language/schema/raw/master/csl-citation.json"}</w:instrText>
      </w:r>
      <w:r w:rsidRPr="4D6442EE">
        <w:rPr>
          <w:rFonts w:ascii="Arial" w:hAnsi="Arial" w:cs="Arial"/>
          <w:lang w:val="en-US"/>
        </w:rPr>
        <w:fldChar w:fldCharType="separate"/>
      </w:r>
      <w:r w:rsidRPr="4D6442EE" w:rsidR="008F250E">
        <w:rPr>
          <w:rFonts w:ascii="Arial" w:hAnsi="Arial" w:cs="Arial"/>
          <w:noProof/>
          <w:lang w:val="en-US"/>
        </w:rPr>
        <w:t>(Kudielka et al., 2004)</w:t>
      </w:r>
      <w:r w:rsidRPr="4D6442EE">
        <w:rPr>
          <w:rFonts w:ascii="Arial" w:hAnsi="Arial" w:cs="Arial"/>
          <w:lang w:val="en-US"/>
        </w:rPr>
        <w:fldChar w:fldCharType="end"/>
      </w:r>
      <w:r w:rsidRPr="4D6442EE" w:rsidR="00C820B3">
        <w:rPr>
          <w:rFonts w:ascii="Arial" w:hAnsi="Arial" w:cs="Arial"/>
          <w:lang w:val="en-US"/>
        </w:rPr>
        <w:t xml:space="preserve"> both experimental sessions were scheduled at exactly the same time of the day. </w:t>
      </w:r>
      <w:r w:rsidRPr="4D6442EE" w:rsidR="00342C37">
        <w:rPr>
          <w:rFonts w:ascii="Arial" w:hAnsi="Arial" w:cs="Arial"/>
          <w:lang w:val="en-US"/>
        </w:rPr>
        <w:t xml:space="preserve">Acute stress response was assessed at physiological (cortisol) and subjective (self-report) level at six </w:t>
      </w:r>
      <w:del w:author="Claudia Ebrahimi" w:date="2021-08-26T10:45:00Z" w:id="262">
        <w:r w:rsidRPr="4D6442EE" w:rsidDel="004A51E7" w:rsidR="00342C37">
          <w:rPr>
            <w:rFonts w:ascii="Arial" w:hAnsi="Arial" w:cs="Arial"/>
            <w:lang w:val="en-US"/>
          </w:rPr>
          <w:delText>timepoints</w:delText>
        </w:r>
      </w:del>
      <w:ins w:author="Claudia Ebrahimi" w:date="2021-08-26T10:45:00Z" w:id="263">
        <w:r w:rsidRPr="4D6442EE" w:rsidR="004A51E7">
          <w:rPr>
            <w:rFonts w:ascii="Arial" w:hAnsi="Arial" w:cs="Arial"/>
            <w:lang w:val="en-US"/>
          </w:rPr>
          <w:t>time points</w:t>
        </w:r>
      </w:ins>
      <w:r w:rsidRPr="4D6442EE" w:rsidR="00342C37">
        <w:rPr>
          <w:rFonts w:ascii="Arial" w:hAnsi="Arial" w:cs="Arial"/>
          <w:lang w:val="en-US"/>
        </w:rPr>
        <w:t xml:space="preserve"> throughout the session (see Figure</w:t>
      </w:r>
      <w:r w:rsidRPr="4D6442EE" w:rsidR="00337630">
        <w:rPr>
          <w:rFonts w:ascii="Arial" w:hAnsi="Arial" w:cs="Arial"/>
          <w:lang w:val="en-US"/>
        </w:rPr>
        <w:t xml:space="preserve"> 3</w:t>
      </w:r>
      <w:r w:rsidRPr="4D6442EE" w:rsidR="00342C37">
        <w:rPr>
          <w:rFonts w:ascii="Arial" w:hAnsi="Arial" w:cs="Arial"/>
          <w:lang w:val="en-US"/>
        </w:rPr>
        <w:t>).</w:t>
      </w:r>
    </w:p>
    <w:p w:rsidR="008F2DA7" w:rsidP="006F1403" w:rsidRDefault="00893487" w14:paraId="14249D3E" w14:textId="3475E1B0">
      <w:pPr>
        <w:spacing w:line="480" w:lineRule="auto"/>
        <w:jc w:val="both"/>
        <w:rPr>
          <w:rFonts w:ascii="Arial" w:hAnsi="Arial" w:cs="Arial"/>
          <w:lang w:val="en-US"/>
        </w:rPr>
      </w:pPr>
      <w:r>
        <w:rPr>
          <w:rFonts w:ascii="Arial" w:hAnsi="Arial" w:cs="Arial"/>
          <w:noProof/>
          <w:lang w:eastAsia="de-DE"/>
        </w:rPr>
        <w:lastRenderedPageBreak/>
        <w:drawing>
          <wp:inline distT="0" distB="0" distL="0" distR="0" wp14:anchorId="295FE492" wp14:editId="0000B6B1">
            <wp:extent cx="4546600" cy="42799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3">
                      <a:extLst>
                        <a:ext uri="{28A0092B-C50C-407E-A947-70E740481C1C}">
                          <a14:useLocalDpi xmlns:a14="http://schemas.microsoft.com/office/drawing/2010/main" val="0"/>
                        </a:ext>
                      </a:extLst>
                    </a:blip>
                    <a:stretch>
                      <a:fillRect/>
                    </a:stretch>
                  </pic:blipFill>
                  <pic:spPr>
                    <a:xfrm>
                      <a:off x="0" y="0"/>
                      <a:ext cx="4546600" cy="4279900"/>
                    </a:xfrm>
                    <a:prstGeom prst="rect">
                      <a:avLst/>
                    </a:prstGeom>
                  </pic:spPr>
                </pic:pic>
              </a:graphicData>
            </a:graphic>
          </wp:inline>
        </w:drawing>
      </w:r>
    </w:p>
    <w:p w:rsidRPr="008C2748" w:rsidR="008F2DA7" w:rsidP="006F1403" w:rsidRDefault="008F2DA7" w14:paraId="67C9BA8F" w14:textId="3A591A6D">
      <w:pPr>
        <w:spacing w:line="480" w:lineRule="auto"/>
        <w:jc w:val="both"/>
        <w:rPr>
          <w:rFonts w:ascii="Arial" w:hAnsi="Arial" w:cs="Arial"/>
          <w:lang w:val="en-US"/>
        </w:rPr>
      </w:pPr>
      <w:r>
        <w:rPr>
          <w:rFonts w:ascii="Arial" w:hAnsi="Arial" w:cs="Arial"/>
          <w:lang w:val="en-US"/>
        </w:rPr>
        <w:t>Figure 1 Study design</w:t>
      </w:r>
      <w:r w:rsidR="002757AE">
        <w:rPr>
          <w:rFonts w:ascii="Arial" w:hAnsi="Arial" w:cs="Arial"/>
          <w:lang w:val="en-US"/>
        </w:rPr>
        <w:t xml:space="preserve"> (A) and task design (B)</w:t>
      </w:r>
    </w:p>
    <w:p w:rsidRPr="008C2748" w:rsidR="008C2748" w:rsidP="006F1403" w:rsidRDefault="005213EF" w14:paraId="2121DF7A" w14:textId="4D30B03D">
      <w:pPr>
        <w:spacing w:line="480" w:lineRule="auto"/>
        <w:jc w:val="both"/>
        <w:rPr>
          <w:rFonts w:ascii="Arial" w:hAnsi="Arial" w:cs="Arial"/>
          <w:u w:val="single"/>
          <w:lang w:val="en-US"/>
        </w:rPr>
      </w:pPr>
      <w:r>
        <w:rPr>
          <w:rFonts w:ascii="Arial" w:hAnsi="Arial" w:cs="Arial"/>
          <w:u w:val="single"/>
          <w:lang w:val="en-US"/>
        </w:rPr>
        <w:t xml:space="preserve">2.2. </w:t>
      </w:r>
      <w:r w:rsidRPr="008C2748" w:rsidR="008C2748">
        <w:rPr>
          <w:rFonts w:ascii="Arial" w:hAnsi="Arial" w:cs="Arial"/>
          <w:u w:val="single"/>
          <w:lang w:val="en-US"/>
        </w:rPr>
        <w:t>Physiological stress response:</w:t>
      </w:r>
    </w:p>
    <w:p w:rsidRPr="008C2748" w:rsidR="008C2748" w:rsidP="006F1403" w:rsidRDefault="00021DCA" w14:paraId="2B871A4C" w14:textId="4D2B3085">
      <w:pPr>
        <w:spacing w:line="480" w:lineRule="auto"/>
        <w:jc w:val="both"/>
        <w:rPr>
          <w:rFonts w:ascii="Arial" w:hAnsi="Arial" w:cs="Arial"/>
          <w:lang w:val="en-US"/>
        </w:rPr>
      </w:pPr>
      <w:r w:rsidRPr="728432B7">
        <w:rPr>
          <w:rFonts w:ascii="Arial" w:hAnsi="Arial" w:cs="Arial"/>
          <w:lang w:val="en-US"/>
        </w:rPr>
        <w:t>We assessed physiological stress response via salivary cortisol</w:t>
      </w:r>
      <w:r w:rsidRPr="728432B7" w:rsidR="00E25E7A">
        <w:rPr>
          <w:rFonts w:ascii="Arial" w:hAnsi="Arial" w:cs="Arial"/>
          <w:lang w:val="en-US"/>
        </w:rPr>
        <w:t>, which were assessed six times throughout the experiment at the following time points</w:t>
      </w:r>
      <w:r w:rsidRPr="728432B7" w:rsidR="00C4173C">
        <w:rPr>
          <w:rFonts w:ascii="Arial" w:hAnsi="Arial" w:cs="Arial"/>
          <w:lang w:val="en-US"/>
        </w:rPr>
        <w:t xml:space="preserve"> relative to the start of intervention (stress or control): t1: -30 minutes; t2: -2 minutes; t3: +10 minutes; t4: +15 minutes; t5: +30 minutes; t6: +45 minutes</w:t>
      </w:r>
      <w:r w:rsidR="008F250E">
        <w:rPr>
          <w:rFonts w:ascii="Arial" w:hAnsi="Arial" w:cs="Arial"/>
          <w:lang w:val="en-US"/>
        </w:rPr>
        <w:t xml:space="preserve"> </w:t>
      </w:r>
      <w:r w:rsidR="008F250E">
        <w:rPr>
          <w:rFonts w:ascii="Arial" w:hAnsi="Arial" w:cs="Arial"/>
          <w:lang w:val="en-US"/>
        </w:rPr>
        <w:fldChar w:fldCharType="begin" w:fldLock="1"/>
      </w:r>
      <w:r w:rsidR="000E3F54">
        <w:rPr>
          <w:rFonts w:ascii="Arial" w:hAnsi="Arial" w:cs="Arial"/>
          <w:lang w:val="en-US"/>
        </w:rPr>
        <w:instrText>ADDIN CSL_CITATION {"citationItems":[{"id":"ITEM-1","itemData":{"DOI":"10.1016/j.psyneuen.2018.05.036","ISSN":"0306-4530","author":[{"dropping-particle":"","family":"Luettgau","given":"Lennart","non-dropping-particle":"","parse-names":false,"suffix":""},{"dropping-particle":"","family":"Schlagenhauf","given":"Florian","non-dropping-particle":"","parse-names":false,"suffix":""},{"dropping-particle":"","family":"Sjoerds","given":"Zsuzsika","non-dropping-particle":"","parse-names":false,"suffix":""}],"container-title":"Psychoneuroendocrinology","id":"ITEM-1","issue":"January","issued":{"date-parts":[["2018"]]},"page":"25-34","publisher":"Elsevier","title":"Psychoneuroendocrinology Acute and past subjective stress in fl uence working memory and related neural substrates","type":"article-journal","volume":"96"},"uris":["http://www.mendeley.com/documents/?uuid=13609e24-89e1-4fc0-8db9-faf4febafdb3"]}],"mendeley":{"formattedCitation":"(Luettgau et al., 2018)","plainTextFormattedCitation":"(Luettgau et al., 2018)","previouslyFormattedCitation":"(Luettgau et al., 2018)"},"properties":{"noteIndex":0},"schema":"https://github.com/citation-style-language/schema/raw/master/csl-citation.json"}</w:instrText>
      </w:r>
      <w:r w:rsidR="008F250E">
        <w:rPr>
          <w:rFonts w:ascii="Arial" w:hAnsi="Arial" w:cs="Arial"/>
          <w:lang w:val="en-US"/>
        </w:rPr>
        <w:fldChar w:fldCharType="separate"/>
      </w:r>
      <w:r w:rsidRPr="008F250E" w:rsidR="008F250E">
        <w:rPr>
          <w:rFonts w:ascii="Arial" w:hAnsi="Arial" w:cs="Arial"/>
          <w:noProof/>
          <w:lang w:val="en-US"/>
        </w:rPr>
        <w:t>(Luettgau et al., 2018)</w:t>
      </w:r>
      <w:r w:rsidR="008F250E">
        <w:rPr>
          <w:rFonts w:ascii="Arial" w:hAnsi="Arial" w:cs="Arial"/>
          <w:lang w:val="en-US"/>
        </w:rPr>
        <w:fldChar w:fldCharType="end"/>
      </w:r>
      <w:r w:rsidR="008F250E">
        <w:rPr>
          <w:rFonts w:ascii="Arial" w:hAnsi="Arial" w:cs="Arial"/>
          <w:lang w:val="en-US"/>
        </w:rPr>
        <w:t xml:space="preserve">. </w:t>
      </w:r>
      <w:r w:rsidRPr="728432B7">
        <w:rPr>
          <w:rFonts w:ascii="Arial" w:hAnsi="Arial" w:cs="Arial"/>
          <w:lang w:val="en-US"/>
        </w:rPr>
        <w:t xml:space="preserve">For collection and extraction of saliva we used </w:t>
      </w:r>
      <w:proofErr w:type="spellStart"/>
      <w:r w:rsidRPr="728432B7" w:rsidR="008C2748">
        <w:rPr>
          <w:rFonts w:ascii="Arial" w:hAnsi="Arial" w:cs="Arial"/>
          <w:lang w:val="en-US"/>
        </w:rPr>
        <w:t>Salivette</w:t>
      </w:r>
      <w:proofErr w:type="spellEnd"/>
      <w:r w:rsidRPr="728432B7" w:rsidR="008C2748">
        <w:rPr>
          <w:rFonts w:ascii="Arial" w:hAnsi="Arial" w:cs="Arial"/>
          <w:lang w:val="en-US"/>
        </w:rPr>
        <w:t xml:space="preserve"> saliva sampling tubes (</w:t>
      </w:r>
      <w:proofErr w:type="spellStart"/>
      <w:r w:rsidRPr="728432B7" w:rsidR="008C2748">
        <w:rPr>
          <w:rFonts w:ascii="Arial" w:hAnsi="Arial" w:cs="Arial"/>
          <w:lang w:val="en-US"/>
        </w:rPr>
        <w:t>SalivetteCortisol</w:t>
      </w:r>
      <w:proofErr w:type="spellEnd"/>
      <w:r w:rsidRPr="728432B7" w:rsidR="008C2748">
        <w:rPr>
          <w:rFonts w:ascii="Arial" w:hAnsi="Arial" w:cs="Arial"/>
          <w:lang w:val="en-US"/>
        </w:rPr>
        <w:t xml:space="preserve">®, </w:t>
      </w:r>
      <w:proofErr w:type="spellStart"/>
      <w:r w:rsidRPr="728432B7" w:rsidR="008C2748">
        <w:rPr>
          <w:rFonts w:ascii="Arial" w:hAnsi="Arial" w:cs="Arial"/>
          <w:lang w:val="en-US"/>
        </w:rPr>
        <w:t>Sarstedt</w:t>
      </w:r>
      <w:proofErr w:type="spellEnd"/>
      <w:r w:rsidRPr="728432B7" w:rsidR="008C2748">
        <w:rPr>
          <w:rFonts w:ascii="Arial" w:hAnsi="Arial" w:cs="Arial"/>
          <w:lang w:val="en-US"/>
        </w:rPr>
        <w:t xml:space="preserve">, </w:t>
      </w:r>
      <w:proofErr w:type="spellStart"/>
      <w:r w:rsidRPr="728432B7" w:rsidR="008C2748">
        <w:rPr>
          <w:rFonts w:ascii="Arial" w:hAnsi="Arial" w:cs="Arial"/>
          <w:lang w:val="en-US"/>
        </w:rPr>
        <w:t>Nuembrecht</w:t>
      </w:r>
      <w:proofErr w:type="spellEnd"/>
      <w:r w:rsidRPr="728432B7" w:rsidR="008C2748">
        <w:rPr>
          <w:rFonts w:ascii="Arial" w:hAnsi="Arial" w:cs="Arial"/>
          <w:lang w:val="en-US"/>
        </w:rPr>
        <w:t>, Germany)</w:t>
      </w:r>
      <w:r w:rsidRPr="728432B7">
        <w:rPr>
          <w:rFonts w:ascii="Arial" w:hAnsi="Arial" w:cs="Arial"/>
          <w:lang w:val="en-US"/>
        </w:rPr>
        <w:t xml:space="preserve"> </w:t>
      </w:r>
      <w:r w:rsidRPr="728432B7" w:rsidR="008C2748">
        <w:rPr>
          <w:rFonts w:ascii="Arial" w:hAnsi="Arial" w:cs="Arial"/>
          <w:lang w:val="en-US"/>
        </w:rPr>
        <w:t>(see Supplement).</w:t>
      </w:r>
      <w:r w:rsidRPr="728432B7" w:rsidR="000238B2">
        <w:rPr>
          <w:rFonts w:ascii="Arial" w:hAnsi="Arial" w:cs="Arial"/>
          <w:lang w:val="en-US"/>
        </w:rPr>
        <w:t xml:space="preserve"> Individual cortisol reactivity was determined by calculating the area under the curve with respect to ground (</w:t>
      </w:r>
      <w:proofErr w:type="spellStart"/>
      <w:r w:rsidRPr="728432B7" w:rsidR="000238B2">
        <w:rPr>
          <w:rFonts w:ascii="Arial" w:hAnsi="Arial" w:cs="Arial"/>
          <w:lang w:val="en-US"/>
        </w:rPr>
        <w:t>AUCg</w:t>
      </w:r>
      <w:proofErr w:type="spellEnd"/>
      <w:r w:rsidRPr="728432B7" w:rsidR="000238B2">
        <w:rPr>
          <w:rFonts w:ascii="Arial" w:hAnsi="Arial" w:cs="Arial"/>
          <w:lang w:val="en-US"/>
        </w:rPr>
        <w:t xml:space="preserve">-stress and </w:t>
      </w:r>
      <w:proofErr w:type="spellStart"/>
      <w:r w:rsidRPr="728432B7" w:rsidR="000238B2">
        <w:rPr>
          <w:rFonts w:ascii="Arial" w:hAnsi="Arial" w:cs="Arial"/>
          <w:lang w:val="en-US"/>
        </w:rPr>
        <w:t>AUCg</w:t>
      </w:r>
      <w:proofErr w:type="spellEnd"/>
      <w:r w:rsidRPr="728432B7" w:rsidR="000238B2">
        <w:rPr>
          <w:rFonts w:ascii="Arial" w:hAnsi="Arial" w:cs="Arial"/>
          <w:lang w:val="en-US"/>
        </w:rPr>
        <w:t xml:space="preserve">-control, according to </w:t>
      </w:r>
      <w:proofErr w:type="spellStart"/>
      <w:r w:rsidRPr="728432B7" w:rsidR="000238B2">
        <w:rPr>
          <w:rFonts w:ascii="Arial" w:hAnsi="Arial" w:cs="Arial"/>
          <w:lang w:val="en-US"/>
        </w:rPr>
        <w:t>Pruessner</w:t>
      </w:r>
      <w:proofErr w:type="spellEnd"/>
      <w:r w:rsidRPr="728432B7" w:rsidR="000238B2">
        <w:rPr>
          <w:rFonts w:ascii="Arial" w:hAnsi="Arial" w:cs="Arial"/>
          <w:lang w:val="en-US"/>
        </w:rPr>
        <w:t xml:space="preserve"> et al., 2003) separately for both conditions and subtracting </w:t>
      </w:r>
      <w:proofErr w:type="spellStart"/>
      <w:r w:rsidRPr="728432B7" w:rsidR="000238B2">
        <w:rPr>
          <w:rFonts w:ascii="Arial" w:hAnsi="Arial" w:cs="Arial"/>
          <w:lang w:val="en-US"/>
        </w:rPr>
        <w:t>AUCg</w:t>
      </w:r>
      <w:proofErr w:type="spellEnd"/>
      <w:r w:rsidRPr="728432B7" w:rsidR="000238B2">
        <w:rPr>
          <w:rFonts w:ascii="Arial" w:hAnsi="Arial" w:cs="Arial"/>
          <w:lang w:val="en-US"/>
        </w:rPr>
        <w:t xml:space="preserve">-control from </w:t>
      </w:r>
      <w:proofErr w:type="spellStart"/>
      <w:r w:rsidRPr="728432B7" w:rsidR="000238B2">
        <w:rPr>
          <w:rFonts w:ascii="Arial" w:hAnsi="Arial" w:cs="Arial"/>
          <w:lang w:val="en-US"/>
        </w:rPr>
        <w:t>AUCg</w:t>
      </w:r>
      <w:proofErr w:type="spellEnd"/>
      <w:r w:rsidRPr="728432B7" w:rsidR="000238B2">
        <w:rPr>
          <w:rFonts w:ascii="Arial" w:hAnsi="Arial" w:cs="Arial"/>
          <w:lang w:val="en-US"/>
        </w:rPr>
        <w:t xml:space="preserve">-stress. The AUC was calculated based on </w:t>
      </w:r>
      <w:commentRangeStart w:id="264"/>
      <w:commentRangeStart w:id="265"/>
      <w:commentRangeStart w:id="266"/>
      <w:commentRangeStart w:id="267"/>
      <w:r w:rsidRPr="728432B7" w:rsidR="000238B2">
        <w:rPr>
          <w:rFonts w:ascii="Arial" w:hAnsi="Arial" w:cs="Arial"/>
          <w:lang w:val="en-US"/>
        </w:rPr>
        <w:t xml:space="preserve">individualized </w:t>
      </w:r>
      <w:ins w:author="Lennart Lüttgau" w:date="2021-07-06T13:33:00Z" w:id="268">
        <w:r w:rsidRPr="728432B7" w:rsidR="00CB0A0F">
          <w:rPr>
            <w:rFonts w:ascii="Arial" w:hAnsi="Arial" w:cs="Arial"/>
            <w:lang w:val="en-US"/>
          </w:rPr>
          <w:t>subject wise</w:t>
        </w:r>
      </w:ins>
      <w:r w:rsidRPr="728432B7" w:rsidR="000238B2">
        <w:rPr>
          <w:rFonts w:ascii="Arial" w:hAnsi="Arial" w:cs="Arial"/>
          <w:lang w:val="en-US"/>
        </w:rPr>
        <w:t xml:space="preserve"> time points,</w:t>
      </w:r>
      <w:commentRangeEnd w:id="264"/>
      <w:r>
        <w:commentReference w:id="264"/>
      </w:r>
      <w:commentRangeEnd w:id="265"/>
      <w:r>
        <w:commentReference w:id="265"/>
      </w:r>
      <w:commentRangeEnd w:id="266"/>
      <w:r w:rsidR="00F023B4">
        <w:rPr>
          <w:rStyle w:val="Kommentarzeichen"/>
        </w:rPr>
        <w:commentReference w:id="266"/>
      </w:r>
      <w:commentRangeEnd w:id="267"/>
      <w:r w:rsidR="009F28C7">
        <w:rPr>
          <w:rStyle w:val="Kommentarzeichen"/>
        </w:rPr>
        <w:commentReference w:id="267"/>
      </w:r>
      <w:r w:rsidRPr="728432B7" w:rsidR="000238B2">
        <w:rPr>
          <w:rFonts w:ascii="Arial" w:hAnsi="Arial" w:cs="Arial"/>
          <w:lang w:val="en-US"/>
        </w:rPr>
        <w:t xml:space="preserve"> taking into account slight </w:t>
      </w:r>
      <w:ins w:author="Lennart Luettgau" w:date="2021-08-23T22:15:00Z" w:id="269">
        <w:r w:rsidR="002865D6">
          <w:rPr>
            <w:rFonts w:ascii="Arial" w:hAnsi="Arial" w:cs="Arial"/>
            <w:lang w:val="en-US"/>
          </w:rPr>
          <w:t xml:space="preserve">temporal </w:t>
        </w:r>
      </w:ins>
      <w:r w:rsidRPr="728432B7" w:rsidR="000238B2">
        <w:rPr>
          <w:rFonts w:ascii="Arial" w:hAnsi="Arial" w:cs="Arial"/>
          <w:lang w:val="en-US"/>
        </w:rPr>
        <w:t>dispersion in the testing protocol.</w:t>
      </w:r>
      <w:r w:rsidRPr="728432B7" w:rsidR="008C2748">
        <w:rPr>
          <w:rFonts w:ascii="Arial" w:hAnsi="Arial" w:cs="Arial"/>
          <w:lang w:val="en-US"/>
        </w:rPr>
        <w:t xml:space="preserve"> </w:t>
      </w:r>
      <w:r w:rsidR="00F07F27">
        <w:rPr>
          <w:rFonts w:ascii="Arial" w:hAnsi="Arial" w:cs="Arial"/>
          <w:lang w:val="en-US"/>
        </w:rPr>
        <w:t xml:space="preserve">For an </w:t>
      </w:r>
      <w:r w:rsidR="00F07F27">
        <w:rPr>
          <w:rFonts w:ascii="Arial" w:hAnsi="Arial" w:cs="Arial"/>
          <w:lang w:val="en-US"/>
        </w:rPr>
        <w:lastRenderedPageBreak/>
        <w:t>additional analysis to confirm stress reactivity please refer to the supplement (subsection: physiological stress response).</w:t>
      </w:r>
    </w:p>
    <w:p w:rsidR="008C2748" w:rsidP="006F1403" w:rsidRDefault="005213EF" w14:paraId="79089A51" w14:textId="15D8A87D">
      <w:pPr>
        <w:spacing w:line="480" w:lineRule="auto"/>
        <w:jc w:val="both"/>
        <w:rPr>
          <w:rFonts w:ascii="Arial" w:hAnsi="Arial" w:cs="Arial"/>
          <w:u w:val="single"/>
          <w:lang w:val="en-US"/>
        </w:rPr>
      </w:pPr>
      <w:r>
        <w:rPr>
          <w:rFonts w:ascii="Arial" w:hAnsi="Arial" w:cs="Arial"/>
          <w:u w:val="single"/>
          <w:lang w:val="en-US"/>
        </w:rPr>
        <w:t xml:space="preserve">2.3. </w:t>
      </w:r>
      <w:r w:rsidR="00021DCA">
        <w:rPr>
          <w:rFonts w:ascii="Arial" w:hAnsi="Arial" w:cs="Arial"/>
          <w:u w:val="single"/>
          <w:lang w:val="en-US"/>
        </w:rPr>
        <w:t>Subjective stress response</w:t>
      </w:r>
      <w:r w:rsidR="00F221CF">
        <w:rPr>
          <w:rFonts w:ascii="Arial" w:hAnsi="Arial" w:cs="Arial"/>
          <w:u w:val="single"/>
          <w:lang w:val="en-US"/>
        </w:rPr>
        <w:t>:</w:t>
      </w:r>
    </w:p>
    <w:p w:rsidRPr="008C2748" w:rsidR="00C4173C" w:rsidP="006F1403" w:rsidRDefault="00F221CF" w14:paraId="3FE114D1" w14:textId="64419706">
      <w:pPr>
        <w:spacing w:line="480" w:lineRule="auto"/>
        <w:jc w:val="both"/>
        <w:rPr>
          <w:rFonts w:ascii="Arial" w:hAnsi="Arial" w:cs="Arial"/>
          <w:lang w:val="en-US"/>
        </w:rPr>
      </w:pPr>
      <w:r w:rsidRPr="4D6442EE">
        <w:rPr>
          <w:rFonts w:ascii="Arial" w:hAnsi="Arial" w:cs="Arial"/>
          <w:lang w:val="en-US"/>
        </w:rPr>
        <w:t>Three different visual analogue scales</w:t>
      </w:r>
      <w:r w:rsidRPr="4D6442EE" w:rsidR="000D2975">
        <w:rPr>
          <w:rFonts w:ascii="Arial" w:hAnsi="Arial" w:cs="Arial"/>
          <w:lang w:val="en-US"/>
        </w:rPr>
        <w:t xml:space="preserve"> (VAS)</w:t>
      </w:r>
      <w:r w:rsidRPr="4D6442EE">
        <w:rPr>
          <w:rFonts w:ascii="Arial" w:hAnsi="Arial" w:cs="Arial"/>
          <w:lang w:val="en-US"/>
        </w:rPr>
        <w:t xml:space="preserve"> ranging from </w:t>
      </w:r>
      <w:r w:rsidRPr="4D6442EE" w:rsidR="000D2975">
        <w:rPr>
          <w:rFonts w:ascii="Arial" w:hAnsi="Arial" w:cs="Arial"/>
          <w:lang w:val="en-US"/>
        </w:rPr>
        <w:t>0</w:t>
      </w:r>
      <w:r w:rsidRPr="4D6442EE">
        <w:rPr>
          <w:rFonts w:ascii="Arial" w:hAnsi="Arial" w:cs="Arial"/>
          <w:lang w:val="en-US"/>
        </w:rPr>
        <w:t xml:space="preserve"> to 100 were used to assess subjective </w:t>
      </w:r>
      <w:r w:rsidRPr="4D6442EE" w:rsidR="00267BCB">
        <w:rPr>
          <w:rFonts w:ascii="Arial" w:hAnsi="Arial" w:cs="Arial"/>
          <w:lang w:val="en-US"/>
        </w:rPr>
        <w:t xml:space="preserve">arousal, valence and </w:t>
      </w:r>
      <w:r w:rsidRPr="4D6442EE">
        <w:rPr>
          <w:rFonts w:ascii="Arial" w:hAnsi="Arial" w:cs="Arial"/>
          <w:lang w:val="en-US"/>
        </w:rPr>
        <w:t>stres</w:t>
      </w:r>
      <w:r w:rsidRPr="4D6442EE" w:rsidR="00267BCB">
        <w:rPr>
          <w:rFonts w:ascii="Arial" w:hAnsi="Arial" w:cs="Arial"/>
          <w:lang w:val="en-US"/>
        </w:rPr>
        <w:t>s</w:t>
      </w:r>
      <w:r w:rsidRPr="4D6442EE" w:rsidR="000D2975">
        <w:rPr>
          <w:rFonts w:ascii="Arial" w:hAnsi="Arial" w:cs="Arial"/>
          <w:lang w:val="en-US"/>
        </w:rPr>
        <w:t xml:space="preserve"> at all time points (T1-T6).</w:t>
      </w:r>
      <w:r w:rsidRPr="4D6442EE" w:rsidR="006D3B0F">
        <w:rPr>
          <w:rFonts w:ascii="Arial" w:hAnsi="Arial" w:cs="Arial"/>
          <w:lang w:val="en-US"/>
        </w:rPr>
        <w:t xml:space="preserve"> Participants were asked to rate how they felt, regarding arousal</w:t>
      </w:r>
      <w:r w:rsidRPr="4D6442EE" w:rsidR="00267BCB">
        <w:rPr>
          <w:rFonts w:ascii="Arial" w:hAnsi="Arial" w:cs="Arial"/>
          <w:lang w:val="en-US"/>
        </w:rPr>
        <w:t xml:space="preserve"> </w:t>
      </w:r>
      <w:r w:rsidRPr="4D6442EE" w:rsidR="000D2975">
        <w:rPr>
          <w:rFonts w:ascii="Arial" w:hAnsi="Arial" w:cs="Arial"/>
          <w:lang w:val="en-US"/>
        </w:rPr>
        <w:t xml:space="preserve">on </w:t>
      </w:r>
      <w:r w:rsidRPr="4D6442EE" w:rsidR="006D3B0F">
        <w:rPr>
          <w:rFonts w:ascii="Arial" w:hAnsi="Arial" w:cs="Arial"/>
          <w:lang w:val="en-US"/>
        </w:rPr>
        <w:t>a</w:t>
      </w:r>
      <w:r w:rsidRPr="4D6442EE" w:rsidR="000D2975">
        <w:rPr>
          <w:rFonts w:ascii="Arial" w:hAnsi="Arial" w:cs="Arial"/>
          <w:lang w:val="en-US"/>
        </w:rPr>
        <w:t xml:space="preserve"> scale </w:t>
      </w:r>
      <w:commentRangeStart w:id="270"/>
      <w:commentRangeStart w:id="271"/>
      <w:commentRangeStart w:id="272"/>
      <w:r w:rsidRPr="4D6442EE" w:rsidR="000D2975">
        <w:rPr>
          <w:rFonts w:ascii="Arial" w:hAnsi="Arial" w:cs="Arial"/>
          <w:lang w:val="en-US"/>
        </w:rPr>
        <w:t>"</w:t>
      </w:r>
      <w:del w:author="Sjoerds, Z." w:date="2021-08-25T09:55:00Z" w:id="273">
        <w:r w:rsidRPr="4D6442EE" w:rsidDel="000D2975">
          <w:rPr>
            <w:rFonts w:ascii="Arial" w:hAnsi="Arial" w:cs="Arial"/>
            <w:lang w:val="en-US"/>
          </w:rPr>
          <w:delText>Do you feel active or sleepy?</w:delText>
        </w:r>
      </w:del>
      <w:ins w:author="Sjoerds, Z." w:date="2021-08-25T09:55:00Z" w:id="274">
        <w:r w:rsidRPr="4D6442EE" w:rsidR="721BC596">
          <w:rPr>
            <w:rFonts w:ascii="Arial" w:hAnsi="Arial" w:cs="Arial"/>
            <w:lang w:val="en-US"/>
          </w:rPr>
          <w:t>Please rate your current state</w:t>
        </w:r>
      </w:ins>
      <w:r w:rsidRPr="4D6442EE" w:rsidR="000D2975">
        <w:rPr>
          <w:rFonts w:ascii="Arial" w:hAnsi="Arial" w:cs="Arial"/>
          <w:lang w:val="en-US"/>
        </w:rPr>
        <w:t>"</w:t>
      </w:r>
      <w:commentRangeEnd w:id="270"/>
      <w:r>
        <w:commentReference w:id="270"/>
      </w:r>
      <w:commentRangeEnd w:id="271"/>
      <w:r>
        <w:commentReference w:id="271"/>
      </w:r>
      <w:commentRangeEnd w:id="272"/>
      <w:r>
        <w:commentReference w:id="272"/>
      </w:r>
      <w:r w:rsidRPr="4D6442EE" w:rsidR="000D2975">
        <w:rPr>
          <w:rFonts w:ascii="Arial" w:hAnsi="Arial" w:cs="Arial"/>
          <w:lang w:val="en-US"/>
        </w:rPr>
        <w:t xml:space="preserve"> from 0 (sleepy) to 100 (active), valence on </w:t>
      </w:r>
      <w:r w:rsidRPr="4D6442EE" w:rsidR="006D3B0F">
        <w:rPr>
          <w:rFonts w:ascii="Arial" w:hAnsi="Arial" w:cs="Arial"/>
          <w:lang w:val="en-US"/>
        </w:rPr>
        <w:t xml:space="preserve">a scale </w:t>
      </w:r>
      <w:r w:rsidRPr="4D6442EE" w:rsidR="000D2975">
        <w:rPr>
          <w:rFonts w:ascii="Arial" w:hAnsi="Arial" w:cs="Arial"/>
          <w:lang w:val="en-US"/>
        </w:rPr>
        <w:t xml:space="preserve">from 0 (unhappy) to 100 (happy) and stress on </w:t>
      </w:r>
      <w:r w:rsidRPr="4D6442EE" w:rsidR="006D3B0F">
        <w:rPr>
          <w:rFonts w:ascii="Arial" w:hAnsi="Arial" w:cs="Arial"/>
          <w:lang w:val="en-US"/>
        </w:rPr>
        <w:t xml:space="preserve">a scale </w:t>
      </w:r>
      <w:r w:rsidRPr="4D6442EE" w:rsidR="000D2975">
        <w:rPr>
          <w:rFonts w:ascii="Arial" w:hAnsi="Arial" w:cs="Arial"/>
          <w:lang w:val="en-US"/>
        </w:rPr>
        <w:t xml:space="preserve">from 0 (not stressed) to 100 (stressed). </w:t>
      </w:r>
      <w:r w:rsidRPr="4D6442EE" w:rsidR="00F023B4">
        <w:rPr>
          <w:rFonts w:ascii="Arial" w:hAnsi="Arial" w:cs="Arial"/>
          <w:lang w:val="en-US"/>
        </w:rPr>
        <w:t>Analogue to cortis</w:t>
      </w:r>
      <w:r w:rsidRPr="4D6442EE" w:rsidR="5A183EF1">
        <w:rPr>
          <w:rFonts w:ascii="Arial" w:hAnsi="Arial" w:cs="Arial"/>
          <w:lang w:val="en-US"/>
        </w:rPr>
        <w:t>ol</w:t>
      </w:r>
      <w:r w:rsidRPr="4D6442EE" w:rsidR="00F023B4">
        <w:rPr>
          <w:rFonts w:ascii="Arial" w:hAnsi="Arial" w:cs="Arial"/>
          <w:lang w:val="en-US"/>
        </w:rPr>
        <w:t xml:space="preserve"> values this was determined by calculating the area under the curve with respect to ground (</w:t>
      </w:r>
      <w:proofErr w:type="spellStart"/>
      <w:r w:rsidRPr="4D6442EE" w:rsidR="00F023B4">
        <w:rPr>
          <w:rFonts w:ascii="Arial" w:hAnsi="Arial" w:cs="Arial"/>
          <w:lang w:val="en-US"/>
        </w:rPr>
        <w:t>AUCg</w:t>
      </w:r>
      <w:proofErr w:type="spellEnd"/>
      <w:r w:rsidRPr="4D6442EE" w:rsidR="00F023B4">
        <w:rPr>
          <w:rFonts w:ascii="Arial" w:hAnsi="Arial" w:cs="Arial"/>
          <w:lang w:val="en-US"/>
        </w:rPr>
        <w:t xml:space="preserve">-stress and </w:t>
      </w:r>
      <w:proofErr w:type="spellStart"/>
      <w:r w:rsidRPr="4D6442EE" w:rsidR="00F023B4">
        <w:rPr>
          <w:rFonts w:ascii="Arial" w:hAnsi="Arial" w:cs="Arial"/>
          <w:lang w:val="en-US"/>
        </w:rPr>
        <w:t>AUCg</w:t>
      </w:r>
      <w:proofErr w:type="spellEnd"/>
      <w:r w:rsidRPr="4D6442EE" w:rsidR="00F023B4">
        <w:rPr>
          <w:rFonts w:ascii="Arial" w:hAnsi="Arial" w:cs="Arial"/>
          <w:lang w:val="en-US"/>
        </w:rPr>
        <w:t xml:space="preserve">-control, according to </w:t>
      </w:r>
      <w:proofErr w:type="spellStart"/>
      <w:r w:rsidRPr="4D6442EE" w:rsidR="00F023B4">
        <w:rPr>
          <w:rFonts w:ascii="Arial" w:hAnsi="Arial" w:cs="Arial"/>
          <w:lang w:val="en-US"/>
        </w:rPr>
        <w:t>Pruessner</w:t>
      </w:r>
      <w:proofErr w:type="spellEnd"/>
      <w:r w:rsidRPr="4D6442EE" w:rsidR="00F023B4">
        <w:rPr>
          <w:rFonts w:ascii="Arial" w:hAnsi="Arial" w:cs="Arial"/>
          <w:lang w:val="en-US"/>
        </w:rPr>
        <w:t xml:space="preserve"> et al., 2003) separately for both conditions and subtracting </w:t>
      </w:r>
      <w:proofErr w:type="spellStart"/>
      <w:r w:rsidRPr="4D6442EE" w:rsidR="00F023B4">
        <w:rPr>
          <w:rFonts w:ascii="Arial" w:hAnsi="Arial" w:cs="Arial"/>
          <w:lang w:val="en-US"/>
        </w:rPr>
        <w:t>AUCg</w:t>
      </w:r>
      <w:proofErr w:type="spellEnd"/>
      <w:r w:rsidRPr="4D6442EE" w:rsidR="00F023B4">
        <w:rPr>
          <w:rFonts w:ascii="Arial" w:hAnsi="Arial" w:cs="Arial"/>
          <w:lang w:val="en-US"/>
        </w:rPr>
        <w:t xml:space="preserve">-control from </w:t>
      </w:r>
      <w:proofErr w:type="spellStart"/>
      <w:r w:rsidRPr="4D6442EE" w:rsidR="00F023B4">
        <w:rPr>
          <w:rFonts w:ascii="Arial" w:hAnsi="Arial" w:cs="Arial"/>
          <w:lang w:val="en-US"/>
        </w:rPr>
        <w:t>AUCg</w:t>
      </w:r>
      <w:proofErr w:type="spellEnd"/>
      <w:r w:rsidRPr="4D6442EE" w:rsidR="00F023B4">
        <w:rPr>
          <w:rFonts w:ascii="Arial" w:hAnsi="Arial" w:cs="Arial"/>
          <w:lang w:val="en-US"/>
        </w:rPr>
        <w:t>-stress.</w:t>
      </w:r>
    </w:p>
    <w:p w:rsidRPr="008C2748" w:rsidR="008C2748" w:rsidP="006F1403" w:rsidRDefault="005213EF" w14:paraId="736A8FFF" w14:textId="368400D4">
      <w:pPr>
        <w:spacing w:line="480" w:lineRule="auto"/>
        <w:jc w:val="both"/>
        <w:rPr>
          <w:rFonts w:ascii="Arial" w:hAnsi="Arial" w:cs="Arial"/>
          <w:u w:val="single"/>
          <w:lang w:val="en-US"/>
        </w:rPr>
      </w:pPr>
      <w:r>
        <w:rPr>
          <w:rFonts w:ascii="Arial" w:hAnsi="Arial" w:cs="Arial"/>
          <w:u w:val="single"/>
          <w:lang w:val="en-US"/>
        </w:rPr>
        <w:t xml:space="preserve">2.4. </w:t>
      </w:r>
      <w:r w:rsidRPr="008C2748" w:rsidR="008C2748">
        <w:rPr>
          <w:rFonts w:ascii="Arial" w:hAnsi="Arial" w:cs="Arial"/>
          <w:u w:val="single"/>
          <w:lang w:val="en-US"/>
        </w:rPr>
        <w:t>Task Design</w:t>
      </w:r>
    </w:p>
    <w:p w:rsidR="008F2DA7" w:rsidP="006F1403" w:rsidRDefault="008C2748" w14:paraId="0BE89C25" w14:textId="705A85DD">
      <w:pPr>
        <w:spacing w:line="480" w:lineRule="auto"/>
        <w:jc w:val="both"/>
        <w:rPr>
          <w:rFonts w:ascii="Arial" w:hAnsi="Arial" w:cs="Arial"/>
          <w:lang w:val="en-US"/>
        </w:rPr>
      </w:pPr>
      <w:r w:rsidRPr="4D6442EE">
        <w:rPr>
          <w:rFonts w:ascii="Arial" w:hAnsi="Arial" w:cs="Arial"/>
          <w:lang w:val="en-US"/>
        </w:rPr>
        <w:t xml:space="preserve">Participants performed a probabilistic </w:t>
      </w:r>
      <w:proofErr w:type="gramStart"/>
      <w:r w:rsidRPr="4D6442EE">
        <w:rPr>
          <w:rFonts w:ascii="Arial" w:hAnsi="Arial" w:cs="Arial"/>
          <w:lang w:val="en-US"/>
        </w:rPr>
        <w:t>reversal learning</w:t>
      </w:r>
      <w:proofErr w:type="gramEnd"/>
      <w:r w:rsidRPr="4D6442EE">
        <w:rPr>
          <w:rFonts w:ascii="Arial" w:hAnsi="Arial" w:cs="Arial"/>
          <w:lang w:val="en-US"/>
        </w:rPr>
        <w:t xml:space="preserve"> task, which included 160 trials and comprised around 1</w:t>
      </w:r>
      <w:r w:rsidRPr="4D6442EE" w:rsidR="00474BC5">
        <w:rPr>
          <w:rFonts w:ascii="Arial" w:hAnsi="Arial" w:cs="Arial"/>
          <w:lang w:val="en-US"/>
        </w:rPr>
        <w:t>5</w:t>
      </w:r>
      <w:r w:rsidRPr="4D6442EE">
        <w:rPr>
          <w:rFonts w:ascii="Arial" w:hAnsi="Arial" w:cs="Arial"/>
          <w:lang w:val="en-US"/>
        </w:rPr>
        <w:t xml:space="preserve"> minutes. The task </w:t>
      </w:r>
      <w:ins w:author="Lennart Luettgau" w:date="2021-08-23T22:17:00Z" w:id="275">
        <w:r w:rsidRPr="4D6442EE">
          <w:rPr>
            <w:rFonts w:ascii="Arial" w:hAnsi="Arial" w:cs="Arial"/>
            <w:lang w:val="en-US"/>
          </w:rPr>
          <w:fldChar w:fldCharType="begin"/>
        </w:r>
        <w:r w:rsidRPr="4D6442EE">
          <w:rPr>
            <w:rFonts w:ascii="Arial" w:hAnsi="Arial" w:cs="Arial"/>
            <w:lang w:val="en-US"/>
          </w:rPr>
          <w:instrText>ADDIN CSL_CITATION {"citationItems":[{"id":"ITEM-1","itemData":{"DOI":"10.1523/JNEUROSCI.0805-15.2015","ISSN":"15292401","PMID":"26180188","abstract":"The striatum is known to play a key role in reinforcement learning, specifically in the encoding of teaching signals such as reward prediction errors (RPEs). It has been proposed that aberrant salience attribution is associated with impaired coding of RPE and heightened dopamine turnover in the striatum, and might be linked to the development of psychotic symptoms. However, the relationship of aberrant salience attribution, RPE coding, and dopamine synthesis capacity has not been directly investigated. Here we assessed the association between a behavioral measure of aberrant salience attribution, the salience attribution test, to neural correlates of RPEs measured via functional magnetic resonance imaging while healthy participants (n = 58) performed an instrumental learning task. A subset of participants (n = 27) also underwent positron emission tomography with the radiotracer [18F]fluoro-L-DOPA to quantify striatal presynaptic dopamine synthesis capacity. Individual variability in aberrant salience measures related negatively to ventral striatal and prefrontal RPE signals and in an exploratory analysis was found to be positively associated with ventral striatal presynaptic dopamine levels. These data provide the first evidence for a specific link between the constructs of aberrant salience attribution, reduced RPE processing, and potentially increased presynaptic dopamine function.","author":[{"dropping-particle":"","family":"Boehme","given":"Rebecca","non-dropping-particle":"","parse-names":false,"suffix":""},{"dropping-particle":"","family":"Deserno","given":"Lorenz","non-dropping-particle":"","parse-names":false,"suffix":""},{"dropping-particle":"","family":"Gleich","given":"Tobias","non-dropping-particle":"","parse-names":false,"suffix":""},{"dropping-particle":"","family":"Katthagen","given":"Teresa","non-dropping-particle":"","parse-names":false,"suffix":""},{"dropping-particle":"","family":"Pankow","given":"Anne","non-dropping-particle":"","parse-names":false,"suffix":""},{"dropping-particle":"","family":"Behr","given":"Joachim","non-dropping-particle":"","parse-names":false,"suffix":""},{"dropping-particle":"","family":"Buchert","given":"Ralph","non-dropping-particle":"","parse-names":false,"suffix":""},{"dropping-particle":"","family":"Roiser","given":"Jonathan P.","non-dropping-particle":"","parse-names":false,"suffix":""},{"dropping-particle":"","family":"Heinz","given":"Andreas","non-dropping-particle":"","parse-names":false,"suffix":""},{"dropping-particle":"","family":"Schlagenhauf","given":"Florian","non-dropping-particle":"","parse-names":false,"suffix":""}],"container-title":"Journal of Neuroscience","id":"ITEM-1","issue":"28","issued":{"date-parts":[["2015"]]},"page":"10103-10111","title":"Aberrant salience is related to reduced reinforcement learning signals and elevated dopamine synthesis capacity in healthy adults","type":"article-journal","volume":"35"},"uris":["http://www.mendeley.com/documents/?uuid=6a3a7ab7-7e9b-4e74-9d54-d4cc7414bda3"]},{"id":"ITEM-2","itemData":{"DOI":"10.1523/JNEUROSCI.4322-15.2016","ISSN":"15292401","PMID":"27798176","abstract":"Addicted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(n=43) versus healthy volunteers (n=35),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 behavioral deficit in updating the alternative choice option and their obsessive-compulsive drinking habits. All results remained significant when adjusting for potential confounders (e.g., neuropsychological measures and gray matter density).Adisturbed integration of alternative choice options implemented by the medial prefrontal cortex appears to be one important explanation for the puzzling question of why addicted individuals continue drug consumption despite negative consequences.","author":[{"dropping-particle":"","family":"Reiter","given":"Andrea M.F.","non-dropping-particle":"","parse-names":false,"suffix":""},{"dropping-particle":"","family":"Deserno","given":"Lorenz","non-dropping-particle":"","parse-names":false,"suffix":""},{"dropping-particle":"","family":"Kallert","given":"Thomas","non-dropping-particle":"","parse-names":false,"suffix":""},{"dropping-particle":"","family":"Heinze","given":"Hans Jochen","non-dropping-particle":"","parse-names":false,"suffix":""},{"dropping-particle":"","family":"Heinz","given":"Andreas","non-dropping-particle":"","parse-names":false,"suffix":""},{"dropping-particle":"","family":"Schlagenhauf","given":"Florian","non-dropping-particle":"","parse-names":false,"suffix":""}],"container-title":"Journal of Neuroscience","id":"ITEM-2","issue":"43","issued":{"date-parts":[["2016","10","26"]]},"page":"10935-10948","publisher":"Society for Neuroscience","title":"Behavioral and neural signatures of reduced updating of alternative options in alcohol-dependent patients during flexible decision-making","type":"article-journal","volume":"36"},"uris":["http://www.mendeley.com/documents/?uuid=23ea9d8c-fe60-3eff-bf0a-5c2deeaebbaf"]}],"mendeley":{"formattedCitation":"(Boehme et al., 2015; Andrea M.F. Reiter et al., 2016)","plainTextFormattedCitation":"(Boehme et al., 2015; Andrea M.F. Reiter et al., 2016)","previouslyFormattedCitation":"(Boehme et al., 2015; Andrea M.F. Reiter et al., 2016)"},"properties":{"noteIndex":0},"schema":"https://github.com/citation-style-language/schema/raw/master/csl-citation.json"}</w:instrText>
        </w:r>
        <w:r w:rsidRPr="4D6442EE">
          <w:rPr>
            <w:rFonts w:ascii="Arial" w:hAnsi="Arial" w:cs="Arial"/>
            <w:lang w:val="en-US"/>
          </w:rPr>
          <w:fldChar w:fldCharType="separate"/>
        </w:r>
        <w:r w:rsidRPr="4D6442EE" w:rsidR="00DE0452">
          <w:rPr>
            <w:rFonts w:ascii="Arial" w:hAnsi="Arial" w:cs="Arial"/>
            <w:noProof/>
            <w:lang w:val="en-US"/>
          </w:rPr>
          <w:t>(Boehme et al., 2015; Andrea M.F. Reiter et al., 2016)</w:t>
        </w:r>
        <w:r w:rsidRPr="4D6442EE">
          <w:rPr>
            <w:rFonts w:ascii="Arial" w:hAnsi="Arial" w:cs="Arial"/>
            <w:lang w:val="en-US"/>
          </w:rPr>
          <w:fldChar w:fldCharType="end"/>
        </w:r>
      </w:ins>
      <w:commentRangeStart w:id="276"/>
      <w:r w:rsidRPr="4D6442EE">
        <w:rPr>
          <w:rFonts w:ascii="Arial" w:hAnsi="Arial" w:cs="Arial"/>
          <w:lang w:val="en-US"/>
        </w:rPr>
        <w:t>was</w:t>
      </w:r>
      <w:commentRangeEnd w:id="276"/>
      <w:r>
        <w:commentReference w:id="276"/>
      </w:r>
      <w:r w:rsidRPr="4D6442EE">
        <w:rPr>
          <w:rFonts w:ascii="Arial" w:hAnsi="Arial" w:cs="Arial"/>
          <w:lang w:val="en-US"/>
        </w:rPr>
        <w:t xml:space="preserve"> programmed in </w:t>
      </w:r>
      <w:commentRangeStart w:id="277"/>
      <w:commentRangeStart w:id="278"/>
      <w:commentRangeStart w:id="279"/>
      <w:proofErr w:type="spellStart"/>
      <w:r w:rsidRPr="4D6442EE">
        <w:rPr>
          <w:rFonts w:ascii="Arial" w:hAnsi="Arial" w:cs="Arial"/>
          <w:lang w:val="en-US"/>
        </w:rPr>
        <w:t>Matlab</w:t>
      </w:r>
      <w:proofErr w:type="spellEnd"/>
      <w:commentRangeEnd w:id="277"/>
      <w:r>
        <w:commentReference w:id="277"/>
      </w:r>
      <w:commentRangeEnd w:id="278"/>
      <w:r>
        <w:commentReference w:id="278"/>
      </w:r>
      <w:commentRangeEnd w:id="279"/>
      <w:r>
        <w:commentReference w:id="279"/>
      </w:r>
      <w:r w:rsidRPr="4D6442EE">
        <w:rPr>
          <w:rFonts w:ascii="Arial" w:hAnsi="Arial" w:cs="Arial"/>
          <w:lang w:val="en-US"/>
        </w:rPr>
        <w:t xml:space="preserve"> (The </w:t>
      </w:r>
      <w:proofErr w:type="spellStart"/>
      <w:r w:rsidRPr="4D6442EE">
        <w:rPr>
          <w:rFonts w:ascii="Arial" w:hAnsi="Arial" w:cs="Arial"/>
          <w:lang w:val="en-US"/>
        </w:rPr>
        <w:t>MathWorks</w:t>
      </w:r>
      <w:proofErr w:type="spellEnd"/>
      <w:r w:rsidRPr="4D6442EE">
        <w:rPr>
          <w:rFonts w:ascii="Arial" w:hAnsi="Arial" w:cs="Arial"/>
          <w:lang w:val="en-US"/>
        </w:rPr>
        <w:t xml:space="preserve">, Natick, MA) with </w:t>
      </w:r>
      <w:commentRangeStart w:id="280"/>
      <w:proofErr w:type="spellStart"/>
      <w:r w:rsidRPr="4D6442EE">
        <w:rPr>
          <w:rFonts w:ascii="Arial" w:hAnsi="Arial" w:cs="Arial"/>
          <w:lang w:val="en-US"/>
        </w:rPr>
        <w:t>Psychtoolbox</w:t>
      </w:r>
      <w:proofErr w:type="spellEnd"/>
      <w:ins w:author="Schlagenhauf, Florian" w:date="2021-07-20T13:34:00Z" w:id="281">
        <w:r w:rsidRPr="4D6442EE" w:rsidR="005F4FDA">
          <w:rPr>
            <w:rFonts w:ascii="Arial" w:hAnsi="Arial" w:cs="Arial"/>
            <w:lang w:val="en-US"/>
          </w:rPr>
          <w:t xml:space="preserve"> </w:t>
        </w:r>
      </w:ins>
      <w:r w:rsidRPr="4D6442EE" w:rsidR="000E3F54">
        <w:rPr>
          <w:rFonts w:ascii="Arial" w:hAnsi="Arial" w:cs="Arial"/>
          <w:lang w:val="en-US"/>
        </w:rPr>
        <w:t xml:space="preserve"> </w:t>
      </w:r>
      <w:commentRangeEnd w:id="280"/>
      <w:r>
        <w:commentReference w:id="280"/>
      </w:r>
      <w:del w:author="Lennart Luettgau" w:date="2021-08-23T22:17:00Z" w:id="282">
        <w:r w:rsidRPr="4D6442EE">
          <w:rPr>
            <w:rFonts w:ascii="Arial" w:hAnsi="Arial" w:cs="Arial"/>
            <w:lang w:val="en-US"/>
          </w:rPr>
          <w:fldChar w:fldCharType="begin"/>
        </w:r>
        <w:r w:rsidRPr="4D6442EE">
          <w:rPr>
            <w:rFonts w:ascii="Arial" w:hAnsi="Arial" w:cs="Arial"/>
            <w:lang w:val="en-US"/>
          </w:rPr>
          <w:delInstrText>ADDIN CSL_CITATION {"citationItems":[{"id":"ITEM-1","itemData":{"DOI":"10.1523/JNEUROSCI.0805-15.2015","ISSN":"15292401","PMID":"26180188","abstract":"The striatum is known to play a key role in reinforcement learning, specifically in the encoding of teaching signals such as reward prediction errors (RPEs). It has been proposed that aberrant salience attribution is associated with impaired coding of RPE and heightened dopamine turnover in the striatum, and might be linked to the development of psychotic symptoms. However, the relationship of aberrant salience attribution, RPE coding, and dopamine synthesis capacity has not been directly investigated. Here we assessed the association between a behavioral measure of aberrant salience attribution, the salience attribution test, to neural correlates of RPEs measured via functional magnetic resonance imaging while healthy participants (n = 58) performed an instrumental learning task. A subset of participants (n = 27) also underwent positron emission tomography with the radiotracer [18F]fluoro-L-DOPA to quantify striatal presynaptic dopamine synthesis capacity. Individual variability in aberrant salience measures related negatively to ventral striatal and prefrontal RPE signals and in an exploratory analysis was found to be positively associated with ventral striatal presynaptic dopamine levels. These data provide the first evidence for a specific link between the constructs of aberrant salience attribution, reduced RPE processing, and potentially increased presynaptic dopamine function.","author":[{"dropping-particle":"","family":"Boehme","given":"Rebecca","non-dropping-particle":"","parse-names":false,"suffix":""},{"dropping-particle":"","family":"Deserno","given":"Lorenz","non-dropping-particle":"","parse-names":false,"suffix":""},{"dropping-particle":"","family":"Gleich","given":"Tobias","non-dropping-particle":"","parse-names":false,"suffix":""},{"dropping-particle":"","family":"Katthagen","given":"Teresa","non-dropping-particle":"","parse-names":false,"suffix":""},{"dropping-particle":"","family":"Pankow","given":"Anne","non-dropping-particle":"","parse-names":false,"suffix":""},{"dropping-particle":"","family":"Behr","given":"Joachim","non-dropping-particle":"","parse-names":false,"suffix":""},{"dropping-particle":"","family":"Buchert","given":"Ralph","non-dropping-particle":"","parse-names":false,"suffix":""},{"dropping-particle":"","family":"Roiser","given":"Jonathan P.","non-dropping-particle":"","parse-names":false,"suffix":""},{"dropping-particle":"","family":"Heinz","given":"Andreas","non-dropping-particle":"","parse-names":false,"suffix":""},{"dropping-particle":"","family":"Schlagenhauf","given":"Florian","non-dropping-particle":"","parse-names":false,"suffix":""}],"container-title":"Journal of Neuroscience","id":"ITEM-1","issue":"28","issued":{"date-parts":[["2015"]]},"page":"10103-10111","title":"Aberrant salience is related to reduced reinforcement learning signals and elevated dopamine synthesis capacity in healthy adults","type":"article-journal","volume":"35"},"uris":["http://www.mendeley.com/documents/?uuid=6a3a7ab7-7e9b-4e74-9d54-d4cc7414bda3"]},{"id":"ITEM-2","itemData":{"DOI":"10.1523/JNEUROSCI.4322-15.2016","ISSN":"15292401","PMID":"27798176","abstract":"Addicted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(n=43) versus healthy volunteers (n=35),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 behavioral deficit in updating the alternative choice option and their obsessive-compulsive drinking habits. All results remained significant when adjusting for potential confounders (e.g., neuropsychological measures and gray matter density).Adisturbed integration of alternative choice options implemented by the medial prefrontal cortex appears to be one important explanation for the puzzling question of why addicted individuals continue drug consumption despite negative consequences.","author":[{"dropping-particle":"","family":"Reiter","given":"Andrea M.F.","non-dropping-particle":"","parse-names":false,"suffix":""},{"dropping-particle":"","family":"Deserno","given":"Lorenz","non-dropping-particle":"","parse-names":false,"suffix":""},{"dropping-particle":"","family":"Kallert","given":"Thomas","non-dropping-particle":"","parse-names":false,"suffix":""},{"dropping-particle":"","family":"Heinze","given":"Hans Jochen","non-dropping-particle":"","parse-names":false,"suffix":""},{"dropping-particle":"","family":"Heinz","given":"Andreas","non-dropping-particle":"","parse-names":false,"suffix":""},{"dropping-particle":"","family":"Schlagenhauf","given":"Florian","non-dropping-particle":"","parse-names":false,"suffix":""}],"container-title":"Journal of Neuroscience","id":"ITEM-2","issue":"43","issued":{"date-parts":[["2016","10","26"]]},"page":"10935-10948","publisher":"Society for Neuroscience","title":"Behavioral and neural signatures of reduced updating of alternative options in alcohol-dependent patients during flexible decision-making","type":"article-journal","volume":"36"},"uris":["http://www.mendeley.com/documents/?uuid=23ea9d8c-fe60-3eff-bf0a-5c2deeaebbaf"]}],"mendeley":{"formattedCitation":"(Boehme et al., 2015; Andrea M.F. Reiter et al., 2016)","plainTextFormattedCitation":"(Boehme et al., 2015; Andrea M.F. Reiter et al., 2016)","previouslyFormattedCitation":"(Boehme et al., 2015; Andrea M.F. Reiter et al., 2016)"},"properties":{"noteIndex":0},"schema":"https://github.com/citation-style-language/schema/raw/master/csl-citation.json"}</w:delInstrText>
        </w:r>
        <w:r w:rsidRPr="4D6442EE">
          <w:rPr>
            <w:rFonts w:ascii="Arial" w:hAnsi="Arial" w:cs="Arial"/>
            <w:lang w:val="en-US"/>
          </w:rPr>
          <w:fldChar w:fldCharType="separate"/>
        </w:r>
        <w:r w:rsidRPr="4D6442EE" w:rsidDel="000E3F54">
          <w:rPr>
            <w:rFonts w:ascii="Arial" w:hAnsi="Arial" w:cs="Arial"/>
            <w:noProof/>
            <w:lang w:val="en-US"/>
          </w:rPr>
          <w:delText>(Boehme et al., 2015; Andrea M.F. Reiter et al., 2016)</w:delText>
        </w:r>
        <w:r w:rsidRPr="4D6442EE">
          <w:rPr>
            <w:rFonts w:ascii="Arial" w:hAnsi="Arial" w:cs="Arial"/>
            <w:lang w:val="en-US"/>
          </w:rPr>
          <w:fldChar w:fldCharType="end"/>
        </w:r>
      </w:del>
      <w:r w:rsidRPr="4D6442EE">
        <w:rPr>
          <w:rFonts w:ascii="Arial" w:hAnsi="Arial" w:cs="Arial"/>
          <w:lang w:val="en-US"/>
        </w:rPr>
        <w:t xml:space="preserve">. On every trial, participants had to decide between two cards, depicting a different geometric </w:t>
      </w:r>
      <w:del w:author="Sjoerds, Z." w:date="2021-08-25T09:56:00Z" w:id="283">
        <w:r w:rsidRPr="4D6442EE" w:rsidDel="008C2748">
          <w:rPr>
            <w:rFonts w:ascii="Arial" w:hAnsi="Arial" w:cs="Arial"/>
            <w:lang w:val="en-US"/>
          </w:rPr>
          <w:delText>stimulus</w:delText>
        </w:r>
      </w:del>
      <w:ins w:author="Sjoerds, Z." w:date="2021-08-25T09:56:00Z" w:id="284">
        <w:r w:rsidRPr="4D6442EE" w:rsidR="259C4AFD">
          <w:rPr>
            <w:rFonts w:ascii="Arial" w:hAnsi="Arial" w:cs="Arial"/>
            <w:lang w:val="en-US"/>
          </w:rPr>
          <w:t>figure</w:t>
        </w:r>
      </w:ins>
      <w:r w:rsidRPr="4D6442EE">
        <w:rPr>
          <w:rFonts w:ascii="Arial" w:hAnsi="Arial" w:cs="Arial"/>
          <w:lang w:val="en-US"/>
        </w:rPr>
        <w:t xml:space="preserve">. The underlying reward structure was not explicitly instructed but could be </w:t>
      </w:r>
      <w:commentRangeStart w:id="285"/>
      <w:commentRangeStart w:id="286"/>
      <w:commentRangeStart w:id="287"/>
      <w:r w:rsidRPr="4D6442EE">
        <w:rPr>
          <w:rFonts w:ascii="Arial" w:hAnsi="Arial" w:cs="Arial"/>
          <w:lang w:val="en-US"/>
        </w:rPr>
        <w:t>inferred</w:t>
      </w:r>
      <w:commentRangeEnd w:id="285"/>
      <w:r>
        <w:commentReference w:id="285"/>
      </w:r>
      <w:commentRangeEnd w:id="286"/>
      <w:r>
        <w:commentReference w:id="286"/>
      </w:r>
      <w:commentRangeEnd w:id="287"/>
      <w:r>
        <w:commentReference w:id="287"/>
      </w:r>
      <w:r w:rsidRPr="4D6442EE">
        <w:rPr>
          <w:rFonts w:ascii="Arial" w:hAnsi="Arial" w:cs="Arial"/>
          <w:lang w:val="en-US"/>
        </w:rPr>
        <w:t>: reward probabilit</w:t>
      </w:r>
      <w:ins w:author="Lennart Lüttgau" w:date="2021-07-06T13:36:00Z" w:id="288">
        <w:r w:rsidRPr="4D6442EE" w:rsidR="00552D40">
          <w:rPr>
            <w:rFonts w:ascii="Arial" w:hAnsi="Arial" w:cs="Arial"/>
            <w:lang w:val="en-US"/>
          </w:rPr>
          <w:t>i</w:t>
        </w:r>
      </w:ins>
      <w:r w:rsidRPr="4D6442EE">
        <w:rPr>
          <w:rFonts w:ascii="Arial" w:hAnsi="Arial" w:cs="Arial"/>
          <w:lang w:val="en-US"/>
        </w:rPr>
        <w:t xml:space="preserve">es associated with the two choice options were </w:t>
      </w:r>
      <w:proofErr w:type="spellStart"/>
      <w:r w:rsidRPr="4D6442EE">
        <w:rPr>
          <w:rFonts w:ascii="Arial" w:hAnsi="Arial" w:cs="Arial"/>
          <w:lang w:val="en-US"/>
        </w:rPr>
        <w:t>anticorrelated</w:t>
      </w:r>
      <w:proofErr w:type="spellEnd"/>
      <w:r w:rsidRPr="4D6442EE">
        <w:rPr>
          <w:rFonts w:ascii="Arial" w:hAnsi="Arial" w:cs="Arial"/>
          <w:lang w:val="en-US"/>
        </w:rPr>
        <w:t xml:space="preserve"> (i.e.</w:t>
      </w:r>
      <w:r w:rsidRPr="4D6442EE" w:rsidR="00300F6D">
        <w:rPr>
          <w:rFonts w:ascii="Arial" w:hAnsi="Arial" w:cs="Arial"/>
          <w:lang w:val="en-US"/>
        </w:rPr>
        <w:t xml:space="preserve"> </w:t>
      </w:r>
      <w:r w:rsidRPr="4D6442EE">
        <w:rPr>
          <w:rFonts w:ascii="Arial" w:hAnsi="Arial" w:cs="Arial"/>
          <w:lang w:val="en-US"/>
        </w:rPr>
        <w:t xml:space="preserve">whenever card A was rewarded, card B was </w:t>
      </w:r>
      <w:ins w:author="Lennart Lüttgau" w:date="2021-07-06T13:37:00Z" w:id="289">
        <w:r w:rsidRPr="4D6442EE" w:rsidR="00475216">
          <w:rPr>
            <w:rFonts w:ascii="Arial" w:hAnsi="Arial" w:cs="Arial"/>
            <w:lang w:val="en-US"/>
          </w:rPr>
          <w:t xml:space="preserve">punished </w:t>
        </w:r>
      </w:ins>
      <w:r w:rsidRPr="4D6442EE">
        <w:rPr>
          <w:rFonts w:ascii="Arial" w:hAnsi="Arial" w:cs="Arial"/>
          <w:lang w:val="en-US"/>
        </w:rPr>
        <w:t xml:space="preserve">and vice versa). Furthermore, </w:t>
      </w:r>
      <w:ins w:author="Sjoerds, Z." w:date="2021-07-19T07:31:00Z" w:id="290">
        <w:r w:rsidRPr="4D6442EE" w:rsidR="379F1A1C">
          <w:rPr>
            <w:rFonts w:ascii="Arial" w:hAnsi="Arial" w:cs="Arial"/>
            <w:lang w:val="en-US"/>
          </w:rPr>
          <w:t>p</w:t>
        </w:r>
      </w:ins>
      <w:r w:rsidRPr="4D6442EE">
        <w:rPr>
          <w:rFonts w:ascii="Arial" w:hAnsi="Arial" w:cs="Arial"/>
          <w:lang w:val="en-US"/>
        </w:rPr>
        <w:t>articipants were i</w:t>
      </w:r>
      <w:commentRangeStart w:id="291"/>
      <w:r w:rsidRPr="4D6442EE">
        <w:rPr>
          <w:rFonts w:ascii="Arial" w:hAnsi="Arial" w:cs="Arial"/>
          <w:lang w:val="en-US"/>
        </w:rPr>
        <w:t>nformed on the probabilistic nature of the task</w:t>
      </w:r>
      <w:commentRangeEnd w:id="291"/>
      <w:r>
        <w:commentReference w:id="291"/>
      </w:r>
      <w:r w:rsidRPr="4D6442EE">
        <w:rPr>
          <w:rFonts w:ascii="Arial" w:hAnsi="Arial" w:cs="Arial"/>
          <w:lang w:val="en-US"/>
        </w:rPr>
        <w:t xml:space="preserve">: the respective winning card was only rewarded in 80% of all trials. </w:t>
      </w:r>
      <w:proofErr w:type="gramStart"/>
      <w:r w:rsidRPr="4D6442EE">
        <w:rPr>
          <w:rFonts w:ascii="Arial" w:hAnsi="Arial" w:cs="Arial"/>
          <w:lang w:val="en-US"/>
        </w:rPr>
        <w:t>Right-side</w:t>
      </w:r>
      <w:proofErr w:type="gramEnd"/>
      <w:r w:rsidRPr="4D6442EE">
        <w:rPr>
          <w:rFonts w:ascii="Arial" w:hAnsi="Arial" w:cs="Arial"/>
          <w:lang w:val="en-US"/>
        </w:rPr>
        <w:t xml:space="preserve"> versus left-side location of the stimulus was randomized</w:t>
      </w:r>
      <w:ins w:author="Lennart Lüttgau" w:date="2021-07-06T13:37:00Z" w:id="292">
        <w:r w:rsidRPr="4D6442EE" w:rsidR="00460824">
          <w:rPr>
            <w:rFonts w:ascii="Arial" w:hAnsi="Arial" w:cs="Arial"/>
            <w:lang w:val="en-US"/>
          </w:rPr>
          <w:t xml:space="preserve"> on each trial</w:t>
        </w:r>
      </w:ins>
      <w:r w:rsidRPr="4D6442EE" w:rsidR="00474BC5">
        <w:rPr>
          <w:rFonts w:ascii="Arial" w:hAnsi="Arial" w:cs="Arial"/>
          <w:lang w:val="en-US"/>
        </w:rPr>
        <w:t xml:space="preserve">. After a fixed number of </w:t>
      </w:r>
      <w:r w:rsidRPr="4D6442EE" w:rsidR="00D22AA5">
        <w:rPr>
          <w:rFonts w:ascii="Arial" w:hAnsi="Arial" w:cs="Arial"/>
          <w:lang w:val="en-US"/>
        </w:rPr>
        <w:t xml:space="preserve">55 </w:t>
      </w:r>
      <w:r w:rsidRPr="4D6442EE" w:rsidR="00474BC5">
        <w:rPr>
          <w:rFonts w:ascii="Arial" w:hAnsi="Arial" w:cs="Arial"/>
          <w:lang w:val="en-US"/>
        </w:rPr>
        <w:t xml:space="preserve">trials, contingencies reversed and these reversals repeated over the middle experimental phase (see Figure </w:t>
      </w:r>
      <w:r w:rsidRPr="4D6442EE" w:rsidR="008F2DA7">
        <w:rPr>
          <w:rFonts w:ascii="Arial" w:hAnsi="Arial" w:cs="Arial"/>
          <w:lang w:val="en-US"/>
        </w:rPr>
        <w:t>2</w:t>
      </w:r>
      <w:r w:rsidRPr="4D6442EE" w:rsidR="00474BC5">
        <w:rPr>
          <w:rFonts w:ascii="Arial" w:hAnsi="Arial" w:cs="Arial"/>
          <w:lang w:val="en-US"/>
        </w:rPr>
        <w:t xml:space="preserve">). Participants were instructed to win as much money as possible and </w:t>
      </w:r>
      <w:ins w:author="Lennart Lüttgau" w:date="2021-07-06T13:38:00Z" w:id="293">
        <w:r w:rsidRPr="4D6442EE" w:rsidR="009D5E52">
          <w:rPr>
            <w:rFonts w:ascii="Arial" w:hAnsi="Arial" w:cs="Arial"/>
            <w:lang w:val="en-US"/>
          </w:rPr>
          <w:t>received</w:t>
        </w:r>
      </w:ins>
      <w:r w:rsidRPr="4D6442EE" w:rsidR="00474BC5">
        <w:rPr>
          <w:rFonts w:ascii="Arial" w:hAnsi="Arial" w:cs="Arial"/>
          <w:lang w:val="en-US"/>
        </w:rPr>
        <w:t xml:space="preserve"> a monetary bonus at the end of the experiment.</w:t>
      </w:r>
      <w:r w:rsidRPr="4D6442EE" w:rsidR="003432D8">
        <w:rPr>
          <w:rFonts w:ascii="Arial" w:hAnsi="Arial" w:cs="Arial"/>
          <w:lang w:val="en-US"/>
        </w:rPr>
        <w:t xml:space="preserve"> Participants in both groups were matched on</w:t>
      </w:r>
      <w:r w:rsidRPr="4D6442EE" w:rsidR="00EB2710">
        <w:rPr>
          <w:lang w:val="en-US"/>
        </w:rPr>
        <w:t xml:space="preserve"> </w:t>
      </w:r>
      <w:r w:rsidRPr="4D6442EE" w:rsidR="00EB2710">
        <w:rPr>
          <w:rFonts w:ascii="Arial" w:hAnsi="Arial" w:cs="Arial"/>
          <w:lang w:val="en-US"/>
        </w:rPr>
        <w:t>differences in proportion of the number of informative and misleading events between the two sessions</w:t>
      </w:r>
      <w:r w:rsidRPr="4D6442EE" w:rsidR="003432D8">
        <w:rPr>
          <w:rFonts w:ascii="Arial" w:hAnsi="Arial" w:cs="Arial"/>
          <w:lang w:val="en-US"/>
        </w:rPr>
        <w:t xml:space="preserve"> because feedback was drawn probabilistically</w:t>
      </w:r>
      <w:r w:rsidRPr="4D6442EE" w:rsidR="00EB2710">
        <w:rPr>
          <w:rFonts w:ascii="Arial" w:hAnsi="Arial" w:cs="Arial"/>
          <w:lang w:val="en-US"/>
        </w:rPr>
        <w:t xml:space="preserve">. </w:t>
      </w:r>
    </w:p>
    <w:p w:rsidR="00E11783" w:rsidP="006F1403" w:rsidRDefault="00E11783" w14:paraId="65151830" w14:textId="05DEA0BA">
      <w:pPr>
        <w:spacing w:line="480" w:lineRule="auto"/>
        <w:jc w:val="both"/>
        <w:rPr>
          <w:rFonts w:ascii="Arial" w:hAnsi="Arial" w:cs="Arial"/>
          <w:lang w:val="en-US"/>
        </w:rPr>
      </w:pPr>
      <w:ins w:author="Lennart Lüttgau" w:date="2021-07-06T13:38:00Z" w:id="294">
        <w:r w:rsidRPr="4D6442EE">
          <w:rPr>
            <w:rFonts w:ascii="Arial" w:hAnsi="Arial" w:cs="Arial"/>
            <w:lang w:val="en-US"/>
          </w:rPr>
          <w:lastRenderedPageBreak/>
          <w:t xml:space="preserve">Due to a </w:t>
        </w:r>
        <w:commentRangeStart w:id="295"/>
        <w:commentRangeStart w:id="296"/>
        <w:r w:rsidRPr="4D6442EE">
          <w:rPr>
            <w:rFonts w:ascii="Arial" w:hAnsi="Arial" w:cs="Arial"/>
            <w:lang w:val="en-US"/>
          </w:rPr>
          <w:t>technical error</w:t>
        </w:r>
      </w:ins>
      <w:commentRangeEnd w:id="295"/>
      <w:r>
        <w:commentReference w:id="295"/>
      </w:r>
      <w:commentRangeEnd w:id="296"/>
      <w:r>
        <w:commentReference w:id="296"/>
      </w:r>
      <w:ins w:author="Lennart Lüttgau" w:date="2021-07-06T13:39:00Z" w:id="297">
        <w:r w:rsidRPr="4D6442EE">
          <w:rPr>
            <w:rFonts w:ascii="Arial" w:hAnsi="Arial" w:cs="Arial"/>
            <w:lang w:val="en-US"/>
          </w:rPr>
          <w:t xml:space="preserve"> in the task script</w:t>
        </w:r>
      </w:ins>
      <w:r w:rsidRPr="4D6442EE">
        <w:rPr>
          <w:rFonts w:ascii="Arial" w:hAnsi="Arial" w:cs="Arial"/>
          <w:lang w:val="en-US"/>
        </w:rPr>
        <w:t xml:space="preserve">, 8 participants </w:t>
      </w:r>
      <w:ins w:author="Lennart Lüttgau" w:date="2021-07-06T13:38:00Z" w:id="298">
        <w:r w:rsidRPr="4D6442EE">
          <w:rPr>
            <w:rFonts w:ascii="Arial" w:hAnsi="Arial" w:cs="Arial"/>
            <w:lang w:val="en-US"/>
          </w:rPr>
          <w:t>had to be excluded from</w:t>
        </w:r>
      </w:ins>
      <w:r w:rsidRPr="4D6442EE">
        <w:rPr>
          <w:rFonts w:ascii="Arial" w:hAnsi="Arial" w:cs="Arial"/>
          <w:lang w:val="en-US"/>
        </w:rPr>
        <w:t xml:space="preserve"> the final sample. Additionally, one participant had to be excluded </w:t>
      </w:r>
      <w:commentRangeStart w:id="299"/>
      <w:r w:rsidRPr="4D6442EE">
        <w:rPr>
          <w:rFonts w:ascii="Arial" w:hAnsi="Arial" w:cs="Arial"/>
          <w:lang w:val="en-US"/>
        </w:rPr>
        <w:t>due to</w:t>
      </w:r>
      <w:del w:author="Sjoerds, Z." w:date="2021-08-25T09:59:00Z" w:id="300">
        <w:r w:rsidRPr="4D6442EE" w:rsidDel="00E11783">
          <w:rPr>
            <w:rFonts w:ascii="Arial" w:hAnsi="Arial" w:cs="Arial"/>
            <w:lang w:val="en-US"/>
          </w:rPr>
          <w:delText xml:space="preserve"> a</w:delText>
        </w:r>
      </w:del>
      <w:r w:rsidRPr="4D6442EE">
        <w:rPr>
          <w:rFonts w:ascii="Arial" w:hAnsi="Arial" w:cs="Arial"/>
          <w:lang w:val="en-US"/>
        </w:rPr>
        <w:t xml:space="preserve"> lack of MRI data</w:t>
      </w:r>
      <w:commentRangeEnd w:id="299"/>
      <w:r>
        <w:commentReference w:id="299"/>
      </w:r>
      <w:r w:rsidRPr="4D6442EE">
        <w:rPr>
          <w:rFonts w:ascii="Arial" w:hAnsi="Arial" w:cs="Arial"/>
          <w:lang w:val="en-US"/>
        </w:rPr>
        <w:t>. Furthermore, one participant had to be excluded because the</w:t>
      </w:r>
      <w:ins w:author="Sjoerds, Z." w:date="2021-08-25T09:59:00Z" w:id="301">
        <w:r w:rsidRPr="4D6442EE" w:rsidR="5B1447D6">
          <w:rPr>
            <w:rFonts w:ascii="Arial" w:hAnsi="Arial" w:cs="Arial"/>
            <w:lang w:val="en-US"/>
          </w:rPr>
          <w:t>y</w:t>
        </w:r>
      </w:ins>
      <w:del w:author="Sjoerds, Z." w:date="2021-08-25T09:59:00Z" w:id="302">
        <w:r w:rsidRPr="4D6442EE" w:rsidDel="00E11783">
          <w:rPr>
            <w:rFonts w:ascii="Arial" w:hAnsi="Arial" w:cs="Arial"/>
            <w:lang w:val="en-US"/>
          </w:rPr>
          <w:delText>ir</w:delText>
        </w:r>
      </w:del>
      <w:r w:rsidRPr="4D6442EE">
        <w:rPr>
          <w:rFonts w:ascii="Arial" w:hAnsi="Arial" w:cs="Arial"/>
          <w:lang w:val="en-US"/>
        </w:rPr>
        <w:t xml:space="preserve"> performed the task below chance level</w:t>
      </w:r>
      <w:ins w:author="Lennart Lüttgau" w:date="2021-07-06T13:40:00Z" w:id="303">
        <w:r w:rsidRPr="4D6442EE">
          <w:rPr>
            <w:rFonts w:ascii="Arial" w:hAnsi="Arial" w:cs="Arial"/>
            <w:lang w:val="en-US"/>
          </w:rPr>
          <w:t>, leaving a total of 28 participants for final analyses</w:t>
        </w:r>
      </w:ins>
      <w:r w:rsidRPr="4D6442EE">
        <w:rPr>
          <w:rFonts w:ascii="Arial" w:hAnsi="Arial" w:cs="Arial"/>
          <w:lang w:val="en-US"/>
        </w:rPr>
        <w:t>.</w:t>
      </w:r>
    </w:p>
    <w:p w:rsidR="00FB051C" w:rsidP="006F1403" w:rsidRDefault="00FB051C" w14:paraId="43B87101" w14:textId="3E9B9453">
      <w:pPr>
        <w:spacing w:line="480" w:lineRule="auto"/>
        <w:jc w:val="both"/>
        <w:rPr>
          <w:rFonts w:ascii="Arial" w:hAnsi="Arial" w:cs="Arial"/>
          <w:lang w:val="en-US"/>
        </w:rPr>
      </w:pPr>
      <w:r>
        <w:rPr>
          <w:rFonts w:ascii="Arial" w:hAnsi="Arial" w:cs="Arial"/>
          <w:noProof/>
          <w:lang w:eastAsia="de-DE"/>
        </w:rPr>
        <w:drawing>
          <wp:inline distT="0" distB="0" distL="0" distR="0" wp14:anchorId="71961A6D" wp14:editId="16829452">
            <wp:extent cx="5760720" cy="2898775"/>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898775"/>
                    </a:xfrm>
                    <a:prstGeom prst="rect">
                      <a:avLst/>
                    </a:prstGeom>
                  </pic:spPr>
                </pic:pic>
              </a:graphicData>
            </a:graphic>
          </wp:inline>
        </w:drawing>
      </w:r>
    </w:p>
    <w:p w:rsidRPr="008C2748" w:rsidR="008F2DA7" w:rsidP="006F1403" w:rsidRDefault="008F2DA7" w14:paraId="2D6DAC61" w14:textId="42DCEB95">
      <w:pPr>
        <w:spacing w:line="480" w:lineRule="auto"/>
        <w:jc w:val="both"/>
        <w:rPr>
          <w:rFonts w:ascii="Arial" w:hAnsi="Arial" w:cs="Arial"/>
          <w:lang w:val="en-US"/>
        </w:rPr>
      </w:pPr>
      <w:r w:rsidRPr="003C7740">
        <w:rPr>
          <w:rFonts w:ascii="Arial" w:hAnsi="Arial" w:cs="Arial"/>
          <w:lang w:val="en-US"/>
        </w:rPr>
        <w:t xml:space="preserve">Figure 2 </w:t>
      </w:r>
      <w:r w:rsidRPr="003C7740" w:rsidR="003C7740">
        <w:rPr>
          <w:rFonts w:ascii="Arial" w:hAnsi="Arial" w:cs="Arial"/>
          <w:lang w:val="en-US"/>
        </w:rPr>
        <w:t xml:space="preserve">Empirical </w:t>
      </w:r>
      <w:ins w:author="Claudia Ebrahimi" w:date="2021-08-26T10:50:00Z" w:id="304">
        <w:r w:rsidR="00BF6A6C">
          <w:rPr>
            <w:rFonts w:ascii="Arial" w:hAnsi="Arial" w:cs="Arial"/>
            <w:lang w:val="en-US"/>
          </w:rPr>
          <w:t xml:space="preserve">average </w:t>
        </w:r>
      </w:ins>
      <w:r w:rsidRPr="003C7740" w:rsidR="003C7740">
        <w:rPr>
          <w:rFonts w:ascii="Arial" w:hAnsi="Arial" w:cs="Arial"/>
          <w:lang w:val="en-US"/>
        </w:rPr>
        <w:t xml:space="preserve">choice </w:t>
      </w:r>
      <w:proofErr w:type="gramStart"/>
      <w:r w:rsidRPr="003C7740" w:rsidR="003C7740">
        <w:rPr>
          <w:rFonts w:ascii="Arial" w:hAnsi="Arial" w:cs="Arial"/>
          <w:lang w:val="en-US"/>
        </w:rPr>
        <w:t>behavior</w:t>
      </w:r>
      <w:proofErr w:type="gramEnd"/>
      <w:r w:rsidRPr="003C7740" w:rsidR="003C7740">
        <w:rPr>
          <w:rFonts w:ascii="Arial" w:hAnsi="Arial" w:cs="Arial"/>
          <w:lang w:val="en-US"/>
        </w:rPr>
        <w:t xml:space="preserve"> </w:t>
      </w:r>
      <w:ins w:author="Claudia Ebrahimi" w:date="2021-08-26T10:50:00Z" w:id="305">
        <w:r w:rsidR="00BF6A6C">
          <w:rPr>
            <w:rFonts w:ascii="Arial" w:hAnsi="Arial" w:cs="Arial"/>
            <w:lang w:val="en-US"/>
          </w:rPr>
          <w:t>across trials for stress (COLOR) and control (COLOR) condition.</w:t>
        </w:r>
      </w:ins>
      <w:ins w:author="Claudia Ebrahimi" w:date="2021-08-26T10:51:00Z" w:id="306">
        <w:r w:rsidR="00BF6A6C">
          <w:rPr>
            <w:rFonts w:ascii="Arial" w:hAnsi="Arial" w:cs="Arial"/>
            <w:lang w:val="en-US"/>
          </w:rPr>
          <w:t xml:space="preserve"> The</w:t>
        </w:r>
      </w:ins>
      <w:del w:author="Claudia Ebrahimi" w:date="2021-08-26T10:51:00Z" w:id="307">
        <w:r w:rsidRPr="003C7740" w:rsidDel="00BF6A6C" w:rsidR="003C7740">
          <w:rPr>
            <w:rFonts w:ascii="Arial" w:hAnsi="Arial" w:cs="Arial"/>
            <w:lang w:val="en-US"/>
          </w:rPr>
          <w:delText xml:space="preserve">in both conditions </w:delText>
        </w:r>
        <w:commentRangeStart w:id="308"/>
        <w:r w:rsidRPr="003C7740" w:rsidDel="00BF6A6C" w:rsidR="003C7740">
          <w:rPr>
            <w:rFonts w:ascii="Arial" w:hAnsi="Arial" w:cs="Arial"/>
            <w:lang w:val="en-US"/>
          </w:rPr>
          <w:delText>with</w:delText>
        </w:r>
      </w:del>
      <w:r w:rsidRPr="003C7740" w:rsidR="003C7740">
        <w:rPr>
          <w:rFonts w:ascii="Arial" w:hAnsi="Arial" w:cs="Arial"/>
          <w:lang w:val="en-US"/>
        </w:rPr>
        <w:t xml:space="preserve"> u</w:t>
      </w:r>
      <w:r w:rsidRPr="003C7740" w:rsidR="007871FE">
        <w:rPr>
          <w:rFonts w:ascii="Arial" w:hAnsi="Arial" w:cs="Arial"/>
          <w:lang w:val="en-US"/>
        </w:rPr>
        <w:t>nderlying</w:t>
      </w:r>
      <w:r w:rsidRPr="003C7740" w:rsidR="002757AE">
        <w:rPr>
          <w:rFonts w:ascii="Arial" w:hAnsi="Arial" w:cs="Arial"/>
          <w:lang w:val="en-US"/>
        </w:rPr>
        <w:t xml:space="preserve"> task structure</w:t>
      </w:r>
      <w:commentRangeEnd w:id="308"/>
      <w:r w:rsidR="00BF6A6C">
        <w:rPr>
          <w:rStyle w:val="Kommentarzeichen"/>
        </w:rPr>
        <w:commentReference w:id="308"/>
      </w:r>
      <w:ins w:author="Claudia Ebrahimi" w:date="2021-08-26T10:51:00Z" w:id="309">
        <w:r w:rsidR="00BF6A6C">
          <w:rPr>
            <w:rFonts w:ascii="Arial" w:hAnsi="Arial" w:cs="Arial"/>
            <w:lang w:val="en-US"/>
          </w:rPr>
          <w:t xml:space="preserve">(i.e., xxx) is </w:t>
        </w:r>
      </w:ins>
      <w:ins w:author="Claudia Ebrahimi" w:date="2021-08-26T10:52:00Z" w:id="310">
        <w:r w:rsidR="00BF6A6C">
          <w:rPr>
            <w:rFonts w:ascii="Arial" w:hAnsi="Arial" w:cs="Arial"/>
            <w:lang w:val="en-US"/>
          </w:rPr>
          <w:t>depicted</w:t>
        </w:r>
      </w:ins>
      <w:r w:rsidRPr="003C7740" w:rsidR="003C7740">
        <w:rPr>
          <w:rFonts w:ascii="Arial" w:hAnsi="Arial" w:cs="Arial"/>
          <w:lang w:val="en-US"/>
        </w:rPr>
        <w:t xml:space="preserve"> in grey</w:t>
      </w:r>
      <w:ins w:author="Claudia Ebrahimi" w:date="2021-08-26T10:52:00Z" w:id="311">
        <w:r w:rsidR="00BF6A6C">
          <w:rPr>
            <w:rFonts w:ascii="Arial" w:hAnsi="Arial" w:cs="Arial"/>
            <w:lang w:val="en-US"/>
          </w:rPr>
          <w:t>.</w:t>
        </w:r>
      </w:ins>
    </w:p>
    <w:p w:rsidR="00300F6D" w:rsidP="006F1403" w:rsidRDefault="005213EF" w14:paraId="572CB086" w14:textId="202DE047">
      <w:pPr>
        <w:spacing w:line="480" w:lineRule="auto"/>
        <w:jc w:val="both"/>
        <w:rPr>
          <w:rFonts w:ascii="Arial" w:hAnsi="Arial" w:cs="Arial"/>
          <w:u w:val="single"/>
          <w:lang w:val="en-US"/>
        </w:rPr>
      </w:pPr>
      <w:r>
        <w:rPr>
          <w:rFonts w:ascii="Arial" w:hAnsi="Arial" w:cs="Arial"/>
          <w:u w:val="single"/>
          <w:lang w:val="en-US"/>
        </w:rPr>
        <w:t xml:space="preserve">2.5. </w:t>
      </w:r>
      <w:r w:rsidRPr="008C2748" w:rsidR="008C2748">
        <w:rPr>
          <w:rFonts w:ascii="Arial" w:hAnsi="Arial" w:cs="Arial"/>
          <w:u w:val="single"/>
          <w:lang w:val="en-US"/>
        </w:rPr>
        <w:t>Analys</w:t>
      </w:r>
      <w:r w:rsidR="00300F6D">
        <w:rPr>
          <w:rFonts w:ascii="Arial" w:hAnsi="Arial" w:cs="Arial"/>
          <w:u w:val="single"/>
          <w:lang w:val="en-US"/>
        </w:rPr>
        <w:t>es</w:t>
      </w:r>
    </w:p>
    <w:p w:rsidR="000D2975" w:rsidP="006F1403" w:rsidRDefault="005213EF" w14:paraId="78E574E8" w14:textId="39B2F83E">
      <w:pPr>
        <w:spacing w:line="480" w:lineRule="auto"/>
        <w:jc w:val="both"/>
        <w:rPr>
          <w:rFonts w:ascii="Arial" w:hAnsi="Arial" w:cs="Arial"/>
          <w:i/>
          <w:iCs/>
          <w:lang w:val="en-US"/>
        </w:rPr>
      </w:pPr>
      <w:r>
        <w:rPr>
          <w:rFonts w:ascii="Arial" w:hAnsi="Arial" w:cs="Arial"/>
          <w:i/>
          <w:iCs/>
          <w:lang w:val="en-US"/>
        </w:rPr>
        <w:t xml:space="preserve">2.5.1. </w:t>
      </w:r>
      <w:r w:rsidR="000D2975">
        <w:rPr>
          <w:rFonts w:ascii="Arial" w:hAnsi="Arial" w:cs="Arial"/>
          <w:i/>
          <w:iCs/>
          <w:lang w:val="en-US"/>
        </w:rPr>
        <w:t>Stress response analyses</w:t>
      </w:r>
    </w:p>
    <w:p w:rsidRPr="002C6FE0" w:rsidR="000D2975" w:rsidP="006F1403" w:rsidRDefault="000D2975" w14:paraId="4BFE5865" w14:textId="3FEFBD63">
      <w:pPr>
        <w:spacing w:line="480" w:lineRule="auto"/>
        <w:jc w:val="both"/>
        <w:rPr>
          <w:rFonts w:ascii="Arial" w:hAnsi="Arial" w:cs="Arial"/>
          <w:lang w:val="en-US"/>
        </w:rPr>
      </w:pPr>
      <w:r w:rsidRPr="728432B7">
        <w:rPr>
          <w:rFonts w:ascii="Arial" w:hAnsi="Arial" w:cs="Arial"/>
          <w:lang w:val="en-US"/>
        </w:rPr>
        <w:t>Cortisol</w:t>
      </w:r>
      <w:r w:rsidRPr="728432B7" w:rsidR="00227478">
        <w:rPr>
          <w:rFonts w:ascii="Arial" w:hAnsi="Arial" w:cs="Arial"/>
          <w:lang w:val="en-US"/>
        </w:rPr>
        <w:t xml:space="preserve"> </w:t>
      </w:r>
      <w:ins w:author="Lennart Lüttgau" w:date="2021-07-06T13:42:00Z" w:id="312">
        <w:r w:rsidRPr="728432B7" w:rsidR="00B12ED9">
          <w:rPr>
            <w:rFonts w:ascii="Arial" w:hAnsi="Arial" w:cs="Arial"/>
            <w:lang w:val="en-US"/>
          </w:rPr>
          <w:t xml:space="preserve">responses (AUC-g) </w:t>
        </w:r>
      </w:ins>
      <w:r w:rsidRPr="728432B7">
        <w:rPr>
          <w:rFonts w:ascii="Arial" w:hAnsi="Arial" w:cs="Arial"/>
          <w:lang w:val="en-US"/>
        </w:rPr>
        <w:t>and the three subjective VAS sc</w:t>
      </w:r>
      <w:r w:rsidRPr="728432B7" w:rsidR="0026642F">
        <w:rPr>
          <w:rFonts w:ascii="Arial" w:hAnsi="Arial" w:cs="Arial"/>
          <w:lang w:val="en-US"/>
        </w:rPr>
        <w:t>al</w:t>
      </w:r>
      <w:r w:rsidRPr="728432B7">
        <w:rPr>
          <w:rFonts w:ascii="Arial" w:hAnsi="Arial" w:cs="Arial"/>
          <w:lang w:val="en-US"/>
        </w:rPr>
        <w:t xml:space="preserve">es were </w:t>
      </w:r>
      <w:ins w:author="Lennart Lüttgau" w:date="2021-07-06T13:43:00Z" w:id="313">
        <w:r w:rsidRPr="728432B7" w:rsidR="00B12ED9">
          <w:rPr>
            <w:rFonts w:ascii="Arial" w:hAnsi="Arial" w:cs="Arial"/>
            <w:lang w:val="en-US"/>
          </w:rPr>
          <w:t>compared</w:t>
        </w:r>
      </w:ins>
      <w:r w:rsidRPr="728432B7" w:rsidR="00576032">
        <w:rPr>
          <w:rFonts w:ascii="Arial" w:hAnsi="Arial" w:cs="Arial"/>
          <w:lang w:val="en-US"/>
        </w:rPr>
        <w:t xml:space="preserve"> </w:t>
      </w:r>
      <w:ins w:author="Lennart Lüttgau" w:date="2021-07-06T13:43:00Z" w:id="314">
        <w:r w:rsidRPr="728432B7" w:rsidR="00B12ED9">
          <w:rPr>
            <w:rFonts w:ascii="Arial" w:hAnsi="Arial" w:cs="Arial"/>
            <w:lang w:val="en-US"/>
          </w:rPr>
          <w:t xml:space="preserve">across conditions (stress </w:t>
        </w:r>
        <w:proofErr w:type="spellStart"/>
        <w:r w:rsidRPr="728432B7" w:rsidR="00B12ED9">
          <w:rPr>
            <w:rFonts w:ascii="Arial" w:hAnsi="Arial" w:cs="Arial"/>
            <w:lang w:val="en-US"/>
          </w:rPr>
          <w:t>vs</w:t>
        </w:r>
        <w:proofErr w:type="spellEnd"/>
        <w:r w:rsidRPr="728432B7" w:rsidR="00B12ED9">
          <w:rPr>
            <w:rFonts w:ascii="Arial" w:hAnsi="Arial" w:cs="Arial"/>
            <w:lang w:val="en-US"/>
          </w:rPr>
          <w:t xml:space="preserve"> control) </w:t>
        </w:r>
      </w:ins>
      <w:commentRangeStart w:id="315"/>
      <w:commentRangeStart w:id="316"/>
      <w:r w:rsidRPr="728432B7" w:rsidR="00576032">
        <w:rPr>
          <w:rFonts w:ascii="Arial" w:hAnsi="Arial" w:cs="Arial"/>
          <w:lang w:val="en-US"/>
        </w:rPr>
        <w:t>using</w:t>
      </w:r>
      <w:r w:rsidR="00D22AA5">
        <w:rPr>
          <w:rFonts w:ascii="Arial" w:hAnsi="Arial" w:cs="Arial"/>
          <w:lang w:val="en-US"/>
        </w:rPr>
        <w:t xml:space="preserve"> one-tailed</w:t>
      </w:r>
      <w:r w:rsidRPr="728432B7" w:rsidR="00576032">
        <w:rPr>
          <w:rFonts w:ascii="Arial" w:hAnsi="Arial" w:cs="Arial"/>
          <w:lang w:val="en-US"/>
        </w:rPr>
        <w:t xml:space="preserve"> paired-sample </w:t>
      </w:r>
      <w:r w:rsidRPr="728432B7" w:rsidR="00576032">
        <w:rPr>
          <w:rFonts w:ascii="Arial" w:hAnsi="Arial" w:cs="Arial"/>
          <w:i/>
          <w:iCs/>
          <w:lang w:val="en-US"/>
        </w:rPr>
        <w:t>t</w:t>
      </w:r>
      <w:r w:rsidRPr="728432B7" w:rsidR="00576032">
        <w:rPr>
          <w:rFonts w:ascii="Arial" w:hAnsi="Arial" w:cs="Arial"/>
          <w:lang w:val="en-US"/>
        </w:rPr>
        <w:t>-tests</w:t>
      </w:r>
      <w:commentRangeEnd w:id="315"/>
      <w:r>
        <w:commentReference w:id="315"/>
      </w:r>
      <w:commentRangeEnd w:id="316"/>
      <w:r w:rsidR="00181BDF">
        <w:rPr>
          <w:rStyle w:val="Kommentarzeichen"/>
        </w:rPr>
        <w:commentReference w:id="316"/>
      </w:r>
      <w:r w:rsidR="00D22AA5">
        <w:rPr>
          <w:rFonts w:ascii="Arial" w:hAnsi="Arial" w:cs="Arial"/>
          <w:lang w:val="en-US"/>
        </w:rPr>
        <w:t xml:space="preserve"> at a significance level of p &lt; .05</w:t>
      </w:r>
      <w:r w:rsidRPr="728432B7" w:rsidR="00576032">
        <w:rPr>
          <w:rFonts w:ascii="Arial" w:hAnsi="Arial" w:cs="Arial"/>
          <w:lang w:val="en-US"/>
        </w:rPr>
        <w:t xml:space="preserve">. </w:t>
      </w:r>
    </w:p>
    <w:p w:rsidRPr="001F0BC0" w:rsidR="008E01B8" w:rsidP="006F1403" w:rsidRDefault="005213EF" w14:paraId="71BCF0BD" w14:textId="43B554AA">
      <w:pPr>
        <w:spacing w:line="480" w:lineRule="auto"/>
        <w:jc w:val="both"/>
        <w:rPr>
          <w:rFonts w:ascii="Arial" w:hAnsi="Arial" w:cs="Arial"/>
          <w:i/>
          <w:iCs/>
          <w:lang w:val="en-US"/>
        </w:rPr>
      </w:pPr>
      <w:r>
        <w:rPr>
          <w:rFonts w:ascii="Arial" w:hAnsi="Arial" w:cs="Arial"/>
          <w:i/>
          <w:iCs/>
          <w:lang w:val="en-US"/>
        </w:rPr>
        <w:t xml:space="preserve">2.5.2. </w:t>
      </w:r>
      <w:r w:rsidRPr="001F0BC0" w:rsidR="008E01B8">
        <w:rPr>
          <w:rFonts w:ascii="Arial" w:hAnsi="Arial" w:cs="Arial"/>
          <w:i/>
          <w:iCs/>
          <w:lang w:val="en-US"/>
        </w:rPr>
        <w:t>Behavioral data</w:t>
      </w:r>
    </w:p>
    <w:p w:rsidRPr="00447793" w:rsidR="008E01B8" w:rsidP="006F1403" w:rsidRDefault="008A3DD9" w14:paraId="2D8E5BFB" w14:textId="0DA18174">
      <w:pPr>
        <w:spacing w:line="480" w:lineRule="auto"/>
        <w:jc w:val="both"/>
        <w:rPr>
          <w:rFonts w:ascii="Arial" w:hAnsi="Arial" w:cs="Arial"/>
          <w:lang w:val="en-US"/>
        </w:rPr>
      </w:pPr>
      <w:r w:rsidRPr="4D6442EE">
        <w:rPr>
          <w:rFonts w:ascii="Arial" w:hAnsi="Arial" w:cs="Arial"/>
          <w:lang w:val="en-US"/>
        </w:rPr>
        <w:t xml:space="preserve">Single-trial </w:t>
      </w:r>
      <w:ins w:author="Schlagenhauf, Florian" w:date="2021-07-20T13:43:00Z" w:id="317">
        <w:r w:rsidRPr="4D6442EE" w:rsidR="00D15B1E">
          <w:rPr>
            <w:rFonts w:ascii="Arial" w:hAnsi="Arial" w:cs="Arial"/>
            <w:lang w:val="en-US"/>
          </w:rPr>
          <w:t>multilevel linear model (</w:t>
        </w:r>
      </w:ins>
      <w:r w:rsidRPr="4D6442EE" w:rsidR="000049FD">
        <w:rPr>
          <w:rFonts w:ascii="Arial" w:hAnsi="Arial" w:cs="Arial"/>
          <w:lang w:val="en-US"/>
        </w:rPr>
        <w:t>logistic regressions</w:t>
      </w:r>
      <w:ins w:author="Schlagenhauf, Florian" w:date="2021-07-20T13:43:00Z" w:id="318">
        <w:r w:rsidRPr="4D6442EE" w:rsidR="00D15B1E">
          <w:rPr>
            <w:rFonts w:ascii="Arial" w:hAnsi="Arial" w:cs="Arial"/>
            <w:lang w:val="en-US"/>
          </w:rPr>
          <w:t>)</w:t>
        </w:r>
      </w:ins>
      <w:r w:rsidRPr="4D6442EE" w:rsidR="000049FD">
        <w:rPr>
          <w:rFonts w:ascii="Arial" w:hAnsi="Arial" w:cs="Arial"/>
          <w:lang w:val="en-US"/>
        </w:rPr>
        <w:t xml:space="preserve"> </w:t>
      </w:r>
      <w:r w:rsidRPr="4D6442EE" w:rsidR="00447793">
        <w:rPr>
          <w:rFonts w:ascii="Arial" w:hAnsi="Arial" w:cs="Arial"/>
          <w:lang w:val="en-US"/>
        </w:rPr>
        <w:t>were conducted using the lme4</w:t>
      </w:r>
      <w:r w:rsidRPr="4D6442EE">
        <w:rPr>
          <w:rFonts w:ascii="Arial" w:hAnsi="Arial" w:cs="Arial"/>
          <w:lang w:val="en-US"/>
        </w:rPr>
        <w:t xml:space="preserve"> </w:t>
      </w:r>
      <w:r w:rsidRPr="4D6442EE" w:rsidR="00447793">
        <w:rPr>
          <w:rFonts w:ascii="Arial" w:hAnsi="Arial" w:cs="Arial"/>
          <w:lang w:val="en-US"/>
        </w:rPr>
        <w:t>package</w:t>
      </w:r>
      <w:r w:rsidRPr="4D6442EE" w:rsidR="002C6FE0">
        <w:rPr>
          <w:rFonts w:ascii="Arial" w:hAnsi="Arial" w:cs="Arial"/>
          <w:lang w:val="en-US"/>
        </w:rPr>
        <w:t xml:space="preserve"> </w:t>
      </w:r>
      <w:r w:rsidRPr="4D6442EE">
        <w:rPr>
          <w:rFonts w:ascii="Arial" w:hAnsi="Arial" w:cs="Arial"/>
          <w:lang w:val="en-US"/>
        </w:rPr>
        <w:fldChar w:fldCharType="begin" w:fldLock="1"/>
      </w:r>
      <w:r w:rsidRPr="4D6442EE">
        <w:rPr>
          <w:rFonts w:ascii="Arial" w:hAnsi="Arial" w:cs="Arial"/>
          <w:lang w:val="en-US"/>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Software","id":"ITEM-1","issue":"1","issued":{"date-parts":[["2015","10","1"]]},"publisher":"American Statistical Association","title":"Fitting linear mixed-effects models using lme4","type":"article-journal","volume":"67"},"uris":["http://www.mendeley.com/documents/?uuid=e7debb37-f4bb-3ec2-8a47-cbb3cab85cd3"]}],"mendeley":{"formattedCitation":"(Bates et al., 2015)","plainTextFormattedCitation":"(Bates et al., 2015)","previouslyFormattedCitation":"(Bates et al., 2015)"},"properties":{"noteIndex":0},"schema":"https://github.com/citation-style-language/schema/raw/master/csl-citation.json"}</w:instrText>
      </w:r>
      <w:r w:rsidRPr="4D6442EE">
        <w:rPr>
          <w:rFonts w:ascii="Arial" w:hAnsi="Arial" w:cs="Arial"/>
          <w:lang w:val="en-US"/>
        </w:rPr>
        <w:fldChar w:fldCharType="separate"/>
      </w:r>
      <w:r w:rsidRPr="4D6442EE" w:rsidR="005213EF">
        <w:rPr>
          <w:rFonts w:ascii="Arial" w:hAnsi="Arial" w:cs="Arial"/>
          <w:noProof/>
          <w:lang w:val="en-US"/>
        </w:rPr>
        <w:t>(Bates et al., 2015)</w:t>
      </w:r>
      <w:r w:rsidRPr="4D6442EE">
        <w:rPr>
          <w:rFonts w:ascii="Arial" w:hAnsi="Arial" w:cs="Arial"/>
          <w:lang w:val="en-US"/>
        </w:rPr>
        <w:fldChar w:fldCharType="end"/>
      </w:r>
      <w:r w:rsidRPr="4D6442EE" w:rsidR="00447793">
        <w:rPr>
          <w:rFonts w:ascii="Arial" w:hAnsi="Arial" w:cs="Arial"/>
          <w:lang w:val="en-US"/>
        </w:rPr>
        <w:t xml:space="preserve"> in R (</w:t>
      </w:r>
      <w:r w:rsidRPr="4D6442EE" w:rsidR="00F14195">
        <w:rPr>
          <w:rFonts w:ascii="Arial" w:hAnsi="Arial" w:cs="Arial"/>
          <w:lang w:val="en-US"/>
        </w:rPr>
        <w:t>Version 3.1.X).</w:t>
      </w:r>
      <w:r w:rsidRPr="4D6442EE" w:rsidR="00390FD7">
        <w:rPr>
          <w:rFonts w:ascii="Arial" w:hAnsi="Arial" w:cs="Arial"/>
          <w:lang w:val="en-US"/>
        </w:rPr>
        <w:t xml:space="preserve"> </w:t>
      </w:r>
      <w:ins w:author="Lennart Lüttgau" w:date="2021-07-06T13:44:00Z" w:id="319">
        <w:r w:rsidRPr="4D6442EE" w:rsidR="00353457">
          <w:rPr>
            <w:rFonts w:ascii="Arial" w:hAnsi="Arial" w:cs="Arial"/>
            <w:lang w:val="en-US"/>
          </w:rPr>
          <w:t xml:space="preserve">Parameter estimates </w:t>
        </w:r>
      </w:ins>
      <w:r w:rsidRPr="4D6442EE" w:rsidR="00390FD7">
        <w:rPr>
          <w:rFonts w:ascii="Arial" w:hAnsi="Arial" w:cs="Arial"/>
          <w:lang w:val="en-US"/>
        </w:rPr>
        <w:t>were considered significant at p≤.05.</w:t>
      </w:r>
      <w:r w:rsidRPr="4D6442EE" w:rsidR="00F14195">
        <w:rPr>
          <w:rFonts w:ascii="Arial" w:hAnsi="Arial" w:cs="Arial"/>
          <w:lang w:val="en-US"/>
        </w:rPr>
        <w:t xml:space="preserve"> </w:t>
      </w:r>
      <w:r w:rsidRPr="4D6442EE" w:rsidR="000049FD">
        <w:rPr>
          <w:rFonts w:ascii="Arial" w:hAnsi="Arial" w:cs="Arial"/>
          <w:lang w:val="en-US"/>
        </w:rPr>
        <w:t>We</w:t>
      </w:r>
      <w:r w:rsidRPr="4D6442EE" w:rsidR="00300F6D">
        <w:rPr>
          <w:rFonts w:ascii="Arial" w:hAnsi="Arial" w:cs="Arial"/>
          <w:lang w:val="en-US"/>
        </w:rPr>
        <w:t xml:space="preserve"> analyze</w:t>
      </w:r>
      <w:r w:rsidRPr="4D6442EE" w:rsidR="000049FD">
        <w:rPr>
          <w:rFonts w:ascii="Arial" w:hAnsi="Arial" w:cs="Arial"/>
          <w:lang w:val="en-US"/>
        </w:rPr>
        <w:t>d</w:t>
      </w:r>
      <w:ins w:author="Schlagenhauf, Florian" w:date="2021-07-20T13:43:00Z" w:id="320">
        <w:r w:rsidRPr="4D6442EE" w:rsidR="00D15B1E">
          <w:rPr>
            <w:rFonts w:ascii="Arial" w:hAnsi="Arial" w:cs="Arial"/>
            <w:lang w:val="en-US"/>
          </w:rPr>
          <w:t xml:space="preserve"> </w:t>
        </w:r>
      </w:ins>
      <w:r w:rsidRPr="4D6442EE" w:rsidR="00300F6D">
        <w:rPr>
          <w:rFonts w:ascii="Arial" w:hAnsi="Arial" w:cs="Arial"/>
          <w:lang w:val="en-US"/>
        </w:rPr>
        <w:t>trial-by-tri</w:t>
      </w:r>
      <w:ins w:author="Lennart Lüttgau" w:date="2021-07-06T13:45:00Z" w:id="321">
        <w:r w:rsidRPr="4D6442EE" w:rsidR="005936AA">
          <w:rPr>
            <w:rFonts w:ascii="Arial" w:hAnsi="Arial" w:cs="Arial"/>
            <w:lang w:val="en-US"/>
          </w:rPr>
          <w:t>al</w:t>
        </w:r>
      </w:ins>
      <w:r w:rsidRPr="4D6442EE" w:rsidR="00300F6D">
        <w:rPr>
          <w:rFonts w:ascii="Arial" w:hAnsi="Arial" w:cs="Arial"/>
          <w:lang w:val="en-US"/>
        </w:rPr>
        <w:t xml:space="preserve"> correct responses</w:t>
      </w:r>
      <w:ins w:author="Schlagenhauf, Florian" w:date="2021-07-20T13:45:00Z" w:id="322">
        <w:r w:rsidRPr="4D6442EE" w:rsidR="00C233E2">
          <w:rPr>
            <w:rFonts w:ascii="Arial" w:hAnsi="Arial" w:cs="Arial"/>
            <w:lang w:val="en-US"/>
          </w:rPr>
          <w:t xml:space="preserve"> (</w:t>
        </w:r>
        <w:r w:rsidRPr="4D6442EE" w:rsidR="00EF5B0E">
          <w:rPr>
            <w:rFonts w:ascii="Arial" w:hAnsi="Arial" w:cs="Arial"/>
            <w:lang w:val="en-US"/>
          </w:rPr>
          <w:t>chose better option)</w:t>
        </w:r>
      </w:ins>
      <w:r w:rsidRPr="4D6442EE" w:rsidR="00300F6D">
        <w:rPr>
          <w:rFonts w:ascii="Arial" w:hAnsi="Arial" w:cs="Arial"/>
          <w:lang w:val="en-US"/>
        </w:rPr>
        <w:t xml:space="preserve">, </w:t>
      </w:r>
      <w:commentRangeStart w:id="323"/>
      <w:commentRangeStart w:id="324"/>
      <w:commentRangeStart w:id="325"/>
      <w:r w:rsidRPr="4D6442EE" w:rsidR="00300F6D">
        <w:rPr>
          <w:rFonts w:ascii="Arial" w:hAnsi="Arial" w:cs="Arial"/>
          <w:lang w:val="en-US"/>
        </w:rPr>
        <w:t xml:space="preserve">win-stay </w:t>
      </w:r>
      <w:ins w:author="Schlagenhauf, Florian" w:date="2021-07-20T13:45:00Z" w:id="326">
        <w:r w:rsidRPr="4D6442EE" w:rsidR="00EF5B0E">
          <w:rPr>
            <w:rFonts w:ascii="Arial" w:hAnsi="Arial" w:cs="Arial"/>
            <w:lang w:val="en-US"/>
          </w:rPr>
          <w:t>(</w:t>
        </w:r>
        <w:r w:rsidRPr="4D6442EE" w:rsidR="00DD0EB0">
          <w:rPr>
            <w:rFonts w:ascii="Arial" w:hAnsi="Arial" w:cs="Arial"/>
            <w:lang w:val="en-US"/>
          </w:rPr>
          <w:t>select same stimulus after win</w:t>
        </w:r>
        <w:r w:rsidRPr="4D6442EE" w:rsidR="00EF5B0E">
          <w:rPr>
            <w:rFonts w:ascii="Arial" w:hAnsi="Arial" w:cs="Arial"/>
            <w:lang w:val="en-US"/>
          </w:rPr>
          <w:t xml:space="preserve">) </w:t>
        </w:r>
      </w:ins>
      <w:r w:rsidRPr="4D6442EE" w:rsidR="00300F6D">
        <w:rPr>
          <w:rFonts w:ascii="Arial" w:hAnsi="Arial" w:cs="Arial"/>
          <w:lang w:val="en-US"/>
        </w:rPr>
        <w:t xml:space="preserve">and lose-switch </w:t>
      </w:r>
      <w:ins w:author="Schlagenhauf, Florian" w:date="2021-07-20T13:45:00Z" w:id="327">
        <w:r w:rsidRPr="4D6442EE" w:rsidR="00DD0EB0">
          <w:rPr>
            <w:rFonts w:ascii="Arial" w:hAnsi="Arial" w:cs="Arial"/>
            <w:lang w:val="en-US"/>
          </w:rPr>
          <w:t xml:space="preserve">(switch stimulus after loss) </w:t>
        </w:r>
      </w:ins>
      <w:r w:rsidRPr="4D6442EE" w:rsidR="00300F6D">
        <w:rPr>
          <w:rFonts w:ascii="Arial" w:hAnsi="Arial" w:cs="Arial"/>
          <w:lang w:val="en-US"/>
        </w:rPr>
        <w:t>behavior</w:t>
      </w:r>
      <w:commentRangeEnd w:id="323"/>
      <w:r>
        <w:commentReference w:id="323"/>
      </w:r>
      <w:commentRangeEnd w:id="324"/>
      <w:r>
        <w:commentReference w:id="324"/>
      </w:r>
      <w:commentRangeEnd w:id="325"/>
      <w:r>
        <w:commentReference w:id="325"/>
      </w:r>
      <w:r w:rsidRPr="4D6442EE" w:rsidR="00300F6D">
        <w:rPr>
          <w:rFonts w:ascii="Arial" w:hAnsi="Arial" w:cs="Arial"/>
          <w:lang w:val="en-US"/>
        </w:rPr>
        <w:t xml:space="preserve"> with </w:t>
      </w:r>
      <w:r w:rsidRPr="4D6442EE" w:rsidR="000049FD">
        <w:rPr>
          <w:rFonts w:ascii="Arial" w:hAnsi="Arial" w:cs="Arial"/>
          <w:lang w:val="en-US"/>
        </w:rPr>
        <w:t xml:space="preserve">factors </w:t>
      </w:r>
      <w:r w:rsidRPr="4D6442EE" w:rsidR="00300F6D">
        <w:rPr>
          <w:rFonts w:ascii="Arial" w:hAnsi="Arial" w:cs="Arial"/>
          <w:i/>
          <w:iCs/>
          <w:lang w:val="en-US"/>
        </w:rPr>
        <w:t>stress condition</w:t>
      </w:r>
      <w:r w:rsidRPr="4D6442EE" w:rsidR="00300F6D">
        <w:rPr>
          <w:rFonts w:ascii="Arial" w:hAnsi="Arial" w:cs="Arial"/>
          <w:lang w:val="en-US"/>
        </w:rPr>
        <w:t xml:space="preserve"> (CT vs. ST</w:t>
      </w:r>
      <w:r w:rsidRPr="4D6442EE" w:rsidR="00D76D32">
        <w:rPr>
          <w:rFonts w:ascii="Arial" w:hAnsi="Arial" w:cs="Arial"/>
          <w:lang w:val="en-US"/>
        </w:rPr>
        <w:t>, effect coding as -0.5 and 0.5</w:t>
      </w:r>
      <w:r w:rsidRPr="4D6442EE" w:rsidR="00300F6D">
        <w:rPr>
          <w:rFonts w:ascii="Arial" w:hAnsi="Arial" w:cs="Arial"/>
          <w:lang w:val="en-US"/>
        </w:rPr>
        <w:t xml:space="preserve">) and </w:t>
      </w:r>
      <w:r w:rsidRPr="4D6442EE" w:rsidR="00300F6D">
        <w:rPr>
          <w:rFonts w:ascii="Arial" w:hAnsi="Arial" w:cs="Arial"/>
          <w:i/>
          <w:iCs/>
          <w:lang w:val="en-US"/>
        </w:rPr>
        <w:t xml:space="preserve">experimental </w:t>
      </w:r>
      <w:r w:rsidRPr="4D6442EE" w:rsidR="00300F6D">
        <w:rPr>
          <w:rFonts w:ascii="Arial" w:hAnsi="Arial" w:cs="Arial"/>
          <w:i/>
          <w:iCs/>
          <w:lang w:val="en-US"/>
        </w:rPr>
        <w:lastRenderedPageBreak/>
        <w:t>phase</w:t>
      </w:r>
      <w:r w:rsidRPr="4D6442EE" w:rsidR="00682EFA">
        <w:rPr>
          <w:rFonts w:ascii="Arial" w:hAnsi="Arial" w:cs="Arial"/>
          <w:lang w:val="en-US"/>
        </w:rPr>
        <w:t xml:space="preserve"> (pre, reversal, post)</w:t>
      </w:r>
      <w:r w:rsidRPr="4D6442EE" w:rsidR="00300F6D">
        <w:rPr>
          <w:rFonts w:ascii="Arial" w:hAnsi="Arial" w:cs="Arial"/>
          <w:lang w:val="en-US"/>
        </w:rPr>
        <w:t xml:space="preserve"> as fixed effects, allowing </w:t>
      </w:r>
      <w:commentRangeStart w:id="328"/>
      <w:commentRangeStart w:id="329"/>
      <w:commentRangeStart w:id="330"/>
      <w:r w:rsidRPr="4D6442EE" w:rsidR="00300F6D">
        <w:rPr>
          <w:rFonts w:ascii="Arial" w:hAnsi="Arial" w:cs="Arial"/>
          <w:lang w:val="en-US"/>
        </w:rPr>
        <w:t>for a</w:t>
      </w:r>
      <w:ins w:author="Lennart Lüttgau" w:date="2021-07-06T13:49:00Z" w:id="331">
        <w:r w:rsidRPr="4D6442EE" w:rsidR="005936AA">
          <w:rPr>
            <w:rFonts w:ascii="Arial" w:hAnsi="Arial" w:cs="Arial"/>
            <w:lang w:val="en-US"/>
          </w:rPr>
          <w:t>n</w:t>
        </w:r>
      </w:ins>
      <w:r w:rsidRPr="4D6442EE" w:rsidR="00300F6D">
        <w:rPr>
          <w:rFonts w:ascii="Arial" w:hAnsi="Arial" w:cs="Arial"/>
          <w:lang w:val="en-US"/>
        </w:rPr>
        <w:t xml:space="preserve"> </w:t>
      </w:r>
      <w:ins w:author="Lennart Lüttgau" w:date="2021-07-06T13:49:00Z" w:id="332">
        <w:r w:rsidRPr="4D6442EE" w:rsidR="005936AA">
          <w:rPr>
            <w:rFonts w:ascii="Arial" w:hAnsi="Arial" w:cs="Arial"/>
            <w:lang w:val="en-US"/>
          </w:rPr>
          <w:t xml:space="preserve">individually varying </w:t>
        </w:r>
      </w:ins>
      <w:r w:rsidRPr="4D6442EE" w:rsidR="00300F6D">
        <w:rPr>
          <w:rFonts w:ascii="Arial" w:hAnsi="Arial" w:cs="Arial"/>
          <w:lang w:val="en-US"/>
        </w:rPr>
        <w:t>intercept</w:t>
      </w:r>
      <w:ins w:author="Lennart Lüttgau" w:date="2021-07-06T13:49:00Z" w:id="333">
        <w:r w:rsidRPr="4D6442EE" w:rsidR="005936AA">
          <w:rPr>
            <w:rFonts w:ascii="Arial" w:hAnsi="Arial" w:cs="Arial"/>
            <w:lang w:val="en-US"/>
          </w:rPr>
          <w:t xml:space="preserve"> per subject</w:t>
        </w:r>
      </w:ins>
      <w:r w:rsidRPr="4D6442EE" w:rsidR="00300F6D">
        <w:rPr>
          <w:rFonts w:ascii="Arial" w:hAnsi="Arial" w:cs="Arial"/>
          <w:lang w:val="en-US"/>
        </w:rPr>
        <w:t>.</w:t>
      </w:r>
      <w:r w:rsidRPr="4D6442EE" w:rsidR="00D76D32">
        <w:rPr>
          <w:rFonts w:ascii="Arial" w:hAnsi="Arial" w:cs="Arial"/>
          <w:lang w:val="en-US"/>
        </w:rPr>
        <w:t xml:space="preserve"> </w:t>
      </w:r>
      <w:commentRangeEnd w:id="328"/>
      <w:r>
        <w:commentReference w:id="328"/>
      </w:r>
      <w:commentRangeEnd w:id="329"/>
      <w:r>
        <w:commentReference w:id="329"/>
      </w:r>
      <w:commentRangeEnd w:id="330"/>
      <w:r>
        <w:commentReference w:id="330"/>
      </w:r>
      <w:r w:rsidRPr="4D6442EE" w:rsidR="000049FD">
        <w:rPr>
          <w:rFonts w:ascii="Arial" w:hAnsi="Arial" w:cs="Arial"/>
          <w:lang w:val="en-US"/>
        </w:rPr>
        <w:t xml:space="preserve">For the factor </w:t>
      </w:r>
      <w:r w:rsidRPr="4D6442EE" w:rsidR="000049FD">
        <w:rPr>
          <w:rFonts w:ascii="Arial" w:hAnsi="Arial" w:cs="Arial"/>
          <w:i/>
          <w:iCs/>
          <w:lang w:val="en-US"/>
        </w:rPr>
        <w:t>experimental phase</w:t>
      </w:r>
      <w:r w:rsidRPr="4D6442EE" w:rsidR="000049FD">
        <w:rPr>
          <w:rFonts w:ascii="Arial" w:hAnsi="Arial" w:cs="Arial"/>
          <w:lang w:val="en-US"/>
        </w:rPr>
        <w:t xml:space="preserve"> we specified a custom </w:t>
      </w:r>
      <w:r w:rsidRPr="4D6442EE" w:rsidR="00C11E92">
        <w:rPr>
          <w:rFonts w:ascii="Arial" w:hAnsi="Arial" w:cs="Arial"/>
          <w:lang w:val="en-US"/>
        </w:rPr>
        <w:t xml:space="preserve">centered </w:t>
      </w:r>
      <w:r w:rsidRPr="4D6442EE" w:rsidR="000049FD">
        <w:rPr>
          <w:rFonts w:ascii="Arial" w:hAnsi="Arial" w:cs="Arial"/>
          <w:lang w:val="en-US"/>
        </w:rPr>
        <w:t>contrast</w:t>
      </w:r>
      <w:r w:rsidRPr="4D6442EE" w:rsidR="00C11E92">
        <w:rPr>
          <w:rFonts w:ascii="Arial" w:hAnsi="Arial" w:cs="Arial"/>
          <w:lang w:val="en-US"/>
        </w:rPr>
        <w:t>, testing the null hypothesis of performance differences between first stable vs. reversal and late stable vs. reversal phase</w:t>
      </w:r>
      <w:r w:rsidRPr="4D6442EE" w:rsidR="000049FD">
        <w:rPr>
          <w:rFonts w:ascii="Arial" w:hAnsi="Arial" w:cs="Arial"/>
          <w:lang w:val="en-US"/>
        </w:rPr>
        <w:t xml:space="preserve"> using the</w:t>
      </w:r>
      <w:r w:rsidRPr="4D6442EE" w:rsidR="00447793">
        <w:rPr>
          <w:rFonts w:ascii="Arial" w:hAnsi="Arial" w:cs="Arial"/>
          <w:lang w:val="en-US"/>
        </w:rPr>
        <w:t xml:space="preserve"> </w:t>
      </w:r>
      <w:proofErr w:type="spellStart"/>
      <w:r w:rsidRPr="4D6442EE" w:rsidR="00447793">
        <w:rPr>
          <w:rFonts w:ascii="Arial" w:hAnsi="Arial" w:cs="Arial"/>
          <w:lang w:val="en-US"/>
        </w:rPr>
        <w:t>hypr</w:t>
      </w:r>
      <w:proofErr w:type="spellEnd"/>
      <w:r w:rsidRPr="4D6442EE" w:rsidR="00447793">
        <w:rPr>
          <w:rFonts w:ascii="Arial" w:hAnsi="Arial" w:cs="Arial"/>
          <w:lang w:val="en-US"/>
        </w:rPr>
        <w:t xml:space="preserve"> package</w:t>
      </w:r>
      <w:r w:rsidRPr="4D6442EE" w:rsidR="008F1CDF">
        <w:rPr>
          <w:rFonts w:ascii="Arial" w:hAnsi="Arial" w:cs="Arial"/>
          <w:lang w:val="en-US"/>
        </w:rPr>
        <w:t xml:space="preserve"> </w:t>
      </w:r>
      <w:r w:rsidRPr="4D6442EE">
        <w:rPr>
          <w:rFonts w:ascii="Arial" w:hAnsi="Arial" w:cs="Arial"/>
          <w:lang w:val="en-US"/>
        </w:rPr>
        <w:fldChar w:fldCharType="begin" w:fldLock="1"/>
      </w:r>
      <w:r w:rsidRPr="4D6442EE">
        <w:rPr>
          <w:rFonts w:ascii="Arial" w:hAnsi="Arial" w:cs="Arial"/>
          <w:lang w:val="en-US"/>
        </w:rPr>
        <w:instrText>ADDIN CSL_CITATION {"citationItems":[{"id":"ITEM-1","itemData":{"DOI":"10.21105/joss.02134","author":[{"dropping-particle":"","family":"Rabe","given":"Maximilian M","non-dropping-particle":"","parse-names":false,"suffix":""},{"dropping-particle":"","family":"Vasishth","given":"Shravan","non-dropping-particle":"","parse-names":false,"suffix":""},{"dropping-particle":"","family":"Hohenstein","given":"Sven","non-dropping-particle":"","parse-names":false,"suffix":""},{"dropping-particle":"","family":"Kliegl","given":"Reinhold","non-dropping-particle":"","parse-names":false,"suffix":""},{"dropping-particle":"","family":"Schad","given":"Daniel J","non-dropping-particle":"","parse-names":false,"suffix":""}],"container-title":"The Journal of Open Source Software","id":"ITEM-1","issue":"48","issued":{"date-parts":[["2020"]]},"page":"2134","title":"hypr: An R package for hypothesis-driven contrast coding","type":"article-journal","volume":"5"},"uris":["http://www.mendeley.com/documents/?uuid=c0e7f377-a5e8-47e4-9faa-2512839af1c1"]}],"mendeley":{"formattedCitation":"(Rabe et al., 2020)","plainTextFormattedCitation":"(Rabe et al., 2020)","previouslyFormattedCitation":"(Rabe et al., 2020)"},"properties":{"noteIndex":0},"schema":"https://github.com/citation-style-language/schema/raw/master/csl-citation.json"}</w:instrText>
      </w:r>
      <w:r w:rsidRPr="4D6442EE">
        <w:rPr>
          <w:rFonts w:ascii="Arial" w:hAnsi="Arial" w:cs="Arial"/>
          <w:lang w:val="en-US"/>
        </w:rPr>
        <w:fldChar w:fldCharType="separate"/>
      </w:r>
      <w:r w:rsidRPr="4D6442EE" w:rsidR="005213EF">
        <w:rPr>
          <w:rFonts w:ascii="Arial" w:hAnsi="Arial" w:cs="Arial"/>
          <w:noProof/>
          <w:lang w:val="en-US"/>
        </w:rPr>
        <w:t>(Rabe et al., 2020)</w:t>
      </w:r>
      <w:r w:rsidRPr="4D6442EE">
        <w:rPr>
          <w:rFonts w:ascii="Arial" w:hAnsi="Arial" w:cs="Arial"/>
          <w:lang w:val="en-US"/>
        </w:rPr>
        <w:fldChar w:fldCharType="end"/>
      </w:r>
      <w:r w:rsidRPr="4D6442EE" w:rsidR="00447793">
        <w:rPr>
          <w:rFonts w:ascii="Arial" w:hAnsi="Arial" w:cs="Arial"/>
          <w:lang w:val="en-US"/>
        </w:rPr>
        <w:t>.</w:t>
      </w:r>
      <w:r w:rsidRPr="4D6442EE" w:rsidR="00F14195">
        <w:rPr>
          <w:rFonts w:ascii="Arial" w:hAnsi="Arial" w:cs="Arial"/>
          <w:lang w:val="en-US"/>
        </w:rPr>
        <w:t xml:space="preserve"> Main effects</w:t>
      </w:r>
      <w:r w:rsidRPr="4D6442EE" w:rsidR="00267BCB">
        <w:rPr>
          <w:rFonts w:ascii="Arial" w:hAnsi="Arial" w:cs="Arial"/>
          <w:lang w:val="en-US"/>
        </w:rPr>
        <w:t xml:space="preserve"> of condition and phase, as well as an </w:t>
      </w:r>
      <w:r w:rsidRPr="4D6442EE" w:rsidR="00F14195">
        <w:rPr>
          <w:rFonts w:ascii="Arial" w:hAnsi="Arial" w:cs="Arial"/>
          <w:lang w:val="en-US"/>
        </w:rPr>
        <w:t>interaction effect were added incrementally</w:t>
      </w:r>
      <w:r w:rsidRPr="4D6442EE" w:rsidR="00267BCB">
        <w:rPr>
          <w:rFonts w:ascii="Arial" w:hAnsi="Arial" w:cs="Arial"/>
          <w:lang w:val="en-US"/>
        </w:rPr>
        <w:t xml:space="preserve"> in two steps. </w:t>
      </w:r>
      <w:ins w:author="Lennart Lüttgau" w:date="2021-07-06T13:50:00Z" w:id="334">
        <w:r w:rsidRPr="4D6442EE" w:rsidR="005936AA">
          <w:rPr>
            <w:rFonts w:ascii="Arial" w:hAnsi="Arial" w:cs="Arial"/>
            <w:lang w:val="en-US"/>
          </w:rPr>
          <w:t xml:space="preserve">We used the </w:t>
        </w:r>
        <w:proofErr w:type="spellStart"/>
        <w:r w:rsidRPr="4D6442EE" w:rsidR="005936AA">
          <w:rPr>
            <w:rFonts w:ascii="Arial" w:hAnsi="Arial" w:cs="Arial"/>
            <w:lang w:val="en-US"/>
          </w:rPr>
          <w:t>Akaike</w:t>
        </w:r>
        <w:proofErr w:type="spellEnd"/>
        <w:r w:rsidRPr="4D6442EE" w:rsidR="005936AA">
          <w:rPr>
            <w:rFonts w:ascii="Arial" w:hAnsi="Arial" w:cs="Arial"/>
            <w:lang w:val="en-US"/>
          </w:rPr>
          <w:t xml:space="preserve"> information criterion (AIC) and Bayesian information criterion (BIC</w:t>
        </w:r>
        <w:commentRangeStart w:id="335"/>
        <w:r w:rsidRPr="4D6442EE" w:rsidR="005936AA">
          <w:rPr>
            <w:rFonts w:ascii="Arial" w:hAnsi="Arial" w:cs="Arial"/>
            <w:lang w:val="en-US"/>
          </w:rPr>
          <w:t xml:space="preserve">) to compare the models </w:t>
        </w:r>
      </w:ins>
      <w:r w:rsidRPr="4D6442EE" w:rsidR="00F14195">
        <w:rPr>
          <w:rFonts w:ascii="Arial" w:hAnsi="Arial" w:cs="Arial"/>
          <w:lang w:val="en-US"/>
        </w:rPr>
        <w:t xml:space="preserve">to </w:t>
      </w:r>
      <w:ins w:author="Lennart Lüttgau" w:date="2021-07-06T13:49:00Z" w:id="336">
        <w:r w:rsidRPr="4D6442EE" w:rsidR="005936AA">
          <w:rPr>
            <w:rFonts w:ascii="Arial" w:hAnsi="Arial" w:cs="Arial"/>
            <w:lang w:val="en-US"/>
          </w:rPr>
          <w:t xml:space="preserve">a </w:t>
        </w:r>
      </w:ins>
      <w:r w:rsidRPr="4D6442EE" w:rsidR="00F14195">
        <w:rPr>
          <w:rFonts w:ascii="Arial" w:hAnsi="Arial" w:cs="Arial"/>
          <w:lang w:val="en-US"/>
        </w:rPr>
        <w:t xml:space="preserve">null model, which predicted outcome variables with </w:t>
      </w:r>
      <w:ins w:author="Lennart Lüttgau" w:date="2021-07-06T13:50:00Z" w:id="337">
        <w:r w:rsidRPr="4D6442EE" w:rsidR="005936AA">
          <w:rPr>
            <w:rFonts w:ascii="Arial" w:hAnsi="Arial" w:cs="Arial"/>
            <w:lang w:val="en-US"/>
          </w:rPr>
          <w:t xml:space="preserve">the individually varying intercept per subject </w:t>
        </w:r>
      </w:ins>
      <w:r w:rsidRPr="4D6442EE" w:rsidR="00F14195">
        <w:rPr>
          <w:rFonts w:ascii="Arial" w:hAnsi="Arial" w:cs="Arial"/>
          <w:lang w:val="en-US"/>
        </w:rPr>
        <w:t>only</w:t>
      </w:r>
      <w:commentRangeEnd w:id="335"/>
      <w:r w:rsidR="00BF6A6C">
        <w:rPr>
          <w:rStyle w:val="Kommentarzeichen"/>
        </w:rPr>
        <w:commentReference w:id="335"/>
      </w:r>
      <w:r w:rsidRPr="4D6442EE" w:rsidR="00267BCB">
        <w:rPr>
          <w:rFonts w:ascii="Arial" w:hAnsi="Arial" w:cs="Arial"/>
          <w:lang w:val="en-US"/>
        </w:rPr>
        <w:t xml:space="preserve">. </w:t>
      </w:r>
      <w:proofErr w:type="gramStart"/>
      <w:r w:rsidRPr="4D6442EE" w:rsidR="00267BCB">
        <w:rPr>
          <w:rFonts w:ascii="Arial" w:hAnsi="Arial" w:cs="Arial"/>
          <w:lang w:val="en-US"/>
        </w:rPr>
        <w:t xml:space="preserve">For the </w:t>
      </w:r>
      <w:ins w:author="Lennart Lüttgau" w:date="2021-07-06T13:51:00Z" w:id="338">
        <w:r w:rsidRPr="4D6442EE" w:rsidR="005936AA">
          <w:rPr>
            <w:rFonts w:ascii="Arial" w:hAnsi="Arial" w:cs="Arial"/>
            <w:lang w:val="en-US"/>
          </w:rPr>
          <w:t xml:space="preserve">best-fitting </w:t>
        </w:r>
      </w:ins>
      <w:r w:rsidRPr="4D6442EE" w:rsidR="00267BCB">
        <w:rPr>
          <w:rFonts w:ascii="Arial" w:hAnsi="Arial" w:cs="Arial"/>
          <w:lang w:val="en-US"/>
        </w:rPr>
        <w:t>model</w:t>
      </w:r>
      <w:ins w:author="Lennart Lüttgau" w:date="2021-07-06T13:51:00Z" w:id="339">
        <w:r w:rsidRPr="4D6442EE" w:rsidR="005936AA">
          <w:rPr>
            <w:rFonts w:ascii="Arial" w:hAnsi="Arial" w:cs="Arial"/>
            <w:lang w:val="en-US"/>
          </w:rPr>
          <w:t>, the parameter estimates</w:t>
        </w:r>
      </w:ins>
      <w:ins w:author="Lennart Luettgau" w:date="2021-08-23T22:30:00Z" w:id="340">
        <w:r w:rsidRPr="4D6442EE" w:rsidR="00A937E7">
          <w:rPr>
            <w:rFonts w:ascii="Arial" w:hAnsi="Arial" w:cs="Arial"/>
            <w:lang w:val="en-US"/>
          </w:rPr>
          <w:t>’</w:t>
        </w:r>
      </w:ins>
      <w:ins w:author="Lennart Lüttgau" w:date="2021-07-06T13:51:00Z" w:id="341">
        <w:r w:rsidRPr="4D6442EE" w:rsidR="005936AA">
          <w:rPr>
            <w:rFonts w:ascii="Arial" w:hAnsi="Arial" w:cs="Arial"/>
            <w:lang w:val="en-US"/>
          </w:rPr>
          <w:t xml:space="preserve"> o</w:t>
        </w:r>
      </w:ins>
      <w:r w:rsidRPr="4D6442EE" w:rsidR="00267BCB">
        <w:rPr>
          <w:rFonts w:ascii="Arial" w:hAnsi="Arial" w:cs="Arial"/>
          <w:lang w:val="en-US"/>
        </w:rPr>
        <w:t xml:space="preserve">dd's </w:t>
      </w:r>
      <w:ins w:author="Lennart Lüttgau" w:date="2021-07-06T13:51:00Z" w:id="342">
        <w:r w:rsidRPr="4D6442EE" w:rsidR="005936AA">
          <w:rPr>
            <w:rFonts w:ascii="Arial" w:hAnsi="Arial" w:cs="Arial"/>
            <w:lang w:val="en-US"/>
          </w:rPr>
          <w:t>r</w:t>
        </w:r>
      </w:ins>
      <w:r w:rsidRPr="4D6442EE" w:rsidR="00267BCB">
        <w:rPr>
          <w:rFonts w:ascii="Arial" w:hAnsi="Arial" w:cs="Arial"/>
          <w:lang w:val="en-US"/>
        </w:rPr>
        <w:t>atio w</w:t>
      </w:r>
      <w:ins w:author="Wieland, Lara" w:date="2021-07-20T11:51:00Z" w:id="343">
        <w:del w:author="Lennart Luettgau" w:date="2021-08-23T22:30:00Z" w:id="344">
          <w:r w:rsidRPr="4D6442EE" w:rsidDel="1E74D6DB">
            <w:rPr>
              <w:rFonts w:ascii="Arial" w:hAnsi="Arial" w:cs="Arial"/>
              <w:lang w:val="en-US"/>
            </w:rPr>
            <w:delText>ere</w:delText>
          </w:r>
        </w:del>
      </w:ins>
      <w:ins w:author="Lennart Luettgau" w:date="2021-08-23T22:30:00Z" w:id="345">
        <w:r w:rsidRPr="4D6442EE" w:rsidR="00243211">
          <w:rPr>
            <w:rFonts w:ascii="Arial" w:hAnsi="Arial" w:cs="Arial"/>
            <w:lang w:val="en-US"/>
          </w:rPr>
          <w:t>as</w:t>
        </w:r>
      </w:ins>
      <w:r w:rsidRPr="4D6442EE" w:rsidR="00267BCB">
        <w:rPr>
          <w:rFonts w:ascii="Arial" w:hAnsi="Arial" w:cs="Arial"/>
          <w:lang w:val="en-US"/>
        </w:rPr>
        <w:t xml:space="preserve"> computed to assess effect size.</w:t>
      </w:r>
      <w:proofErr w:type="gramEnd"/>
      <w:r w:rsidRPr="4D6442EE" w:rsidR="000049FD">
        <w:rPr>
          <w:rFonts w:ascii="Arial" w:hAnsi="Arial" w:cs="Arial"/>
          <w:lang w:val="en-US"/>
        </w:rPr>
        <w:t xml:space="preserve"> </w:t>
      </w:r>
      <w:ins w:author="Lennart Lüttgau" w:date="2021-07-06T13:51:00Z" w:id="346">
        <w:r w:rsidRPr="4D6442EE" w:rsidR="005936AA">
          <w:rPr>
            <w:rFonts w:ascii="Arial" w:hAnsi="Arial" w:cs="Arial"/>
            <w:lang w:val="en-US"/>
          </w:rPr>
          <w:t>Additionally, we performe</w:t>
        </w:r>
      </w:ins>
      <w:ins w:author="Lennart Lüttgau" w:date="2021-07-06T13:52:00Z" w:id="347">
        <w:r w:rsidRPr="4D6442EE" w:rsidR="005936AA">
          <w:rPr>
            <w:rFonts w:ascii="Arial" w:hAnsi="Arial" w:cs="Arial"/>
            <w:lang w:val="en-US"/>
          </w:rPr>
          <w:t>d t</w:t>
        </w:r>
      </w:ins>
      <w:r w:rsidRPr="4D6442EE" w:rsidR="000049FD">
        <w:rPr>
          <w:rFonts w:ascii="Arial" w:hAnsi="Arial" w:cs="Arial"/>
          <w:lang w:val="en-US"/>
        </w:rPr>
        <w:t xml:space="preserve">he same analysis </w:t>
      </w:r>
      <w:ins w:author="Lennart Lüttgau" w:date="2021-07-06T13:52:00Z" w:id="348">
        <w:r w:rsidRPr="4D6442EE" w:rsidR="005936AA">
          <w:rPr>
            <w:rFonts w:ascii="Arial" w:hAnsi="Arial" w:cs="Arial"/>
            <w:lang w:val="en-US"/>
          </w:rPr>
          <w:t>using the</w:t>
        </w:r>
      </w:ins>
      <w:r w:rsidRPr="4D6442EE" w:rsidR="000049FD">
        <w:rPr>
          <w:rFonts w:ascii="Arial" w:hAnsi="Arial" w:cs="Arial"/>
          <w:lang w:val="en-US"/>
        </w:rPr>
        <w:t xml:space="preserve"> cortisol AUC</w:t>
      </w:r>
      <w:ins w:author="Lennart Lüttgau" w:date="2021-07-06T13:52:00Z" w:id="349">
        <w:r w:rsidRPr="4D6442EE" w:rsidR="005936AA">
          <w:rPr>
            <w:rFonts w:ascii="Arial" w:hAnsi="Arial" w:cs="Arial"/>
            <w:lang w:val="en-US"/>
          </w:rPr>
          <w:t xml:space="preserve">-g values </w:t>
        </w:r>
      </w:ins>
      <w:r w:rsidRPr="4D6442EE" w:rsidR="000049FD">
        <w:rPr>
          <w:rFonts w:ascii="Arial" w:hAnsi="Arial" w:cs="Arial"/>
          <w:lang w:val="en-US"/>
        </w:rPr>
        <w:t>instead of condition</w:t>
      </w:r>
      <w:ins w:author="Lennart Lüttgau" w:date="2021-07-06T13:52:00Z" w:id="350">
        <w:r w:rsidRPr="4D6442EE" w:rsidR="005936AA">
          <w:rPr>
            <w:rFonts w:ascii="Arial" w:hAnsi="Arial" w:cs="Arial"/>
            <w:lang w:val="en-US"/>
          </w:rPr>
          <w:t xml:space="preserve"> labels as predictor</w:t>
        </w:r>
      </w:ins>
      <w:r w:rsidRPr="4D6442EE" w:rsidR="000049FD">
        <w:rPr>
          <w:rFonts w:ascii="Arial" w:hAnsi="Arial" w:cs="Arial"/>
          <w:lang w:val="en-US"/>
        </w:rPr>
        <w:t xml:space="preserve">. </w:t>
      </w:r>
      <w:r w:rsidRPr="4D6442EE" w:rsidR="008F2DA7">
        <w:rPr>
          <w:rFonts w:ascii="Arial" w:hAnsi="Arial" w:cs="Arial"/>
          <w:lang w:val="en-US"/>
        </w:rPr>
        <w:t xml:space="preserve">Participants were excluded when their performance was below chance (correct responses &lt; 50%). This was the case for one participant. Across all trials, participants missed a relatively low number of trials (0.71%). </w:t>
      </w:r>
      <w:r>
        <w:br/>
      </w:r>
      <w:ins w:author="Wieland, Lara" w:date="2021-08-23T14:00:00Z" w:id="351">
        <w:r w:rsidRPr="4D6442EE" w:rsidR="65D05E90">
          <w:rPr>
            <w:rFonts w:ascii="Arial" w:hAnsi="Arial" w:cs="Arial"/>
            <w:lang w:val="en-US"/>
          </w:rPr>
          <w:t xml:space="preserve">Furthermore, as an </w:t>
        </w:r>
        <w:commentRangeStart w:id="352"/>
        <w:r w:rsidRPr="4D6442EE" w:rsidR="65D05E90">
          <w:rPr>
            <w:rFonts w:ascii="Arial" w:hAnsi="Arial" w:cs="Arial"/>
            <w:lang w:val="en-US"/>
          </w:rPr>
          <w:t>exploratory analys</w:t>
        </w:r>
      </w:ins>
      <w:ins w:author="Lennart Luettgau" w:date="2021-08-23T22:31:00Z" w:id="353">
        <w:r w:rsidRPr="4D6442EE" w:rsidR="000A7C61">
          <w:rPr>
            <w:rFonts w:ascii="Arial" w:hAnsi="Arial" w:cs="Arial"/>
            <w:lang w:val="en-US"/>
          </w:rPr>
          <w:t>i</w:t>
        </w:r>
      </w:ins>
      <w:ins w:author="Wieland, Lara" w:date="2021-08-23T14:00:00Z" w:id="354">
        <w:del w:author="Lennart Luettgau" w:date="2021-08-23T22:31:00Z" w:id="355">
          <w:r w:rsidRPr="4D6442EE" w:rsidDel="65D05E90">
            <w:rPr>
              <w:rFonts w:ascii="Arial" w:hAnsi="Arial" w:cs="Arial"/>
              <w:lang w:val="en-US"/>
            </w:rPr>
            <w:delText>e</w:delText>
          </w:r>
        </w:del>
        <w:r w:rsidRPr="4D6442EE" w:rsidR="65D05E90">
          <w:rPr>
            <w:rFonts w:ascii="Arial" w:hAnsi="Arial" w:cs="Arial"/>
            <w:lang w:val="en-US"/>
          </w:rPr>
          <w:t>s</w:t>
        </w:r>
      </w:ins>
      <w:commentRangeEnd w:id="352"/>
      <w:r>
        <w:commentReference w:id="352"/>
      </w:r>
      <w:ins w:author="Wieland, Lara" w:date="2021-08-23T14:00:00Z" w:id="356">
        <w:r w:rsidRPr="4D6442EE" w:rsidR="65D05E90">
          <w:rPr>
            <w:rFonts w:ascii="Arial" w:hAnsi="Arial" w:cs="Arial"/>
            <w:lang w:val="en-US"/>
          </w:rPr>
          <w:t xml:space="preserve"> we dichotomized the sample </w:t>
        </w:r>
      </w:ins>
      <w:ins w:author="Wieland, Lara" w:date="2021-08-23T14:01:00Z" w:id="357">
        <w:r w:rsidRPr="4D6442EE" w:rsidR="65D05E90">
          <w:rPr>
            <w:rFonts w:ascii="Arial" w:hAnsi="Arial" w:cs="Arial"/>
            <w:lang w:val="en-US"/>
          </w:rPr>
          <w:t xml:space="preserve">into improved vs. </w:t>
        </w:r>
      </w:ins>
      <w:ins w:author="Wieland, Lara" w:date="2021-08-23T14:02:00Z" w:id="358">
        <w:r w:rsidRPr="4D6442EE" w:rsidR="05632062">
          <w:rPr>
            <w:rFonts w:ascii="Arial" w:hAnsi="Arial" w:cs="Arial"/>
            <w:lang w:val="en-US"/>
          </w:rPr>
          <w:t>i</w:t>
        </w:r>
      </w:ins>
      <w:ins w:author="Wieland, Lara" w:date="2021-08-23T14:01:00Z" w:id="359">
        <w:r w:rsidRPr="4D6442EE" w:rsidR="65D05E90">
          <w:rPr>
            <w:rFonts w:ascii="Arial" w:hAnsi="Arial" w:cs="Arial"/>
            <w:lang w:val="en-US"/>
          </w:rPr>
          <w:t xml:space="preserve">mpaired performance (percentage of correct responses) and </w:t>
        </w:r>
      </w:ins>
      <w:ins w:author="Wieland, Lara" w:date="2021-08-23T14:00:00Z" w:id="360">
        <w:r w:rsidRPr="4D6442EE" w:rsidR="65D05E90">
          <w:rPr>
            <w:rFonts w:ascii="Arial" w:hAnsi="Arial" w:cs="Arial"/>
            <w:lang w:val="en-US"/>
          </w:rPr>
          <w:t>conduced</w:t>
        </w:r>
      </w:ins>
      <w:ins w:author="Wieland, Lara" w:date="2021-08-23T14:02:00Z" w:id="361">
        <w:r w:rsidRPr="4D6442EE" w:rsidR="588430E4">
          <w:rPr>
            <w:rFonts w:ascii="Arial" w:hAnsi="Arial" w:cs="Arial"/>
            <w:lang w:val="en-US"/>
          </w:rPr>
          <w:t xml:space="preserve"> an independent</w:t>
        </w:r>
      </w:ins>
      <w:ins w:author="Wieland, Lara" w:date="2021-08-23T14:00:00Z" w:id="362">
        <w:r w:rsidRPr="4D6442EE" w:rsidR="65D05E90">
          <w:rPr>
            <w:rFonts w:ascii="Arial" w:hAnsi="Arial" w:cs="Arial"/>
            <w:lang w:val="en-US"/>
          </w:rPr>
          <w:t xml:space="preserve"> t-test </w:t>
        </w:r>
      </w:ins>
      <w:ins w:author="Wieland, Lara" w:date="2021-08-23T14:02:00Z" w:id="363">
        <w:r w:rsidRPr="4D6442EE" w:rsidR="406D7C49">
          <w:rPr>
            <w:rFonts w:ascii="Arial" w:hAnsi="Arial" w:cs="Arial"/>
            <w:lang w:val="en-US"/>
          </w:rPr>
          <w:t>with chronic stress exposure, as well as working memory performance between both groups.</w:t>
        </w:r>
      </w:ins>
    </w:p>
    <w:p w:rsidR="008E01B8" w:rsidP="006F1403" w:rsidRDefault="005213EF" w14:paraId="42292344" w14:textId="723DFB86">
      <w:pPr>
        <w:spacing w:line="480" w:lineRule="auto"/>
        <w:jc w:val="both"/>
        <w:rPr>
          <w:rFonts w:ascii="Arial" w:hAnsi="Arial" w:cs="Arial"/>
          <w:i/>
          <w:iCs/>
          <w:lang w:val="en-US"/>
        </w:rPr>
      </w:pPr>
      <w:r>
        <w:rPr>
          <w:rFonts w:ascii="Arial" w:hAnsi="Arial" w:cs="Arial"/>
          <w:i/>
          <w:iCs/>
          <w:lang w:val="en-US"/>
        </w:rPr>
        <w:t xml:space="preserve">2.5.3 </w:t>
      </w:r>
      <w:r w:rsidR="008E01B8">
        <w:rPr>
          <w:rFonts w:ascii="Arial" w:hAnsi="Arial" w:cs="Arial"/>
          <w:i/>
          <w:iCs/>
          <w:lang w:val="en-US"/>
        </w:rPr>
        <w:t>Computational mode</w:t>
      </w:r>
      <w:r w:rsidR="00274C79">
        <w:rPr>
          <w:rFonts w:ascii="Arial" w:hAnsi="Arial" w:cs="Arial"/>
          <w:i/>
          <w:iCs/>
          <w:lang w:val="en-US"/>
        </w:rPr>
        <w:t>ls</w:t>
      </w:r>
    </w:p>
    <w:p w:rsidR="006E5DB6" w:rsidP="006E5DB6" w:rsidRDefault="00E71723" w14:paraId="3A8BD7A1" w14:textId="5D899C0A">
      <w:pPr>
        <w:spacing w:line="480" w:lineRule="auto"/>
        <w:jc w:val="both"/>
        <w:rPr>
          <w:rFonts w:ascii="Arial" w:hAnsi="Arial" w:cs="Arial" w:eastAsiaTheme="minorEastAsia"/>
          <w:lang w:val="en-US"/>
        </w:rPr>
      </w:pPr>
      <w:r>
        <w:rPr>
          <w:rFonts w:ascii="Arial" w:hAnsi="Arial" w:cs="Arial"/>
          <w:lang w:val="en-US"/>
        </w:rPr>
        <w:t>In order to describe</w:t>
      </w:r>
      <w:r w:rsidRPr="008E01B8" w:rsidR="008E01B8">
        <w:rPr>
          <w:rFonts w:ascii="Arial" w:hAnsi="Arial" w:cs="Arial"/>
          <w:lang w:val="en-US"/>
        </w:rPr>
        <w:t xml:space="preserve"> different learning processes that might have generated the data</w:t>
      </w:r>
      <w:r w:rsidR="001E797E">
        <w:rPr>
          <w:rFonts w:ascii="Arial" w:hAnsi="Arial" w:cs="Arial"/>
          <w:lang w:val="en-US"/>
        </w:rPr>
        <w:t xml:space="preserve"> under stress and control condition we followed a two-step procedure: First,</w:t>
      </w:r>
      <w:r>
        <w:rPr>
          <w:rFonts w:ascii="Arial" w:hAnsi="Arial" w:cs="Arial"/>
          <w:lang w:val="en-US"/>
        </w:rPr>
        <w:t xml:space="preserve"> we fit </w:t>
      </w:r>
      <w:r w:rsidR="006E5DB6">
        <w:rPr>
          <w:rFonts w:ascii="Arial" w:hAnsi="Arial" w:cs="Arial"/>
          <w:lang w:val="en-US"/>
        </w:rPr>
        <w:t xml:space="preserve">our model space to the behavioral data of the control condition. </w:t>
      </w:r>
      <w:r w:rsidR="00705912">
        <w:rPr>
          <w:rFonts w:ascii="Arial" w:hAnsi="Arial" w:cs="Arial"/>
          <w:lang w:val="en-US"/>
        </w:rPr>
        <w:t xml:space="preserve">Then, the best fitting model from the control condition was used for </w:t>
      </w:r>
      <w:proofErr w:type="spellStart"/>
      <w:r w:rsidR="00705912">
        <w:rPr>
          <w:rFonts w:ascii="Arial" w:hAnsi="Arial" w:cs="Arial"/>
          <w:lang w:val="en-US"/>
        </w:rPr>
        <w:t>modelling</w:t>
      </w:r>
      <w:proofErr w:type="spellEnd"/>
      <w:r w:rsidR="00705912">
        <w:rPr>
          <w:rFonts w:ascii="Arial" w:hAnsi="Arial" w:cs="Arial"/>
          <w:lang w:val="en-US"/>
        </w:rPr>
        <w:t xml:space="preserve"> behavior under stress now with additional ‘stress weights’ on the free parameters. </w:t>
      </w:r>
      <w:r w:rsidR="006E5DB6">
        <w:rPr>
          <w:rFonts w:ascii="Arial" w:hAnsi="Arial" w:cs="Arial"/>
          <w:lang w:val="en-US"/>
        </w:rPr>
        <w:t xml:space="preserve">The model space comprised </w:t>
      </w:r>
      <w:proofErr w:type="spellStart"/>
      <w:r w:rsidR="006301FD">
        <w:rPr>
          <w:rFonts w:ascii="Arial" w:hAnsi="Arial" w:cs="Arial"/>
          <w:lang w:val="en-US"/>
        </w:rPr>
        <w:t>Rescorla</w:t>
      </w:r>
      <w:proofErr w:type="spellEnd"/>
      <w:r w:rsidR="006301FD">
        <w:rPr>
          <w:rFonts w:ascii="Arial" w:hAnsi="Arial" w:cs="Arial"/>
          <w:lang w:val="en-US"/>
        </w:rPr>
        <w:t>-Wagner</w:t>
      </w:r>
      <w:r w:rsidR="006E5DB6">
        <w:rPr>
          <w:rFonts w:ascii="Arial" w:hAnsi="Arial" w:cs="Arial"/>
          <w:lang w:val="en-US"/>
        </w:rPr>
        <w:t xml:space="preserve"> (RW), </w:t>
      </w:r>
      <w:r w:rsidR="006301FD">
        <w:rPr>
          <w:rFonts w:ascii="Arial" w:hAnsi="Arial" w:cs="Arial"/>
          <w:lang w:val="en-US"/>
        </w:rPr>
        <w:t>Pearce-Hall</w:t>
      </w:r>
      <w:r>
        <w:rPr>
          <w:rFonts w:ascii="Arial" w:hAnsi="Arial" w:cs="Arial"/>
          <w:lang w:val="en-US"/>
        </w:rPr>
        <w:t xml:space="preserve"> </w:t>
      </w:r>
      <w:r w:rsidR="006E5DB6">
        <w:rPr>
          <w:rFonts w:ascii="Arial" w:hAnsi="Arial" w:cs="Arial"/>
          <w:lang w:val="en-US"/>
        </w:rPr>
        <w:t>(PH</w:t>
      </w:r>
      <w:r w:rsidR="00705912">
        <w:rPr>
          <w:rFonts w:ascii="Arial" w:hAnsi="Arial" w:cs="Arial"/>
          <w:lang w:val="en-US"/>
        </w:rPr>
        <w:t xml:space="preserve">; </w:t>
      </w:r>
      <w:proofErr w:type="spellStart"/>
      <w:r w:rsidR="00705912">
        <w:rPr>
          <w:rFonts w:ascii="Arial" w:hAnsi="Arial" w:cs="Arial"/>
          <w:lang w:val="en-US"/>
        </w:rPr>
        <w:t>Diederen</w:t>
      </w:r>
      <w:proofErr w:type="spellEnd"/>
      <w:r w:rsidR="00705912">
        <w:rPr>
          <w:rFonts w:ascii="Arial" w:hAnsi="Arial" w:cs="Arial"/>
          <w:lang w:val="en-US"/>
        </w:rPr>
        <w:t xml:space="preserve"> et al., 2016</w:t>
      </w:r>
      <w:r w:rsidR="006E5DB6">
        <w:rPr>
          <w:rFonts w:ascii="Arial" w:hAnsi="Arial" w:cs="Arial"/>
          <w:lang w:val="en-US"/>
        </w:rPr>
        <w:t>) models and a</w:t>
      </w:r>
      <w:ins w:author="Lennart Lüttgau" w:date="2021-07-06T13:54:00Z" w:id="364">
        <w:r w:rsidR="00700BAE">
          <w:rPr>
            <w:rFonts w:ascii="Arial" w:hAnsi="Arial" w:cs="Arial"/>
            <w:lang w:val="en-US"/>
          </w:rPr>
          <w:t xml:space="preserve"> null model</w:t>
        </w:r>
      </w:ins>
      <w:r w:rsidR="006E5DB6">
        <w:rPr>
          <w:rFonts w:ascii="Arial" w:hAnsi="Arial" w:cs="Arial"/>
          <w:lang w:val="en-US"/>
        </w:rPr>
        <w:t xml:space="preserve"> </w:t>
      </w:r>
      <w:ins w:author="Lennart Lüttgau" w:date="2021-07-06T13:54:00Z" w:id="365">
        <w:r w:rsidR="00700BAE">
          <w:rPr>
            <w:rFonts w:ascii="Arial" w:hAnsi="Arial" w:cs="Arial"/>
            <w:lang w:val="en-US"/>
          </w:rPr>
          <w:t>(</w:t>
        </w:r>
      </w:ins>
      <w:proofErr w:type="gramStart"/>
      <w:r w:rsidR="006E5DB6">
        <w:rPr>
          <w:rFonts w:ascii="Arial" w:hAnsi="Arial" w:cs="Arial"/>
          <w:lang w:val="en-US"/>
        </w:rPr>
        <w:t>no-learning</w:t>
      </w:r>
      <w:proofErr w:type="gramEnd"/>
      <w:ins w:author="Lennart Lüttgau" w:date="2021-07-06T13:54:00Z" w:id="366">
        <w:r w:rsidR="00700BAE">
          <w:rPr>
            <w:rFonts w:ascii="Arial" w:hAnsi="Arial" w:cs="Arial"/>
            <w:lang w:val="en-US"/>
          </w:rPr>
          <w:t>)</w:t>
        </w:r>
      </w:ins>
      <w:r w:rsidR="006E5DB6">
        <w:rPr>
          <w:rFonts w:ascii="Arial" w:hAnsi="Arial" w:cs="Arial"/>
          <w:lang w:val="en-US"/>
        </w:rPr>
        <w:t>.</w:t>
      </w:r>
      <w:r w:rsidR="006F0F08">
        <w:rPr>
          <w:rFonts w:ascii="Arial" w:hAnsi="Arial" w:cs="Arial"/>
          <w:lang w:val="en-US"/>
        </w:rPr>
        <w:t xml:space="preserve"> </w:t>
      </w:r>
      <w:r w:rsidR="006E5DB6">
        <w:rPr>
          <w:rFonts w:ascii="Arial" w:hAnsi="Arial" w:cs="Arial"/>
          <w:lang w:val="en-US"/>
        </w:rPr>
        <w:t xml:space="preserve">In the RW and PH models, the expected </w:t>
      </w:r>
      <w:proofErr w:type="gramStart"/>
      <w:r w:rsidR="006E5DB6">
        <w:rPr>
          <w:rFonts w:ascii="Arial" w:hAnsi="Arial" w:cs="Arial"/>
          <w:lang w:val="en-US"/>
        </w:rPr>
        <w:t xml:space="preserve">value  </w:t>
      </w:r>
      <w:proofErr w:type="gramEnd"/>
      <m:oMath>
        <m:sSub>
          <m:sSubPr>
            <m:ctrlPr>
              <w:rPr>
                <w:rFonts w:ascii="Cambria Math" w:hAnsi="Cambria Math" w:cs="Arial"/>
                <w:i/>
                <w:lang w:val="en-US"/>
              </w:rPr>
            </m:ctrlPr>
          </m:sSubPr>
          <m:e>
            <m:r>
              <w:rPr>
                <w:rFonts w:ascii="Cambria Math" w:hAnsi="Cambria Math" w:cs="Arial"/>
                <w:lang w:val="en-US"/>
              </w:rPr>
              <m:t>Q</m:t>
            </m:r>
          </m:e>
          <m:sub>
            <m:r>
              <w:rPr>
                <w:rFonts w:ascii="Cambria Math" w:hAnsi="Cambria Math" w:cs="Arial"/>
                <w:lang w:val="en-US"/>
              </w:rPr>
              <m:t>a,t</m:t>
            </m:r>
          </m:sub>
        </m:sSub>
      </m:oMath>
      <w:r w:rsidR="006E5DB6">
        <w:rPr>
          <w:rFonts w:ascii="Arial" w:hAnsi="Arial" w:cs="Arial" w:eastAsiaTheme="minorEastAsia"/>
          <w:lang w:val="en-US"/>
        </w:rPr>
        <w:t xml:space="preserve"> of an action </w:t>
      </w:r>
      <m:oMath>
        <m:r>
          <w:rPr>
            <w:rFonts w:ascii="Cambria Math" w:hAnsi="Cambria Math" w:cs="Arial" w:eastAsiaTheme="minorEastAsia"/>
            <w:lang w:val="en-GB"/>
          </w:rPr>
          <m:t>a</m:t>
        </m:r>
      </m:oMath>
      <w:r w:rsidRPr="000555BB" w:rsidR="006E5DB6">
        <w:rPr>
          <w:rFonts w:ascii="Arial" w:hAnsi="Arial" w:cs="Arial" w:eastAsiaTheme="minorEastAsia"/>
          <w:lang w:val="en-GB"/>
        </w:rPr>
        <w:t xml:space="preserve"> at trial </w:t>
      </w:r>
      <m:oMath>
        <m:r>
          <m:rPr>
            <m:sty m:val="p"/>
          </m:rPr>
          <w:rPr>
            <w:rFonts w:ascii="Cambria Math" w:hAnsi="Cambria Math" w:cs="Arial" w:eastAsiaTheme="minorEastAsia"/>
            <w:lang w:val="en-GB"/>
          </w:rPr>
          <m:t>t</m:t>
        </m:r>
      </m:oMath>
      <w:r w:rsidRPr="000555BB" w:rsidR="006E5DB6">
        <w:rPr>
          <w:rFonts w:ascii="Arial" w:hAnsi="Arial" w:cs="Arial" w:eastAsiaTheme="minorEastAsia"/>
          <w:lang w:val="en-US"/>
        </w:rPr>
        <w:t xml:space="preserve"> </w:t>
      </w:r>
      <w:r w:rsidR="006E5DB6">
        <w:rPr>
          <w:rFonts w:ascii="Arial" w:hAnsi="Arial" w:cs="Arial" w:eastAsiaTheme="minorEastAsia"/>
          <w:lang w:val="en-US"/>
        </w:rPr>
        <w:t xml:space="preserve">is updated via the </w:t>
      </w:r>
      <w:r w:rsidR="006E5DB6">
        <w:rPr>
          <w:rFonts w:ascii="Arial" w:hAnsi="Arial" w:cs="Arial"/>
          <w:lang w:val="en-US"/>
        </w:rPr>
        <w:t xml:space="preserve">RPE </w:t>
      </w: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r w:rsidRPr="00B563DB" w:rsidR="006E5DB6">
        <w:rPr>
          <w:rFonts w:ascii="Arial" w:hAnsi="Arial" w:cs="Arial" w:eastAsiaTheme="minorEastAsia"/>
          <w:lang w:val="en-GB"/>
        </w:rPr>
        <w:t xml:space="preserve"> (eq. 1)</w:t>
      </w:r>
      <w:r w:rsidR="006E5DB6">
        <w:rPr>
          <w:rFonts w:ascii="Arial" w:hAnsi="Arial" w:cs="Arial"/>
          <w:lang w:val="en-US"/>
        </w:rPr>
        <w:t xml:space="preserve">, which is defined as the difference between received reward </w:t>
      </w:r>
      <m:oMath>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oMath>
      <w:r w:rsidR="006E5DB6">
        <w:rPr>
          <w:rFonts w:ascii="Arial" w:hAnsi="Arial" w:cs="Arial"/>
          <w:lang w:val="en-US"/>
        </w:rPr>
        <w:t xml:space="preserve"> and previously expected reward value for the chosen stimulus </w:t>
      </w: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r w:rsidRPr="00B563DB" w:rsidR="006E5DB6">
        <w:rPr>
          <w:rFonts w:ascii="Arial" w:hAnsi="Arial" w:cs="Arial" w:eastAsiaTheme="minorEastAsia"/>
          <w:lang w:val="en-GB"/>
        </w:rPr>
        <w:t>(eq.</w:t>
      </w:r>
      <w:r w:rsidR="006E5DB6">
        <w:rPr>
          <w:rFonts w:ascii="Arial" w:hAnsi="Arial" w:cs="Arial" w:eastAsiaTheme="minorEastAsia"/>
          <w:lang w:val="en-GB"/>
        </w:rPr>
        <w:t xml:space="preserve"> 2</w:t>
      </w:r>
      <w:r w:rsidRPr="00B563DB" w:rsidR="006E5DB6">
        <w:rPr>
          <w:rFonts w:ascii="Arial" w:hAnsi="Arial" w:cs="Arial" w:eastAsiaTheme="minorEastAsia"/>
          <w:lang w:val="en-GB"/>
        </w:rPr>
        <w:t>)</w:t>
      </w:r>
      <w:r w:rsidRPr="001D453D" w:rsidR="006E5DB6">
        <w:rPr>
          <w:rFonts w:ascii="Arial" w:hAnsi="Arial" w:cs="Arial" w:eastAsiaTheme="minorEastAsia"/>
          <w:lang w:val="en-US"/>
        </w:rPr>
        <w:t>:</w:t>
      </w:r>
      <w:r w:rsidR="006E5DB6">
        <w:rPr>
          <w:rFonts w:ascii="Arial" w:hAnsi="Arial" w:cs="Arial" w:eastAsiaTheme="minorEastAsia"/>
          <w:lang w:val="en-US"/>
        </w:rPr>
        <w:t xml:space="preserve"> </w:t>
      </w:r>
    </w:p>
    <w:p w:rsidRPr="006E5DB6" w:rsidR="006E5DB6" w:rsidP="006E5DB6" w:rsidRDefault="002E28D9" w14:paraId="21DC2045" w14:textId="77777777">
      <w:pPr>
        <w:pStyle w:val="Listenabsatz"/>
        <w:numPr>
          <w:ilvl w:val="0"/>
          <w:numId w:val="4"/>
        </w:numPr>
        <w:spacing w:line="480" w:lineRule="auto"/>
        <w:rPr>
          <w:rFonts w:ascii="Arial" w:hAnsi="Arial" w:cs="Arial" w:eastAsiaTheme="minorEastAsia"/>
          <w:lang w:val="en-US"/>
        </w:rPr>
      </w:pP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sSub>
          <m:sSubPr>
            <m:ctrlPr>
              <w:rPr>
                <w:rFonts w:ascii="Cambria Math" w:hAnsi="Cambria Math" w:cs="Arial"/>
                <w:i/>
              </w:rPr>
            </m:ctrlPr>
          </m:sSubPr>
          <m:e>
            <m:r>
              <w:rPr>
                <w:rFonts w:ascii="Cambria Math" w:hAnsi="Cambria Math" w:cs="Arial"/>
                <w:lang w:val="en-US"/>
              </w:rPr>
              <m:t>=</m:t>
            </m:r>
            <m:r>
              <w:rPr>
                <w:rFonts w:ascii="Cambria Math" w:hAnsi="Cambria Math" w:cs="Arial"/>
              </w:rPr>
              <m:t>R</m:t>
            </m:r>
          </m:e>
          <m:sub>
            <m:r>
              <w:rPr>
                <w:rFonts w:ascii="Cambria Math" w:hAnsi="Cambria Math" w:cs="Arial"/>
              </w:rPr>
              <m:t>t</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p>
    <w:p w:rsidRPr="00B563DB" w:rsidR="006E5DB6" w:rsidP="006E5DB6" w:rsidRDefault="002E28D9" w14:paraId="14CEB64F" w14:textId="77777777">
      <w:pPr>
        <w:pStyle w:val="Listenabsatz"/>
        <w:numPr>
          <w:ilvl w:val="0"/>
          <w:numId w:val="4"/>
        </w:numPr>
        <w:spacing w:line="276" w:lineRule="auto"/>
        <w:rPr>
          <w:rFonts w:ascii="Arial" w:hAnsi="Arial" w:cs="Arial"/>
          <w:lang w:val="en-US"/>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r>
              <w:rPr>
                <w:rFonts w:ascii="Cambria Math" w:hAnsi="Cambria Math" w:cs="Arial"/>
                <w:lang w:val="en-US"/>
              </w:rPr>
              <m:t>+1</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r>
          <w:rPr>
            <w:rFonts w:ascii="Cambria Math" w:hAnsi="Cambria Math" w:cs="Arial"/>
            <w:lang w:val="en-US"/>
          </w:rPr>
          <m:t>+</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r>
              <m:rPr>
                <m:lit/>
                <m:sty m:val="p"/>
              </m:rPr>
              <w:rPr>
                <w:rFonts w:ascii="Cambria Math" w:hAnsi="Cambria Math" w:cs="Arial"/>
                <w:lang w:val="en-US"/>
              </w:rPr>
              <m:t>/</m:t>
            </m:r>
            <m:r>
              <m:rPr>
                <m:sty m:val="p"/>
              </m:rPr>
              <w:rPr>
                <w:rFonts w:ascii="Cambria Math" w:hAnsi="Cambria Math" w:cs="Arial"/>
                <w:lang w:val="en-US"/>
              </w:rPr>
              <m:t>loss</m:t>
            </m:r>
          </m:sub>
        </m:sSub>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p>
    <w:p w:rsidRPr="006E5DB6" w:rsidR="006E5DB6" w:rsidP="006E5DB6" w:rsidRDefault="002E28D9" w14:paraId="5934B3DD" w14:textId="77777777">
      <w:pPr>
        <w:pStyle w:val="Listenabsatz"/>
        <w:numPr>
          <w:ilvl w:val="0"/>
          <w:numId w:val="4"/>
        </w:numPr>
        <w:spacing w:line="480" w:lineRule="auto"/>
        <w:rPr>
          <w:rFonts w:ascii="Arial" w:hAnsi="Arial" w:cs="Arial" w:eastAsiaTheme="minorEastAsia"/>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ua,t+1</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r>
          <w:rPr>
            <w:rFonts w:ascii="Cambria Math" w:hAnsi="Cambria Math" w:cs="Arial"/>
          </w:rPr>
          <m:t>+</m:t>
        </m:r>
        <m:r>
          <m:rPr>
            <m:sty m:val="p"/>
          </m:rPr>
          <w:rPr>
            <w:rFonts w:ascii="Cambria Math" w:hAnsi="Cambria Math" w:cs="Arial"/>
          </w:rPr>
          <m:t>κ*</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r>
          <m:rPr>
            <m:sty m:val="p"/>
          </m:rPr>
          <w:rPr>
            <w:rFonts w:ascii="Cambria Math" w:hAnsi="Cambria Math" w:cs="Arial"/>
          </w:rPr>
          <m:t>*</m:t>
        </m:r>
        <m:sSub>
          <m:sSubPr>
            <m:ctrlPr>
              <w:rPr>
                <w:rFonts w:ascii="Cambria Math" w:hAnsi="Cambria Math" w:cs="Arial"/>
                <w:i/>
              </w:rPr>
            </m:ctrlPr>
          </m:sSubPr>
          <m:e>
            <m:r>
              <m:rPr>
                <m:sty m:val="p"/>
              </m:rP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sub>
        </m:sSub>
      </m:oMath>
    </w:p>
    <w:p w:rsidR="00274C79" w:rsidP="728432B7" w:rsidRDefault="00705912" w14:paraId="146CDF79" w14:textId="3189C826">
      <w:pPr>
        <w:spacing w:line="480" w:lineRule="auto"/>
        <w:jc w:val="both"/>
        <w:rPr>
          <w:rFonts w:ascii="Arial" w:hAnsi="Arial" w:cs="Arial" w:eastAsiaTheme="minorEastAsia"/>
          <w:lang w:val="en-US"/>
        </w:rPr>
      </w:pPr>
      <w:r w:rsidRPr="00227478">
        <w:rPr>
          <w:rFonts w:ascii="Arial" w:hAnsi="Arial" w:cs="Arial"/>
          <w:lang w:val="en-GB"/>
        </w:rPr>
        <w:t>In RW</w:t>
      </w:r>
      <w:r>
        <w:rPr>
          <w:rFonts w:ascii="Arial" w:hAnsi="Arial" w:cs="Arial"/>
          <w:lang w:val="en-GB"/>
        </w:rPr>
        <w:t xml:space="preserve"> models, we accounted </w:t>
      </w:r>
      <w:r>
        <w:rPr>
          <w:rFonts w:ascii="Arial" w:hAnsi="Arial" w:cs="Arial"/>
          <w:lang w:val="en-US"/>
        </w:rPr>
        <w:t xml:space="preserve">for learning about the </w:t>
      </w:r>
      <w:proofErr w:type="spellStart"/>
      <w:r>
        <w:rPr>
          <w:rFonts w:ascii="Arial" w:hAnsi="Arial" w:cs="Arial"/>
          <w:lang w:val="en-US"/>
        </w:rPr>
        <w:t>unchosen</w:t>
      </w:r>
      <w:proofErr w:type="spellEnd"/>
      <w:r>
        <w:rPr>
          <w:rFonts w:ascii="Arial" w:hAnsi="Arial" w:cs="Arial"/>
          <w:lang w:val="en-US"/>
        </w:rPr>
        <w:t xml:space="preserve"> option as indicated by the implicit anti-correlated task structure in different sub-models (eq. 3,</w:t>
      </w:r>
      <m:oMath>
        <m:r>
          <m:rPr>
            <m:sty m:val="p"/>
          </m:rPr>
          <w:rPr>
            <w:rFonts w:ascii="Cambria Math" w:hAnsi="Cambria Math" w:cs="Arial"/>
            <w:lang w:val="en-GB"/>
          </w:rPr>
          <m:t xml:space="preserve"> </m:t>
        </m:r>
        <m:r>
          <m:rPr>
            <m:sty m:val="p"/>
          </m:rPr>
          <w:rPr>
            <w:rFonts w:ascii="Cambria Math" w:hAnsi="Cambria Math" w:cs="Arial"/>
          </w:rPr>
          <m:t>κ</m:t>
        </m:r>
        <m:r>
          <m:rPr>
            <m:sty m:val="p"/>
          </m:rPr>
          <w:rPr>
            <w:rFonts w:ascii="Cambria Math" w:hAnsi="Cambria Math" w:cs="Arial"/>
            <w:lang w:val="en-GB"/>
          </w:rPr>
          <m:t xml:space="preserve">=0 </m:t>
        </m:r>
      </m:oMath>
      <w:r w:rsidRPr="728432B7">
        <w:rPr>
          <w:rFonts w:ascii="Arial" w:hAnsi="Arial" w:cs="Arial" w:eastAsiaTheme="minorEastAsia"/>
          <w:lang w:val="en-GB"/>
        </w:rPr>
        <w:t xml:space="preserve">for single update (SU), </w:t>
      </w:r>
      <m:oMath>
        <m:r>
          <m:rPr>
            <m:sty m:val="p"/>
          </m:rPr>
          <w:rPr>
            <w:rFonts w:ascii="Cambria Math" w:hAnsi="Cambria Math" w:cs="Arial"/>
          </w:rPr>
          <m:t>κ</m:t>
        </m:r>
        <m:r>
          <m:rPr>
            <m:sty m:val="p"/>
          </m:rPr>
          <w:rPr>
            <w:rFonts w:ascii="Cambria Math" w:hAnsi="Cambria Math" w:cs="Arial"/>
            <w:lang w:val="en-GB"/>
          </w:rPr>
          <m:t>=1</m:t>
        </m:r>
      </m:oMath>
      <w:r>
        <w:rPr>
          <w:rFonts w:ascii="Arial" w:hAnsi="Arial" w:cs="Arial"/>
          <w:lang w:val="en-US"/>
        </w:rPr>
        <w:t xml:space="preserve"> for full double update (DU) and freely fitted </w:t>
      </w:r>
      <m:oMath>
        <m:r>
          <m:rPr>
            <m:sty m:val="p"/>
          </m:rPr>
          <w:rPr>
            <w:rFonts w:ascii="Cambria Math" w:hAnsi="Cambria Math" w:cs="Arial"/>
          </w:rPr>
          <m:t>κ</m:t>
        </m:r>
        <m:r>
          <m:rPr>
            <m:sty m:val="p"/>
          </m:rPr>
          <w:rPr>
            <w:rFonts w:ascii="Cambria Math" w:hAnsi="Cambria Math" w:cs="Arial"/>
            <w:lang w:val="en-GB"/>
          </w:rPr>
          <m:t xml:space="preserve"> </m:t>
        </m:r>
      </m:oMath>
      <w:r w:rsidRPr="728432B7">
        <w:rPr>
          <w:rFonts w:ascii="Arial" w:hAnsi="Arial" w:cs="Arial" w:eastAsiaTheme="minorEastAsia"/>
          <w:lang w:val="en-GB"/>
        </w:rPr>
        <w:t>for individually weighted double update (iDU)</w:t>
      </w:r>
      <w:r>
        <w:rPr>
          <w:rFonts w:ascii="Arial" w:hAnsi="Arial" w:cs="Arial"/>
          <w:lang w:val="en-US"/>
        </w:rPr>
        <w:t xml:space="preserve">). We further varied whether learning rates </w:t>
      </w:r>
      <m:oMath>
        <m:r>
          <m:rPr>
            <m:sty m:val="p"/>
          </m:rPr>
          <w:rPr>
            <w:rFonts w:ascii="Cambria Math" w:hAnsi="Cambria Math" w:cs="Arial"/>
          </w:rPr>
          <m:t>α</m:t>
        </m:r>
      </m:oMath>
      <w:r w:rsidRPr="728432B7">
        <w:rPr>
          <w:rFonts w:ascii="Arial" w:hAnsi="Arial" w:cs="Arial" w:eastAsiaTheme="minorEastAsia"/>
          <w:lang w:val="en-GB"/>
        </w:rPr>
        <w:t xml:space="preserve"> differed for wins and losses.</w:t>
      </w:r>
      <w:r w:rsidDel="006F0F08" w:rsidR="006F0F08">
        <w:rPr>
          <w:rFonts w:ascii="Arial" w:hAnsi="Arial" w:cs="Arial"/>
          <w:lang w:val="en-US"/>
        </w:rPr>
        <w:t xml:space="preserve"> </w:t>
      </w:r>
      <w:r w:rsidR="006F0F08">
        <w:rPr>
          <w:rFonts w:ascii="Arial" w:hAnsi="Arial" w:cs="Arial"/>
          <w:lang w:val="en-US"/>
        </w:rPr>
        <w:t xml:space="preserve">The PH model encompasses eq. 1 and 2 with a dynamic learning rate depending on </w:t>
      </w:r>
      <w:proofErr w:type="gramStart"/>
      <w:r w:rsidR="006F0F08">
        <w:rPr>
          <w:rFonts w:ascii="Arial" w:hAnsi="Arial" w:cs="Arial"/>
          <w:lang w:val="en-US"/>
        </w:rPr>
        <w:t>a decay</w:t>
      </w:r>
      <w:proofErr w:type="gramEnd"/>
      <w:r w:rsidR="006F0F08">
        <w:rPr>
          <w:rFonts w:ascii="Arial" w:hAnsi="Arial" w:cs="Arial"/>
          <w:lang w:val="en-US"/>
        </w:rPr>
        <w:t xml:space="preserve"> over time as and the absolute prediction error (see Supplement or </w:t>
      </w:r>
      <w:proofErr w:type="spellStart"/>
      <w:r w:rsidR="006F0F08">
        <w:rPr>
          <w:rFonts w:ascii="Arial" w:hAnsi="Arial" w:cs="Arial"/>
          <w:lang w:val="en-US"/>
        </w:rPr>
        <w:t>Diederen</w:t>
      </w:r>
      <w:proofErr w:type="spellEnd"/>
      <w:r w:rsidR="006F0F08">
        <w:rPr>
          <w:rFonts w:ascii="Arial" w:hAnsi="Arial" w:cs="Arial"/>
          <w:lang w:val="en-US"/>
        </w:rPr>
        <w:t xml:space="preserve"> et al., 2016). In the no-learning model, a stable bias towards one of the stimuli was implemented (Supplement).</w:t>
      </w:r>
      <w:r w:rsidDel="006F0F08" w:rsidR="006F0F08">
        <w:rPr>
          <w:rFonts w:ascii="Arial" w:hAnsi="Arial" w:cs="Arial"/>
          <w:lang w:val="en-US"/>
        </w:rPr>
        <w:t xml:space="preserve"> </w:t>
      </w:r>
      <w:r w:rsidR="006F0F08">
        <w:rPr>
          <w:rFonts w:ascii="Arial" w:hAnsi="Arial" w:cs="Arial"/>
          <w:lang w:val="en-US"/>
        </w:rPr>
        <w:t>F</w:t>
      </w:r>
      <w:r w:rsidRPr="728432B7" w:rsidR="00274C79">
        <w:rPr>
          <w:rFonts w:ascii="Arial" w:hAnsi="Arial" w:cs="Arial" w:eastAsiaTheme="minorEastAsia"/>
          <w:lang w:val="en-US"/>
        </w:rPr>
        <w:t xml:space="preserve">or all </w:t>
      </w:r>
      <w:r w:rsidRPr="728432B7" w:rsidR="006F0F08">
        <w:rPr>
          <w:rFonts w:ascii="Arial" w:hAnsi="Arial" w:cs="Arial" w:eastAsiaTheme="minorEastAsia"/>
          <w:lang w:val="en-US"/>
        </w:rPr>
        <w:t xml:space="preserve">learning </w:t>
      </w:r>
      <w:r w:rsidRPr="728432B7" w:rsidR="00274C79">
        <w:rPr>
          <w:rFonts w:ascii="Arial" w:hAnsi="Arial" w:cs="Arial" w:eastAsiaTheme="minorEastAsia"/>
          <w:lang w:val="en-US"/>
        </w:rPr>
        <w:t xml:space="preserve">models, </w:t>
      </w:r>
      <w:r w:rsidRPr="728432B7" w:rsidR="006F0F08">
        <w:rPr>
          <w:rFonts w:ascii="Arial" w:hAnsi="Arial" w:cs="Arial" w:eastAsiaTheme="minorEastAsia"/>
          <w:lang w:val="en-US"/>
        </w:rPr>
        <w:t xml:space="preserve">trial-wise </w:t>
      </w:r>
      <w:ins w:author="Schlagenhauf, Florian" w:date="2021-07-20T13:55:00Z" w:id="367">
        <w:r w:rsidR="00BE38B3">
          <w:rPr>
            <w:rFonts w:ascii="Arial" w:hAnsi="Arial" w:cs="Arial" w:eastAsiaTheme="minorEastAsia"/>
            <w:lang w:val="en-US"/>
          </w:rPr>
          <w:t>Q</w:t>
        </w:r>
      </w:ins>
      <w:r w:rsidRPr="728432B7" w:rsidR="006F0F08">
        <w:rPr>
          <w:rFonts w:ascii="Arial" w:hAnsi="Arial" w:cs="Arial" w:eastAsiaTheme="minorEastAsia"/>
          <w:lang w:val="en-US"/>
        </w:rPr>
        <w:t xml:space="preserve">-action values </w:t>
      </w:r>
      <w:r w:rsidRPr="728432B7" w:rsidR="00274C79">
        <w:rPr>
          <w:rFonts w:ascii="Arial" w:hAnsi="Arial" w:cs="Arial" w:eastAsiaTheme="minorEastAsia"/>
          <w:lang w:val="en-US"/>
        </w:rPr>
        <w:t xml:space="preserve">are transformed into choice probabilities by a </w:t>
      </w:r>
      <w:proofErr w:type="spellStart"/>
      <w:r w:rsidRPr="728432B7" w:rsidR="00274C79">
        <w:rPr>
          <w:rFonts w:ascii="Arial" w:hAnsi="Arial" w:cs="Arial" w:eastAsiaTheme="minorEastAsia"/>
          <w:lang w:val="en-US"/>
        </w:rPr>
        <w:t>softmax</w:t>
      </w:r>
      <w:proofErr w:type="spellEnd"/>
      <w:r w:rsidRPr="728432B7" w:rsidR="00274C79">
        <w:rPr>
          <w:rFonts w:ascii="Arial" w:hAnsi="Arial" w:cs="Arial" w:eastAsiaTheme="minorEastAsia"/>
          <w:lang w:val="en-US"/>
        </w:rPr>
        <w:t xml:space="preserve"> response model</w:t>
      </w:r>
      <w:r w:rsidRPr="728432B7" w:rsidR="006F0F08">
        <w:rPr>
          <w:rFonts w:ascii="Arial" w:hAnsi="Arial" w:cs="Arial" w:eastAsiaTheme="minorEastAsia"/>
          <w:lang w:val="en-US"/>
        </w:rPr>
        <w:t xml:space="preserve"> with different inverse decision noise </w:t>
      </w:r>
      <w:commentRangeStart w:id="368"/>
      <w:commentRangeStart w:id="369"/>
      <w:commentRangeStart w:id="370"/>
      <w:r w:rsidRPr="728432B7" w:rsidR="006F0F08">
        <w:rPr>
          <w:rFonts w:ascii="Arial" w:hAnsi="Arial" w:cs="Arial" w:eastAsiaTheme="minorEastAsia"/>
          <w:lang w:val="en-US"/>
        </w:rPr>
        <w:t xml:space="preserve">temperatures </w:t>
      </w:r>
      <m:oMath>
        <m:r>
          <m:rPr>
            <m:sty m:val="p"/>
          </m:rPr>
          <w:rPr>
            <w:rFonts w:ascii="Cambria Math" w:hAnsi="Cambria Math" w:cs="Arial"/>
          </w:rPr>
          <m:t>β</m:t>
        </m:r>
      </m:oMath>
      <w:r w:rsidRPr="728432B7" w:rsidR="006F0F08">
        <w:rPr>
          <w:rFonts w:ascii="Arial" w:hAnsi="Arial" w:cs="Arial" w:eastAsiaTheme="minorEastAsia"/>
          <w:lang w:val="en-US"/>
        </w:rPr>
        <w:t xml:space="preserve"> following wins and losses</w:t>
      </w:r>
      <w:r w:rsidRPr="728432B7" w:rsidR="00274C79">
        <w:rPr>
          <w:rFonts w:ascii="Arial" w:hAnsi="Arial" w:cs="Arial" w:eastAsiaTheme="minorEastAsia"/>
          <w:lang w:val="en-US"/>
        </w:rPr>
        <w:t>:</w:t>
      </w:r>
      <w:commentRangeEnd w:id="368"/>
      <w:r w:rsidR="003331F1">
        <w:rPr>
          <w:rStyle w:val="Kommentarzeichen"/>
        </w:rPr>
        <w:commentReference w:id="368"/>
      </w:r>
      <w:commentRangeEnd w:id="369"/>
      <w:r w:rsidR="00F023B4">
        <w:rPr>
          <w:rStyle w:val="Kommentarzeichen"/>
        </w:rPr>
        <w:commentReference w:id="369"/>
      </w:r>
      <w:commentRangeEnd w:id="370"/>
      <w:r w:rsidR="00007377">
        <w:rPr>
          <w:rStyle w:val="Kommentarzeichen"/>
        </w:rPr>
        <w:commentReference w:id="370"/>
      </w:r>
    </w:p>
    <w:p w:rsidRPr="00227478" w:rsidR="00274C79" w:rsidP="728432B7" w:rsidRDefault="00705912" w14:paraId="558D9CD1" w14:textId="5D229B36">
      <w:pPr>
        <w:pStyle w:val="Listenabsatz"/>
        <w:spacing w:after="200" w:line="276" w:lineRule="auto"/>
        <w:jc w:val="both"/>
        <w:rPr>
          <w:rFonts w:ascii="Arial" w:hAnsi="Arial" w:cs="Arial" w:eastAsiaTheme="minorEastAsia"/>
        </w:rPr>
      </w:pPr>
      <m:oMathPara>
        <m:oMath>
          <m:r>
            <m:rPr>
              <m:sty m:val="p"/>
            </m:rPr>
            <w:rPr>
              <w:rFonts w:ascii="Cambria Math" w:hAnsi="Cambria Math" w:cs="Arial"/>
            </w:rPr>
            <m:t>p</m:t>
          </m:r>
          <m:d>
            <m:dPr>
              <m:ctrlPr>
                <w:rPr>
                  <w:rFonts w:ascii="Cambria Math" w:hAnsi="Cambria Math" w:cs="Arial"/>
                </w:rPr>
              </m:ctrlPr>
            </m:dPr>
            <m:e>
              <m:sSub>
                <m:sSubPr>
                  <m:ctrlPr>
                    <w:rPr>
                      <w:rFonts w:ascii="Cambria Math" w:hAnsi="Cambria Math" w:cs="Arial"/>
                      <w:i/>
                    </w:rPr>
                  </m:ctrlPr>
                </m:sSubPr>
                <m:e>
                  <m:r>
                    <w:rPr>
                      <w:rFonts w:ascii="Cambria Math" w:hAnsi="Cambria Math" w:cs="Arial"/>
                    </w:rPr>
                    <m:t>a</m:t>
                  </m:r>
                  <m:ctrlPr>
                    <w:rPr>
                      <w:rFonts w:ascii="Cambria Math" w:hAnsi="Cambria Math" w:cs="Arial"/>
                    </w:rPr>
                  </m:ctrlPr>
                </m:e>
                <m:sub>
                  <m:r>
                    <w:rPr>
                      <w:rFonts w:ascii="Cambria Math" w:hAnsi="Cambria Math" w:cs="Arial"/>
                    </w:rPr>
                    <m:t>i</m:t>
                  </m:r>
                </m:sub>
              </m:sSub>
              <m:ctrlPr>
                <w:rPr>
                  <w:rFonts w:ascii="Cambria Math" w:hAnsi="Cambria Math" w:cs="Arial"/>
                  <w:i/>
                </w:rPr>
              </m:ctrlPr>
            </m:e>
          </m:d>
          <m:r>
            <w:rPr>
              <w:rFonts w:ascii="Cambria Math" w:hAnsi="Cambria Math" w:cs="Arial"/>
            </w:rPr>
            <m:t>=</m:t>
          </m:r>
          <m:f>
            <m:fPr>
              <m:ctrlPr>
                <w:rPr>
                  <w:rFonts w:ascii="Cambria Math" w:hAnsi="Cambria Math" w:cs="Arial"/>
                </w:rPr>
              </m:ctrlPr>
            </m:fPr>
            <m:num>
              <m:r>
                <w:rPr>
                  <w:rFonts w:ascii="Cambria Math" w:hAnsi="Cambria Math" w:cs="Arial"/>
                </w:rPr>
                <m:t>exp</m:t>
              </m:r>
              <m:d>
                <m:dPr>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sSub>
                    <m:sSubPr>
                      <m:ctrlPr>
                        <w:rPr>
                          <w:rFonts w:ascii="Cambria Math" w:hAnsi="Cambria Math" w:cs="Arial"/>
                          <w:i/>
                        </w:rPr>
                      </m:ctrlPr>
                    </m:sSubPr>
                    <m:e>
                      <m:r>
                        <w:rPr>
                          <w:rFonts w:ascii="Cambria Math" w:hAnsi="Cambria Math" w:cs="Arial"/>
                        </w:rPr>
                        <m:t>Q</m:t>
                      </m:r>
                    </m:e>
                    <m:sub>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sub>
                  </m:sSub>
                  <m:ctrlPr>
                    <w:rPr>
                      <w:rFonts w:ascii="Cambria Math" w:hAnsi="Cambria Math" w:cs="Arial"/>
                      <w:i/>
                    </w:rPr>
                  </m:ctrlPr>
                </m:e>
              </m:d>
            </m:num>
            <m:den>
              <m:nary>
                <m:naryPr>
                  <m:chr m:val="∑"/>
                  <m:ctrlPr>
                    <w:rPr>
                      <w:rFonts w:ascii="Cambria Math" w:hAnsi="Cambria Math" w:cs="Arial"/>
                    </w:rPr>
                  </m:ctrlPr>
                </m:naryPr>
                <m:sub>
                  <m:r>
                    <w:rPr>
                      <w:rFonts w:ascii="Cambria Math" w:hAnsi="Cambria Math" w:cs="Arial"/>
                    </w:rPr>
                    <m:t>j=1</m:t>
                  </m:r>
                  <m:ctrlPr>
                    <w:rPr>
                      <w:rFonts w:ascii="Cambria Math" w:hAnsi="Cambria Math" w:cs="Arial"/>
                      <w:i/>
                    </w:rPr>
                  </m:ctrlPr>
                </m:sub>
                <m:sup>
                  <m:r>
                    <w:rPr>
                      <w:rFonts w:ascii="Cambria Math" w:hAnsi="Cambria Math" w:cs="Arial"/>
                    </w:rPr>
                    <m:t>K</m:t>
                  </m:r>
                  <m:ctrlPr>
                    <w:rPr>
                      <w:rFonts w:ascii="Cambria Math" w:hAnsi="Cambria Math" w:cs="Arial"/>
                      <w:i/>
                    </w:rPr>
                  </m:ctrlPr>
                </m:sup>
                <m:e>
                  <m:r>
                    <w:rPr>
                      <w:rFonts w:ascii="Cambria Math" w:hAnsi="Cambria Math" w:cs="Arial"/>
                    </w:rPr>
                    <m:t>exp</m:t>
                  </m:r>
                  <m:d>
                    <m:dPr>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sSub>
                        <m:sSubPr>
                          <m:ctrlPr>
                            <w:rPr>
                              <w:rFonts w:ascii="Cambria Math" w:hAnsi="Cambria Math" w:cs="Arial"/>
                              <w:i/>
                            </w:rPr>
                          </m:ctrlPr>
                        </m:sSubPr>
                        <m:e>
                          <m:r>
                            <w:rPr>
                              <w:rFonts w:ascii="Cambria Math" w:hAnsi="Cambria Math" w:cs="Arial"/>
                            </w:rPr>
                            <m:t>Q</m:t>
                          </m:r>
                        </m:e>
                        <m:sub>
                          <m:sSub>
                            <m:sSubPr>
                              <m:ctrlPr>
                                <w:rPr>
                                  <w:rFonts w:ascii="Cambria Math" w:hAnsi="Cambria Math" w:cs="Arial"/>
                                  <w:i/>
                                </w:rPr>
                              </m:ctrlPr>
                            </m:sSubPr>
                            <m:e>
                              <m:r>
                                <w:rPr>
                                  <w:rFonts w:ascii="Cambria Math" w:hAnsi="Cambria Math" w:cs="Arial"/>
                                </w:rPr>
                                <m:t>a</m:t>
                              </m:r>
                            </m:e>
                            <m:sub>
                              <m:r>
                                <w:rPr>
                                  <w:rFonts w:ascii="Cambria Math" w:hAnsi="Cambria Math" w:cs="Arial"/>
                                </w:rPr>
                                <m:t>j</m:t>
                              </m:r>
                            </m:sub>
                          </m:sSub>
                        </m:sub>
                      </m:sSub>
                      <m:ctrlPr>
                        <w:rPr>
                          <w:rFonts w:ascii="Cambria Math" w:hAnsi="Cambria Math" w:cs="Arial"/>
                          <w:i/>
                        </w:rPr>
                      </m:ctrlPr>
                    </m:e>
                  </m:d>
                  <m:ctrlPr>
                    <w:rPr>
                      <w:rFonts w:ascii="Cambria Math" w:hAnsi="Cambria Math" w:cs="Arial"/>
                      <w:i/>
                    </w:rPr>
                  </m:ctrlPr>
                </m:e>
              </m:nary>
            </m:den>
          </m:f>
        </m:oMath>
      </m:oMathPara>
    </w:p>
    <w:p w:rsidRPr="00283ACE" w:rsidR="00390FD7" w:rsidP="00274C79" w:rsidRDefault="00390FD7" w14:paraId="4BD44038" w14:textId="77777777">
      <w:pPr>
        <w:spacing w:after="200" w:line="276" w:lineRule="auto"/>
        <w:jc w:val="both"/>
        <w:rPr>
          <w:rFonts w:ascii="Arial" w:hAnsi="Arial" w:cs="Arial"/>
        </w:rPr>
      </w:pPr>
    </w:p>
    <w:p w:rsidR="00EF7224" w:rsidRDefault="00390FD7" w14:paraId="3397C4C5" w14:textId="631BD431">
      <w:pPr>
        <w:spacing w:line="480" w:lineRule="auto"/>
        <w:jc w:val="both"/>
        <w:rPr>
          <w:rFonts w:ascii="Arial" w:hAnsi="Arial" w:cs="Arial" w:eastAsiaTheme="minorEastAsia"/>
          <w:lang w:val="en-US"/>
        </w:rPr>
      </w:pPr>
      <w:r>
        <w:rPr>
          <w:rFonts w:ascii="Arial" w:hAnsi="Arial" w:cs="Arial" w:eastAsiaTheme="minorEastAsia"/>
          <w:lang w:val="en-US"/>
        </w:rPr>
        <w:t xml:space="preserve">The free </w:t>
      </w:r>
      <w:proofErr w:type="spellStart"/>
      <w:r>
        <w:rPr>
          <w:rFonts w:ascii="Arial" w:hAnsi="Arial" w:cs="Arial" w:eastAsiaTheme="minorEastAsia"/>
          <w:lang w:val="en-US"/>
        </w:rPr>
        <w:t>softmax</w:t>
      </w:r>
      <w:proofErr w:type="spellEnd"/>
      <w:r>
        <w:rPr>
          <w:rFonts w:ascii="Arial" w:hAnsi="Arial" w:cs="Arial" w:eastAsiaTheme="minorEastAsia"/>
          <w:lang w:val="en-US"/>
        </w:rPr>
        <w:t xml:space="preserve"> temperature parameter </w:t>
      </w:r>
      <m:oMath>
        <m:r>
          <m:rPr>
            <m:sty m:val="p"/>
          </m:rPr>
          <w:rPr>
            <w:rFonts w:ascii="Cambria Math" w:hAnsi="Cambria Math" w:cs="Arial" w:eastAsiaTheme="minorEastAsia"/>
            <w:lang w:val="en-US"/>
          </w:rPr>
          <m:t>β</m:t>
        </m:r>
      </m:oMath>
      <w:r>
        <w:rPr>
          <w:rFonts w:ascii="Arial" w:hAnsi="Arial" w:cs="Arial" w:eastAsiaTheme="minorEastAsia"/>
          <w:lang w:val="en-US"/>
        </w:rPr>
        <w:t xml:space="preserve"> reflects choice stochasticity with higher values equating more deterministic and lower values equating more stochastic choices. </w:t>
      </w:r>
      <w:r w:rsidR="00C4556D">
        <w:rPr>
          <w:rFonts w:ascii="Arial" w:hAnsi="Arial" w:cs="Arial" w:eastAsiaTheme="minorEastAsia"/>
          <w:lang w:val="en-US"/>
        </w:rPr>
        <w:t>Taken together, t</w:t>
      </w:r>
      <w:r w:rsidR="006F0F08">
        <w:rPr>
          <w:rFonts w:ascii="Arial" w:hAnsi="Arial" w:cs="Arial" w:eastAsiaTheme="minorEastAsia"/>
          <w:lang w:val="en-US"/>
        </w:rPr>
        <w:t>h</w:t>
      </w:r>
      <w:r w:rsidR="00C4556D">
        <w:rPr>
          <w:rFonts w:ascii="Arial" w:hAnsi="Arial" w:cs="Arial" w:eastAsiaTheme="minorEastAsia"/>
          <w:lang w:val="en-US"/>
        </w:rPr>
        <w:t>e ‘step 1</w:t>
      </w:r>
      <w:r w:rsidR="00EF7224">
        <w:rPr>
          <w:rFonts w:ascii="Arial" w:hAnsi="Arial" w:cs="Arial" w:eastAsiaTheme="minorEastAsia"/>
          <w:lang w:val="en-US"/>
        </w:rPr>
        <w:t xml:space="preserve"> </w:t>
      </w:r>
      <w:r w:rsidR="00C4556D">
        <w:rPr>
          <w:rFonts w:ascii="Arial" w:hAnsi="Arial" w:cs="Arial" w:eastAsiaTheme="minorEastAsia"/>
          <w:lang w:val="en-US"/>
        </w:rPr>
        <w:t>model space’ consisted of 8 models for learning under the control condition:</w:t>
      </w:r>
      <w:r w:rsidR="006F0F08">
        <w:rPr>
          <w:rFonts w:ascii="Arial" w:hAnsi="Arial" w:cs="Arial" w:eastAsiaTheme="minorEastAsia"/>
          <w:lang w:val="en-US"/>
        </w:rPr>
        <w:t xml:space="preserve"> RW-SU-1al, RW-SU-2al, RW-DU-1al, RW-DU-2al, RW-iDU-1al, RW-iDU-1al, PH</w:t>
      </w:r>
      <w:r w:rsidR="00EF7224">
        <w:rPr>
          <w:rFonts w:ascii="Arial" w:hAnsi="Arial" w:cs="Arial" w:eastAsiaTheme="minorEastAsia"/>
          <w:lang w:val="en-US"/>
        </w:rPr>
        <w:t xml:space="preserve"> and </w:t>
      </w:r>
      <w:proofErr w:type="gramStart"/>
      <w:r w:rsidR="00EF7224">
        <w:rPr>
          <w:rFonts w:ascii="Arial" w:hAnsi="Arial" w:cs="Arial" w:eastAsiaTheme="minorEastAsia"/>
          <w:lang w:val="en-US"/>
        </w:rPr>
        <w:t>no-learning</w:t>
      </w:r>
      <w:proofErr w:type="gramEnd"/>
      <w:r w:rsidR="00EF7224">
        <w:rPr>
          <w:rFonts w:ascii="Arial" w:hAnsi="Arial" w:cs="Arial" w:eastAsiaTheme="minorEastAsia"/>
          <w:lang w:val="en-US"/>
        </w:rPr>
        <w:t>. We applied Bayesian model comparison (</w:t>
      </w:r>
      <w:proofErr w:type="spellStart"/>
      <w:r w:rsidR="00814C00">
        <w:rPr>
          <w:rFonts w:ascii="Arial" w:hAnsi="Arial" w:cs="Arial" w:eastAsiaTheme="minorEastAsia"/>
          <w:lang w:val="en-US"/>
        </w:rPr>
        <w:t>Piray</w:t>
      </w:r>
      <w:proofErr w:type="spellEnd"/>
      <w:r w:rsidR="00814C00">
        <w:rPr>
          <w:rFonts w:ascii="Arial" w:hAnsi="Arial" w:cs="Arial" w:eastAsiaTheme="minorEastAsia"/>
          <w:lang w:val="en-US"/>
        </w:rPr>
        <w:t xml:space="preserve"> et al., 2020</w:t>
      </w:r>
      <w:r w:rsidR="000E5B93">
        <w:rPr>
          <w:rFonts w:ascii="Arial" w:hAnsi="Arial" w:cs="Arial" w:eastAsiaTheme="minorEastAsia"/>
          <w:lang w:val="en-US"/>
        </w:rPr>
        <w:t>) to</w:t>
      </w:r>
      <w:r w:rsidR="00EF7224">
        <w:rPr>
          <w:rFonts w:ascii="Arial" w:hAnsi="Arial" w:cs="Arial" w:eastAsiaTheme="minorEastAsia"/>
          <w:lang w:val="en-US"/>
        </w:rPr>
        <w:t xml:space="preserve"> find out which of these models explained the data best (see protected </w:t>
      </w:r>
      <w:proofErr w:type="spellStart"/>
      <w:r w:rsidR="00EF7224">
        <w:rPr>
          <w:rFonts w:ascii="Arial" w:hAnsi="Arial" w:cs="Arial" w:eastAsiaTheme="minorEastAsia"/>
          <w:lang w:val="en-US"/>
        </w:rPr>
        <w:t>exceedance</w:t>
      </w:r>
      <w:proofErr w:type="spellEnd"/>
      <w:r w:rsidR="00EF7224">
        <w:rPr>
          <w:rFonts w:ascii="Arial" w:hAnsi="Arial" w:cs="Arial" w:eastAsiaTheme="minorEastAsia"/>
          <w:lang w:val="en-US"/>
        </w:rPr>
        <w:t xml:space="preserve"> probabilities (PXP) in Figure X).  </w:t>
      </w:r>
    </w:p>
    <w:p w:rsidRPr="004E1392" w:rsidR="00390FD7" w:rsidRDefault="00EF7224" w14:paraId="228F8E7A" w14:textId="16FAD452">
      <w:pPr>
        <w:spacing w:line="480" w:lineRule="auto"/>
        <w:jc w:val="both"/>
        <w:rPr>
          <w:rFonts w:ascii="Arial" w:hAnsi="Arial" w:cs="Arial" w:eastAsiaTheme="minorEastAsia"/>
          <w:lang w:val="en-US"/>
        </w:rPr>
      </w:pPr>
      <w:r>
        <w:rPr>
          <w:rFonts w:ascii="Arial" w:hAnsi="Arial" w:cs="Arial"/>
          <w:lang w:val="en-US"/>
        </w:rPr>
        <w:t>T</w:t>
      </w:r>
      <w:r w:rsidR="001F0BC0">
        <w:rPr>
          <w:rFonts w:ascii="Arial" w:hAnsi="Arial" w:cs="Arial"/>
          <w:lang w:val="en-US"/>
        </w:rPr>
        <w:t>o</w:t>
      </w:r>
      <w:r w:rsidR="00C4556D">
        <w:rPr>
          <w:rFonts w:ascii="Arial" w:hAnsi="Arial" w:cs="Arial"/>
          <w:lang w:val="en-US"/>
        </w:rPr>
        <w:t xml:space="preserve"> </w:t>
      </w:r>
      <w:r w:rsidR="004E1392">
        <w:rPr>
          <w:rFonts w:ascii="Arial" w:hAnsi="Arial" w:cs="Arial"/>
          <w:lang w:val="en-US"/>
        </w:rPr>
        <w:t>model learning under the stress condition</w:t>
      </w:r>
      <w:r>
        <w:rPr>
          <w:rFonts w:ascii="Arial" w:hAnsi="Arial" w:cs="Arial"/>
          <w:lang w:val="en-US"/>
        </w:rPr>
        <w:t>,</w:t>
      </w:r>
      <w:r w:rsidR="004E1392">
        <w:rPr>
          <w:rFonts w:ascii="Arial" w:hAnsi="Arial" w:cs="Arial"/>
          <w:lang w:val="en-US"/>
        </w:rPr>
        <w:t xml:space="preserve"> </w:t>
      </w:r>
      <w:r w:rsidR="001F0BC0">
        <w:rPr>
          <w:rFonts w:ascii="Arial" w:hAnsi="Arial" w:cs="Arial"/>
          <w:lang w:val="en-US"/>
        </w:rPr>
        <w:t>we</w:t>
      </w:r>
      <w:r w:rsidR="00390FD7">
        <w:rPr>
          <w:rFonts w:ascii="Arial" w:hAnsi="Arial" w:cs="Arial"/>
          <w:lang w:val="en-US"/>
        </w:rPr>
        <w:t xml:space="preserve"> </w:t>
      </w:r>
      <w:r w:rsidR="001F0BC0">
        <w:rPr>
          <w:rFonts w:ascii="Arial" w:hAnsi="Arial" w:cs="Arial"/>
          <w:lang w:val="en-US"/>
        </w:rPr>
        <w:t>added stress</w:t>
      </w:r>
      <w:r>
        <w:rPr>
          <w:rFonts w:ascii="Arial" w:hAnsi="Arial" w:cs="Arial"/>
          <w:lang w:val="en-US"/>
        </w:rPr>
        <w:t xml:space="preserve"> weights to the free parameters</w:t>
      </w:r>
      <w:r w:rsidR="00390FD7">
        <w:rPr>
          <w:rFonts w:ascii="Arial" w:hAnsi="Arial" w:cs="Arial"/>
          <w:lang w:val="en-US"/>
        </w:rPr>
        <w:t xml:space="preserve"> </w:t>
      </w:r>
      <w:r>
        <w:rPr>
          <w:rFonts w:ascii="Arial" w:hAnsi="Arial" w:cs="Arial"/>
          <w:lang w:val="en-US"/>
        </w:rPr>
        <w:t xml:space="preserve">of </w:t>
      </w:r>
      <w:r w:rsidR="00390FD7">
        <w:rPr>
          <w:rFonts w:ascii="Arial" w:hAnsi="Arial" w:cs="Arial"/>
          <w:lang w:val="en-US"/>
        </w:rPr>
        <w:t>the</w:t>
      </w:r>
      <w:r w:rsidR="004E1392">
        <w:rPr>
          <w:rFonts w:ascii="Arial" w:hAnsi="Arial" w:cs="Arial"/>
          <w:lang w:val="en-US"/>
        </w:rPr>
        <w:t xml:space="preserve"> </w:t>
      </w:r>
      <w:r>
        <w:rPr>
          <w:rFonts w:ascii="Arial" w:hAnsi="Arial" w:cs="Arial"/>
          <w:lang w:val="en-US"/>
        </w:rPr>
        <w:t>best-fitting</w:t>
      </w:r>
      <w:r w:rsidR="004E1392">
        <w:rPr>
          <w:rFonts w:ascii="Arial" w:hAnsi="Arial" w:cs="Arial"/>
          <w:lang w:val="en-US"/>
        </w:rPr>
        <w:t xml:space="preserve"> model from the first step</w:t>
      </w:r>
      <w:r>
        <w:rPr>
          <w:rFonts w:ascii="Arial" w:hAnsi="Arial" w:cs="Arial"/>
          <w:lang w:val="en-US"/>
        </w:rPr>
        <w:t xml:space="preserve"> (</w:t>
      </w:r>
      <w:r w:rsidR="000E5B93">
        <w:rPr>
          <w:rFonts w:ascii="Arial" w:hAnsi="Arial" w:cs="Arial"/>
          <w:lang w:val="en-US"/>
        </w:rPr>
        <w:t>RW-</w:t>
      </w:r>
      <w:r>
        <w:rPr>
          <w:rFonts w:ascii="Arial" w:hAnsi="Arial" w:cs="Arial"/>
          <w:lang w:val="en-US"/>
        </w:rPr>
        <w:t>DU-2al)</w:t>
      </w:r>
      <w:r w:rsidR="001F0BC0">
        <w:rPr>
          <w:rFonts w:ascii="Arial" w:hAnsi="Arial" w:cs="Arial"/>
          <w:lang w:val="en-US"/>
        </w:rPr>
        <w:t>.</w:t>
      </w:r>
      <w:r w:rsidR="004E1392">
        <w:rPr>
          <w:rFonts w:ascii="Arial" w:hAnsi="Arial" w:cs="Arial"/>
          <w:lang w:val="en-US"/>
        </w:rPr>
        <w:t xml:space="preserve"> </w:t>
      </w:r>
      <w:r>
        <w:rPr>
          <w:rFonts w:ascii="Arial" w:hAnsi="Arial" w:cs="Arial"/>
          <w:lang w:val="en-US"/>
        </w:rPr>
        <w:t>The ‘</w:t>
      </w:r>
      <w:r w:rsidR="00C4556D">
        <w:rPr>
          <w:rFonts w:ascii="Arial" w:hAnsi="Arial" w:cs="Arial"/>
          <w:lang w:val="en-US"/>
        </w:rPr>
        <w:t>step 2</w:t>
      </w:r>
      <w:r>
        <w:rPr>
          <w:rFonts w:ascii="Arial" w:hAnsi="Arial" w:cs="Arial"/>
          <w:lang w:val="en-US"/>
        </w:rPr>
        <w:t xml:space="preserve"> </w:t>
      </w:r>
      <w:r w:rsidR="004E1392">
        <w:rPr>
          <w:rFonts w:ascii="Arial" w:hAnsi="Arial" w:cs="Arial"/>
          <w:lang w:val="en-US"/>
        </w:rPr>
        <w:t xml:space="preserve">model </w:t>
      </w:r>
      <w:r>
        <w:rPr>
          <w:rFonts w:ascii="Arial" w:hAnsi="Arial" w:cs="Arial"/>
          <w:lang w:val="en-US"/>
        </w:rPr>
        <w:t xml:space="preserve">space’ </w:t>
      </w:r>
      <w:r w:rsidR="004E1392">
        <w:rPr>
          <w:rFonts w:ascii="Arial" w:hAnsi="Arial" w:cs="Arial"/>
          <w:lang w:val="en-US"/>
        </w:rPr>
        <w:t xml:space="preserve">included </w:t>
      </w:r>
      <w:r w:rsidR="00C4556D">
        <w:rPr>
          <w:rFonts w:ascii="Arial" w:hAnsi="Arial" w:cs="Arial"/>
          <w:lang w:val="en-US"/>
        </w:rPr>
        <w:t xml:space="preserve">the DU-2al </w:t>
      </w:r>
      <w:r w:rsidR="004E1392">
        <w:rPr>
          <w:rFonts w:ascii="Arial" w:hAnsi="Arial" w:cs="Arial"/>
          <w:lang w:val="en-US"/>
        </w:rPr>
        <w:t xml:space="preserve">model </w:t>
      </w:r>
      <w:r w:rsidR="001F0BC0">
        <w:rPr>
          <w:rFonts w:ascii="Arial" w:hAnsi="Arial" w:cs="Arial"/>
          <w:lang w:val="en-US"/>
        </w:rPr>
        <w:t xml:space="preserve">without </w:t>
      </w:r>
      <w:r w:rsidR="00C4556D">
        <w:rPr>
          <w:rFonts w:ascii="Arial" w:hAnsi="Arial" w:cs="Arial"/>
          <w:lang w:val="en-US"/>
        </w:rPr>
        <w:t>stress effects</w:t>
      </w:r>
      <w:r w:rsidR="00337630">
        <w:rPr>
          <w:rFonts w:ascii="Arial" w:hAnsi="Arial" w:cs="Arial"/>
          <w:lang w:val="en-US"/>
        </w:rPr>
        <w:t xml:space="preserve"> (RW-DU-2al-NoStress)</w:t>
      </w:r>
      <w:r w:rsidR="001F0BC0">
        <w:rPr>
          <w:rFonts w:ascii="Arial" w:hAnsi="Arial" w:cs="Arial"/>
          <w:lang w:val="en-US"/>
        </w:rPr>
        <w:t xml:space="preserve">, </w:t>
      </w:r>
      <w:r w:rsidR="00C4556D">
        <w:rPr>
          <w:rFonts w:ascii="Arial" w:hAnsi="Arial" w:cs="Arial"/>
          <w:lang w:val="en-US"/>
        </w:rPr>
        <w:t>one</w:t>
      </w:r>
      <w:r w:rsidR="004E1392">
        <w:rPr>
          <w:rFonts w:ascii="Arial" w:hAnsi="Arial" w:cs="Arial"/>
          <w:lang w:val="en-US"/>
        </w:rPr>
        <w:t xml:space="preserve"> </w:t>
      </w:r>
      <w:r w:rsidR="001F0BC0">
        <w:rPr>
          <w:rFonts w:ascii="Arial" w:hAnsi="Arial" w:cs="Arial"/>
          <w:lang w:val="en-US"/>
        </w:rPr>
        <w:t>with</w:t>
      </w:r>
      <w:r w:rsidR="00390FD7">
        <w:rPr>
          <w:rFonts w:ascii="Arial" w:hAnsi="Arial" w:cs="Arial"/>
          <w:lang w:val="en-US"/>
        </w:rPr>
        <w:t xml:space="preserve"> stress</w:t>
      </w:r>
      <w:r w:rsidR="001F0BC0">
        <w:rPr>
          <w:rFonts w:ascii="Arial" w:hAnsi="Arial" w:cs="Arial"/>
          <w:lang w:val="en-US"/>
        </w:rPr>
        <w:t xml:space="preserve"> </w:t>
      </w:r>
      <w:r w:rsidR="00C4556D">
        <w:rPr>
          <w:rFonts w:ascii="Arial" w:hAnsi="Arial" w:cs="Arial"/>
          <w:lang w:val="en-US"/>
        </w:rPr>
        <w:t>weights</w:t>
      </w:r>
      <w:r w:rsidR="001F0BC0">
        <w:rPr>
          <w:rFonts w:ascii="Arial" w:hAnsi="Arial" w:cs="Arial"/>
          <w:lang w:val="en-US"/>
        </w:rPr>
        <w:t xml:space="preserve"> affecting </w:t>
      </w:r>
      <w:r w:rsidR="00C4556D">
        <w:rPr>
          <w:rFonts w:ascii="Arial" w:hAnsi="Arial" w:cs="Arial"/>
          <w:lang w:val="en-US"/>
        </w:rPr>
        <w:t xml:space="preserve">only </w:t>
      </w:r>
      <w:r w:rsidR="001F0BC0">
        <w:rPr>
          <w:rFonts w:ascii="Arial" w:hAnsi="Arial" w:cs="Arial"/>
          <w:lang w:val="en-US"/>
        </w:rPr>
        <w:t xml:space="preserve">the learning parameters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sub>
        </m:sSub>
      </m:oMath>
      <w:r w:rsidRPr="004E1392" w:rsidR="004E1392">
        <w:rPr>
          <w:rFonts w:ascii="Arial" w:hAnsi="Arial" w:cs="Arial" w:eastAsiaTheme="minorEastAsia"/>
          <w:lang w:val="en-US"/>
        </w:rPr>
        <w:t xml:space="preserve"> </w:t>
      </w:r>
      <w:r w:rsidR="004E1392">
        <w:rPr>
          <w:rFonts w:ascii="Arial" w:hAnsi="Arial" w:cs="Arial" w:eastAsiaTheme="minorEastAsia"/>
          <w:lang w:val="en-US"/>
        </w:rPr>
        <w:t xml:space="preserve">and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loss</m:t>
            </m:r>
          </m:sub>
        </m:sSub>
      </m:oMath>
      <w:r w:rsidRPr="00337630" w:rsidR="00337630">
        <w:rPr>
          <w:rFonts w:ascii="Arial" w:hAnsi="Arial" w:cs="Arial" w:eastAsiaTheme="minorEastAsia"/>
          <w:lang w:val="en-US"/>
        </w:rPr>
        <w:t xml:space="preserve"> </w:t>
      </w:r>
      <w:r w:rsidR="00337630">
        <w:rPr>
          <w:rFonts w:ascii="Arial" w:hAnsi="Arial" w:cs="Arial" w:eastAsiaTheme="minorEastAsia"/>
          <w:lang w:val="en-US"/>
        </w:rPr>
        <w:t>(</w:t>
      </w:r>
      <w:r w:rsidR="00337630">
        <w:rPr>
          <w:rFonts w:ascii="Arial" w:hAnsi="Arial" w:cs="Arial"/>
          <w:lang w:val="en-US"/>
        </w:rPr>
        <w:t>RW-DU-2al-</w:t>
      </w:r>
      <w:r w:rsidR="00337630">
        <w:rPr>
          <w:rFonts w:ascii="Arial" w:hAnsi="Arial" w:cs="Arial"/>
          <w:lang w:val="en-US"/>
        </w:rPr>
        <w:lastRenderedPageBreak/>
        <w:t>Stress</w:t>
      </w:r>
      <w:ins w:author="Schlagenhauf, Florian" w:date="2021-07-20T13:58:00Z" w:id="371">
        <w:r w:rsidR="00607768">
          <w:rPr>
            <w:rFonts w:ascii="Arial" w:hAnsi="Arial" w:cs="Arial"/>
            <w:lang w:val="en-US"/>
          </w:rPr>
          <w:t>Le</w:t>
        </w:r>
      </w:ins>
      <w:r w:rsidR="0039259E">
        <w:rPr>
          <w:rFonts w:ascii="Arial" w:hAnsi="Arial" w:cs="Arial"/>
          <w:lang w:val="en-US"/>
        </w:rPr>
        <w:t>a</w:t>
      </w:r>
      <w:ins w:author="Schlagenhauf, Florian" w:date="2021-07-20T13:58:00Z" w:id="372">
        <w:r w:rsidR="00607768">
          <w:rPr>
            <w:rFonts w:ascii="Arial" w:hAnsi="Arial" w:cs="Arial"/>
            <w:lang w:val="en-US"/>
          </w:rPr>
          <w:t>rning</w:t>
        </w:r>
      </w:ins>
      <w:r w:rsidR="00337630">
        <w:rPr>
          <w:rFonts w:ascii="Arial" w:hAnsi="Arial" w:cs="Arial"/>
          <w:lang w:val="en-US"/>
        </w:rPr>
        <w:t>)</w:t>
      </w:r>
      <w:r w:rsidR="00337630">
        <w:rPr>
          <w:rFonts w:ascii="Arial" w:hAnsi="Arial" w:cs="Arial" w:eastAsiaTheme="minorEastAsia"/>
          <w:lang w:val="en-US"/>
        </w:rPr>
        <w:t xml:space="preserve"> </w:t>
      </w:r>
      <w:r w:rsidR="00C4556D">
        <w:rPr>
          <w:rFonts w:ascii="Arial" w:hAnsi="Arial" w:cs="Arial" w:eastAsiaTheme="minorEastAsia"/>
          <w:lang w:val="en-US"/>
        </w:rPr>
        <w:t xml:space="preserve">one </w:t>
      </w:r>
      <w:r w:rsidR="004E1392">
        <w:rPr>
          <w:rFonts w:ascii="Arial" w:hAnsi="Arial" w:cs="Arial" w:eastAsiaTheme="minorEastAsia"/>
          <w:lang w:val="en-US"/>
        </w:rPr>
        <w:t xml:space="preserve">model </w:t>
      </w:r>
      <w:r w:rsidR="001F0BC0">
        <w:rPr>
          <w:rFonts w:ascii="Arial" w:hAnsi="Arial" w:cs="Arial"/>
          <w:lang w:val="en-US"/>
        </w:rPr>
        <w:t>with stress only affecting the t</w:t>
      </w:r>
      <w:r w:rsidR="004E1392">
        <w:rPr>
          <w:rFonts w:ascii="Arial" w:hAnsi="Arial" w:cs="Arial"/>
          <w:lang w:val="en-US"/>
        </w:rPr>
        <w:t>emperature</w:t>
      </w:r>
      <w:r w:rsidR="001F0BC0">
        <w:rPr>
          <w:rFonts w:ascii="Arial" w:hAnsi="Arial" w:cs="Arial"/>
          <w:lang w:val="en-US"/>
        </w:rPr>
        <w:t xml:space="preserve"> parameter</w:t>
      </w:r>
      <w:r w:rsidR="004E1392">
        <w:rPr>
          <w:rFonts w:ascii="Arial" w:hAnsi="Arial" w:cs="Arial"/>
          <w:lang w:val="en-US"/>
        </w:rPr>
        <w:t>s</w:t>
      </w:r>
      <m:oMath>
        <m:r>
          <m:rPr>
            <m:sty m:val="p"/>
          </m:rPr>
          <w:rPr>
            <w:rFonts w:ascii="Cambria Math" w:hAnsi="Cambria Math" w:cs="Arial" w:eastAsiaTheme="minorEastAsia"/>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004E1392">
        <w:rPr>
          <w:rFonts w:ascii="Arial" w:hAnsi="Arial" w:cs="Arial" w:eastAsiaTheme="minorEastAsia"/>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00337630">
        <w:rPr>
          <w:rFonts w:ascii="Arial" w:hAnsi="Arial" w:cs="Arial" w:eastAsiaTheme="minorEastAsia"/>
          <w:lang w:val="en-US"/>
        </w:rPr>
        <w:t>, (</w:t>
      </w:r>
      <w:r w:rsidR="00337630">
        <w:rPr>
          <w:rFonts w:ascii="Arial" w:hAnsi="Arial" w:cs="Arial"/>
          <w:lang w:val="en-US"/>
        </w:rPr>
        <w:t>RW-DU-2al-Stress</w:t>
      </w:r>
      <w:ins w:author="Schlagenhauf, Florian" w:date="2021-07-20T13:58:00Z" w:id="373">
        <w:r w:rsidR="00607768">
          <w:rPr>
            <w:rFonts w:ascii="Arial" w:hAnsi="Arial" w:cs="Arial"/>
            <w:lang w:val="en-US"/>
          </w:rPr>
          <w:t>Betas</w:t>
        </w:r>
      </w:ins>
      <w:r w:rsidR="00337630">
        <w:rPr>
          <w:rFonts w:ascii="Arial" w:hAnsi="Arial" w:cs="Arial"/>
          <w:lang w:val="en-US"/>
        </w:rPr>
        <w:t xml:space="preserve">) </w:t>
      </w:r>
      <w:r w:rsidR="004E1392">
        <w:rPr>
          <w:rFonts w:ascii="Arial" w:hAnsi="Arial" w:cs="Arial" w:eastAsiaTheme="minorEastAsia"/>
          <w:lang w:val="en-US"/>
        </w:rPr>
        <w:t xml:space="preserve">and a </w:t>
      </w:r>
      <w:r w:rsidR="00C4556D">
        <w:rPr>
          <w:rFonts w:ascii="Arial" w:hAnsi="Arial" w:cs="Arial" w:eastAsiaTheme="minorEastAsia"/>
          <w:lang w:val="en-US"/>
        </w:rPr>
        <w:t xml:space="preserve">full </w:t>
      </w:r>
      <w:r w:rsidR="004E1392">
        <w:rPr>
          <w:rFonts w:ascii="Arial" w:hAnsi="Arial" w:cs="Arial" w:eastAsiaTheme="minorEastAsia"/>
          <w:lang w:val="en-US"/>
        </w:rPr>
        <w:t>model with stress affecting all free parameter</w:t>
      </w:r>
      <w:r w:rsidR="00337630">
        <w:rPr>
          <w:rFonts w:ascii="Arial" w:hAnsi="Arial" w:cs="Arial" w:eastAsiaTheme="minorEastAsia"/>
          <w:lang w:val="en-US"/>
        </w:rPr>
        <w:t xml:space="preserve"> (</w:t>
      </w:r>
      <w:r w:rsidR="00337630">
        <w:rPr>
          <w:rFonts w:ascii="Arial" w:hAnsi="Arial" w:cs="Arial"/>
          <w:lang w:val="en-US"/>
        </w:rPr>
        <w:t>RW-DU-2al-Stress</w:t>
      </w:r>
      <w:r w:rsidR="000E5B93">
        <w:rPr>
          <w:rFonts w:ascii="Arial" w:hAnsi="Arial" w:cs="Arial"/>
          <w:lang w:val="en-US"/>
        </w:rPr>
        <w:t>All</w:t>
      </w:r>
      <w:r w:rsidR="00337630">
        <w:rPr>
          <w:rFonts w:ascii="Arial" w:hAnsi="Arial" w:cs="Arial"/>
          <w:lang w:val="en-US"/>
        </w:rPr>
        <w:t>).</w:t>
      </w:r>
      <w:r w:rsidR="0060798B">
        <w:rPr>
          <w:rFonts w:ascii="Arial" w:hAnsi="Arial" w:cs="Arial" w:eastAsiaTheme="minorEastAsia"/>
          <w:lang w:val="en-US"/>
        </w:rPr>
        <w:t xml:space="preserve"> </w:t>
      </w:r>
      <w:r w:rsidR="00C4556D">
        <w:rPr>
          <w:rFonts w:ascii="Arial" w:hAnsi="Arial" w:cs="Arial" w:eastAsiaTheme="minorEastAsia"/>
          <w:lang w:val="en-US"/>
        </w:rPr>
        <w:t xml:space="preserve">This model space was fitted to combined data from both conditions: trials were </w:t>
      </w:r>
      <w:ins w:author="Schlagenhauf, Florian" w:date="2021-07-20T13:59:00Z" w:id="374">
        <w:r w:rsidR="005F52CD">
          <w:rPr>
            <w:rFonts w:ascii="Arial" w:hAnsi="Arial" w:cs="Arial" w:eastAsiaTheme="minorEastAsia"/>
            <w:lang w:val="en-US"/>
          </w:rPr>
          <w:t xml:space="preserve">concatenated </w:t>
        </w:r>
      </w:ins>
      <w:r w:rsidR="00C4556D">
        <w:rPr>
          <w:rFonts w:ascii="Arial" w:hAnsi="Arial" w:cs="Arial" w:eastAsiaTheme="minorEastAsia"/>
          <w:lang w:val="en-US"/>
        </w:rPr>
        <w:t xml:space="preserve">across control and stress conditions within subjects, with the </w:t>
      </w:r>
      <w:ins w:author="Schlagenhauf, Florian" w:date="2021-07-20T14:01:00Z" w:id="375">
        <w:r w:rsidR="006332B8">
          <w:rPr>
            <w:rFonts w:ascii="Arial" w:hAnsi="Arial" w:cs="Arial" w:eastAsiaTheme="minorEastAsia"/>
            <w:lang w:val="en-US"/>
          </w:rPr>
          <w:t xml:space="preserve">free </w:t>
        </w:r>
      </w:ins>
      <w:r w:rsidR="00C4556D">
        <w:rPr>
          <w:rFonts w:ascii="Arial" w:hAnsi="Arial" w:cs="Arial" w:eastAsiaTheme="minorEastAsia"/>
          <w:lang w:val="en-US"/>
        </w:rPr>
        <w:t xml:space="preserve">stress parameters </w:t>
      </w:r>
      <w:ins w:author="Schlagenhauf, Florian" w:date="2021-07-20T14:01:00Z" w:id="376">
        <w:r w:rsidR="00A62E22">
          <w:rPr>
            <w:rFonts w:ascii="Arial" w:hAnsi="Arial" w:cs="Arial" w:eastAsiaTheme="minorEastAsia"/>
            <w:lang w:val="en-US"/>
          </w:rPr>
          <w:t>quantif</w:t>
        </w:r>
      </w:ins>
      <w:ins w:author="Schlagenhauf, Florian" w:date="2021-07-20T14:02:00Z" w:id="377">
        <w:r w:rsidR="00A62E22">
          <w:rPr>
            <w:rFonts w:ascii="Arial" w:hAnsi="Arial" w:cs="Arial" w:eastAsiaTheme="minorEastAsia"/>
            <w:lang w:val="en-US"/>
          </w:rPr>
          <w:t>y</w:t>
        </w:r>
      </w:ins>
      <w:ins w:author="Schlagenhauf, Florian" w:date="2021-07-20T14:01:00Z" w:id="378">
        <w:r w:rsidR="00A62E22">
          <w:rPr>
            <w:rFonts w:ascii="Arial" w:hAnsi="Arial" w:cs="Arial" w:eastAsiaTheme="minorEastAsia"/>
            <w:lang w:val="en-US"/>
          </w:rPr>
          <w:t>i</w:t>
        </w:r>
      </w:ins>
      <w:ins w:author="Schlagenhauf, Florian" w:date="2021-07-20T14:02:00Z" w:id="379">
        <w:r w:rsidR="00A62E22">
          <w:rPr>
            <w:rFonts w:ascii="Arial" w:hAnsi="Arial" w:cs="Arial" w:eastAsiaTheme="minorEastAsia"/>
            <w:lang w:val="en-US"/>
          </w:rPr>
          <w:t xml:space="preserve">ng </w:t>
        </w:r>
      </w:ins>
      <w:ins w:author="Schlagenhauf, Florian" w:date="2021-07-20T14:01:00Z" w:id="380">
        <w:r w:rsidR="00A62E22">
          <w:rPr>
            <w:rFonts w:ascii="Arial" w:hAnsi="Arial" w:cs="Arial" w:eastAsiaTheme="minorEastAsia"/>
            <w:lang w:val="en-US"/>
          </w:rPr>
          <w:t xml:space="preserve">the additive effect on the respective parameters </w:t>
        </w:r>
      </w:ins>
      <w:ins w:author="Schlagenhauf, Florian" w:date="2021-07-20T14:02:00Z" w:id="381">
        <w:r w:rsidR="00F20A7C">
          <w:rPr>
            <w:rFonts w:ascii="Arial" w:hAnsi="Arial" w:cs="Arial" w:eastAsiaTheme="minorEastAsia"/>
            <w:lang w:val="en-US"/>
          </w:rPr>
          <w:t xml:space="preserve">for </w:t>
        </w:r>
      </w:ins>
      <w:ins w:author="Schlagenhauf, Florian" w:date="2021-07-20T14:01:00Z" w:id="382">
        <w:r w:rsidR="00A62E22">
          <w:rPr>
            <w:rFonts w:ascii="Arial" w:hAnsi="Arial" w:cs="Arial" w:eastAsiaTheme="minorEastAsia"/>
            <w:lang w:val="en-US"/>
          </w:rPr>
          <w:t xml:space="preserve">the </w:t>
        </w:r>
      </w:ins>
      <w:r w:rsidR="00C4556D">
        <w:rPr>
          <w:rFonts w:ascii="Arial" w:hAnsi="Arial" w:cs="Arial" w:eastAsiaTheme="minorEastAsia"/>
          <w:lang w:val="en-US"/>
        </w:rPr>
        <w:t xml:space="preserve">trials </w:t>
      </w:r>
      <w:ins w:author="Schlagenhauf, Florian" w:date="2021-07-20T14:03:00Z" w:id="383">
        <w:r w:rsidR="001E5676">
          <w:rPr>
            <w:rFonts w:ascii="Arial" w:hAnsi="Arial" w:cs="Arial" w:eastAsiaTheme="minorEastAsia"/>
            <w:lang w:val="en-US"/>
          </w:rPr>
          <w:t xml:space="preserve">of </w:t>
        </w:r>
      </w:ins>
      <w:r w:rsidR="00C4556D">
        <w:rPr>
          <w:rFonts w:ascii="Arial" w:hAnsi="Arial" w:cs="Arial" w:eastAsiaTheme="minorEastAsia"/>
          <w:lang w:val="en-US"/>
        </w:rPr>
        <w:t xml:space="preserve">the stress condition (see Supplement). As in step 1, model fits were then compared between models. </w:t>
      </w:r>
    </w:p>
    <w:p w:rsidR="00274C79" w:rsidP="00274C79" w:rsidRDefault="005213EF" w14:paraId="681E0D4F" w14:textId="1D63CD45">
      <w:pPr>
        <w:spacing w:line="480" w:lineRule="auto"/>
        <w:jc w:val="both"/>
        <w:rPr>
          <w:rFonts w:ascii="Arial" w:hAnsi="Arial" w:cs="Arial"/>
          <w:i/>
          <w:iCs/>
          <w:lang w:val="en-US"/>
        </w:rPr>
      </w:pPr>
      <w:r>
        <w:rPr>
          <w:rFonts w:ascii="Arial" w:hAnsi="Arial" w:cs="Arial"/>
          <w:i/>
          <w:iCs/>
          <w:lang w:val="en-US"/>
        </w:rPr>
        <w:t xml:space="preserve">2.5.4. </w:t>
      </w:r>
      <w:r w:rsidR="00274C79">
        <w:rPr>
          <w:rFonts w:ascii="Arial" w:hAnsi="Arial" w:cs="Arial"/>
          <w:i/>
          <w:iCs/>
          <w:lang w:val="en-US"/>
        </w:rPr>
        <w:t>Model fitting</w:t>
      </w:r>
    </w:p>
    <w:p w:rsidRPr="001F0BC0" w:rsidR="00390FD7" w:rsidP="00274C79" w:rsidRDefault="00814C00" w14:paraId="4C6874FD" w14:textId="212CAEF6">
      <w:pPr>
        <w:spacing w:line="480" w:lineRule="auto"/>
        <w:jc w:val="both"/>
        <w:rPr>
          <w:rFonts w:ascii="Arial" w:hAnsi="Arial" w:cs="Arial"/>
          <w:lang w:val="en-US"/>
        </w:rPr>
      </w:pPr>
      <w:r>
        <w:rPr>
          <w:rFonts w:ascii="Arial" w:hAnsi="Arial" w:cs="Arial"/>
          <w:lang w:val="en-US"/>
        </w:rPr>
        <w:t>Models from both steps were fitted under the hierarchical Bayesian inference approach as implemented in</w:t>
      </w:r>
      <w:r w:rsidR="001F0BC0">
        <w:rPr>
          <w:rFonts w:ascii="Arial" w:hAnsi="Arial" w:cs="Arial"/>
          <w:lang w:val="en-US"/>
        </w:rPr>
        <w:t xml:space="preserve"> the </w:t>
      </w:r>
      <w:proofErr w:type="spellStart"/>
      <w:r w:rsidR="001F0BC0">
        <w:rPr>
          <w:rFonts w:ascii="Arial" w:hAnsi="Arial" w:cs="Arial"/>
          <w:lang w:val="en-US"/>
        </w:rPr>
        <w:t>cbm</w:t>
      </w:r>
      <w:proofErr w:type="spellEnd"/>
      <w:r w:rsidR="001F0BC0">
        <w:rPr>
          <w:rFonts w:ascii="Arial" w:hAnsi="Arial" w:cs="Arial"/>
          <w:lang w:val="en-US"/>
        </w:rPr>
        <w:t xml:space="preserve"> toolbox </w:t>
      </w:r>
      <w:r>
        <w:rPr>
          <w:rFonts w:ascii="Arial" w:hAnsi="Arial" w:cs="Arial"/>
          <w:lang w:val="en-US"/>
        </w:rPr>
        <w:t>(</w:t>
      </w:r>
      <w:proofErr w:type="spellStart"/>
      <w:r>
        <w:rPr>
          <w:rFonts w:ascii="Arial" w:hAnsi="Arial" w:cs="Arial"/>
          <w:lang w:val="en-US"/>
        </w:rPr>
        <w:t>Piray</w:t>
      </w:r>
      <w:proofErr w:type="spellEnd"/>
      <w:r>
        <w:rPr>
          <w:rFonts w:ascii="Arial" w:hAnsi="Arial" w:cs="Arial"/>
          <w:lang w:val="en-US"/>
        </w:rPr>
        <w:t xml:space="preserve"> et al., 2020) run in in </w:t>
      </w:r>
      <w:proofErr w:type="spellStart"/>
      <w:r>
        <w:rPr>
          <w:rFonts w:ascii="Arial" w:hAnsi="Arial" w:cs="Arial"/>
          <w:lang w:val="en-US"/>
        </w:rPr>
        <w:t>Matlab</w:t>
      </w:r>
      <w:proofErr w:type="spellEnd"/>
      <w:r>
        <w:rPr>
          <w:rFonts w:ascii="Arial" w:hAnsi="Arial" w:cs="Arial"/>
          <w:lang w:val="en-US"/>
        </w:rPr>
        <w:t xml:space="preserve"> R2018a</w:t>
      </w:r>
      <w:r w:rsidR="001F0BC0">
        <w:rPr>
          <w:rFonts w:ascii="Arial" w:hAnsi="Arial" w:cs="Arial"/>
          <w:lang w:val="en-US"/>
        </w:rPr>
        <w:t>.</w:t>
      </w:r>
      <w:r>
        <w:rPr>
          <w:rFonts w:ascii="Arial" w:hAnsi="Arial" w:cs="Arial"/>
          <w:lang w:val="en-US"/>
        </w:rPr>
        <w:t xml:space="preserve"> This procedure allowed for concurrent model comparison and parameter estimation. Thereby, the latter also follows a mixed effects approach: the </w:t>
      </w:r>
      <w:proofErr w:type="gramStart"/>
      <w:r>
        <w:rPr>
          <w:rFonts w:ascii="Arial" w:hAnsi="Arial" w:cs="Arial"/>
          <w:lang w:val="en-US"/>
        </w:rPr>
        <w:t>group mean</w:t>
      </w:r>
      <w:proofErr w:type="gramEnd"/>
      <w:r>
        <w:rPr>
          <w:rFonts w:ascii="Arial" w:hAnsi="Arial" w:cs="Arial"/>
          <w:lang w:val="en-US"/>
        </w:rPr>
        <w:t xml:space="preserve"> parameter affects individual parameter estimation and vice versa, but the relationship is scaled by how (relatively) well the model explains the individual subject’s behavior.</w:t>
      </w:r>
      <w:r w:rsidR="001F0BC0">
        <w:rPr>
          <w:rFonts w:ascii="Arial" w:hAnsi="Arial" w:cs="Arial"/>
          <w:lang w:val="en-US"/>
        </w:rPr>
        <w:t xml:space="preserve"> </w:t>
      </w:r>
    </w:p>
    <w:p w:rsidR="00227478" w:rsidP="00227478" w:rsidRDefault="005213EF" w14:paraId="154FB821" w14:textId="1083F641">
      <w:pPr>
        <w:spacing w:line="480" w:lineRule="auto"/>
        <w:jc w:val="both"/>
        <w:rPr>
          <w:rFonts w:ascii="Arial" w:hAnsi="Arial" w:cs="Arial"/>
          <w:lang w:val="en-US"/>
        </w:rPr>
      </w:pPr>
      <w:r>
        <w:rPr>
          <w:rFonts w:ascii="Arial" w:hAnsi="Arial" w:cs="Arial"/>
          <w:i/>
          <w:iCs/>
          <w:lang w:val="en-US"/>
        </w:rPr>
        <w:t xml:space="preserve">2.5.5. </w:t>
      </w:r>
      <w:proofErr w:type="gramStart"/>
      <w:r w:rsidR="00227478">
        <w:rPr>
          <w:rFonts w:ascii="Arial" w:hAnsi="Arial" w:cs="Arial"/>
          <w:i/>
          <w:iCs/>
          <w:lang w:val="en-US"/>
        </w:rPr>
        <w:t>fMRI</w:t>
      </w:r>
      <w:proofErr w:type="gramEnd"/>
      <w:r w:rsidR="00227478">
        <w:rPr>
          <w:rFonts w:ascii="Arial" w:hAnsi="Arial" w:cs="Arial"/>
          <w:i/>
          <w:iCs/>
          <w:lang w:val="en-US"/>
        </w:rPr>
        <w:t xml:space="preserve"> data</w:t>
      </w:r>
    </w:p>
    <w:p w:rsidR="00A05617" w:rsidP="00A05617" w:rsidRDefault="00227478" w14:paraId="1D1A6B96" w14:textId="3CD8BBED">
      <w:pPr>
        <w:spacing w:line="480" w:lineRule="auto"/>
        <w:jc w:val="both"/>
        <w:rPr>
          <w:rFonts w:ascii="Calibri" w:hAnsi="Calibri" w:cs="Calibri"/>
          <w:lang w:val="en-US"/>
        </w:rPr>
      </w:pPr>
      <w:r w:rsidRPr="4D6442EE">
        <w:rPr>
          <w:rFonts w:ascii="Arial" w:hAnsi="Arial" w:cs="Arial"/>
          <w:lang w:val="en-US"/>
        </w:rPr>
        <w:t>Scans were acquired on a Siemens 3 T high-resolution PRISMA MR-System with a 20-channel head coil (Siemens, Erlangen, Germany)</w:t>
      </w:r>
      <w:r w:rsidRPr="4D6442EE" w:rsidR="005213EF">
        <w:rPr>
          <w:rFonts w:ascii="Arial" w:hAnsi="Arial" w:cs="Arial"/>
          <w:lang w:val="en-US"/>
        </w:rPr>
        <w:t>. Covering the whole brain, 40 slices were acquired in oblique orientation at 20° to the anterior commissure-posterior commissure line and in ascending order</w:t>
      </w:r>
      <w:r w:rsidRPr="4D6442EE">
        <w:rPr>
          <w:rFonts w:ascii="Arial" w:hAnsi="Arial" w:cs="Arial"/>
          <w:lang w:val="en-US"/>
        </w:rPr>
        <w:t xml:space="preserve"> with the following parameters: T2*-weighted gradient-echo echo-planar imaging (EPI) (</w:t>
      </w:r>
      <w:r w:rsidRPr="4D6442EE" w:rsidR="005213EF">
        <w:rPr>
          <w:rFonts w:ascii="Arial" w:hAnsi="Arial" w:cs="Arial"/>
          <w:lang w:val="en-US"/>
        </w:rPr>
        <w:t>TR: 2.09 s</w:t>
      </w:r>
      <w:r w:rsidRPr="4D6442EE">
        <w:rPr>
          <w:rFonts w:ascii="Arial" w:hAnsi="Arial" w:cs="Arial"/>
          <w:lang w:val="en-US"/>
        </w:rPr>
        <w:t>;</w:t>
      </w:r>
      <w:ins w:author="Schlagenhauf, Florian" w:date="2021-07-20T14:05:00Z" w:id="384">
        <w:r w:rsidRPr="4D6442EE" w:rsidR="00625A59">
          <w:rPr>
            <w:rFonts w:ascii="Arial" w:hAnsi="Arial" w:cs="Arial"/>
            <w:lang w:val="en-US"/>
          </w:rPr>
          <w:t xml:space="preserve"> </w:t>
        </w:r>
      </w:ins>
      <w:r w:rsidRPr="4D6442EE" w:rsidR="005213EF">
        <w:rPr>
          <w:rFonts w:ascii="Arial" w:hAnsi="Arial" w:cs="Arial"/>
          <w:lang w:val="en-US"/>
        </w:rPr>
        <w:t>TE:</w:t>
      </w:r>
      <w:r w:rsidRPr="4D6442EE">
        <w:rPr>
          <w:rFonts w:ascii="Arial" w:hAnsi="Arial" w:cs="Arial"/>
          <w:lang w:val="en-US"/>
        </w:rPr>
        <w:t xml:space="preserve"> </w:t>
      </w:r>
      <w:r w:rsidRPr="4D6442EE" w:rsidR="005213EF">
        <w:rPr>
          <w:rFonts w:ascii="Arial" w:hAnsi="Arial" w:cs="Arial"/>
          <w:lang w:val="en-US"/>
        </w:rPr>
        <w:t>22</w:t>
      </w:r>
      <w:r w:rsidRPr="4D6442EE">
        <w:rPr>
          <w:rFonts w:ascii="Arial" w:hAnsi="Arial" w:cs="Arial"/>
          <w:lang w:val="en-US"/>
        </w:rPr>
        <w:t xml:space="preserve"> </w:t>
      </w:r>
      <w:proofErr w:type="spellStart"/>
      <w:r w:rsidRPr="4D6442EE">
        <w:rPr>
          <w:rFonts w:ascii="Arial" w:hAnsi="Arial" w:cs="Arial"/>
          <w:lang w:val="en-US"/>
        </w:rPr>
        <w:t>ms</w:t>
      </w:r>
      <w:proofErr w:type="spellEnd"/>
      <w:r w:rsidRPr="4D6442EE">
        <w:rPr>
          <w:rFonts w:ascii="Arial" w:hAnsi="Arial" w:cs="Arial"/>
          <w:lang w:val="en-US"/>
        </w:rPr>
        <w:t>; flip angle</w:t>
      </w:r>
      <w:r w:rsidRPr="4D6442EE" w:rsidR="005213EF">
        <w:rPr>
          <w:rFonts w:ascii="Arial" w:hAnsi="Arial" w:cs="Arial"/>
          <w:lang w:val="en-US"/>
        </w:rPr>
        <w:t xml:space="preserve">: </w:t>
      </w:r>
      <w:r w:rsidRPr="4D6442EE">
        <w:rPr>
          <w:rFonts w:ascii="Arial" w:hAnsi="Arial" w:cs="Arial"/>
          <w:lang w:val="en-US"/>
        </w:rPr>
        <w:t xml:space="preserve">90°; </w:t>
      </w:r>
      <w:r w:rsidRPr="4D6442EE" w:rsidR="005213EF">
        <w:rPr>
          <w:rFonts w:ascii="Arial" w:hAnsi="Arial" w:cs="Arial"/>
          <w:lang w:val="en-US"/>
        </w:rPr>
        <w:t xml:space="preserve">3 </w:t>
      </w:r>
      <w:r w:rsidRPr="4D6442EE">
        <w:rPr>
          <w:rFonts w:ascii="Arial" w:hAnsi="Arial" w:cs="Arial"/>
          <w:lang w:val="en-US"/>
        </w:rPr>
        <w:t>×</w:t>
      </w:r>
      <w:r w:rsidRPr="4D6442EE" w:rsidR="005213EF">
        <w:rPr>
          <w:rFonts w:ascii="Arial" w:hAnsi="Arial" w:cs="Arial"/>
          <w:lang w:val="en-US"/>
        </w:rPr>
        <w:t xml:space="preserve"> 3</w:t>
      </w:r>
      <w:r w:rsidRPr="4D6442EE">
        <w:rPr>
          <w:rFonts w:ascii="Arial" w:hAnsi="Arial" w:cs="Arial"/>
          <w:lang w:val="en-US"/>
        </w:rPr>
        <w:t xml:space="preserve"> mm</w:t>
      </w:r>
      <w:r w:rsidRPr="4D6442EE">
        <w:rPr>
          <w:rFonts w:ascii="Arial" w:hAnsi="Arial" w:cs="Arial"/>
          <w:vertAlign w:val="superscript"/>
          <w:lang w:val="en-US"/>
        </w:rPr>
        <w:t>2</w:t>
      </w:r>
      <w:del w:author="Sjoerds, Z." w:date="2021-08-25T10:04:00Z" w:id="385">
        <w:r w:rsidRPr="4D6442EE" w:rsidDel="00227478">
          <w:rPr>
            <w:rFonts w:ascii="Arial" w:hAnsi="Arial" w:cs="Arial"/>
            <w:lang w:val="en-US"/>
          </w:rPr>
          <w:delText xml:space="preserve"> </w:delText>
        </w:r>
      </w:del>
      <w:r w:rsidRPr="4D6442EE" w:rsidR="005213EF">
        <w:rPr>
          <w:rFonts w:ascii="Arial" w:hAnsi="Arial" w:cs="Arial"/>
          <w:lang w:val="en-US"/>
        </w:rPr>
        <w:t xml:space="preserve"> in</w:t>
      </w:r>
      <w:ins w:author="Sjoerds, Z." w:date="2021-08-25T10:04:00Z" w:id="386">
        <w:r w:rsidRPr="4D6442EE" w:rsidR="3F524970">
          <w:rPr>
            <w:rFonts w:ascii="Arial" w:hAnsi="Arial" w:cs="Arial"/>
            <w:lang w:val="en-US"/>
          </w:rPr>
          <w:t>-</w:t>
        </w:r>
      </w:ins>
      <w:del w:author="Sjoerds, Z." w:date="2021-08-25T10:04:00Z" w:id="387">
        <w:r w:rsidRPr="4D6442EE" w:rsidDel="005213EF">
          <w:rPr>
            <w:rFonts w:ascii="Arial" w:hAnsi="Arial" w:cs="Arial"/>
            <w:lang w:val="en-US"/>
          </w:rPr>
          <w:delText xml:space="preserve"> </w:delText>
        </w:r>
      </w:del>
      <w:r w:rsidRPr="4D6442EE" w:rsidR="005213EF">
        <w:rPr>
          <w:rFonts w:ascii="Arial" w:hAnsi="Arial" w:cs="Arial"/>
          <w:lang w:val="en-US"/>
        </w:rPr>
        <w:t xml:space="preserve">plane voxel resolution, 0.5 mm gap between slices, </w:t>
      </w:r>
      <w:r w:rsidRPr="4D6442EE">
        <w:rPr>
          <w:rFonts w:ascii="Arial" w:hAnsi="Arial" w:cs="Arial"/>
          <w:lang w:val="en-US"/>
        </w:rPr>
        <w:t xml:space="preserve">voxel size, 3 × 3 × 5 mm). The scanning procedure </w:t>
      </w:r>
      <w:ins w:author="Schlagenhauf, Florian" w:date="2021-07-20T14:05:00Z" w:id="388">
        <w:r w:rsidRPr="4D6442EE" w:rsidR="00625A59">
          <w:rPr>
            <w:rFonts w:ascii="Arial" w:hAnsi="Arial" w:cs="Arial"/>
            <w:lang w:val="en-US"/>
          </w:rPr>
          <w:t xml:space="preserve">further </w:t>
        </w:r>
      </w:ins>
      <w:r w:rsidRPr="4D6442EE">
        <w:rPr>
          <w:rFonts w:ascii="Arial" w:hAnsi="Arial" w:cs="Arial"/>
          <w:lang w:val="en-US"/>
        </w:rPr>
        <w:t>comprised a T1</w:t>
      </w:r>
      <w:r w:rsidRPr="4D6442EE" w:rsidR="00344898">
        <w:rPr>
          <w:rFonts w:ascii="Arial" w:hAnsi="Arial" w:cs="Arial"/>
          <w:lang w:val="en-US"/>
        </w:rPr>
        <w:t xml:space="preserve">-weighted </w:t>
      </w:r>
      <w:r w:rsidRPr="4D6442EE">
        <w:rPr>
          <w:rFonts w:ascii="Arial" w:hAnsi="Arial" w:cs="Arial"/>
          <w:lang w:val="en-US"/>
        </w:rPr>
        <w:t xml:space="preserve">MPRAGE recorded within seven days before the first test session, </w:t>
      </w:r>
      <w:ins w:author="Schlagenhauf, Florian" w:date="2021-07-20T14:05:00Z" w:id="389">
        <w:r w:rsidRPr="4D6442EE" w:rsidR="00625A59">
          <w:rPr>
            <w:rFonts w:ascii="Arial" w:hAnsi="Arial" w:cs="Arial"/>
            <w:lang w:val="en-US"/>
          </w:rPr>
          <w:t xml:space="preserve">and </w:t>
        </w:r>
      </w:ins>
      <w:r w:rsidRPr="4D6442EE">
        <w:rPr>
          <w:rFonts w:ascii="Arial" w:hAnsi="Arial" w:cs="Arial"/>
          <w:lang w:val="en-US"/>
        </w:rPr>
        <w:t xml:space="preserve">a field map to account for individual homogeneity differences of the magnetic field. Functional imaging data analyses were performed using SPM12 in </w:t>
      </w:r>
      <w:proofErr w:type="spellStart"/>
      <w:r w:rsidRPr="4D6442EE">
        <w:rPr>
          <w:rFonts w:ascii="Arial" w:hAnsi="Arial" w:cs="Arial"/>
          <w:lang w:val="en-US"/>
        </w:rPr>
        <w:t>Matlab</w:t>
      </w:r>
      <w:proofErr w:type="spellEnd"/>
      <w:r w:rsidRPr="4D6442EE">
        <w:rPr>
          <w:rFonts w:ascii="Arial" w:hAnsi="Arial" w:cs="Arial"/>
          <w:lang w:val="en-US"/>
        </w:rPr>
        <w:t>.</w:t>
      </w:r>
      <w:r w:rsidRPr="4D6442EE" w:rsidR="00A05617">
        <w:rPr>
          <w:rFonts w:ascii="Arial" w:hAnsi="Arial" w:cs="Arial"/>
          <w:lang w:val="en-US"/>
        </w:rPr>
        <w:t xml:space="preserve"> </w:t>
      </w:r>
    </w:p>
    <w:p w:rsidR="00776092" w:rsidP="00776092" w:rsidRDefault="00776092" w14:paraId="77E99F78" w14:textId="717A09B1">
      <w:pPr>
        <w:spacing w:line="480" w:lineRule="auto"/>
        <w:jc w:val="both"/>
        <w:rPr>
          <w:ins w:author="Schlagenhauf, Florian" w:date="2021-07-20T14:13:00Z" w:id="390"/>
          <w:rFonts w:ascii="Arial" w:hAnsi="Arial" w:cs="Arial"/>
          <w:lang w:val="en-US"/>
        </w:rPr>
      </w:pPr>
      <w:ins w:author="Schlagenhauf, Florian" w:id="391">
        <w:r>
          <w:rPr>
            <w:rFonts w:ascii="Arial" w:hAnsi="Arial" w:cs="Arial"/>
            <w:lang w:val="en-US"/>
          </w:rPr>
          <w:t xml:space="preserve">On the first, individual subject level the feedback onsets were modeled </w:t>
        </w:r>
      </w:ins>
      <w:ins w:author="Schlagenhauf, Florian" w:date="2021-07-20T14:13:00Z" w:id="392">
        <w:r>
          <w:rPr>
            <w:rFonts w:ascii="Arial" w:hAnsi="Arial" w:cs="Arial"/>
            <w:lang w:val="en-US"/>
          </w:rPr>
          <w:t xml:space="preserve">with the </w:t>
        </w:r>
      </w:ins>
      <w:ins w:author="Schlagenhauf, Florian" w:id="393">
        <w:r>
          <w:rPr>
            <w:rFonts w:ascii="Arial" w:hAnsi="Arial" w:cs="Arial"/>
            <w:lang w:val="en-US"/>
          </w:rPr>
          <w:t>r</w:t>
        </w:r>
        <w:r w:rsidRPr="028D8A98">
          <w:rPr>
            <w:rFonts w:ascii="Arial" w:hAnsi="Arial" w:cs="Arial"/>
            <w:lang w:val="en-US"/>
          </w:rPr>
          <w:t xml:space="preserve">eward </w:t>
        </w:r>
      </w:ins>
      <w:ins w:author="Schlagenhauf, Florian" w:date="2021-07-20T14:13:00Z" w:id="394">
        <w:r w:rsidRPr="028D8A98">
          <w:rPr>
            <w:rFonts w:ascii="Arial" w:hAnsi="Arial" w:cs="Arial"/>
            <w:lang w:val="en-US"/>
          </w:rPr>
          <w:t xml:space="preserve">prediction errors (RPE) </w:t>
        </w:r>
        <w:r>
          <w:rPr>
            <w:rFonts w:ascii="Arial" w:hAnsi="Arial" w:cs="Arial"/>
            <w:lang w:val="en-US"/>
          </w:rPr>
          <w:t xml:space="preserve">included </w:t>
        </w:r>
        <w:r w:rsidRPr="028D8A98">
          <w:rPr>
            <w:rFonts w:ascii="Arial" w:hAnsi="Arial" w:cs="Arial"/>
            <w:lang w:val="en-US"/>
          </w:rPr>
          <w:t xml:space="preserve">as parametric </w:t>
        </w:r>
        <w:r>
          <w:rPr>
            <w:rFonts w:ascii="Arial" w:hAnsi="Arial" w:cs="Arial"/>
            <w:lang w:val="en-US"/>
          </w:rPr>
          <w:t xml:space="preserve">modulator. </w:t>
        </w:r>
        <w:r w:rsidRPr="00776092">
          <w:rPr>
            <w:rFonts w:ascii="Arial" w:hAnsi="Arial" w:cs="Arial"/>
            <w:lang w:val="en-US"/>
          </w:rPr>
          <w:t>T</w:t>
        </w:r>
        <w:r w:rsidRPr="0039259E">
          <w:rPr>
            <w:rFonts w:ascii="Arial" w:hAnsi="Arial" w:cs="Arial"/>
            <w:lang w:val="en-US"/>
          </w:rPr>
          <w:t xml:space="preserve">he six realignment parameters, the derivative of the translation parameters and a dummy </w:t>
        </w:r>
        <w:proofErr w:type="spellStart"/>
        <w:r w:rsidRPr="0039259E">
          <w:rPr>
            <w:rFonts w:ascii="Arial" w:hAnsi="Arial" w:cs="Arial"/>
            <w:lang w:val="en-US"/>
          </w:rPr>
          <w:t>regressor</w:t>
        </w:r>
        <w:proofErr w:type="spellEnd"/>
        <w:r w:rsidRPr="0039259E">
          <w:rPr>
            <w:rFonts w:ascii="Arial" w:hAnsi="Arial" w:cs="Arial"/>
            <w:lang w:val="en-US"/>
          </w:rPr>
          <w:t xml:space="preserve"> for scans with excessive </w:t>
        </w:r>
        <w:r w:rsidRPr="0039259E">
          <w:rPr>
            <w:rFonts w:ascii="Arial" w:hAnsi="Arial" w:cs="Arial"/>
            <w:lang w:val="en-US"/>
          </w:rPr>
          <w:lastRenderedPageBreak/>
          <w:t xml:space="preserve">motion were added as further nuisance </w:t>
        </w:r>
        <w:proofErr w:type="spellStart"/>
        <w:r w:rsidRPr="0039259E">
          <w:rPr>
            <w:rFonts w:ascii="Arial" w:hAnsi="Arial" w:cs="Arial"/>
            <w:lang w:val="en-US"/>
          </w:rPr>
          <w:t>regressors</w:t>
        </w:r>
        <w:proofErr w:type="spellEnd"/>
        <w:r>
          <w:rPr>
            <w:rFonts w:ascii="Arial" w:hAnsi="Arial" w:cs="Arial"/>
            <w:lang w:val="en-US"/>
          </w:rPr>
          <w:t xml:space="preserve">. The </w:t>
        </w:r>
        <w:r w:rsidRPr="028D8A98">
          <w:rPr>
            <w:rFonts w:ascii="Arial" w:hAnsi="Arial" w:cs="Arial"/>
            <w:lang w:val="en-US"/>
          </w:rPr>
          <w:t>stress and control condition</w:t>
        </w:r>
        <w:r>
          <w:rPr>
            <w:rFonts w:ascii="Arial" w:hAnsi="Arial" w:cs="Arial"/>
            <w:lang w:val="en-US"/>
          </w:rPr>
          <w:t xml:space="preserve"> were modeled</w:t>
        </w:r>
        <w:r w:rsidRPr="028D8A98">
          <w:rPr>
            <w:rFonts w:ascii="Arial" w:hAnsi="Arial" w:cs="Arial"/>
            <w:lang w:val="en-US"/>
          </w:rPr>
          <w:t xml:space="preserve"> separately</w:t>
        </w:r>
        <w:r>
          <w:rPr>
            <w:rFonts w:ascii="Arial" w:hAnsi="Arial" w:cs="Arial"/>
            <w:lang w:val="en-US"/>
          </w:rPr>
          <w:t>.</w:t>
        </w:r>
      </w:ins>
    </w:p>
    <w:p w:rsidR="005324AF" w:rsidP="00A05617" w:rsidRDefault="00A05617" w14:paraId="30490C4A" w14:textId="7F8B2F6A">
      <w:pPr>
        <w:spacing w:line="480" w:lineRule="auto"/>
        <w:jc w:val="both"/>
        <w:rPr>
          <w:ins w:author="Schlagenhauf, Florian" w:date="2021-07-20T14:46:00Z" w:id="395"/>
          <w:rFonts w:ascii="Arial" w:hAnsi="Arial" w:cs="Arial"/>
          <w:lang w:val="en-US"/>
        </w:rPr>
      </w:pPr>
      <w:r w:rsidRPr="7339AC12">
        <w:rPr>
          <w:rFonts w:ascii="Arial" w:hAnsi="Arial" w:cs="Arial"/>
          <w:lang w:val="en-US"/>
        </w:rPr>
        <w:t>Contrast images</w:t>
      </w:r>
      <w:r w:rsidRPr="7339AC12" w:rsidR="00DB04F0">
        <w:rPr>
          <w:rFonts w:ascii="Arial" w:hAnsi="Arial" w:cs="Arial"/>
          <w:lang w:val="en-US"/>
        </w:rPr>
        <w:t xml:space="preserve"> </w:t>
      </w:r>
      <w:r w:rsidRPr="7339AC12">
        <w:rPr>
          <w:rFonts w:ascii="Arial" w:hAnsi="Arial" w:cs="Arial"/>
          <w:lang w:val="en-US"/>
        </w:rPr>
        <w:t xml:space="preserve">were computed for </w:t>
      </w:r>
      <w:ins w:author="Schlagenhauf, Florian" w:date="2021-07-20T14:13:00Z" w:id="396">
        <w:r w:rsidRPr="7339AC12" w:rsidR="00722296">
          <w:rPr>
            <w:rFonts w:ascii="Arial" w:hAnsi="Arial" w:cs="Arial"/>
            <w:lang w:val="en-US"/>
          </w:rPr>
          <w:t>the RPE</w:t>
        </w:r>
        <w:r w:rsidRPr="7339AC12" w:rsidR="00A71CB5">
          <w:rPr>
            <w:rFonts w:ascii="Arial" w:hAnsi="Arial" w:cs="Arial"/>
            <w:lang w:val="en-US"/>
          </w:rPr>
          <w:t xml:space="preserve"> </w:t>
        </w:r>
      </w:ins>
      <w:ins w:author="Schlagenhauf, Florian" w:date="2021-07-20T14:14:00Z" w:id="397">
        <w:r w:rsidRPr="7339AC12" w:rsidR="00B14966">
          <w:rPr>
            <w:rFonts w:ascii="Arial" w:hAnsi="Arial" w:cs="Arial"/>
            <w:lang w:val="en-US"/>
          </w:rPr>
          <w:t xml:space="preserve">for the </w:t>
        </w:r>
      </w:ins>
      <w:r w:rsidRPr="7339AC12">
        <w:rPr>
          <w:rFonts w:ascii="Arial" w:hAnsi="Arial" w:cs="Arial"/>
          <w:lang w:val="en-US"/>
        </w:rPr>
        <w:t xml:space="preserve">control and stress condition and subsequently submitted to random-effects group statistics (second level). A paired t-test was used </w:t>
      </w:r>
      <w:ins w:author="Lennart Lüttgau" w:date="2021-07-06T14:01:00Z" w:id="398">
        <w:r w:rsidRPr="7339AC12" w:rsidR="004448CC">
          <w:rPr>
            <w:rFonts w:ascii="Arial" w:hAnsi="Arial" w:cs="Arial"/>
            <w:lang w:val="en-US"/>
          </w:rPr>
          <w:t xml:space="preserve">to compare activation </w:t>
        </w:r>
      </w:ins>
      <w:r w:rsidRPr="7339AC12" w:rsidR="1F743CAF">
        <w:rPr>
          <w:rFonts w:ascii="Arial" w:hAnsi="Arial" w:cs="Arial"/>
          <w:lang w:val="en-US"/>
        </w:rPr>
        <w:t xml:space="preserve">between </w:t>
      </w:r>
      <w:r w:rsidRPr="7339AC12">
        <w:rPr>
          <w:rFonts w:ascii="Arial" w:hAnsi="Arial" w:cs="Arial"/>
          <w:lang w:val="en-US"/>
        </w:rPr>
        <w:t>condition</w:t>
      </w:r>
      <w:ins w:author="Lennart Lüttgau" w:date="2021-07-06T14:01:00Z" w:id="399">
        <w:r w:rsidRPr="7339AC12" w:rsidR="004448CC">
          <w:rPr>
            <w:rFonts w:ascii="Arial" w:hAnsi="Arial" w:cs="Arial"/>
            <w:lang w:val="en-US"/>
          </w:rPr>
          <w:t>s</w:t>
        </w:r>
      </w:ins>
      <w:r w:rsidRPr="7339AC12">
        <w:rPr>
          <w:rFonts w:ascii="Arial" w:hAnsi="Arial" w:cs="Arial"/>
          <w:lang w:val="en-US"/>
        </w:rPr>
        <w:t xml:space="preserve"> (stress/control). To control for multiple comparisons, family-wise error correction (</w:t>
      </w:r>
      <w:proofErr w:type="spellStart"/>
      <w:r w:rsidRPr="7339AC12">
        <w:rPr>
          <w:rFonts w:ascii="Arial" w:hAnsi="Arial" w:cs="Arial"/>
          <w:i/>
          <w:iCs/>
          <w:lang w:val="en-US"/>
        </w:rPr>
        <w:t>p</w:t>
      </w:r>
      <w:r w:rsidRPr="7339AC12">
        <w:rPr>
          <w:rFonts w:ascii="Arial" w:hAnsi="Arial" w:cs="Arial"/>
          <w:i/>
          <w:iCs/>
          <w:vertAlign w:val="subscript"/>
          <w:lang w:val="en-US"/>
        </w:rPr>
        <w:t>FWE</w:t>
      </w:r>
      <w:proofErr w:type="spellEnd"/>
      <w:r w:rsidRPr="7339AC12">
        <w:rPr>
          <w:rFonts w:ascii="Arial" w:hAnsi="Arial" w:cs="Arial"/>
          <w:lang w:val="en-US"/>
        </w:rPr>
        <w:t>) was applied at the whole-brain level</w:t>
      </w:r>
      <w:r w:rsidRPr="7339AC12" w:rsidR="5890FC15">
        <w:rPr>
          <w:rFonts w:ascii="Arial" w:hAnsi="Arial" w:cs="Arial"/>
          <w:lang w:val="en-US"/>
        </w:rPr>
        <w:t xml:space="preserve"> and for the</w:t>
      </w:r>
      <w:r w:rsidRPr="7339AC12" w:rsidR="19F0D098">
        <w:rPr>
          <w:rFonts w:ascii="Arial" w:hAnsi="Arial" w:cs="Arial"/>
          <w:lang w:val="en-US"/>
        </w:rPr>
        <w:t xml:space="preserve"> </w:t>
      </w:r>
      <w:r w:rsidRPr="7339AC12" w:rsidR="5890FC15">
        <w:rPr>
          <w:rFonts w:ascii="Arial" w:hAnsi="Arial" w:cs="Arial"/>
          <w:lang w:val="en-US"/>
        </w:rPr>
        <w:t xml:space="preserve">condition effect using a mask of the RPE main effect over both conditions at </w:t>
      </w:r>
      <w:proofErr w:type="spellStart"/>
      <w:r w:rsidRPr="7339AC12" w:rsidR="5890FC15">
        <w:rPr>
          <w:rFonts w:ascii="Arial" w:hAnsi="Arial" w:cs="Arial"/>
          <w:lang w:val="en-US"/>
        </w:rPr>
        <w:t>pFWE</w:t>
      </w:r>
      <w:proofErr w:type="spellEnd"/>
      <w:r w:rsidRPr="7339AC12" w:rsidR="5B56877E">
        <w:rPr>
          <w:rFonts w:ascii="Arial" w:hAnsi="Arial" w:cs="Arial"/>
          <w:lang w:val="en-US"/>
        </w:rPr>
        <w:t>&lt;0.05</w:t>
      </w:r>
      <w:r w:rsidRPr="7339AC12">
        <w:rPr>
          <w:rFonts w:ascii="Arial" w:hAnsi="Arial" w:cs="Arial"/>
          <w:lang w:val="en-US"/>
        </w:rPr>
        <w:t xml:space="preserve">. </w:t>
      </w:r>
    </w:p>
    <w:p w:rsidR="00A05617" w:rsidP="00A05617" w:rsidRDefault="00A05617" w14:paraId="2CC5EC1F" w14:textId="7279B17A">
      <w:pPr>
        <w:spacing w:line="480" w:lineRule="auto"/>
        <w:jc w:val="both"/>
        <w:rPr>
          <w:rFonts w:ascii="Arial" w:hAnsi="Arial" w:cs="Arial"/>
          <w:lang w:val="en-US"/>
        </w:rPr>
      </w:pPr>
      <w:r w:rsidRPr="7339AC12">
        <w:rPr>
          <w:rFonts w:ascii="Arial" w:hAnsi="Arial" w:cs="Arial"/>
          <w:lang w:val="en-US"/>
        </w:rPr>
        <w:t xml:space="preserve">The association of RPE BOLD signal with behavioral learning performance was tested as </w:t>
      </w:r>
      <w:ins w:author="Lennart Lüttgau" w:date="2021-07-06T14:02:00Z" w:id="400">
        <w:r w:rsidRPr="7339AC12" w:rsidR="00CA1148">
          <w:rPr>
            <w:rFonts w:ascii="Arial" w:hAnsi="Arial" w:cs="Arial"/>
            <w:lang w:val="en-US"/>
          </w:rPr>
          <w:t>follows</w:t>
        </w:r>
      </w:ins>
      <w:r w:rsidRPr="7339AC12">
        <w:rPr>
          <w:rFonts w:ascii="Arial" w:hAnsi="Arial" w:cs="Arial"/>
          <w:lang w:val="en-US"/>
        </w:rPr>
        <w:t xml:space="preserve">: A flexible factorial design was used with condition (stress/control) as within-subject factor and learning (median split on percentage of correct responses resulting in </w:t>
      </w:r>
      <w:r w:rsidRPr="7339AC12" w:rsidR="001E0218">
        <w:rPr>
          <w:rFonts w:ascii="Arial" w:hAnsi="Arial" w:cs="Arial"/>
          <w:lang w:val="en-US"/>
        </w:rPr>
        <w:t>two groups: improved vs. impaired learners under stress</w:t>
      </w:r>
      <w:r w:rsidRPr="7339AC12">
        <w:rPr>
          <w:rFonts w:ascii="Arial" w:hAnsi="Arial" w:cs="Arial"/>
          <w:lang w:val="en-US"/>
        </w:rPr>
        <w:t>) and subject as random effect</w:t>
      </w:r>
      <w:r w:rsidRPr="7339AC12" w:rsidR="00BE5434">
        <w:rPr>
          <w:rFonts w:ascii="Arial" w:hAnsi="Arial" w:cs="Arial"/>
          <w:lang w:val="en-US"/>
        </w:rPr>
        <w:t xml:space="preserve"> (see Supplement: Exploratory fMRI analyses)</w:t>
      </w:r>
      <w:ins w:author="Schlagenhauf, Florian" w:date="2021-07-20T14:15:00Z" w:id="401">
        <w:r w:rsidRPr="7339AC12" w:rsidR="006401B3">
          <w:rPr>
            <w:rFonts w:ascii="Arial" w:hAnsi="Arial" w:cs="Arial"/>
            <w:lang w:val="en-US"/>
          </w:rPr>
          <w:t>.</w:t>
        </w:r>
      </w:ins>
    </w:p>
    <w:p w:rsidR="00477D74" w:rsidP="7339AC12" w:rsidRDefault="001E1DDC" w14:paraId="2256D103" w14:textId="36DE9F7D">
      <w:r>
        <w:br w:type="page"/>
      </w:r>
    </w:p>
    <w:p w:rsidRPr="001E1DDC" w:rsidR="001E0218" w:rsidP="2EE46ED7" w:rsidRDefault="001E1DDC" w14:paraId="25EE08C4" w14:textId="111FC8E0">
      <w:pPr>
        <w:rPr>
          <w:rFonts w:ascii="Arial" w:hAnsi="Arial" w:cs="Arial"/>
          <w:b/>
          <w:bCs/>
          <w:sz w:val="24"/>
          <w:szCs w:val="24"/>
          <w:lang w:val="en-US"/>
        </w:rPr>
      </w:pPr>
      <w:r w:rsidRPr="2EE46ED7">
        <w:rPr>
          <w:rFonts w:ascii="Arial" w:hAnsi="Arial" w:cs="Arial"/>
          <w:b/>
          <w:bCs/>
          <w:sz w:val="24"/>
          <w:szCs w:val="24"/>
          <w:u w:val="single"/>
          <w:lang w:val="en-US"/>
        </w:rPr>
        <w:lastRenderedPageBreak/>
        <w:t xml:space="preserve">3. </w:t>
      </w:r>
      <w:r w:rsidRPr="2EE46ED7" w:rsidR="00477D74">
        <w:rPr>
          <w:rFonts w:ascii="Arial" w:hAnsi="Arial" w:cs="Arial"/>
          <w:b/>
          <w:bCs/>
          <w:sz w:val="24"/>
          <w:szCs w:val="24"/>
          <w:u w:val="single"/>
          <w:lang w:val="en-US"/>
        </w:rPr>
        <w:t>Results</w:t>
      </w:r>
      <w:r w:rsidRPr="2EE46ED7" w:rsidR="00477D74">
        <w:rPr>
          <w:rFonts w:ascii="Arial" w:hAnsi="Arial" w:cs="Arial"/>
          <w:b/>
          <w:bCs/>
          <w:sz w:val="24"/>
          <w:szCs w:val="24"/>
          <w:lang w:val="en-US"/>
        </w:rPr>
        <w:t xml:space="preserve"> </w:t>
      </w:r>
    </w:p>
    <w:p w:rsidRPr="008F1CDF" w:rsidR="00342C37" w:rsidP="006F1403" w:rsidRDefault="001E1DDC" w14:paraId="3A6B5DBB" w14:textId="4DEC6F35">
      <w:pPr>
        <w:spacing w:line="480" w:lineRule="auto"/>
        <w:jc w:val="both"/>
        <w:rPr>
          <w:rFonts w:ascii="Arial" w:hAnsi="Arial" w:cs="Arial"/>
          <w:u w:val="single"/>
          <w:lang w:val="en-US"/>
        </w:rPr>
      </w:pPr>
      <w:r>
        <w:rPr>
          <w:rFonts w:ascii="Arial" w:hAnsi="Arial" w:cs="Arial"/>
          <w:u w:val="single"/>
          <w:lang w:val="en-US"/>
        </w:rPr>
        <w:t xml:space="preserve">3.1. </w:t>
      </w:r>
      <w:r w:rsidR="00342C37">
        <w:rPr>
          <w:rFonts w:ascii="Arial" w:hAnsi="Arial" w:cs="Arial"/>
          <w:u w:val="single"/>
          <w:lang w:val="en-US"/>
        </w:rPr>
        <w:t>Sample characteristics</w:t>
      </w:r>
    </w:p>
    <w:p w:rsidRPr="003432D8" w:rsidR="00E4715D" w:rsidP="006F1403" w:rsidRDefault="000950A7" w14:paraId="3C18B328" w14:textId="2D26CDAC">
      <w:pPr>
        <w:spacing w:line="480" w:lineRule="auto"/>
        <w:jc w:val="both"/>
        <w:rPr>
          <w:rFonts w:ascii="Arial" w:hAnsi="Arial" w:cs="Arial"/>
          <w:lang w:val="en-US"/>
        </w:rPr>
      </w:pPr>
      <w:ins w:author="Lennart Lüttgau" w:date="2021-07-06T14:03:00Z" w:id="402">
        <w:r w:rsidRPr="691CB35D">
          <w:rPr>
            <w:rFonts w:ascii="Arial" w:hAnsi="Arial" w:cs="Arial"/>
            <w:lang w:val="en-US"/>
          </w:rPr>
          <w:t xml:space="preserve">The </w:t>
        </w:r>
      </w:ins>
      <w:ins w:author="Lennart Lüttgau" w:date="2021-07-06T14:02:00Z" w:id="403">
        <w:r w:rsidRPr="691CB35D" w:rsidR="00CA1148">
          <w:rPr>
            <w:rFonts w:ascii="Arial" w:hAnsi="Arial" w:cs="Arial"/>
            <w:lang w:val="en-US"/>
          </w:rPr>
          <w:t>final</w:t>
        </w:r>
      </w:ins>
      <w:r w:rsidRPr="691CB35D" w:rsidR="00C15582">
        <w:rPr>
          <w:rFonts w:ascii="Arial" w:hAnsi="Arial" w:cs="Arial"/>
          <w:lang w:val="en-US"/>
        </w:rPr>
        <w:t xml:space="preserve"> sample consisted of n = </w:t>
      </w:r>
      <w:commentRangeStart w:id="404"/>
      <w:commentRangeStart w:id="405"/>
      <w:commentRangeStart w:id="406"/>
      <w:commentRangeStart w:id="407"/>
      <w:r w:rsidRPr="691CB35D" w:rsidR="00C15582">
        <w:rPr>
          <w:rFonts w:ascii="Arial" w:hAnsi="Arial" w:cs="Arial"/>
          <w:lang w:val="en-US"/>
        </w:rPr>
        <w:t xml:space="preserve">28 </w:t>
      </w:r>
      <w:commentRangeEnd w:id="404"/>
      <w:r>
        <w:commentReference w:id="404"/>
      </w:r>
      <w:commentRangeEnd w:id="405"/>
      <w:r>
        <w:commentReference w:id="405"/>
      </w:r>
      <w:commentRangeEnd w:id="406"/>
      <w:r>
        <w:commentReference w:id="406"/>
      </w:r>
      <w:commentRangeEnd w:id="407"/>
      <w:r w:rsidR="002D06AF">
        <w:rPr>
          <w:rStyle w:val="Kommentarzeichen"/>
        </w:rPr>
        <w:commentReference w:id="407"/>
      </w:r>
      <w:r w:rsidRPr="691CB35D" w:rsidR="00C15582">
        <w:rPr>
          <w:rFonts w:ascii="Arial" w:hAnsi="Arial" w:cs="Arial"/>
          <w:lang w:val="en-US"/>
        </w:rPr>
        <w:t>healthy male adult</w:t>
      </w:r>
      <w:ins w:author="Lennart Lüttgau" w:date="2021-07-06T14:03:00Z" w:id="408">
        <w:r w:rsidRPr="691CB35D">
          <w:rPr>
            <w:rFonts w:ascii="Arial" w:hAnsi="Arial" w:cs="Arial"/>
            <w:lang w:val="en-US"/>
          </w:rPr>
          <w:t xml:space="preserve"> human </w:t>
        </w:r>
      </w:ins>
      <w:ins w:author="Sjoerds, Z." w:date="2021-07-19T07:40:00Z" w:id="409">
        <w:r w:rsidRPr="691CB35D" w:rsidR="623FA605">
          <w:rPr>
            <w:rFonts w:ascii="Arial" w:hAnsi="Arial" w:cs="Arial"/>
            <w:lang w:val="en-US"/>
          </w:rPr>
          <w:t xml:space="preserve">participants </w:t>
        </w:r>
      </w:ins>
      <w:r w:rsidRPr="691CB35D" w:rsidR="00C15582">
        <w:rPr>
          <w:rFonts w:ascii="Arial" w:hAnsi="Arial" w:cs="Arial"/>
          <w:lang w:val="en-US"/>
        </w:rPr>
        <w:t xml:space="preserve">with a mean age of </w:t>
      </w:r>
      <w:r w:rsidRPr="691CB35D" w:rsidR="00EB2710">
        <w:rPr>
          <w:rFonts w:ascii="Arial" w:hAnsi="Arial" w:cs="Arial"/>
          <w:lang w:val="en-US"/>
        </w:rPr>
        <w:t>26.9 (</w:t>
      </w:r>
      <w:r w:rsidRPr="691CB35D" w:rsidR="00EB2710">
        <w:rPr>
          <w:rFonts w:ascii="Arial" w:hAnsi="Arial" w:cs="Arial"/>
          <w:i/>
          <w:iCs/>
          <w:lang w:val="en-US"/>
        </w:rPr>
        <w:t xml:space="preserve">SD </w:t>
      </w:r>
      <w:r w:rsidRPr="691CB35D" w:rsidR="00EB2710">
        <w:rPr>
          <w:rFonts w:ascii="Arial" w:hAnsi="Arial" w:cs="Arial"/>
          <w:lang w:val="en-US"/>
        </w:rPr>
        <w:t>= 5.7)</w:t>
      </w:r>
      <w:ins w:author="Sjoerds, Z." w:date="2021-07-19T07:41:00Z" w:id="410">
        <w:r w:rsidRPr="691CB35D" w:rsidR="30D6B646">
          <w:rPr>
            <w:rFonts w:ascii="Arial" w:hAnsi="Arial" w:cs="Arial"/>
            <w:lang w:val="en-US"/>
          </w:rPr>
          <w:t>,</w:t>
        </w:r>
      </w:ins>
      <w:r w:rsidRPr="691CB35D" w:rsidR="00EB2710">
        <w:rPr>
          <w:rFonts w:ascii="Arial" w:hAnsi="Arial" w:cs="Arial"/>
          <w:lang w:val="en-US"/>
        </w:rPr>
        <w:t xml:space="preserve"> a mean of 12.</w:t>
      </w:r>
      <w:ins w:author="Schlagenhauf, Florian" w:date="2021-07-20T14:17:00Z" w:id="411">
        <w:r w:rsidRPr="691CB35D" w:rsidR="005C1AB5">
          <w:rPr>
            <w:rFonts w:ascii="Arial" w:hAnsi="Arial" w:cs="Arial"/>
            <w:lang w:val="en-US"/>
          </w:rPr>
          <w:t xml:space="preserve">2 </w:t>
        </w:r>
      </w:ins>
      <w:r w:rsidRPr="691CB35D" w:rsidR="00EB2710">
        <w:rPr>
          <w:rFonts w:ascii="Arial" w:hAnsi="Arial" w:cs="Arial"/>
          <w:lang w:val="en-US"/>
        </w:rPr>
        <w:t>(</w:t>
      </w:r>
      <w:r w:rsidRPr="691CB35D" w:rsidR="00EB2710">
        <w:rPr>
          <w:rFonts w:ascii="Arial" w:hAnsi="Arial" w:cs="Arial"/>
          <w:i/>
          <w:iCs/>
          <w:lang w:val="en-US"/>
        </w:rPr>
        <w:t>SD</w:t>
      </w:r>
      <w:r w:rsidRPr="691CB35D" w:rsidR="00EB2710">
        <w:rPr>
          <w:rFonts w:ascii="Arial" w:hAnsi="Arial" w:cs="Arial"/>
          <w:lang w:val="en-US"/>
        </w:rPr>
        <w:t xml:space="preserve"> = 1.2) </w:t>
      </w:r>
      <w:r w:rsidRPr="691CB35D" w:rsidR="007871FE">
        <w:rPr>
          <w:rFonts w:ascii="Arial" w:hAnsi="Arial" w:cs="Arial"/>
          <w:lang w:val="en-US"/>
        </w:rPr>
        <w:t>educational</w:t>
      </w:r>
      <w:r w:rsidRPr="691CB35D" w:rsidR="00EB2710">
        <w:rPr>
          <w:rFonts w:ascii="Arial" w:hAnsi="Arial" w:cs="Arial"/>
          <w:lang w:val="en-US"/>
        </w:rPr>
        <w:t xml:space="preserve"> years</w:t>
      </w:r>
      <w:ins w:author="Sjoerds, Z." w:date="2021-07-19T07:41:00Z" w:id="412">
        <w:r w:rsidRPr="691CB35D" w:rsidR="08D27349">
          <w:rPr>
            <w:rFonts w:ascii="Arial" w:hAnsi="Arial" w:cs="Arial"/>
            <w:lang w:val="en-US"/>
          </w:rPr>
          <w:t>,</w:t>
        </w:r>
      </w:ins>
      <w:r w:rsidRPr="691CB35D" w:rsidR="00FE45A0">
        <w:rPr>
          <w:rFonts w:ascii="Arial" w:hAnsi="Arial" w:cs="Arial"/>
          <w:lang w:val="en-US"/>
        </w:rPr>
        <w:t xml:space="preserve"> and a mean verbal intelligence of 103.8 (</w:t>
      </w:r>
      <w:r w:rsidRPr="691CB35D" w:rsidR="00FE45A0">
        <w:rPr>
          <w:rFonts w:ascii="Arial" w:hAnsi="Arial" w:cs="Arial"/>
          <w:i/>
          <w:iCs/>
          <w:lang w:val="en-US"/>
        </w:rPr>
        <w:t xml:space="preserve">SD </w:t>
      </w:r>
      <w:r w:rsidRPr="691CB35D" w:rsidR="00FE45A0">
        <w:rPr>
          <w:rFonts w:ascii="Arial" w:hAnsi="Arial" w:cs="Arial"/>
          <w:lang w:val="en-US"/>
        </w:rPr>
        <w:t>= 10.</w:t>
      </w:r>
      <w:ins w:author="Schlagenhauf, Florian" w:date="2021-07-20T14:17:00Z" w:id="413">
        <w:r w:rsidRPr="691CB35D" w:rsidR="005C1AB5">
          <w:rPr>
            <w:rFonts w:ascii="Arial" w:hAnsi="Arial" w:cs="Arial"/>
            <w:lang w:val="en-US"/>
          </w:rPr>
          <w:t>1</w:t>
        </w:r>
      </w:ins>
      <w:r w:rsidRPr="691CB35D" w:rsidR="00FE45A0">
        <w:rPr>
          <w:rFonts w:ascii="Arial" w:hAnsi="Arial" w:cs="Arial"/>
          <w:lang w:val="en-US"/>
        </w:rPr>
        <w:t>)</w:t>
      </w:r>
      <w:ins w:author="Sjoerds, Z." w:date="2021-07-19T07:41:00Z" w:id="414">
        <w:r w:rsidRPr="691CB35D" w:rsidR="30AA0925">
          <w:rPr>
            <w:rFonts w:ascii="Arial" w:hAnsi="Arial" w:cs="Arial"/>
            <w:lang w:val="en-US"/>
          </w:rPr>
          <w:t>.</w:t>
        </w:r>
      </w:ins>
    </w:p>
    <w:p w:rsidRPr="008F1CDF" w:rsidR="008E5904" w:rsidP="006F1403" w:rsidRDefault="001E1DDC" w14:paraId="6A4AFD09" w14:textId="32A6ECD2">
      <w:pPr>
        <w:spacing w:line="480" w:lineRule="auto"/>
        <w:jc w:val="both"/>
        <w:rPr>
          <w:rFonts w:ascii="Arial" w:hAnsi="Arial" w:cs="Arial"/>
          <w:u w:val="single"/>
          <w:lang w:val="en-US"/>
        </w:rPr>
      </w:pPr>
      <w:r>
        <w:rPr>
          <w:rFonts w:ascii="Arial" w:hAnsi="Arial" w:cs="Arial"/>
          <w:u w:val="single"/>
          <w:lang w:val="en-US"/>
        </w:rPr>
        <w:t xml:space="preserve">3.2. </w:t>
      </w:r>
      <w:r w:rsidR="008E5904">
        <w:rPr>
          <w:rFonts w:ascii="Arial" w:hAnsi="Arial" w:cs="Arial"/>
          <w:u w:val="single"/>
          <w:lang w:val="en-US"/>
        </w:rPr>
        <w:t xml:space="preserve">Physiological and subjective </w:t>
      </w:r>
      <w:r w:rsidRPr="008F1CDF" w:rsidR="008E5904">
        <w:rPr>
          <w:rFonts w:ascii="Arial" w:hAnsi="Arial" w:cs="Arial"/>
          <w:u w:val="single"/>
          <w:lang w:val="en-US"/>
        </w:rPr>
        <w:t>results</w:t>
      </w:r>
    </w:p>
    <w:p w:rsidR="00C15582" w:rsidP="006F1403" w:rsidRDefault="003D09FA" w14:paraId="35B75B8F" w14:textId="355E16D2">
      <w:pPr>
        <w:spacing w:line="480" w:lineRule="auto"/>
        <w:jc w:val="both"/>
        <w:rPr>
          <w:rFonts w:ascii="Arial" w:hAnsi="Arial" w:cs="Arial"/>
          <w:lang w:val="en-US"/>
        </w:rPr>
        <w:sectPr w:rsidR="00C15582" w:rsidSect="00C15582">
          <w:pgSz w:w="11906" w:h="16838" w:orient="portrait"/>
          <w:pgMar w:top="1417" w:right="1417" w:bottom="1134" w:left="1417" w:header="708" w:footer="708" w:gutter="0"/>
          <w:lnNumType w:countBy="1" w:restart="continuous"/>
          <w:cols w:space="708"/>
          <w:docGrid w:linePitch="360"/>
        </w:sectPr>
      </w:pPr>
      <w:r w:rsidRPr="7339AC12">
        <w:rPr>
          <w:rFonts w:ascii="Arial" w:hAnsi="Arial" w:cs="Arial"/>
          <w:lang w:val="en-US"/>
        </w:rPr>
        <w:t>The stress intervention significantly increased subjective stress response (</w:t>
      </w:r>
      <w:commentRangeStart w:id="415"/>
      <w:commentRangeStart w:id="416"/>
      <w:commentRangeStart w:id="417"/>
      <w:r w:rsidRPr="7339AC12">
        <w:rPr>
          <w:rFonts w:ascii="Arial" w:hAnsi="Arial" w:cs="Arial"/>
          <w:lang w:val="en-US"/>
        </w:rPr>
        <w:t>arousal</w:t>
      </w:r>
      <w:commentRangeEnd w:id="415"/>
      <w:r>
        <w:commentReference w:id="415"/>
      </w:r>
      <w:commentRangeEnd w:id="416"/>
      <w:r>
        <w:commentReference w:id="416"/>
      </w:r>
      <w:commentRangeEnd w:id="417"/>
      <w:r>
        <w:commentReference w:id="417"/>
      </w:r>
      <w:r w:rsidRPr="7339AC12">
        <w:rPr>
          <w:rFonts w:ascii="Arial" w:hAnsi="Arial" w:cs="Arial"/>
          <w:lang w:val="en-US"/>
        </w:rPr>
        <w:t>, valence and subjective stress), as well as physiological response</w:t>
      </w:r>
      <w:r w:rsidRPr="7339AC12" w:rsidR="001447F3">
        <w:rPr>
          <w:rFonts w:ascii="Arial" w:hAnsi="Arial" w:cs="Arial"/>
          <w:lang w:val="en-US"/>
        </w:rPr>
        <w:t xml:space="preserve"> (cortisol levels)</w:t>
      </w:r>
      <w:r w:rsidRPr="7339AC12">
        <w:rPr>
          <w:rFonts w:ascii="Arial" w:hAnsi="Arial" w:cs="Arial"/>
          <w:lang w:val="en-US"/>
        </w:rPr>
        <w:t>. For detailed statistics refer to the supplement and Figure</w:t>
      </w:r>
      <w:r w:rsidRPr="7339AC12" w:rsidR="00C15582">
        <w:rPr>
          <w:rFonts w:ascii="Arial" w:hAnsi="Arial" w:cs="Arial"/>
          <w:lang w:val="en-US"/>
        </w:rPr>
        <w:t xml:space="preserve"> 3.</w:t>
      </w:r>
    </w:p>
    <w:p w:rsidR="00C15582" w:rsidP="006F1403" w:rsidRDefault="003C72CA" w14:paraId="35BD2A46" w14:textId="0CC2F579">
      <w:pPr>
        <w:spacing w:line="480" w:lineRule="auto"/>
        <w:jc w:val="both"/>
        <w:rPr>
          <w:rFonts w:ascii="Arial" w:hAnsi="Arial" w:cs="Arial"/>
          <w:lang w:val="en-US"/>
        </w:rPr>
      </w:pPr>
      <w:r>
        <w:rPr>
          <w:rFonts w:ascii="Arial" w:hAnsi="Arial" w:cs="Arial"/>
          <w:noProof/>
          <w:lang w:eastAsia="de-DE"/>
        </w:rPr>
        <w:lastRenderedPageBreak/>
        <w:drawing>
          <wp:inline distT="0" distB="0" distL="0" distR="0" wp14:anchorId="2E4FCF64" wp14:editId="60AB042D">
            <wp:extent cx="7262191" cy="4841461"/>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74776" cy="4849851"/>
                    </a:xfrm>
                    <a:prstGeom prst="rect">
                      <a:avLst/>
                    </a:prstGeom>
                  </pic:spPr>
                </pic:pic>
              </a:graphicData>
            </a:graphic>
          </wp:inline>
        </w:drawing>
      </w:r>
    </w:p>
    <w:p w:rsidR="001E1DDC" w:rsidP="001E1DDC" w:rsidRDefault="001E1DDC" w14:paraId="268354CB" w14:textId="7CBE3D6E">
      <w:pPr>
        <w:spacing w:line="480" w:lineRule="auto"/>
        <w:jc w:val="both"/>
        <w:rPr>
          <w:rFonts w:ascii="Arial" w:hAnsi="Arial" w:cs="Arial"/>
          <w:lang w:val="en-US"/>
        </w:rPr>
        <w:sectPr w:rsidR="001E1DDC" w:rsidSect="00C15582">
          <w:pgSz w:w="16838" w:h="11906" w:orient="landscape"/>
          <w:pgMar w:top="1417" w:right="1134" w:bottom="1417" w:left="1417" w:header="708" w:footer="708" w:gutter="0"/>
          <w:lnNumType w:countBy="1" w:restart="continuous"/>
          <w:cols w:space="708"/>
          <w:docGrid w:linePitch="360"/>
        </w:sectPr>
      </w:pPr>
      <w:r w:rsidRPr="728432B7">
        <w:rPr>
          <w:rFonts w:ascii="Arial" w:hAnsi="Arial" w:cs="Arial"/>
          <w:lang w:val="en-US"/>
        </w:rPr>
        <w:t xml:space="preserve">Figure 3 </w:t>
      </w:r>
      <w:r w:rsidRPr="728432B7" w:rsidR="001447F3">
        <w:rPr>
          <w:rFonts w:ascii="Arial" w:hAnsi="Arial" w:cs="Arial"/>
          <w:lang w:val="en-US"/>
        </w:rPr>
        <w:t>Physiological (cortisol)</w:t>
      </w:r>
      <w:r w:rsidRPr="728432B7" w:rsidR="00BE5434">
        <w:rPr>
          <w:rFonts w:ascii="Arial" w:hAnsi="Arial" w:cs="Arial"/>
          <w:lang w:val="en-US"/>
        </w:rPr>
        <w:t xml:space="preserve"> (A)</w:t>
      </w:r>
      <w:r w:rsidRPr="728432B7" w:rsidR="001447F3">
        <w:rPr>
          <w:rFonts w:ascii="Arial" w:hAnsi="Arial" w:cs="Arial"/>
          <w:lang w:val="en-US"/>
        </w:rPr>
        <w:t xml:space="preserve"> and subjective</w:t>
      </w:r>
      <w:r w:rsidRPr="728432B7">
        <w:rPr>
          <w:rFonts w:ascii="Arial" w:hAnsi="Arial" w:cs="Arial"/>
          <w:lang w:val="en-US"/>
        </w:rPr>
        <w:t xml:space="preserve"> stress</w:t>
      </w:r>
      <w:r w:rsidRPr="728432B7" w:rsidR="001447F3">
        <w:rPr>
          <w:rFonts w:ascii="Arial" w:hAnsi="Arial" w:cs="Arial"/>
          <w:lang w:val="en-US"/>
        </w:rPr>
        <w:t xml:space="preserve"> response</w:t>
      </w:r>
      <w:r w:rsidRPr="728432B7" w:rsidR="00BE5434">
        <w:rPr>
          <w:rFonts w:ascii="Arial" w:hAnsi="Arial" w:cs="Arial"/>
          <w:lang w:val="en-US"/>
        </w:rPr>
        <w:t xml:space="preserve"> (B-D)</w:t>
      </w:r>
      <w:r w:rsidRPr="728432B7">
        <w:rPr>
          <w:rFonts w:ascii="Arial" w:hAnsi="Arial" w:cs="Arial"/>
          <w:lang w:val="en-US"/>
        </w:rPr>
        <w:t xml:space="preserve"> over the course of the session. </w:t>
      </w:r>
      <w:r w:rsidR="00FB051C">
        <w:rPr>
          <w:rFonts w:ascii="Arial" w:hAnsi="Arial" w:cs="Arial"/>
          <w:lang w:val="en-US"/>
        </w:rPr>
        <w:t>Violet</w:t>
      </w:r>
      <w:r w:rsidRPr="728432B7">
        <w:rPr>
          <w:rFonts w:ascii="Arial" w:hAnsi="Arial" w:cs="Arial"/>
          <w:lang w:val="en-US"/>
        </w:rPr>
        <w:t xml:space="preserve"> shaded area: </w:t>
      </w:r>
      <w:ins w:author="Sjoerds, Z." w:date="2021-07-19T07:45:00Z" w:id="418">
        <w:r w:rsidRPr="728432B7" w:rsidR="04F79F67">
          <w:rPr>
            <w:rFonts w:ascii="Arial" w:hAnsi="Arial" w:cs="Arial"/>
            <w:lang w:val="en-US"/>
          </w:rPr>
          <w:t xml:space="preserve">period of </w:t>
        </w:r>
        <w:r w:rsidRPr="728432B7" w:rsidR="3E795D22">
          <w:rPr>
            <w:rFonts w:ascii="Arial" w:hAnsi="Arial" w:cs="Arial"/>
            <w:lang w:val="en-US"/>
          </w:rPr>
          <w:t xml:space="preserve">intervention (either </w:t>
        </w:r>
      </w:ins>
      <w:r w:rsidRPr="728432B7">
        <w:rPr>
          <w:rFonts w:ascii="Arial" w:hAnsi="Arial" w:cs="Arial"/>
          <w:lang w:val="en-US"/>
        </w:rPr>
        <w:t xml:space="preserve">stress induction (TSST) </w:t>
      </w:r>
      <w:ins w:author="Sjoerds, Z." w:date="2021-07-19T07:45:00Z" w:id="419">
        <w:r w:rsidRPr="728432B7" w:rsidR="02BFD672">
          <w:rPr>
            <w:rFonts w:ascii="Arial" w:hAnsi="Arial" w:cs="Arial"/>
            <w:lang w:val="en-US"/>
          </w:rPr>
          <w:t xml:space="preserve">or </w:t>
        </w:r>
      </w:ins>
      <w:r w:rsidRPr="728432B7">
        <w:rPr>
          <w:rFonts w:ascii="Arial" w:hAnsi="Arial" w:cs="Arial"/>
          <w:lang w:val="en-US"/>
        </w:rPr>
        <w:t>control intervention</w:t>
      </w:r>
      <w:ins w:author="Sjoerds, Z." w:date="2021-07-19T07:45:00Z" w:id="420">
        <w:r w:rsidRPr="728432B7" w:rsidR="4D380265">
          <w:rPr>
            <w:rFonts w:ascii="Arial" w:hAnsi="Arial" w:cs="Arial"/>
            <w:lang w:val="en-US"/>
          </w:rPr>
          <w:t>)</w:t>
        </w:r>
      </w:ins>
      <w:r w:rsidRPr="728432B7">
        <w:rPr>
          <w:rFonts w:ascii="Arial" w:hAnsi="Arial" w:cs="Arial"/>
          <w:lang w:val="en-US"/>
        </w:rPr>
        <w:t xml:space="preserve">, grey shaded area: </w:t>
      </w:r>
      <w:proofErr w:type="gramStart"/>
      <w:r w:rsidRPr="728432B7" w:rsidR="001447F3">
        <w:rPr>
          <w:rFonts w:ascii="Arial" w:hAnsi="Arial" w:cs="Arial"/>
          <w:lang w:val="en-US"/>
        </w:rPr>
        <w:t>reversal learning</w:t>
      </w:r>
      <w:proofErr w:type="gramEnd"/>
      <w:r w:rsidRPr="728432B7" w:rsidR="001447F3">
        <w:rPr>
          <w:rFonts w:ascii="Arial" w:hAnsi="Arial" w:cs="Arial"/>
          <w:lang w:val="en-US"/>
        </w:rPr>
        <w:t xml:space="preserve"> task</w:t>
      </w:r>
      <w:r w:rsidRPr="728432B7" w:rsidR="00C301CF">
        <w:rPr>
          <w:rFonts w:ascii="Arial" w:hAnsi="Arial" w:cs="Arial"/>
          <w:lang w:val="en-US"/>
        </w:rPr>
        <w:t xml:space="preserve"> was administered in the MR scanner.</w:t>
      </w:r>
    </w:p>
    <w:p w:rsidR="001E1DDC" w:rsidP="006F1403" w:rsidRDefault="001E1DDC" w14:paraId="3EC23BEF" w14:textId="77777777">
      <w:pPr>
        <w:spacing w:line="480" w:lineRule="auto"/>
        <w:jc w:val="both"/>
        <w:rPr>
          <w:rFonts w:ascii="Arial" w:hAnsi="Arial" w:cs="Arial"/>
          <w:lang w:val="en-US"/>
        </w:rPr>
      </w:pPr>
    </w:p>
    <w:p w:rsidR="00C15582" w:rsidP="006F1403" w:rsidRDefault="001E1DDC" w14:paraId="660B6D6E" w14:textId="79668CD0">
      <w:pPr>
        <w:spacing w:line="480" w:lineRule="auto"/>
        <w:jc w:val="both"/>
        <w:rPr>
          <w:rFonts w:ascii="Arial" w:hAnsi="Arial" w:cs="Arial"/>
          <w:lang w:val="en-US"/>
        </w:rPr>
      </w:pPr>
      <w:r>
        <w:rPr>
          <w:noProof/>
          <w:lang w:eastAsia="de-DE"/>
        </w:rPr>
        <w:drawing>
          <wp:inline distT="0" distB="0" distL="0" distR="0" wp14:anchorId="6E34F8ED" wp14:editId="12F5F63A">
            <wp:extent cx="8136326" cy="4114800"/>
            <wp:effectExtent l="0" t="0" r="444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136326" cy="4114800"/>
                    </a:xfrm>
                    <a:prstGeom prst="rect">
                      <a:avLst/>
                    </a:prstGeom>
                  </pic:spPr>
                </pic:pic>
              </a:graphicData>
            </a:graphic>
          </wp:inline>
        </w:drawing>
      </w:r>
    </w:p>
    <w:p w:rsidR="00C15582" w:rsidP="006F1403" w:rsidRDefault="00C15582" w14:paraId="7EE5BE60" w14:textId="2025F124">
      <w:pPr>
        <w:spacing w:line="480" w:lineRule="auto"/>
        <w:jc w:val="both"/>
        <w:rPr>
          <w:rFonts w:ascii="Arial" w:hAnsi="Arial" w:cs="Arial"/>
          <w:lang w:val="en-US"/>
        </w:rPr>
        <w:sectPr w:rsidR="00C15582" w:rsidSect="00C15582">
          <w:pgSz w:w="16838" w:h="11906" w:orient="landscape"/>
          <w:pgMar w:top="1417" w:right="1134" w:bottom="1417" w:left="1417" w:header="708" w:footer="708" w:gutter="0"/>
          <w:lnNumType w:countBy="1" w:restart="continuous"/>
          <w:cols w:space="708"/>
          <w:docGrid w:linePitch="360"/>
        </w:sectPr>
      </w:pPr>
      <w:r>
        <w:rPr>
          <w:rFonts w:ascii="Arial" w:hAnsi="Arial" w:cs="Arial"/>
          <w:lang w:val="en-US"/>
        </w:rPr>
        <w:t xml:space="preserve">Figure </w:t>
      </w:r>
      <w:r w:rsidR="001E1DDC">
        <w:rPr>
          <w:rFonts w:ascii="Arial" w:hAnsi="Arial" w:cs="Arial"/>
          <w:lang w:val="en-US"/>
        </w:rPr>
        <w:t>4</w:t>
      </w:r>
      <w:r w:rsidR="00C301CF">
        <w:rPr>
          <w:rFonts w:ascii="Arial" w:hAnsi="Arial" w:cs="Arial"/>
          <w:lang w:val="en-US"/>
        </w:rPr>
        <w:t xml:space="preserve"> </w:t>
      </w:r>
      <w:r w:rsidR="001E1DDC">
        <w:rPr>
          <w:rFonts w:ascii="Arial" w:hAnsi="Arial" w:cs="Arial"/>
          <w:lang w:val="en-US"/>
        </w:rPr>
        <w:t xml:space="preserve">Correct responses across task (1), as well as phases (1a-c) and </w:t>
      </w:r>
      <w:proofErr w:type="spellStart"/>
      <w:r w:rsidR="001E1DDC">
        <w:rPr>
          <w:rFonts w:ascii="Arial" w:hAnsi="Arial" w:cs="Arial"/>
          <w:lang w:val="en-US"/>
        </w:rPr>
        <w:t>interindividual</w:t>
      </w:r>
      <w:proofErr w:type="spellEnd"/>
      <w:r w:rsidR="001E1DDC">
        <w:rPr>
          <w:rFonts w:ascii="Arial" w:hAnsi="Arial" w:cs="Arial"/>
          <w:lang w:val="en-US"/>
        </w:rPr>
        <w:t xml:space="preserve"> differences between conditions (2)</w:t>
      </w:r>
    </w:p>
    <w:p w:rsidRPr="00FA7131" w:rsidR="00FA7131" w:rsidP="450E4154" w:rsidRDefault="552368FF" w14:paraId="1C47720F" w14:textId="00B22A6C">
      <w:pPr>
        <w:spacing w:line="480" w:lineRule="auto"/>
        <w:jc w:val="both"/>
        <w:rPr>
          <w:rFonts w:ascii="Arial" w:hAnsi="Arial" w:cs="Arial"/>
          <w:lang w:val="en-US"/>
        </w:rPr>
      </w:pPr>
      <w:r w:rsidRPr="450E4154">
        <w:rPr>
          <w:rFonts w:ascii="Arial" w:hAnsi="Arial" w:cs="Arial"/>
          <w:u w:val="single"/>
          <w:lang w:val="en-US"/>
        </w:rPr>
        <w:lastRenderedPageBreak/>
        <w:t xml:space="preserve">3.3. </w:t>
      </w:r>
      <w:r w:rsidRPr="450E4154" w:rsidR="6C956DE5">
        <w:rPr>
          <w:rFonts w:ascii="Arial" w:hAnsi="Arial" w:cs="Arial"/>
          <w:u w:val="single"/>
          <w:lang w:val="en-US"/>
        </w:rPr>
        <w:t>Behavioral results</w:t>
      </w:r>
      <w:r w:rsidRPr="450E4154" w:rsidR="1A846D4D">
        <w:rPr>
          <w:rFonts w:ascii="Arial" w:hAnsi="Arial" w:cs="Arial"/>
          <w:lang w:val="en-US"/>
        </w:rPr>
        <w:t xml:space="preserve"> </w:t>
      </w:r>
      <w:r w:rsidRPr="450E4154" w:rsidR="6EA08733">
        <w:rPr>
          <w:rFonts w:ascii="Arial" w:hAnsi="Arial" w:cs="Arial"/>
          <w:lang w:val="en-US"/>
        </w:rPr>
        <w:t>(690 words)</w:t>
      </w:r>
    </w:p>
    <w:p w:rsidRPr="00FA7131" w:rsidR="00FA7131" w:rsidP="691CB35D" w:rsidRDefault="00921085" w14:paraId="36D1BD83" w14:textId="748F6B4B">
      <w:pPr>
        <w:spacing w:line="480" w:lineRule="auto"/>
        <w:jc w:val="both"/>
        <w:rPr>
          <w:rFonts w:ascii="Arial" w:hAnsi="Arial" w:cs="Arial"/>
          <w:u w:val="single"/>
          <w:lang w:val="en-US"/>
        </w:rPr>
      </w:pPr>
      <w:r w:rsidRPr="4D6442EE">
        <w:rPr>
          <w:rFonts w:ascii="Arial" w:hAnsi="Arial" w:cs="Arial"/>
          <w:lang w:val="en-US"/>
        </w:rPr>
        <w:t xml:space="preserve">Best-fitting multilevel linear modeling included a random-subject intercept, as well as a main effect of condition and phase. </w:t>
      </w:r>
      <w:commentRangeStart w:id="421"/>
      <w:commentRangeStart w:id="422"/>
      <w:commentRangeStart w:id="423"/>
      <w:r w:rsidRPr="4D6442EE" w:rsidR="00447793">
        <w:rPr>
          <w:rFonts w:ascii="Arial" w:hAnsi="Arial" w:cs="Arial"/>
          <w:lang w:val="en-US"/>
        </w:rPr>
        <w:t>Predicting</w:t>
      </w:r>
      <w:commentRangeEnd w:id="421"/>
      <w:r>
        <w:commentReference w:id="421"/>
      </w:r>
      <w:commentRangeEnd w:id="422"/>
      <w:r>
        <w:commentReference w:id="422"/>
      </w:r>
      <w:commentRangeEnd w:id="423"/>
      <w:r>
        <w:commentReference w:id="423"/>
      </w:r>
      <w:r w:rsidRPr="4D6442EE" w:rsidR="00447793">
        <w:rPr>
          <w:rFonts w:ascii="Arial" w:hAnsi="Arial" w:cs="Arial"/>
          <w:lang w:val="en-US"/>
        </w:rPr>
        <w:t xml:space="preserve"> correct responses on a single-trial basis with </w:t>
      </w:r>
      <w:r w:rsidRPr="4D6442EE">
        <w:rPr>
          <w:rFonts w:ascii="Arial" w:hAnsi="Arial" w:cs="Arial"/>
          <w:lang w:val="en-US"/>
        </w:rPr>
        <w:t xml:space="preserve">multilevel linear modeling </w:t>
      </w:r>
      <w:r w:rsidRPr="4D6442EE" w:rsidR="00447793">
        <w:rPr>
          <w:rFonts w:ascii="Arial" w:hAnsi="Arial" w:cs="Arial"/>
          <w:lang w:val="en-US"/>
        </w:rPr>
        <w:t xml:space="preserve">indicated the expected task effect </w:t>
      </w:r>
      <w:r w:rsidRPr="4D6442EE" w:rsidR="00F14195">
        <w:rPr>
          <w:rFonts w:ascii="Arial" w:hAnsi="Arial" w:cs="Arial"/>
          <w:lang w:val="en-US"/>
        </w:rPr>
        <w:t>under</w:t>
      </w:r>
      <w:r w:rsidRPr="4D6442EE" w:rsidR="00447793">
        <w:rPr>
          <w:rFonts w:ascii="Arial" w:hAnsi="Arial" w:cs="Arial"/>
          <w:lang w:val="en-US"/>
        </w:rPr>
        <w:t xml:space="preserve"> reversal (</w:t>
      </w:r>
      <w:r w:rsidRPr="4D6442EE" w:rsidR="00447793">
        <w:rPr>
          <w:rFonts w:ascii="Arial" w:hAnsi="Arial" w:cs="Arial"/>
          <w:i/>
          <w:iCs/>
          <w:lang w:val="en-US"/>
        </w:rPr>
        <w:t>p</w:t>
      </w:r>
      <w:r w:rsidRPr="4D6442EE" w:rsidR="00447793">
        <w:rPr>
          <w:rFonts w:ascii="Arial" w:hAnsi="Arial" w:cs="Arial"/>
          <w:lang w:val="en-US"/>
        </w:rPr>
        <w:t xml:space="preserve"> &lt; 0.001) and</w:t>
      </w:r>
      <w:r w:rsidRPr="4D6442EE" w:rsidR="008A3DD9">
        <w:rPr>
          <w:rFonts w:ascii="Arial" w:hAnsi="Arial" w:cs="Arial"/>
          <w:lang w:val="en-US"/>
        </w:rPr>
        <w:t xml:space="preserve"> </w:t>
      </w:r>
      <w:r w:rsidRPr="4D6442EE" w:rsidR="00F14195">
        <w:rPr>
          <w:rFonts w:ascii="Arial" w:hAnsi="Arial" w:cs="Arial"/>
          <w:lang w:val="en-US"/>
        </w:rPr>
        <w:t>in the</w:t>
      </w:r>
      <w:r w:rsidRPr="4D6442EE" w:rsidR="00267BCB">
        <w:rPr>
          <w:rFonts w:ascii="Arial" w:hAnsi="Arial" w:cs="Arial"/>
          <w:lang w:val="en-US"/>
        </w:rPr>
        <w:t xml:space="preserve"> second</w:t>
      </w:r>
      <w:r w:rsidRPr="4D6442EE" w:rsidR="00447793">
        <w:rPr>
          <w:rFonts w:ascii="Arial" w:hAnsi="Arial" w:cs="Arial"/>
          <w:lang w:val="en-US"/>
        </w:rPr>
        <w:t xml:space="preserve"> stable phase (</w:t>
      </w:r>
      <w:r w:rsidRPr="4D6442EE" w:rsidR="00447793">
        <w:rPr>
          <w:rFonts w:ascii="Arial" w:hAnsi="Arial" w:cs="Arial"/>
          <w:i/>
          <w:iCs/>
          <w:lang w:val="en-US"/>
        </w:rPr>
        <w:t>p</w:t>
      </w:r>
      <w:r w:rsidRPr="4D6442EE" w:rsidR="00447793">
        <w:rPr>
          <w:rFonts w:ascii="Arial" w:hAnsi="Arial" w:cs="Arial"/>
          <w:lang w:val="en-US"/>
        </w:rPr>
        <w:t xml:space="preserve"> &lt; 0.001).</w:t>
      </w:r>
      <w:r w:rsidRPr="4D6442EE" w:rsidR="008A3DD9">
        <w:rPr>
          <w:rFonts w:ascii="Arial" w:hAnsi="Arial" w:cs="Arial"/>
          <w:lang w:val="en-US"/>
        </w:rPr>
        <w:t xml:space="preserve"> For both </w:t>
      </w:r>
      <w:r w:rsidRPr="4D6442EE" w:rsidR="00E76C3B">
        <w:rPr>
          <w:rFonts w:ascii="Arial" w:hAnsi="Arial" w:cs="Arial"/>
          <w:lang w:val="en-US"/>
        </w:rPr>
        <w:t>phases</w:t>
      </w:r>
      <w:r w:rsidRPr="4D6442EE" w:rsidR="00633842">
        <w:rPr>
          <w:rFonts w:ascii="Arial" w:hAnsi="Arial" w:cs="Arial"/>
          <w:lang w:val="en-US"/>
        </w:rPr>
        <w:t>,</w:t>
      </w:r>
      <w:r w:rsidRPr="4D6442EE" w:rsidR="00E76C3B">
        <w:rPr>
          <w:rFonts w:ascii="Arial" w:hAnsi="Arial" w:cs="Arial"/>
          <w:lang w:val="en-US"/>
        </w:rPr>
        <w:t xml:space="preserve"> </w:t>
      </w:r>
      <w:r w:rsidRPr="4D6442EE" w:rsidR="00633842">
        <w:rPr>
          <w:rFonts w:ascii="Arial" w:hAnsi="Arial" w:cs="Arial"/>
          <w:lang w:val="en-US"/>
        </w:rPr>
        <w:t>correct responses decrease</w:t>
      </w:r>
      <w:r w:rsidRPr="4D6442EE" w:rsidR="00816B3C">
        <w:rPr>
          <w:rFonts w:ascii="Arial" w:hAnsi="Arial" w:cs="Arial"/>
          <w:lang w:val="en-US"/>
        </w:rPr>
        <w:t>d</w:t>
      </w:r>
      <w:r w:rsidRPr="4D6442EE" w:rsidR="00633842">
        <w:rPr>
          <w:rFonts w:ascii="Arial" w:hAnsi="Arial" w:cs="Arial"/>
          <w:lang w:val="en-US"/>
        </w:rPr>
        <w:t xml:space="preserve"> with respect to the first reference phase.</w:t>
      </w:r>
      <w:r w:rsidRPr="4D6442EE" w:rsidR="00447793">
        <w:rPr>
          <w:rFonts w:ascii="Arial" w:hAnsi="Arial" w:cs="Arial"/>
          <w:lang w:val="en-US"/>
        </w:rPr>
        <w:t xml:space="preserve"> Furthermore, </w:t>
      </w:r>
      <w:r w:rsidRPr="4D6442EE" w:rsidR="00F14195">
        <w:rPr>
          <w:rFonts w:ascii="Arial" w:hAnsi="Arial" w:cs="Arial"/>
          <w:lang w:val="en-US"/>
        </w:rPr>
        <w:t>there was a main</w:t>
      </w:r>
      <w:r w:rsidRPr="4D6442EE" w:rsidR="00447793">
        <w:rPr>
          <w:rFonts w:ascii="Arial" w:hAnsi="Arial" w:cs="Arial"/>
          <w:lang w:val="en-US"/>
        </w:rPr>
        <w:t xml:space="preserve"> effect </w:t>
      </w:r>
      <w:r w:rsidRPr="4D6442EE" w:rsidR="00F14195">
        <w:rPr>
          <w:rFonts w:ascii="Arial" w:hAnsi="Arial" w:cs="Arial"/>
          <w:lang w:val="en-US"/>
        </w:rPr>
        <w:t>of condition (</w:t>
      </w:r>
      <w:r w:rsidRPr="4D6442EE" w:rsidR="00F14195">
        <w:rPr>
          <w:rFonts w:ascii="Arial" w:hAnsi="Arial" w:cs="Arial"/>
          <w:i/>
          <w:iCs/>
          <w:lang w:val="en-US"/>
        </w:rPr>
        <w:t xml:space="preserve">p </w:t>
      </w:r>
      <w:r w:rsidRPr="4D6442EE" w:rsidR="00F14195">
        <w:rPr>
          <w:rFonts w:ascii="Arial" w:hAnsi="Arial" w:cs="Arial"/>
          <w:lang w:val="en-US"/>
        </w:rPr>
        <w:t>= 0.02</w:t>
      </w:r>
      <w:r w:rsidRPr="4D6442EE" w:rsidR="00030677">
        <w:rPr>
          <w:rFonts w:ascii="Arial" w:hAnsi="Arial" w:cs="Arial"/>
          <w:lang w:val="en-US"/>
        </w:rPr>
        <w:t>0</w:t>
      </w:r>
      <w:r w:rsidRPr="4D6442EE" w:rsidR="00F14195">
        <w:rPr>
          <w:rFonts w:ascii="Arial" w:hAnsi="Arial" w:cs="Arial"/>
          <w:lang w:val="en-US"/>
        </w:rPr>
        <w:t>), suggesting that participants' correct responses</w:t>
      </w:r>
      <w:r w:rsidRPr="4D6442EE" w:rsidR="009A7E90">
        <w:rPr>
          <w:rFonts w:ascii="Arial" w:hAnsi="Arial" w:cs="Arial"/>
          <w:lang w:val="en-US"/>
        </w:rPr>
        <w:t xml:space="preserve"> subtly</w:t>
      </w:r>
      <w:r w:rsidRPr="4D6442EE" w:rsidR="00F14195">
        <w:rPr>
          <w:rFonts w:ascii="Arial" w:hAnsi="Arial" w:cs="Arial"/>
          <w:lang w:val="en-US"/>
        </w:rPr>
        <w:t xml:space="preserve"> increased with a </w:t>
      </w:r>
      <w:r w:rsidRPr="4D6442EE" w:rsidR="009A7E90">
        <w:rPr>
          <w:rFonts w:ascii="Arial" w:hAnsi="Arial" w:cs="Arial"/>
          <w:lang w:val="en-US"/>
        </w:rPr>
        <w:t xml:space="preserve">1.13 higher chance for correct responses under stress (see </w:t>
      </w:r>
      <w:r w:rsidRPr="4D6442EE" w:rsidR="3E7F5121">
        <w:rPr>
          <w:rFonts w:ascii="Arial" w:hAnsi="Arial" w:cs="Arial"/>
          <w:lang w:val="en-US"/>
        </w:rPr>
        <w:t>Table 1 and Supplement</w:t>
      </w:r>
      <w:r w:rsidRPr="4D6442EE" w:rsidR="425E23B0">
        <w:rPr>
          <w:rFonts w:ascii="Arial" w:hAnsi="Arial" w:cs="Arial"/>
          <w:lang w:val="en-US"/>
        </w:rPr>
        <w:t>:</w:t>
      </w:r>
      <w:r w:rsidRPr="4D6442EE" w:rsidR="63276D12">
        <w:rPr>
          <w:rFonts w:ascii="Arial" w:hAnsi="Arial" w:cs="Arial"/>
          <w:lang w:val="en-US"/>
        </w:rPr>
        <w:t xml:space="preserve"> Figure S1</w:t>
      </w:r>
      <w:r w:rsidRPr="4D6442EE" w:rsidR="009A7E90">
        <w:rPr>
          <w:rFonts w:ascii="Arial" w:hAnsi="Arial" w:cs="Arial"/>
          <w:lang w:val="en-US"/>
        </w:rPr>
        <w:t>)</w:t>
      </w:r>
      <w:r w:rsidRPr="4D6442EE" w:rsidR="00F14195">
        <w:rPr>
          <w:rFonts w:ascii="Arial" w:hAnsi="Arial" w:cs="Arial"/>
          <w:lang w:val="en-US"/>
        </w:rPr>
        <w:t>.</w:t>
      </w:r>
      <w:ins w:author="Wieland, Lara" w:date="2021-08-23T12:27:00Z" w:id="424">
        <w:r w:rsidRPr="4D6442EE" w:rsidR="4DA4C930">
          <w:rPr>
            <w:rFonts w:ascii="Arial" w:hAnsi="Arial" w:cs="Arial"/>
            <w:lang w:val="en-US"/>
          </w:rPr>
          <w:t xml:space="preserve"> As becomes apparent in Figure 4.2 the effects of stress on correct responses were quite </w:t>
        </w:r>
        <w:proofErr w:type="spellStart"/>
        <w:r w:rsidRPr="4D6442EE" w:rsidR="4DA4C930">
          <w:rPr>
            <w:rFonts w:ascii="Arial" w:hAnsi="Arial" w:cs="Arial"/>
            <w:lang w:val="en-US"/>
          </w:rPr>
          <w:t>heterogenous</w:t>
        </w:r>
        <w:proofErr w:type="spellEnd"/>
        <w:r w:rsidRPr="4D6442EE" w:rsidR="4DA4C930">
          <w:rPr>
            <w:rFonts w:ascii="Arial" w:hAnsi="Arial" w:cs="Arial"/>
            <w:lang w:val="en-US"/>
          </w:rPr>
          <w:t xml:space="preserve"> with high </w:t>
        </w:r>
        <w:proofErr w:type="spellStart"/>
        <w:r w:rsidRPr="4D6442EE" w:rsidR="4DA4C930">
          <w:rPr>
            <w:rFonts w:ascii="Arial" w:hAnsi="Arial" w:cs="Arial"/>
            <w:lang w:val="en-US"/>
          </w:rPr>
          <w:t>interindividual</w:t>
        </w:r>
        <w:proofErr w:type="spellEnd"/>
        <w:r w:rsidRPr="4D6442EE" w:rsidR="4DA4C930">
          <w:rPr>
            <w:rFonts w:ascii="Arial" w:hAnsi="Arial" w:cs="Arial"/>
            <w:lang w:val="en-US"/>
          </w:rPr>
          <w:t xml:space="preserve"> variability.</w:t>
        </w:r>
      </w:ins>
      <w:r w:rsidRPr="4D6442EE" w:rsidR="47D09E08">
        <w:rPr>
          <w:rFonts w:ascii="Arial" w:hAnsi="Arial" w:cs="Arial"/>
          <w:lang w:val="en-US"/>
        </w:rPr>
        <w:t xml:space="preserve"> </w:t>
      </w:r>
      <w:commentRangeStart w:id="425"/>
      <w:r w:rsidRPr="4D6442EE" w:rsidR="00F14195">
        <w:rPr>
          <w:rFonts w:ascii="Arial" w:hAnsi="Arial" w:cs="Arial"/>
          <w:lang w:val="en-US"/>
        </w:rPr>
        <w:t>These results</w:t>
      </w:r>
      <w:commentRangeEnd w:id="425"/>
      <w:r>
        <w:commentReference w:id="425"/>
      </w:r>
      <w:r w:rsidRPr="4D6442EE" w:rsidR="00F14195">
        <w:rPr>
          <w:rFonts w:ascii="Arial" w:hAnsi="Arial" w:cs="Arial"/>
          <w:lang w:val="en-US"/>
        </w:rPr>
        <w:t xml:space="preserve"> were supported by a significant main effect (</w:t>
      </w:r>
      <w:r w:rsidRPr="4D6442EE" w:rsidR="00F14195">
        <w:rPr>
          <w:rFonts w:ascii="Arial" w:hAnsi="Arial" w:cs="Arial"/>
          <w:i/>
          <w:iCs/>
          <w:lang w:val="en-US"/>
        </w:rPr>
        <w:t xml:space="preserve">p </w:t>
      </w:r>
      <w:r w:rsidRPr="4D6442EE" w:rsidR="00F14195">
        <w:rPr>
          <w:rFonts w:ascii="Arial" w:hAnsi="Arial" w:cs="Arial"/>
          <w:lang w:val="en-US"/>
        </w:rPr>
        <w:t>= 0.030)</w:t>
      </w:r>
      <w:r w:rsidRPr="4D6442EE" w:rsidR="00E76C3B">
        <w:rPr>
          <w:rFonts w:ascii="Arial" w:hAnsi="Arial" w:cs="Arial"/>
          <w:lang w:val="en-US"/>
        </w:rPr>
        <w:t xml:space="preserve"> of stress </w:t>
      </w:r>
      <w:r w:rsidRPr="4D6442EE" w:rsidR="00F14195">
        <w:rPr>
          <w:rFonts w:ascii="Arial" w:hAnsi="Arial" w:cs="Arial"/>
          <w:lang w:val="en-US"/>
        </w:rPr>
        <w:t xml:space="preserve">when physiological stress level (AUC) </w:t>
      </w:r>
      <w:r w:rsidRPr="4D6442EE" w:rsidR="00633842">
        <w:rPr>
          <w:rFonts w:ascii="Arial" w:hAnsi="Arial" w:cs="Arial"/>
          <w:lang w:val="en-US"/>
        </w:rPr>
        <w:t xml:space="preserve">was used as a continuous predictor </w:t>
      </w:r>
      <w:r w:rsidRPr="4D6442EE" w:rsidR="00F14195">
        <w:rPr>
          <w:rFonts w:ascii="Arial" w:hAnsi="Arial" w:cs="Arial"/>
          <w:lang w:val="en-US"/>
        </w:rPr>
        <w:t>instead of experimental condition</w:t>
      </w:r>
      <w:r w:rsidRPr="4D6442EE" w:rsidR="00E76C3B">
        <w:rPr>
          <w:rFonts w:ascii="Arial" w:hAnsi="Arial" w:cs="Arial"/>
          <w:lang w:val="en-US"/>
        </w:rPr>
        <w:t xml:space="preserve"> (</w:t>
      </w:r>
      <w:r w:rsidRPr="4D6442EE" w:rsidR="007871FE">
        <w:rPr>
          <w:rFonts w:ascii="Arial" w:hAnsi="Arial" w:cs="Arial"/>
          <w:lang w:val="en-US"/>
        </w:rPr>
        <w:t xml:space="preserve">see </w:t>
      </w:r>
      <w:r w:rsidRPr="4D6442EE" w:rsidR="02C94D8B">
        <w:rPr>
          <w:rFonts w:ascii="Arial" w:hAnsi="Arial" w:cs="Arial"/>
          <w:lang w:val="en-US"/>
        </w:rPr>
        <w:t>Supplement</w:t>
      </w:r>
      <w:r w:rsidRPr="4D6442EE" w:rsidR="1B6FC5CC">
        <w:rPr>
          <w:rFonts w:ascii="Arial" w:hAnsi="Arial" w:cs="Arial"/>
          <w:lang w:val="en-US"/>
        </w:rPr>
        <w:t>ary Table S-A</w:t>
      </w:r>
      <w:r w:rsidRPr="4D6442EE" w:rsidR="007871FE">
        <w:rPr>
          <w:rFonts w:ascii="Arial" w:hAnsi="Arial" w:cs="Arial"/>
          <w:lang w:val="en-US"/>
        </w:rPr>
        <w:t>)</w:t>
      </w:r>
      <w:r w:rsidRPr="4D6442EE" w:rsidR="00F14195">
        <w:rPr>
          <w:rFonts w:ascii="Arial" w:hAnsi="Arial" w:cs="Arial"/>
          <w:lang w:val="en-US"/>
        </w:rPr>
        <w:t>. In this model</w:t>
      </w:r>
      <w:ins w:author="Schlagenhauf, Florian" w:date="2021-07-20T14:44:00Z" w:id="426">
        <w:r w:rsidRPr="4D6442EE" w:rsidR="001E314D">
          <w:rPr>
            <w:rFonts w:ascii="Arial" w:hAnsi="Arial" w:cs="Arial"/>
            <w:lang w:val="en-US"/>
          </w:rPr>
          <w:t>,</w:t>
        </w:r>
      </w:ins>
      <w:r w:rsidRPr="4D6442EE" w:rsidR="00F14195">
        <w:rPr>
          <w:rFonts w:ascii="Arial" w:hAnsi="Arial" w:cs="Arial"/>
          <w:lang w:val="en-US"/>
        </w:rPr>
        <w:t xml:space="preserve"> </w:t>
      </w:r>
      <w:r w:rsidRPr="4D6442EE" w:rsidR="00267BCB">
        <w:rPr>
          <w:rFonts w:ascii="Arial" w:hAnsi="Arial" w:cs="Arial"/>
          <w:lang w:val="en-US"/>
        </w:rPr>
        <w:t>task effects were again significant for the reversal phase (</w:t>
      </w:r>
      <w:r w:rsidRPr="4D6442EE" w:rsidR="00267BCB">
        <w:rPr>
          <w:rFonts w:ascii="Arial" w:hAnsi="Arial" w:cs="Arial"/>
          <w:i/>
          <w:iCs/>
          <w:lang w:val="en-US"/>
        </w:rPr>
        <w:t>p</w:t>
      </w:r>
      <w:r w:rsidRPr="4D6442EE" w:rsidR="00267BCB">
        <w:rPr>
          <w:rFonts w:ascii="Arial" w:hAnsi="Arial" w:cs="Arial"/>
          <w:lang w:val="en-US"/>
        </w:rPr>
        <w:t xml:space="preserve"> &lt; 0.001) as well as the stable phase (</w:t>
      </w:r>
      <w:r w:rsidRPr="4D6442EE" w:rsidR="00267BCB">
        <w:rPr>
          <w:rFonts w:ascii="Arial" w:hAnsi="Arial" w:cs="Arial"/>
          <w:i/>
          <w:iCs/>
          <w:lang w:val="en-US"/>
        </w:rPr>
        <w:t>p</w:t>
      </w:r>
      <w:r w:rsidRPr="4D6442EE" w:rsidR="00267BCB">
        <w:rPr>
          <w:rFonts w:ascii="Arial" w:hAnsi="Arial" w:cs="Arial"/>
          <w:lang w:val="en-US"/>
        </w:rPr>
        <w:t xml:space="preserve"> &lt; 0.001).</w:t>
      </w:r>
      <w:r w:rsidRPr="4D6442EE" w:rsidR="00FA7131">
        <w:rPr>
          <w:rFonts w:ascii="Arial" w:hAnsi="Arial" w:cs="Arial"/>
          <w:lang w:val="en-US"/>
        </w:rPr>
        <w:t xml:space="preserve"> </w:t>
      </w:r>
      <w:r>
        <w:br/>
      </w:r>
      <w:r w:rsidRPr="4D6442EE">
        <w:rPr>
          <w:rFonts w:ascii="Arial" w:hAnsi="Arial" w:cs="Arial"/>
          <w:lang w:val="en-US"/>
        </w:rPr>
        <w:t>Regarding win-stay behavior, best-fitting multilevel linear modeling included a random-subject intercept, as well as a main effect of condition and phase. T</w:t>
      </w:r>
      <w:r w:rsidRPr="4D6442EE" w:rsidR="00F14195">
        <w:rPr>
          <w:rFonts w:ascii="Arial" w:hAnsi="Arial" w:cs="Arial"/>
          <w:lang w:val="en-US"/>
        </w:rPr>
        <w:t>ask effects of reversal phase (</w:t>
      </w:r>
      <w:r w:rsidRPr="4D6442EE" w:rsidR="00F14195">
        <w:rPr>
          <w:rFonts w:ascii="Arial" w:hAnsi="Arial" w:cs="Arial"/>
          <w:i/>
          <w:iCs/>
          <w:lang w:val="en-US"/>
        </w:rPr>
        <w:t>p</w:t>
      </w:r>
      <w:r w:rsidRPr="4D6442EE" w:rsidR="00F14195">
        <w:rPr>
          <w:rFonts w:ascii="Arial" w:hAnsi="Arial" w:cs="Arial"/>
          <w:lang w:val="en-US"/>
        </w:rPr>
        <w:t xml:space="preserve"> &lt; 0.001) and stable phase (</w:t>
      </w:r>
      <w:r w:rsidRPr="4D6442EE" w:rsidR="00F14195">
        <w:rPr>
          <w:rFonts w:ascii="Arial" w:hAnsi="Arial" w:cs="Arial"/>
          <w:i/>
          <w:iCs/>
          <w:lang w:val="en-US"/>
        </w:rPr>
        <w:t>p</w:t>
      </w:r>
      <w:r w:rsidRPr="4D6442EE" w:rsidR="00F14195">
        <w:rPr>
          <w:rFonts w:ascii="Arial" w:hAnsi="Arial" w:cs="Arial"/>
          <w:lang w:val="en-US"/>
        </w:rPr>
        <w:t xml:space="preserve"> &lt; 0.001) were significant, but not experimental condition </w:t>
      </w:r>
      <w:r w:rsidRPr="4D6442EE" w:rsidR="00267BCB">
        <w:rPr>
          <w:rFonts w:ascii="Arial" w:hAnsi="Arial" w:cs="Arial"/>
          <w:lang w:val="en-US"/>
        </w:rPr>
        <w:t>(</w:t>
      </w:r>
      <w:r w:rsidRPr="4D6442EE" w:rsidR="00267BCB">
        <w:rPr>
          <w:rFonts w:ascii="Arial" w:hAnsi="Arial" w:cs="Arial"/>
          <w:i/>
          <w:iCs/>
          <w:lang w:val="en-US"/>
        </w:rPr>
        <w:t xml:space="preserve">p </w:t>
      </w:r>
      <w:r w:rsidRPr="4D6442EE" w:rsidR="00267BCB">
        <w:rPr>
          <w:rFonts w:ascii="Arial" w:hAnsi="Arial" w:cs="Arial"/>
          <w:lang w:val="en-US"/>
        </w:rPr>
        <w:t>= 0.</w:t>
      </w:r>
      <w:r w:rsidRPr="4D6442EE" w:rsidR="00030677">
        <w:rPr>
          <w:rFonts w:ascii="Arial" w:hAnsi="Arial" w:cs="Arial"/>
          <w:lang w:val="en-US"/>
        </w:rPr>
        <w:t>22</w:t>
      </w:r>
      <w:r w:rsidRPr="4D6442EE" w:rsidR="00267BCB">
        <w:rPr>
          <w:rFonts w:ascii="Arial" w:hAnsi="Arial" w:cs="Arial"/>
          <w:lang w:val="en-US"/>
        </w:rPr>
        <w:t>). Similarly, lose-switch behavior resulted in significant task effects of reversal phase (</w:t>
      </w:r>
      <w:r w:rsidRPr="4D6442EE" w:rsidR="00267BCB">
        <w:rPr>
          <w:rFonts w:ascii="Arial" w:hAnsi="Arial" w:cs="Arial"/>
          <w:i/>
          <w:iCs/>
          <w:lang w:val="en-US"/>
        </w:rPr>
        <w:t>p</w:t>
      </w:r>
      <w:r w:rsidRPr="4D6442EE" w:rsidR="00267BCB">
        <w:rPr>
          <w:rFonts w:ascii="Arial" w:hAnsi="Arial" w:cs="Arial"/>
          <w:lang w:val="en-US"/>
        </w:rPr>
        <w:t xml:space="preserve"> &lt; 0.001) and stable phase (</w:t>
      </w:r>
      <w:r w:rsidRPr="4D6442EE" w:rsidR="00267BCB">
        <w:rPr>
          <w:rFonts w:ascii="Arial" w:hAnsi="Arial" w:cs="Arial"/>
          <w:i/>
          <w:iCs/>
          <w:lang w:val="en-US"/>
        </w:rPr>
        <w:t>p</w:t>
      </w:r>
      <w:r w:rsidRPr="4D6442EE" w:rsidR="00267BCB">
        <w:rPr>
          <w:rFonts w:ascii="Arial" w:hAnsi="Arial" w:cs="Arial"/>
          <w:lang w:val="en-US"/>
        </w:rPr>
        <w:t xml:space="preserve"> &lt; 0.001), but not experimental condition (</w:t>
      </w:r>
      <w:r w:rsidRPr="4D6442EE" w:rsidR="00267BCB">
        <w:rPr>
          <w:rFonts w:ascii="Arial" w:hAnsi="Arial" w:cs="Arial"/>
          <w:i/>
          <w:iCs/>
          <w:lang w:val="en-US"/>
        </w:rPr>
        <w:t xml:space="preserve">p </w:t>
      </w:r>
      <w:r w:rsidRPr="4D6442EE" w:rsidR="00267BCB">
        <w:rPr>
          <w:rFonts w:ascii="Arial" w:hAnsi="Arial" w:cs="Arial"/>
          <w:lang w:val="en-US"/>
        </w:rPr>
        <w:t>= 0.7</w:t>
      </w:r>
      <w:r w:rsidRPr="4D6442EE" w:rsidR="00030677">
        <w:rPr>
          <w:rFonts w:ascii="Arial" w:hAnsi="Arial" w:cs="Arial"/>
          <w:lang w:val="en-US"/>
        </w:rPr>
        <w:t>3</w:t>
      </w:r>
      <w:r w:rsidRPr="4D6442EE" w:rsidR="00267BCB">
        <w:rPr>
          <w:rFonts w:ascii="Arial" w:hAnsi="Arial" w:cs="Arial"/>
          <w:lang w:val="en-US"/>
        </w:rPr>
        <w:t>)</w:t>
      </w:r>
      <w:r w:rsidRPr="4D6442EE" w:rsidR="0616C831">
        <w:rPr>
          <w:rFonts w:ascii="Arial" w:hAnsi="Arial" w:cs="Arial"/>
          <w:lang w:val="en-US"/>
        </w:rPr>
        <w:t xml:space="preserve"> (see Supplementary Tables S</w:t>
      </w:r>
      <w:r w:rsidRPr="4D6442EE" w:rsidR="5102944A">
        <w:rPr>
          <w:rFonts w:ascii="Arial" w:hAnsi="Arial" w:cs="Arial"/>
          <w:lang w:val="en-US"/>
        </w:rPr>
        <w:t>-</w:t>
      </w:r>
      <w:r w:rsidRPr="4D6442EE" w:rsidR="6F33F811">
        <w:rPr>
          <w:rFonts w:ascii="Arial" w:hAnsi="Arial" w:cs="Arial"/>
          <w:lang w:val="en-US"/>
        </w:rPr>
        <w:t>B</w:t>
      </w:r>
      <w:r w:rsidRPr="4D6442EE" w:rsidR="0616C831">
        <w:rPr>
          <w:rFonts w:ascii="Arial" w:hAnsi="Arial" w:cs="Arial"/>
          <w:lang w:val="en-US"/>
        </w:rPr>
        <w:t xml:space="preserve"> and S</w:t>
      </w:r>
      <w:r w:rsidRPr="4D6442EE" w:rsidR="7D5D1DB7">
        <w:rPr>
          <w:rFonts w:ascii="Arial" w:hAnsi="Arial" w:cs="Arial"/>
          <w:lang w:val="en-US"/>
        </w:rPr>
        <w:t>-</w:t>
      </w:r>
      <w:r w:rsidRPr="4D6442EE" w:rsidR="7AE40E83">
        <w:rPr>
          <w:rFonts w:ascii="Arial" w:hAnsi="Arial" w:cs="Arial"/>
          <w:lang w:val="en-US"/>
        </w:rPr>
        <w:t>C</w:t>
      </w:r>
      <w:r w:rsidRPr="4D6442EE" w:rsidR="0616C831">
        <w:rPr>
          <w:rFonts w:ascii="Arial" w:hAnsi="Arial" w:cs="Arial"/>
          <w:lang w:val="en-US"/>
        </w:rPr>
        <w:t>)</w:t>
      </w:r>
      <w:r w:rsidRPr="4D6442EE" w:rsidR="00267BCB">
        <w:rPr>
          <w:rFonts w:ascii="Arial" w:hAnsi="Arial" w:cs="Arial"/>
          <w:lang w:val="en-US"/>
        </w:rPr>
        <w:t>.</w:t>
      </w:r>
      <w:commentRangeStart w:id="427"/>
      <w:commentRangeStart w:id="428"/>
      <w:commentRangeEnd w:id="427"/>
      <w:r>
        <w:commentReference w:id="427"/>
      </w:r>
      <w:commentRangeEnd w:id="428"/>
      <w:r>
        <w:commentReference w:id="428"/>
      </w:r>
    </w:p>
    <w:p w:rsidRPr="00FA7131" w:rsidR="00FA7131" w:rsidP="006F1403" w:rsidRDefault="00FA7131" w14:paraId="3B2B5E51" w14:textId="0FFE3E9A">
      <w:pPr>
        <w:spacing w:line="480" w:lineRule="auto"/>
        <w:jc w:val="both"/>
        <w:rPr>
          <w:rFonts w:ascii="Arial" w:hAnsi="Arial" w:cs="Arial"/>
          <w:u w:val="single"/>
          <w:lang w:val="en-US"/>
        </w:rPr>
      </w:pPr>
      <w:r>
        <w:rPr>
          <w:rFonts w:ascii="Arial" w:hAnsi="Arial" w:cs="Arial"/>
          <w:lang w:val="en-US"/>
        </w:rPr>
        <w:t xml:space="preserve">Table 1 </w:t>
      </w:r>
      <w:r w:rsidR="00197E64">
        <w:rPr>
          <w:rFonts w:ascii="Arial" w:hAnsi="Arial" w:cs="Arial"/>
          <w:lang w:val="en-US"/>
        </w:rPr>
        <w:t>Multilevel linear</w:t>
      </w:r>
      <w:r>
        <w:rPr>
          <w:rFonts w:ascii="Arial" w:hAnsi="Arial" w:cs="Arial"/>
          <w:lang w:val="en-US"/>
        </w:rPr>
        <w:t xml:space="preserve"> modeling results</w:t>
      </w:r>
      <w:r w:rsidR="00197E64">
        <w:rPr>
          <w:rFonts w:ascii="Arial" w:hAnsi="Arial" w:cs="Arial"/>
          <w:lang w:val="en-US"/>
        </w:rPr>
        <w:t xml:space="preserve"> of the winning model predicting correct responses</w:t>
      </w:r>
    </w:p>
    <w:tbl>
      <w:tblPr>
        <w:tblW w:w="9370" w:type="dxa"/>
        <w:tblLayout w:type="fixed"/>
        <w:tblCellMar>
          <w:left w:w="70" w:type="dxa"/>
          <w:right w:w="70" w:type="dxa"/>
        </w:tblCellMar>
        <w:tblLook w:val="04A0" w:firstRow="1" w:lastRow="0" w:firstColumn="1" w:lastColumn="0" w:noHBand="0" w:noVBand="1"/>
      </w:tblPr>
      <w:tblGrid>
        <w:gridCol w:w="2436"/>
        <w:gridCol w:w="116"/>
        <w:gridCol w:w="1089"/>
        <w:gridCol w:w="126"/>
        <w:gridCol w:w="1730"/>
        <w:gridCol w:w="1219"/>
        <w:gridCol w:w="1205"/>
        <w:gridCol w:w="1205"/>
        <w:gridCol w:w="244"/>
      </w:tblGrid>
      <w:tr w:rsidRPr="002D398E" w:rsidR="00276A6A" w:rsidTr="691CB35D" w14:paraId="3593A916" w14:textId="77777777">
        <w:trPr>
          <w:trHeight w:val="22"/>
        </w:trPr>
        <w:tc>
          <w:tcPr>
            <w:tcW w:w="2436" w:type="dxa"/>
            <w:tcBorders>
              <w:top w:val="single" w:color="auto" w:sz="4" w:space="0"/>
              <w:left w:val="nil"/>
            </w:tcBorders>
            <w:shd w:val="clear" w:color="auto" w:fill="auto"/>
            <w:noWrap/>
            <w:vAlign w:val="bottom"/>
            <w:hideMark/>
          </w:tcPr>
          <w:p w:rsidRPr="002D398E" w:rsidR="00276A6A" w:rsidP="0084256C" w:rsidRDefault="00276A6A" w14:paraId="0AE685C6" w14:textId="77777777">
            <w:pPr>
              <w:jc w:val="center"/>
              <w:rPr>
                <w:rFonts w:ascii="Arial" w:hAnsi="Arial" w:eastAsia="Times New Roman" w:cs="Arial"/>
                <w:sz w:val="20"/>
                <w:szCs w:val="20"/>
                <w:lang w:val="en-US" w:eastAsia="de-DE"/>
              </w:rPr>
            </w:pPr>
          </w:p>
        </w:tc>
        <w:tc>
          <w:tcPr>
            <w:tcW w:w="1205" w:type="dxa"/>
            <w:gridSpan w:val="2"/>
            <w:tcBorders>
              <w:top w:val="single" w:color="auto" w:sz="4" w:space="0"/>
            </w:tcBorders>
          </w:tcPr>
          <w:p w:rsidRPr="00FA7131" w:rsidR="00276A6A" w:rsidP="0084256C" w:rsidRDefault="00276A6A" w14:paraId="59DCF531" w14:textId="77777777">
            <w:pPr>
              <w:jc w:val="center"/>
              <w:rPr>
                <w:lang w:val="en-US"/>
              </w:rPr>
            </w:pPr>
          </w:p>
        </w:tc>
        <w:tc>
          <w:tcPr>
            <w:tcW w:w="5485" w:type="dxa"/>
            <w:gridSpan w:val="5"/>
            <w:tcBorders>
              <w:top w:val="single" w:color="auto" w:sz="4" w:space="0"/>
              <w:bottom w:val="single" w:color="auto" w:sz="4" w:space="0"/>
            </w:tcBorders>
            <w:shd w:val="clear" w:color="auto" w:fill="auto"/>
            <w:vAlign w:val="bottom"/>
            <w:hideMark/>
          </w:tcPr>
          <w:p w:rsidRPr="002D398E" w:rsidR="00276A6A" w:rsidP="0084256C" w:rsidRDefault="00276A6A" w14:paraId="48A6C336" w14:textId="799EBD9C">
            <w:pPr>
              <w:jc w:val="center"/>
              <w:rPr>
                <w:rFonts w:ascii="Arial" w:hAnsi="Arial" w:eastAsia="Times New Roman" w:cs="Arial"/>
                <w:b/>
                <w:bCs/>
                <w:sz w:val="20"/>
                <w:szCs w:val="20"/>
                <w:lang w:eastAsia="de-DE"/>
              </w:rPr>
            </w:pPr>
            <w:r>
              <w:br/>
            </w:r>
            <w:commentRangeStart w:id="429"/>
            <w:commentRangeStart w:id="430"/>
            <w:commentRangeStart w:id="431"/>
            <w:r w:rsidRPr="691CB35D" w:rsidR="6077C12F">
              <w:rPr>
                <w:rFonts w:ascii="Arial" w:hAnsi="Arial" w:eastAsia="Times New Roman" w:cs="Arial"/>
                <w:b/>
                <w:bCs/>
                <w:sz w:val="20"/>
                <w:szCs w:val="20"/>
                <w:lang w:val="en-GB" w:eastAsia="de-DE"/>
              </w:rPr>
              <w:t>Correct Responses</w:t>
            </w:r>
            <w:commentRangeEnd w:id="429"/>
            <w:r>
              <w:commentReference w:id="429"/>
            </w:r>
            <w:commentRangeEnd w:id="430"/>
            <w:r>
              <w:commentReference w:id="430"/>
            </w:r>
            <w:commentRangeEnd w:id="431"/>
            <w:r>
              <w:commentReference w:id="431"/>
            </w:r>
          </w:p>
        </w:tc>
        <w:tc>
          <w:tcPr>
            <w:tcW w:w="244" w:type="dxa"/>
            <w:tcBorders>
              <w:top w:val="single" w:color="auto" w:sz="4" w:space="0"/>
            </w:tcBorders>
            <w:vAlign w:val="bottom"/>
          </w:tcPr>
          <w:p w:rsidRPr="002D398E" w:rsidR="00276A6A" w:rsidP="0084256C" w:rsidRDefault="00276A6A" w14:paraId="409BD6FE" w14:textId="77777777">
            <w:pPr>
              <w:jc w:val="center"/>
              <w:rPr>
                <w:rFonts w:ascii="Arial" w:hAnsi="Arial" w:eastAsia="Times New Roman" w:cs="Arial"/>
                <w:b/>
                <w:bCs/>
                <w:sz w:val="20"/>
                <w:szCs w:val="20"/>
                <w:lang w:val="en-GB" w:eastAsia="de-DE"/>
              </w:rPr>
            </w:pPr>
          </w:p>
        </w:tc>
      </w:tr>
      <w:tr w:rsidRPr="002D398E" w:rsidR="00276A6A" w:rsidTr="691CB35D" w14:paraId="1EEC5DF6" w14:textId="77777777">
        <w:trPr>
          <w:trHeight w:val="22"/>
        </w:trPr>
        <w:tc>
          <w:tcPr>
            <w:tcW w:w="2552" w:type="dxa"/>
            <w:gridSpan w:val="2"/>
            <w:tcBorders>
              <w:left w:val="nil"/>
              <w:bottom w:val="single" w:color="auto" w:sz="4" w:space="0"/>
            </w:tcBorders>
            <w:shd w:val="clear" w:color="auto" w:fill="auto"/>
            <w:noWrap/>
            <w:vAlign w:val="bottom"/>
            <w:hideMark/>
          </w:tcPr>
          <w:p w:rsidRPr="002D398E" w:rsidR="00276A6A" w:rsidP="00276A6A" w:rsidRDefault="00276A6A" w14:paraId="7CCA9086" w14:textId="77777777">
            <w:pPr>
              <w:jc w:val="center"/>
              <w:rPr>
                <w:rFonts w:ascii="Arial" w:hAnsi="Arial" w:eastAsia="Times New Roman" w:cs="Arial"/>
                <w:b/>
                <w:sz w:val="20"/>
                <w:szCs w:val="20"/>
                <w:lang w:eastAsia="de-DE"/>
              </w:rPr>
            </w:pPr>
            <w:proofErr w:type="spellStart"/>
            <w:r>
              <w:rPr>
                <w:rFonts w:ascii="Arial" w:hAnsi="Arial" w:eastAsia="Times New Roman" w:cs="Arial"/>
                <w:b/>
                <w:sz w:val="20"/>
                <w:szCs w:val="20"/>
                <w:lang w:eastAsia="de-DE"/>
              </w:rPr>
              <w:t>Predictors</w:t>
            </w:r>
            <w:proofErr w:type="spellEnd"/>
          </w:p>
        </w:tc>
        <w:tc>
          <w:tcPr>
            <w:tcW w:w="1215" w:type="dxa"/>
            <w:gridSpan w:val="2"/>
            <w:tcBorders>
              <w:top w:val="single" w:color="auto" w:sz="4" w:space="0"/>
              <w:bottom w:val="single" w:color="auto" w:sz="4" w:space="0"/>
            </w:tcBorders>
            <w:shd w:val="clear" w:color="auto" w:fill="auto"/>
            <w:vAlign w:val="bottom"/>
            <w:hideMark/>
          </w:tcPr>
          <w:p w:rsidRPr="00E30683" w:rsidR="00276A6A" w:rsidP="00276A6A" w:rsidRDefault="00276A6A" w14:paraId="0217553A" w14:textId="77777777">
            <w:pPr>
              <w:jc w:val="center"/>
              <w:rPr>
                <w:rFonts w:ascii="Arial" w:hAnsi="Arial" w:eastAsia="Times New Roman" w:cs="Arial"/>
                <w:bCs/>
                <w:i/>
                <w:iCs/>
                <w:sz w:val="20"/>
                <w:szCs w:val="20"/>
                <w:lang w:eastAsia="de-DE"/>
              </w:rPr>
            </w:pPr>
            <w:r w:rsidRPr="00E30683">
              <w:rPr>
                <w:rFonts w:ascii="Arial" w:hAnsi="Arial" w:eastAsia="Times New Roman" w:cs="Arial"/>
                <w:bCs/>
                <w:i/>
                <w:iCs/>
                <w:sz w:val="20"/>
                <w:szCs w:val="20"/>
                <w:lang w:val="en-GB" w:eastAsia="de-DE"/>
              </w:rPr>
              <w:t>Estimate (SE)</w:t>
            </w:r>
          </w:p>
        </w:tc>
        <w:tc>
          <w:tcPr>
            <w:tcW w:w="1730" w:type="dxa"/>
            <w:tcBorders>
              <w:top w:val="single" w:color="auto" w:sz="4" w:space="0"/>
              <w:bottom w:val="single" w:color="auto" w:sz="4" w:space="0"/>
            </w:tcBorders>
            <w:shd w:val="clear" w:color="auto" w:fill="auto"/>
            <w:vAlign w:val="bottom"/>
            <w:hideMark/>
          </w:tcPr>
          <w:p w:rsidRPr="00E30683" w:rsidR="00276A6A" w:rsidP="00276A6A" w:rsidRDefault="00276A6A" w14:paraId="542D3EF4" w14:textId="77777777">
            <w:pPr>
              <w:jc w:val="center"/>
              <w:rPr>
                <w:rFonts w:ascii="Arial" w:hAnsi="Arial" w:eastAsia="Times New Roman" w:cs="Arial"/>
                <w:bCs/>
                <w:i/>
                <w:iCs/>
                <w:sz w:val="20"/>
                <w:szCs w:val="20"/>
                <w:lang w:eastAsia="de-DE"/>
              </w:rPr>
            </w:pPr>
            <w:r w:rsidRPr="00E30683">
              <w:rPr>
                <w:rFonts w:ascii="Arial" w:hAnsi="Arial" w:eastAsia="Times New Roman" w:cs="Arial"/>
                <w:bCs/>
                <w:i/>
                <w:iCs/>
                <w:sz w:val="20"/>
                <w:szCs w:val="20"/>
                <w:lang w:eastAsia="de-DE"/>
              </w:rPr>
              <w:t>CI</w:t>
            </w:r>
          </w:p>
        </w:tc>
        <w:tc>
          <w:tcPr>
            <w:tcW w:w="1219" w:type="dxa"/>
            <w:tcBorders>
              <w:top w:val="single" w:color="auto" w:sz="4" w:space="0"/>
              <w:bottom w:val="single" w:color="auto" w:sz="4" w:space="0"/>
            </w:tcBorders>
            <w:shd w:val="clear" w:color="auto" w:fill="auto"/>
            <w:vAlign w:val="bottom"/>
            <w:hideMark/>
          </w:tcPr>
          <w:p w:rsidRPr="00E30683" w:rsidR="00276A6A" w:rsidP="00276A6A" w:rsidRDefault="00276A6A" w14:paraId="66D4E8EA" w14:textId="77777777">
            <w:pPr>
              <w:jc w:val="center"/>
              <w:rPr>
                <w:rFonts w:ascii="Arial" w:hAnsi="Arial" w:eastAsia="Times New Roman" w:cs="Arial"/>
                <w:bCs/>
                <w:i/>
                <w:iCs/>
                <w:sz w:val="20"/>
                <w:szCs w:val="20"/>
                <w:lang w:eastAsia="de-DE"/>
              </w:rPr>
            </w:pPr>
            <w:r w:rsidRPr="00E30683">
              <w:rPr>
                <w:rFonts w:ascii="Arial" w:hAnsi="Arial" w:eastAsia="Times New Roman" w:cs="Arial"/>
                <w:bCs/>
                <w:i/>
                <w:iCs/>
                <w:sz w:val="20"/>
                <w:szCs w:val="20"/>
                <w:lang w:val="en-GB" w:eastAsia="de-DE"/>
              </w:rPr>
              <w:t>Z</w:t>
            </w:r>
          </w:p>
        </w:tc>
        <w:tc>
          <w:tcPr>
            <w:tcW w:w="1205" w:type="dxa"/>
            <w:tcBorders>
              <w:top w:val="single" w:color="auto" w:sz="4" w:space="0"/>
              <w:bottom w:val="single" w:color="auto" w:sz="4" w:space="0"/>
            </w:tcBorders>
            <w:vAlign w:val="bottom"/>
          </w:tcPr>
          <w:p w:rsidRPr="00E30683" w:rsidR="00276A6A" w:rsidP="00276A6A" w:rsidRDefault="00276A6A" w14:paraId="6EE463CB" w14:textId="38D43E81">
            <w:pPr>
              <w:jc w:val="center"/>
              <w:rPr>
                <w:rFonts w:ascii="Arial" w:hAnsi="Arial" w:eastAsia="Times New Roman" w:cs="Arial"/>
                <w:bCs/>
                <w:i/>
                <w:iCs/>
                <w:sz w:val="20"/>
                <w:szCs w:val="20"/>
                <w:lang w:val="en-GB" w:eastAsia="de-DE"/>
              </w:rPr>
            </w:pPr>
            <w:proofErr w:type="gramStart"/>
            <w:r w:rsidRPr="00E30683">
              <w:rPr>
                <w:rFonts w:ascii="Arial" w:hAnsi="Arial" w:eastAsia="Times New Roman" w:cs="Arial"/>
                <w:bCs/>
                <w:i/>
                <w:iCs/>
                <w:sz w:val="20"/>
                <w:szCs w:val="20"/>
                <w:lang w:val="en-GB" w:eastAsia="de-DE"/>
              </w:rPr>
              <w:t>p</w:t>
            </w:r>
            <w:proofErr w:type="gramEnd"/>
          </w:p>
        </w:tc>
        <w:tc>
          <w:tcPr>
            <w:tcW w:w="1205" w:type="dxa"/>
            <w:tcBorders>
              <w:top w:val="single" w:color="auto" w:sz="4" w:space="0"/>
              <w:bottom w:val="single" w:color="auto" w:sz="4" w:space="0"/>
            </w:tcBorders>
            <w:shd w:val="clear" w:color="auto" w:fill="auto"/>
            <w:vAlign w:val="bottom"/>
          </w:tcPr>
          <w:p w:rsidRPr="00E30683" w:rsidR="00276A6A" w:rsidP="00276A6A" w:rsidRDefault="00276A6A" w14:paraId="10F8346C" w14:textId="55E6413B">
            <w:pPr>
              <w:jc w:val="center"/>
              <w:rPr>
                <w:rFonts w:ascii="Arial" w:hAnsi="Arial" w:eastAsia="Times New Roman" w:cs="Arial"/>
                <w:bCs/>
                <w:i/>
                <w:iCs/>
                <w:sz w:val="20"/>
                <w:szCs w:val="20"/>
                <w:lang w:eastAsia="de-DE"/>
              </w:rPr>
            </w:pPr>
            <w:r>
              <w:rPr>
                <w:rFonts w:ascii="Arial" w:hAnsi="Arial" w:eastAsia="Times New Roman" w:cs="Arial"/>
                <w:bCs/>
                <w:i/>
                <w:iCs/>
                <w:sz w:val="20"/>
                <w:szCs w:val="20"/>
                <w:lang w:eastAsia="de-DE"/>
              </w:rPr>
              <w:t>OR</w:t>
            </w:r>
          </w:p>
        </w:tc>
        <w:tc>
          <w:tcPr>
            <w:tcW w:w="244" w:type="dxa"/>
            <w:tcBorders>
              <w:bottom w:val="single" w:color="auto" w:sz="4" w:space="0"/>
            </w:tcBorders>
            <w:vAlign w:val="bottom"/>
          </w:tcPr>
          <w:p w:rsidRPr="002D398E" w:rsidR="00276A6A" w:rsidP="00276A6A" w:rsidRDefault="00276A6A" w14:paraId="1CFFDDCA" w14:textId="77777777">
            <w:pPr>
              <w:jc w:val="center"/>
              <w:rPr>
                <w:rFonts w:ascii="Arial" w:hAnsi="Arial" w:eastAsia="Times New Roman" w:cs="Arial"/>
                <w:bCs/>
                <w:sz w:val="20"/>
                <w:szCs w:val="20"/>
                <w:lang w:val="en-GB" w:eastAsia="de-DE"/>
              </w:rPr>
            </w:pPr>
          </w:p>
        </w:tc>
      </w:tr>
      <w:tr w:rsidRPr="002D398E" w:rsidR="00276A6A" w:rsidTr="691CB35D" w14:paraId="16550CD0" w14:textId="77777777">
        <w:trPr>
          <w:trHeight w:val="22"/>
        </w:trPr>
        <w:tc>
          <w:tcPr>
            <w:tcW w:w="2552" w:type="dxa"/>
            <w:gridSpan w:val="2"/>
            <w:tcBorders>
              <w:top w:val="single" w:color="auto" w:sz="4" w:space="0"/>
              <w:left w:val="nil"/>
            </w:tcBorders>
            <w:shd w:val="clear" w:color="auto" w:fill="auto"/>
            <w:noWrap/>
            <w:vAlign w:val="center"/>
            <w:hideMark/>
          </w:tcPr>
          <w:p w:rsidRPr="002D398E" w:rsidR="00276A6A" w:rsidP="00276A6A" w:rsidRDefault="00276A6A" w14:paraId="6CDD5618" w14:textId="77777777">
            <w:pPr>
              <w:rPr>
                <w:rFonts w:ascii="Arial" w:hAnsi="Arial" w:eastAsia="Times New Roman" w:cs="Arial"/>
                <w:sz w:val="20"/>
                <w:szCs w:val="20"/>
                <w:lang w:eastAsia="de-DE"/>
              </w:rPr>
            </w:pPr>
            <w:proofErr w:type="spellStart"/>
            <w:r>
              <w:rPr>
                <w:rFonts w:ascii="Arial" w:hAnsi="Arial" w:eastAsia="Times New Roman" w:cs="Arial"/>
                <w:sz w:val="20"/>
                <w:szCs w:val="20"/>
                <w:lang w:eastAsia="de-DE"/>
              </w:rPr>
              <w:t>Intercept</w:t>
            </w:r>
            <w:proofErr w:type="spellEnd"/>
          </w:p>
        </w:tc>
        <w:tc>
          <w:tcPr>
            <w:tcW w:w="1215" w:type="dxa"/>
            <w:gridSpan w:val="2"/>
            <w:tcBorders>
              <w:top w:val="single" w:color="auto" w:sz="4" w:space="0"/>
            </w:tcBorders>
            <w:shd w:val="clear" w:color="auto" w:fill="auto"/>
            <w:vAlign w:val="center"/>
            <w:hideMark/>
          </w:tcPr>
          <w:p w:rsidRPr="002D398E" w:rsidR="00276A6A" w:rsidP="00276A6A" w:rsidRDefault="00276A6A" w14:paraId="023CCB9C" w14:textId="64883B0A">
            <w:pPr>
              <w:jc w:val="center"/>
              <w:rPr>
                <w:rFonts w:ascii="Arial" w:hAnsi="Arial" w:eastAsia="Times New Roman" w:cs="Arial"/>
                <w:sz w:val="20"/>
                <w:szCs w:val="20"/>
                <w:lang w:eastAsia="de-DE"/>
              </w:rPr>
            </w:pPr>
            <w:r w:rsidRPr="00E30683">
              <w:rPr>
                <w:rFonts w:ascii="Arial" w:hAnsi="Arial" w:eastAsia="Times New Roman" w:cs="Arial"/>
                <w:sz w:val="20"/>
                <w:szCs w:val="20"/>
                <w:lang w:eastAsia="de-DE"/>
              </w:rPr>
              <w:t>1.2</w:t>
            </w:r>
            <w:r>
              <w:rPr>
                <w:rFonts w:ascii="Arial" w:hAnsi="Arial" w:eastAsia="Times New Roman" w:cs="Arial"/>
                <w:sz w:val="20"/>
                <w:szCs w:val="20"/>
                <w:lang w:eastAsia="de-DE"/>
              </w:rPr>
              <w:t>3 (0.07)</w:t>
            </w:r>
          </w:p>
        </w:tc>
        <w:tc>
          <w:tcPr>
            <w:tcW w:w="1730" w:type="dxa"/>
            <w:tcBorders>
              <w:top w:val="single" w:color="auto" w:sz="4" w:space="0"/>
            </w:tcBorders>
            <w:shd w:val="clear" w:color="auto" w:fill="auto"/>
            <w:vAlign w:val="center"/>
            <w:hideMark/>
          </w:tcPr>
          <w:p w:rsidRPr="002D398E" w:rsidR="00276A6A" w:rsidP="00276A6A" w:rsidRDefault="00276A6A" w14:paraId="715BE0EF" w14:textId="19217A35">
            <w:pPr>
              <w:jc w:val="center"/>
              <w:rPr>
                <w:rFonts w:ascii="Arial" w:hAnsi="Arial" w:eastAsia="Times New Roman" w:cs="Arial"/>
                <w:sz w:val="20"/>
                <w:szCs w:val="20"/>
                <w:lang w:eastAsia="de-DE"/>
              </w:rPr>
            </w:pPr>
            <w:r>
              <w:rPr>
                <w:rFonts w:ascii="Arial" w:hAnsi="Arial" w:eastAsia="Times New Roman" w:cs="Arial"/>
                <w:sz w:val="20"/>
                <w:szCs w:val="20"/>
                <w:lang w:eastAsia="de-DE"/>
              </w:rPr>
              <w:t>1.08-1.38</w:t>
            </w:r>
          </w:p>
        </w:tc>
        <w:tc>
          <w:tcPr>
            <w:tcW w:w="1219" w:type="dxa"/>
            <w:tcBorders>
              <w:top w:val="single" w:color="auto" w:sz="4" w:space="0"/>
            </w:tcBorders>
            <w:shd w:val="clear" w:color="auto" w:fill="auto"/>
            <w:vAlign w:val="center"/>
            <w:hideMark/>
          </w:tcPr>
          <w:p w:rsidRPr="002D398E" w:rsidR="00276A6A" w:rsidP="00276A6A" w:rsidRDefault="00276A6A" w14:paraId="6CD112AE" w14:textId="043E761A">
            <w:pPr>
              <w:jc w:val="center"/>
              <w:rPr>
                <w:rFonts w:ascii="Arial" w:hAnsi="Arial" w:eastAsia="Times New Roman" w:cs="Arial"/>
                <w:sz w:val="20"/>
                <w:szCs w:val="20"/>
                <w:lang w:eastAsia="de-DE"/>
              </w:rPr>
            </w:pPr>
            <w:r>
              <w:rPr>
                <w:rFonts w:ascii="Arial" w:hAnsi="Arial" w:eastAsia="Times New Roman" w:cs="Arial"/>
                <w:sz w:val="20"/>
                <w:szCs w:val="20"/>
                <w:lang w:eastAsia="de-DE"/>
              </w:rPr>
              <w:t>17.13</w:t>
            </w:r>
          </w:p>
        </w:tc>
        <w:tc>
          <w:tcPr>
            <w:tcW w:w="1205" w:type="dxa"/>
            <w:tcBorders>
              <w:top w:val="single" w:color="auto" w:sz="4" w:space="0"/>
            </w:tcBorders>
            <w:vAlign w:val="center"/>
          </w:tcPr>
          <w:p w:rsidR="00276A6A" w:rsidP="00276A6A" w:rsidRDefault="00276A6A" w14:paraId="76A69D01" w14:textId="416EBB99">
            <w:pPr>
              <w:jc w:val="center"/>
              <w:rPr>
                <w:rFonts w:ascii="Arial" w:hAnsi="Arial" w:eastAsia="Times New Roman" w:cs="Arial"/>
                <w:sz w:val="20"/>
                <w:szCs w:val="20"/>
                <w:lang w:eastAsia="de-DE"/>
              </w:rPr>
            </w:pPr>
            <w:r>
              <w:rPr>
                <w:rFonts w:ascii="Arial" w:hAnsi="Arial" w:eastAsia="Times New Roman" w:cs="Arial"/>
                <w:sz w:val="20"/>
                <w:szCs w:val="20"/>
                <w:lang w:eastAsia="de-DE"/>
              </w:rPr>
              <w:t>&lt; 0.001</w:t>
            </w:r>
          </w:p>
        </w:tc>
        <w:tc>
          <w:tcPr>
            <w:tcW w:w="1205" w:type="dxa"/>
            <w:tcBorders>
              <w:top w:val="single" w:color="auto" w:sz="4" w:space="0"/>
            </w:tcBorders>
            <w:shd w:val="clear" w:color="auto" w:fill="auto"/>
            <w:vAlign w:val="center"/>
          </w:tcPr>
          <w:p w:rsidRPr="002D398E" w:rsidR="00276A6A" w:rsidP="00276A6A" w:rsidRDefault="00276A6A" w14:paraId="2BC696AC" w14:textId="5F9E9795">
            <w:pPr>
              <w:jc w:val="center"/>
              <w:rPr>
                <w:rFonts w:ascii="Arial" w:hAnsi="Arial" w:eastAsia="Times New Roman" w:cs="Arial"/>
                <w:sz w:val="20"/>
                <w:szCs w:val="20"/>
                <w:lang w:eastAsia="de-DE"/>
              </w:rPr>
            </w:pPr>
          </w:p>
        </w:tc>
        <w:tc>
          <w:tcPr>
            <w:tcW w:w="244" w:type="dxa"/>
            <w:tcBorders>
              <w:top w:val="single" w:color="auto" w:sz="4" w:space="0"/>
            </w:tcBorders>
          </w:tcPr>
          <w:p w:rsidRPr="002D398E" w:rsidR="00276A6A" w:rsidP="00276A6A" w:rsidRDefault="00276A6A" w14:paraId="7C8F08E4" w14:textId="77777777">
            <w:pPr>
              <w:jc w:val="center"/>
              <w:rPr>
                <w:rFonts w:ascii="Arial" w:hAnsi="Arial" w:eastAsia="Times New Roman" w:cs="Arial"/>
                <w:sz w:val="20"/>
                <w:szCs w:val="20"/>
                <w:lang w:eastAsia="de-DE"/>
              </w:rPr>
            </w:pPr>
          </w:p>
        </w:tc>
      </w:tr>
      <w:tr w:rsidRPr="002D398E" w:rsidR="00276A6A" w:rsidTr="691CB35D" w14:paraId="65B52472" w14:textId="77777777">
        <w:trPr>
          <w:trHeight w:val="22"/>
        </w:trPr>
        <w:tc>
          <w:tcPr>
            <w:tcW w:w="2552" w:type="dxa"/>
            <w:gridSpan w:val="2"/>
            <w:tcBorders>
              <w:top w:val="nil"/>
              <w:left w:val="nil"/>
            </w:tcBorders>
            <w:shd w:val="clear" w:color="auto" w:fill="auto"/>
            <w:noWrap/>
          </w:tcPr>
          <w:p w:rsidRPr="002D398E" w:rsidR="00276A6A" w:rsidP="00276A6A" w:rsidRDefault="00276A6A" w14:paraId="57D95650" w14:textId="77777777">
            <w:pPr>
              <w:rPr>
                <w:rFonts w:ascii="Arial" w:hAnsi="Arial" w:eastAsia="Times New Roman" w:cs="Arial"/>
                <w:sz w:val="20"/>
                <w:szCs w:val="20"/>
                <w:lang w:eastAsia="de-DE"/>
              </w:rPr>
            </w:pPr>
            <w:proofErr w:type="spellStart"/>
            <w:r>
              <w:rPr>
                <w:rFonts w:ascii="Arial" w:hAnsi="Arial" w:cs="Arial"/>
                <w:sz w:val="20"/>
                <w:szCs w:val="20"/>
              </w:rPr>
              <w:t>Condition</w:t>
            </w:r>
            <w:proofErr w:type="spellEnd"/>
          </w:p>
        </w:tc>
        <w:tc>
          <w:tcPr>
            <w:tcW w:w="1215" w:type="dxa"/>
            <w:gridSpan w:val="2"/>
            <w:tcBorders>
              <w:top w:val="nil"/>
            </w:tcBorders>
            <w:shd w:val="clear" w:color="auto" w:fill="auto"/>
            <w:noWrap/>
          </w:tcPr>
          <w:p w:rsidRPr="002D398E" w:rsidR="00276A6A" w:rsidP="00276A6A" w:rsidRDefault="00276A6A" w14:paraId="47D1113B" w14:textId="77777777">
            <w:pPr>
              <w:jc w:val="center"/>
              <w:rPr>
                <w:rFonts w:ascii="Arial" w:hAnsi="Arial" w:eastAsia="Times New Roman" w:cs="Arial"/>
                <w:sz w:val="20"/>
                <w:szCs w:val="20"/>
                <w:lang w:eastAsia="de-DE"/>
              </w:rPr>
            </w:pPr>
            <w:r>
              <w:rPr>
                <w:rFonts w:ascii="Arial" w:hAnsi="Arial" w:cs="Arial"/>
                <w:sz w:val="20"/>
                <w:szCs w:val="20"/>
              </w:rPr>
              <w:t>0.12 (0.05)</w:t>
            </w:r>
          </w:p>
        </w:tc>
        <w:tc>
          <w:tcPr>
            <w:tcW w:w="1730" w:type="dxa"/>
            <w:tcBorders>
              <w:top w:val="nil"/>
            </w:tcBorders>
            <w:shd w:val="clear" w:color="auto" w:fill="auto"/>
            <w:noWrap/>
          </w:tcPr>
          <w:p w:rsidRPr="002D398E" w:rsidR="00276A6A" w:rsidP="00276A6A" w:rsidRDefault="00276A6A" w14:paraId="3A8ED9ED" w14:textId="77777777">
            <w:pPr>
              <w:jc w:val="center"/>
              <w:rPr>
                <w:rFonts w:ascii="Arial" w:hAnsi="Arial" w:eastAsia="Times New Roman" w:cs="Arial"/>
                <w:sz w:val="20"/>
                <w:szCs w:val="20"/>
                <w:lang w:eastAsia="de-DE"/>
              </w:rPr>
            </w:pPr>
            <w:r>
              <w:rPr>
                <w:rFonts w:ascii="Arial" w:hAnsi="Arial" w:eastAsia="Times New Roman" w:cs="Arial"/>
                <w:sz w:val="20"/>
                <w:szCs w:val="20"/>
                <w:lang w:eastAsia="de-DE"/>
              </w:rPr>
              <w:t>0.01-0.22</w:t>
            </w:r>
          </w:p>
        </w:tc>
        <w:tc>
          <w:tcPr>
            <w:tcW w:w="1219" w:type="dxa"/>
            <w:tcBorders>
              <w:top w:val="nil"/>
            </w:tcBorders>
            <w:shd w:val="clear" w:color="auto" w:fill="auto"/>
            <w:noWrap/>
          </w:tcPr>
          <w:p w:rsidRPr="002D398E" w:rsidR="00276A6A" w:rsidP="00276A6A" w:rsidRDefault="00276A6A" w14:paraId="154B3C9B" w14:textId="7B07ADD8">
            <w:pPr>
              <w:jc w:val="center"/>
              <w:rPr>
                <w:rFonts w:ascii="Arial" w:hAnsi="Arial" w:eastAsia="Times New Roman" w:cs="Arial"/>
                <w:sz w:val="20"/>
                <w:szCs w:val="20"/>
                <w:lang w:eastAsia="de-DE"/>
              </w:rPr>
            </w:pPr>
            <w:r>
              <w:rPr>
                <w:rFonts w:ascii="Arial" w:hAnsi="Arial" w:cs="Arial"/>
                <w:sz w:val="20"/>
                <w:szCs w:val="20"/>
              </w:rPr>
              <w:t>2.32</w:t>
            </w:r>
          </w:p>
        </w:tc>
        <w:tc>
          <w:tcPr>
            <w:tcW w:w="1205" w:type="dxa"/>
            <w:tcBorders>
              <w:top w:val="nil"/>
            </w:tcBorders>
          </w:tcPr>
          <w:p w:rsidR="00276A6A" w:rsidP="00276A6A" w:rsidRDefault="00276A6A" w14:paraId="301C814A" w14:textId="501FA32A">
            <w:pPr>
              <w:jc w:val="center"/>
              <w:rPr>
                <w:rFonts w:ascii="Arial" w:hAnsi="Arial" w:cs="Arial"/>
                <w:sz w:val="20"/>
                <w:szCs w:val="20"/>
              </w:rPr>
            </w:pPr>
            <w:r>
              <w:rPr>
                <w:rFonts w:ascii="Arial" w:hAnsi="Arial" w:cs="Arial"/>
                <w:sz w:val="20"/>
                <w:szCs w:val="20"/>
              </w:rPr>
              <w:t>0.020</w:t>
            </w:r>
          </w:p>
        </w:tc>
        <w:tc>
          <w:tcPr>
            <w:tcW w:w="1205" w:type="dxa"/>
            <w:tcBorders>
              <w:top w:val="nil"/>
            </w:tcBorders>
            <w:shd w:val="clear" w:color="auto" w:fill="auto"/>
            <w:noWrap/>
          </w:tcPr>
          <w:p w:rsidRPr="002D398E" w:rsidR="00276A6A" w:rsidP="00276A6A" w:rsidRDefault="00276A6A" w14:paraId="0260C22E" w14:textId="25A149BE">
            <w:pPr>
              <w:jc w:val="center"/>
              <w:rPr>
                <w:rFonts w:ascii="Arial" w:hAnsi="Arial" w:eastAsia="Times New Roman" w:cs="Arial"/>
                <w:sz w:val="20"/>
                <w:szCs w:val="20"/>
                <w:lang w:eastAsia="de-DE"/>
              </w:rPr>
            </w:pPr>
            <w:r>
              <w:rPr>
                <w:rFonts w:ascii="Arial" w:hAnsi="Arial" w:eastAsia="Times New Roman" w:cs="Arial"/>
                <w:sz w:val="20"/>
                <w:szCs w:val="20"/>
                <w:lang w:eastAsia="de-DE"/>
              </w:rPr>
              <w:t>1.13</w:t>
            </w:r>
          </w:p>
        </w:tc>
        <w:tc>
          <w:tcPr>
            <w:tcW w:w="244" w:type="dxa"/>
            <w:tcBorders>
              <w:top w:val="nil"/>
            </w:tcBorders>
          </w:tcPr>
          <w:p w:rsidRPr="002D398E" w:rsidR="00276A6A" w:rsidP="00276A6A" w:rsidRDefault="00276A6A" w14:paraId="55061735" w14:textId="77777777">
            <w:pPr>
              <w:jc w:val="center"/>
              <w:rPr>
                <w:rFonts w:ascii="Arial" w:hAnsi="Arial" w:eastAsia="Times New Roman" w:cs="Arial"/>
                <w:sz w:val="20"/>
                <w:szCs w:val="20"/>
                <w:lang w:eastAsia="de-DE"/>
              </w:rPr>
            </w:pPr>
          </w:p>
        </w:tc>
      </w:tr>
      <w:tr w:rsidRPr="002D398E" w:rsidR="00276A6A" w:rsidTr="691CB35D" w14:paraId="305BD718" w14:textId="77777777">
        <w:trPr>
          <w:trHeight w:val="72"/>
        </w:trPr>
        <w:tc>
          <w:tcPr>
            <w:tcW w:w="2552" w:type="dxa"/>
            <w:gridSpan w:val="2"/>
            <w:tcBorders>
              <w:top w:val="nil"/>
              <w:left w:val="nil"/>
            </w:tcBorders>
            <w:shd w:val="clear" w:color="auto" w:fill="auto"/>
            <w:noWrap/>
            <w:vAlign w:val="center"/>
            <w:hideMark/>
          </w:tcPr>
          <w:p w:rsidRPr="002D398E" w:rsidR="00276A6A" w:rsidP="00276A6A" w:rsidRDefault="00276A6A" w14:paraId="7144123C" w14:textId="77777777">
            <w:pPr>
              <w:rPr>
                <w:rFonts w:ascii="Arial" w:hAnsi="Arial" w:eastAsia="Times New Roman" w:cs="Arial"/>
                <w:sz w:val="20"/>
                <w:szCs w:val="20"/>
                <w:lang w:eastAsia="de-DE"/>
              </w:rPr>
            </w:pPr>
            <w:proofErr w:type="spellStart"/>
            <w:r>
              <w:rPr>
                <w:rFonts w:ascii="Arial" w:hAnsi="Arial" w:eastAsia="Times New Roman" w:cs="Arial"/>
                <w:sz w:val="20"/>
                <w:szCs w:val="20"/>
                <w:lang w:eastAsia="de-DE"/>
              </w:rPr>
              <w:t>Reversal</w:t>
            </w:r>
            <w:proofErr w:type="spellEnd"/>
            <w:r>
              <w:rPr>
                <w:rFonts w:ascii="Arial" w:hAnsi="Arial" w:eastAsia="Times New Roman" w:cs="Arial"/>
                <w:sz w:val="20"/>
                <w:szCs w:val="20"/>
                <w:lang w:eastAsia="de-DE"/>
              </w:rPr>
              <w:t xml:space="preserve"> Phase</w:t>
            </w:r>
          </w:p>
        </w:tc>
        <w:tc>
          <w:tcPr>
            <w:tcW w:w="1215" w:type="dxa"/>
            <w:gridSpan w:val="2"/>
            <w:tcBorders>
              <w:top w:val="nil"/>
            </w:tcBorders>
            <w:shd w:val="clear" w:color="auto" w:fill="auto"/>
            <w:noWrap/>
            <w:vAlign w:val="center"/>
            <w:hideMark/>
          </w:tcPr>
          <w:p w:rsidRPr="002D398E" w:rsidR="00276A6A" w:rsidP="00276A6A" w:rsidRDefault="00276A6A" w14:paraId="5B7C8C6B" w14:textId="7A31AC45">
            <w:pPr>
              <w:jc w:val="center"/>
              <w:rPr>
                <w:rFonts w:ascii="Arial" w:hAnsi="Arial" w:eastAsia="Times New Roman" w:cs="Arial"/>
                <w:sz w:val="20"/>
                <w:szCs w:val="20"/>
                <w:lang w:eastAsia="de-DE"/>
              </w:rPr>
            </w:pPr>
            <w:r>
              <w:rPr>
                <w:rFonts w:ascii="Arial" w:hAnsi="Arial" w:eastAsia="Times New Roman" w:cs="Arial"/>
                <w:sz w:val="20"/>
                <w:szCs w:val="20"/>
                <w:lang w:eastAsia="de-DE"/>
              </w:rPr>
              <w:t>0.96 (0.06)</w:t>
            </w:r>
          </w:p>
        </w:tc>
        <w:tc>
          <w:tcPr>
            <w:tcW w:w="1730" w:type="dxa"/>
            <w:tcBorders>
              <w:top w:val="nil"/>
            </w:tcBorders>
            <w:shd w:val="clear" w:color="auto" w:fill="auto"/>
            <w:noWrap/>
            <w:vAlign w:val="center"/>
            <w:hideMark/>
          </w:tcPr>
          <w:p w:rsidRPr="002D398E" w:rsidR="00276A6A" w:rsidP="00276A6A" w:rsidRDefault="00276A6A" w14:paraId="5423D231" w14:textId="77777777">
            <w:pPr>
              <w:jc w:val="center"/>
              <w:rPr>
                <w:rFonts w:ascii="Arial" w:hAnsi="Arial" w:eastAsia="Times New Roman" w:cs="Arial"/>
                <w:sz w:val="20"/>
                <w:szCs w:val="20"/>
                <w:lang w:eastAsia="de-DE"/>
              </w:rPr>
            </w:pPr>
            <w:r>
              <w:rPr>
                <w:rFonts w:ascii="Arial" w:hAnsi="Arial" w:eastAsia="Times New Roman" w:cs="Arial"/>
                <w:sz w:val="20"/>
                <w:szCs w:val="20"/>
                <w:lang w:eastAsia="de-DE"/>
              </w:rPr>
              <w:t>0.83-1.07</w:t>
            </w:r>
          </w:p>
        </w:tc>
        <w:tc>
          <w:tcPr>
            <w:tcW w:w="1219" w:type="dxa"/>
            <w:tcBorders>
              <w:top w:val="nil"/>
            </w:tcBorders>
            <w:shd w:val="clear" w:color="auto" w:fill="auto"/>
            <w:noWrap/>
            <w:vAlign w:val="center"/>
            <w:hideMark/>
          </w:tcPr>
          <w:p w:rsidRPr="002D398E" w:rsidR="00276A6A" w:rsidP="00276A6A" w:rsidRDefault="00276A6A" w14:paraId="7D437C29" w14:textId="5C612681">
            <w:pPr>
              <w:jc w:val="center"/>
              <w:rPr>
                <w:rFonts w:ascii="Arial" w:hAnsi="Arial" w:eastAsia="Times New Roman" w:cs="Arial"/>
                <w:sz w:val="20"/>
                <w:szCs w:val="20"/>
                <w:lang w:eastAsia="de-DE"/>
              </w:rPr>
            </w:pPr>
            <w:r>
              <w:rPr>
                <w:rFonts w:ascii="Arial" w:hAnsi="Arial" w:eastAsia="Times New Roman" w:cs="Arial"/>
                <w:sz w:val="20"/>
                <w:szCs w:val="20"/>
                <w:lang w:eastAsia="de-DE"/>
              </w:rPr>
              <w:t>15.27</w:t>
            </w:r>
          </w:p>
        </w:tc>
        <w:tc>
          <w:tcPr>
            <w:tcW w:w="1205" w:type="dxa"/>
            <w:tcBorders>
              <w:top w:val="nil"/>
            </w:tcBorders>
            <w:vAlign w:val="center"/>
          </w:tcPr>
          <w:p w:rsidR="00276A6A" w:rsidP="00276A6A" w:rsidRDefault="00276A6A" w14:paraId="0ECE9E44" w14:textId="68C36024">
            <w:pPr>
              <w:jc w:val="center"/>
              <w:rPr>
                <w:rFonts w:ascii="Arial" w:hAnsi="Arial" w:eastAsia="Times New Roman" w:cs="Arial"/>
                <w:sz w:val="20"/>
                <w:szCs w:val="20"/>
                <w:lang w:eastAsia="de-DE"/>
              </w:rPr>
            </w:pPr>
            <w:r>
              <w:rPr>
                <w:rFonts w:ascii="Arial" w:hAnsi="Arial" w:eastAsia="Times New Roman" w:cs="Arial"/>
                <w:sz w:val="20"/>
                <w:szCs w:val="20"/>
                <w:lang w:eastAsia="de-DE"/>
              </w:rPr>
              <w:t>&lt; 0.001</w:t>
            </w:r>
          </w:p>
        </w:tc>
        <w:tc>
          <w:tcPr>
            <w:tcW w:w="1205" w:type="dxa"/>
            <w:tcBorders>
              <w:top w:val="nil"/>
            </w:tcBorders>
            <w:shd w:val="clear" w:color="auto" w:fill="auto"/>
            <w:noWrap/>
            <w:vAlign w:val="center"/>
          </w:tcPr>
          <w:p w:rsidRPr="002D398E" w:rsidR="00276A6A" w:rsidP="00276A6A" w:rsidRDefault="00276A6A" w14:paraId="20FF3359" w14:textId="6FA7F191">
            <w:pPr>
              <w:jc w:val="center"/>
              <w:rPr>
                <w:rFonts w:ascii="Arial" w:hAnsi="Arial" w:eastAsia="Times New Roman" w:cs="Arial"/>
                <w:sz w:val="20"/>
                <w:szCs w:val="20"/>
                <w:lang w:eastAsia="de-DE"/>
              </w:rPr>
            </w:pPr>
            <w:r>
              <w:rPr>
                <w:rFonts w:ascii="Arial" w:hAnsi="Arial" w:eastAsia="Times New Roman" w:cs="Arial"/>
                <w:sz w:val="20"/>
                <w:szCs w:val="20"/>
                <w:lang w:eastAsia="de-DE"/>
              </w:rPr>
              <w:t>2.6</w:t>
            </w:r>
          </w:p>
        </w:tc>
        <w:tc>
          <w:tcPr>
            <w:tcW w:w="244" w:type="dxa"/>
            <w:tcBorders>
              <w:top w:val="nil"/>
            </w:tcBorders>
          </w:tcPr>
          <w:p w:rsidRPr="002D398E" w:rsidR="00276A6A" w:rsidP="00276A6A" w:rsidRDefault="00276A6A" w14:paraId="796199F2" w14:textId="77777777">
            <w:pPr>
              <w:jc w:val="center"/>
              <w:rPr>
                <w:rFonts w:ascii="Arial" w:hAnsi="Arial" w:eastAsia="Times New Roman" w:cs="Arial"/>
                <w:sz w:val="20"/>
                <w:szCs w:val="20"/>
                <w:lang w:eastAsia="de-DE"/>
              </w:rPr>
            </w:pPr>
          </w:p>
        </w:tc>
      </w:tr>
      <w:tr w:rsidRPr="002D398E" w:rsidR="00276A6A" w:rsidTr="691CB35D" w14:paraId="1BD201F2" w14:textId="77777777">
        <w:trPr>
          <w:trHeight w:val="22"/>
        </w:trPr>
        <w:tc>
          <w:tcPr>
            <w:tcW w:w="2552" w:type="dxa"/>
            <w:gridSpan w:val="2"/>
            <w:tcBorders>
              <w:top w:val="nil"/>
              <w:left w:val="nil"/>
              <w:bottom w:val="single" w:color="auto" w:sz="4" w:space="0"/>
            </w:tcBorders>
            <w:shd w:val="clear" w:color="auto" w:fill="auto"/>
            <w:noWrap/>
            <w:vAlign w:val="center"/>
            <w:hideMark/>
          </w:tcPr>
          <w:p w:rsidRPr="002D398E" w:rsidR="00276A6A" w:rsidP="00276A6A" w:rsidRDefault="00276A6A" w14:paraId="4E578910" w14:textId="77777777">
            <w:pPr>
              <w:rPr>
                <w:rFonts w:ascii="Arial" w:hAnsi="Arial" w:eastAsia="Times New Roman" w:cs="Arial"/>
                <w:sz w:val="20"/>
                <w:szCs w:val="20"/>
                <w:lang w:eastAsia="de-DE"/>
              </w:rPr>
            </w:pPr>
            <w:proofErr w:type="spellStart"/>
            <w:r>
              <w:rPr>
                <w:rFonts w:ascii="Arial" w:hAnsi="Arial" w:eastAsia="Times New Roman" w:cs="Arial"/>
                <w:sz w:val="20"/>
                <w:szCs w:val="20"/>
                <w:lang w:eastAsia="de-DE"/>
              </w:rPr>
              <w:t>Stable</w:t>
            </w:r>
            <w:proofErr w:type="spellEnd"/>
            <w:r>
              <w:rPr>
                <w:rFonts w:ascii="Arial" w:hAnsi="Arial" w:eastAsia="Times New Roman" w:cs="Arial"/>
                <w:sz w:val="20"/>
                <w:szCs w:val="20"/>
                <w:lang w:eastAsia="de-DE"/>
              </w:rPr>
              <w:t xml:space="preserve"> Phase</w:t>
            </w:r>
          </w:p>
        </w:tc>
        <w:tc>
          <w:tcPr>
            <w:tcW w:w="1215" w:type="dxa"/>
            <w:gridSpan w:val="2"/>
            <w:tcBorders>
              <w:top w:val="nil"/>
              <w:bottom w:val="single" w:color="auto" w:sz="4" w:space="0"/>
            </w:tcBorders>
            <w:shd w:val="clear" w:color="auto" w:fill="auto"/>
            <w:noWrap/>
            <w:vAlign w:val="center"/>
            <w:hideMark/>
          </w:tcPr>
          <w:p w:rsidRPr="002D398E" w:rsidR="00276A6A" w:rsidP="00276A6A" w:rsidRDefault="00276A6A" w14:paraId="0F320062" w14:textId="78AD05BC">
            <w:pPr>
              <w:jc w:val="center"/>
              <w:rPr>
                <w:rFonts w:ascii="Arial" w:hAnsi="Arial" w:eastAsia="Times New Roman" w:cs="Arial"/>
                <w:sz w:val="20"/>
                <w:szCs w:val="20"/>
                <w:lang w:eastAsia="de-DE"/>
              </w:rPr>
            </w:pPr>
            <w:r>
              <w:rPr>
                <w:rFonts w:ascii="Arial" w:hAnsi="Arial" w:eastAsia="Times New Roman" w:cs="Arial"/>
                <w:sz w:val="20"/>
                <w:szCs w:val="20"/>
                <w:lang w:eastAsia="de-DE"/>
              </w:rPr>
              <w:t>0.8 (0.07)</w:t>
            </w:r>
          </w:p>
        </w:tc>
        <w:tc>
          <w:tcPr>
            <w:tcW w:w="1730" w:type="dxa"/>
            <w:tcBorders>
              <w:top w:val="nil"/>
              <w:bottom w:val="single" w:color="auto" w:sz="4" w:space="0"/>
            </w:tcBorders>
            <w:shd w:val="clear" w:color="auto" w:fill="auto"/>
            <w:noWrap/>
            <w:vAlign w:val="center"/>
            <w:hideMark/>
          </w:tcPr>
          <w:p w:rsidRPr="002D398E" w:rsidR="00276A6A" w:rsidP="00276A6A" w:rsidRDefault="00276A6A" w14:paraId="0C4573B7" w14:textId="77777777">
            <w:pPr>
              <w:jc w:val="center"/>
              <w:rPr>
                <w:rFonts w:ascii="Arial" w:hAnsi="Arial" w:eastAsia="Times New Roman" w:cs="Arial"/>
                <w:sz w:val="20"/>
                <w:szCs w:val="20"/>
                <w:lang w:eastAsia="de-DE"/>
              </w:rPr>
            </w:pPr>
            <w:r>
              <w:rPr>
                <w:rFonts w:ascii="Arial" w:hAnsi="Arial" w:eastAsia="Times New Roman" w:cs="Arial"/>
                <w:sz w:val="20"/>
                <w:szCs w:val="20"/>
                <w:lang w:eastAsia="de-DE"/>
              </w:rPr>
              <w:t>0.65-0.94</w:t>
            </w:r>
          </w:p>
        </w:tc>
        <w:tc>
          <w:tcPr>
            <w:tcW w:w="1219" w:type="dxa"/>
            <w:tcBorders>
              <w:top w:val="nil"/>
              <w:bottom w:val="single" w:color="auto" w:sz="4" w:space="0"/>
            </w:tcBorders>
            <w:shd w:val="clear" w:color="auto" w:fill="auto"/>
            <w:noWrap/>
            <w:vAlign w:val="center"/>
            <w:hideMark/>
          </w:tcPr>
          <w:p w:rsidRPr="002D398E" w:rsidR="00276A6A" w:rsidP="00276A6A" w:rsidRDefault="00276A6A" w14:paraId="5F74EB3A" w14:textId="5837F49B">
            <w:pPr>
              <w:jc w:val="center"/>
              <w:rPr>
                <w:rFonts w:ascii="Arial" w:hAnsi="Arial" w:eastAsia="Times New Roman" w:cs="Arial"/>
                <w:sz w:val="20"/>
                <w:szCs w:val="20"/>
                <w:lang w:eastAsia="de-DE"/>
              </w:rPr>
            </w:pPr>
            <w:r>
              <w:rPr>
                <w:rFonts w:ascii="Arial" w:hAnsi="Arial" w:eastAsia="Times New Roman" w:cs="Arial"/>
                <w:sz w:val="20"/>
                <w:szCs w:val="20"/>
                <w:lang w:eastAsia="de-DE"/>
              </w:rPr>
              <w:t>10.89</w:t>
            </w:r>
          </w:p>
        </w:tc>
        <w:tc>
          <w:tcPr>
            <w:tcW w:w="1205" w:type="dxa"/>
            <w:tcBorders>
              <w:top w:val="nil"/>
              <w:bottom w:val="single" w:color="auto" w:sz="4" w:space="0"/>
            </w:tcBorders>
            <w:vAlign w:val="center"/>
          </w:tcPr>
          <w:p w:rsidR="00276A6A" w:rsidP="00276A6A" w:rsidRDefault="00276A6A" w14:paraId="648CDED9" w14:textId="2A4C35C6">
            <w:pPr>
              <w:jc w:val="center"/>
              <w:rPr>
                <w:rFonts w:ascii="Arial" w:hAnsi="Arial" w:eastAsia="Times New Roman" w:cs="Arial"/>
                <w:sz w:val="20"/>
                <w:szCs w:val="20"/>
                <w:lang w:eastAsia="de-DE"/>
              </w:rPr>
            </w:pPr>
            <w:r>
              <w:rPr>
                <w:rFonts w:ascii="Arial" w:hAnsi="Arial" w:eastAsia="Times New Roman" w:cs="Arial"/>
                <w:sz w:val="20"/>
                <w:szCs w:val="20"/>
                <w:lang w:eastAsia="de-DE"/>
              </w:rPr>
              <w:t>&lt; 0.001</w:t>
            </w:r>
          </w:p>
        </w:tc>
        <w:tc>
          <w:tcPr>
            <w:tcW w:w="1205" w:type="dxa"/>
            <w:tcBorders>
              <w:top w:val="nil"/>
              <w:bottom w:val="single" w:color="auto" w:sz="4" w:space="0"/>
            </w:tcBorders>
            <w:shd w:val="clear" w:color="auto" w:fill="auto"/>
            <w:noWrap/>
            <w:vAlign w:val="center"/>
          </w:tcPr>
          <w:p w:rsidRPr="002D398E" w:rsidR="00276A6A" w:rsidP="00276A6A" w:rsidRDefault="00276A6A" w14:paraId="2370EF4E" w14:textId="09B771B4">
            <w:pPr>
              <w:jc w:val="center"/>
              <w:rPr>
                <w:rFonts w:ascii="Arial" w:hAnsi="Arial" w:eastAsia="Times New Roman" w:cs="Arial"/>
                <w:sz w:val="20"/>
                <w:szCs w:val="20"/>
                <w:lang w:eastAsia="de-DE"/>
              </w:rPr>
            </w:pPr>
            <w:r>
              <w:rPr>
                <w:rFonts w:ascii="Arial" w:hAnsi="Arial" w:eastAsia="Times New Roman" w:cs="Arial"/>
                <w:sz w:val="20"/>
                <w:szCs w:val="20"/>
                <w:lang w:eastAsia="de-DE"/>
              </w:rPr>
              <w:t>2.22</w:t>
            </w:r>
          </w:p>
        </w:tc>
        <w:tc>
          <w:tcPr>
            <w:tcW w:w="244" w:type="dxa"/>
            <w:tcBorders>
              <w:top w:val="nil"/>
              <w:bottom w:val="single" w:color="auto" w:sz="4" w:space="0"/>
            </w:tcBorders>
          </w:tcPr>
          <w:p w:rsidRPr="002D398E" w:rsidR="00276A6A" w:rsidP="00276A6A" w:rsidRDefault="00276A6A" w14:paraId="3E995801" w14:textId="77777777">
            <w:pPr>
              <w:jc w:val="center"/>
              <w:rPr>
                <w:rFonts w:ascii="Arial" w:hAnsi="Arial" w:eastAsia="Times New Roman" w:cs="Arial"/>
                <w:sz w:val="20"/>
                <w:szCs w:val="20"/>
                <w:lang w:eastAsia="de-DE"/>
              </w:rPr>
            </w:pPr>
          </w:p>
        </w:tc>
      </w:tr>
      <w:tr w:rsidRPr="002D398E" w:rsidR="00276A6A" w:rsidTr="691CB35D" w14:paraId="422217C8" w14:textId="77777777">
        <w:trPr>
          <w:trHeight w:val="22"/>
        </w:trPr>
        <w:tc>
          <w:tcPr>
            <w:tcW w:w="2552" w:type="dxa"/>
            <w:gridSpan w:val="2"/>
            <w:tcBorders>
              <w:top w:val="single" w:color="auto" w:sz="4" w:space="0"/>
              <w:left w:val="nil"/>
            </w:tcBorders>
            <w:shd w:val="clear" w:color="auto" w:fill="auto"/>
            <w:noWrap/>
            <w:vAlign w:val="center"/>
          </w:tcPr>
          <w:p w:rsidR="00276A6A" w:rsidP="0084256C" w:rsidRDefault="00276A6A" w14:paraId="431637AC" w14:textId="77777777">
            <w:pPr>
              <w:rPr>
                <w:rFonts w:ascii="Arial" w:hAnsi="Arial" w:eastAsia="Times New Roman" w:cs="Arial"/>
                <w:sz w:val="20"/>
                <w:szCs w:val="20"/>
                <w:lang w:eastAsia="de-DE"/>
              </w:rPr>
            </w:pPr>
            <w:r>
              <w:rPr>
                <w:rFonts w:ascii="Arial" w:hAnsi="Arial" w:eastAsia="Times New Roman" w:cs="Arial"/>
                <w:sz w:val="20"/>
                <w:szCs w:val="20"/>
                <w:lang w:eastAsia="de-DE"/>
              </w:rPr>
              <w:lastRenderedPageBreak/>
              <w:t>ICC</w:t>
            </w:r>
          </w:p>
        </w:tc>
        <w:tc>
          <w:tcPr>
            <w:tcW w:w="1215" w:type="dxa"/>
            <w:gridSpan w:val="2"/>
            <w:tcBorders>
              <w:top w:val="single" w:color="auto" w:sz="4" w:space="0"/>
            </w:tcBorders>
            <w:shd w:val="clear" w:color="auto" w:fill="auto"/>
            <w:noWrap/>
            <w:vAlign w:val="center"/>
          </w:tcPr>
          <w:p w:rsidR="00276A6A" w:rsidP="00030677" w:rsidRDefault="00276A6A" w14:paraId="46629A93" w14:textId="77777777">
            <w:pPr>
              <w:rPr>
                <w:rFonts w:ascii="Arial" w:hAnsi="Arial" w:eastAsia="Times New Roman" w:cs="Arial"/>
                <w:sz w:val="20"/>
                <w:szCs w:val="20"/>
                <w:lang w:eastAsia="de-DE"/>
              </w:rPr>
            </w:pPr>
            <w:r>
              <w:rPr>
                <w:rFonts w:ascii="Arial" w:hAnsi="Arial" w:eastAsia="Times New Roman" w:cs="Arial"/>
                <w:sz w:val="20"/>
                <w:szCs w:val="20"/>
                <w:lang w:eastAsia="de-DE"/>
              </w:rPr>
              <w:t>0.04</w:t>
            </w:r>
          </w:p>
        </w:tc>
        <w:tc>
          <w:tcPr>
            <w:tcW w:w="1730" w:type="dxa"/>
            <w:tcBorders>
              <w:top w:val="single" w:color="auto" w:sz="4" w:space="0"/>
            </w:tcBorders>
            <w:shd w:val="clear" w:color="auto" w:fill="auto"/>
            <w:noWrap/>
            <w:vAlign w:val="center"/>
          </w:tcPr>
          <w:p w:rsidRPr="002D398E" w:rsidR="00276A6A" w:rsidP="0084256C" w:rsidRDefault="00276A6A" w14:paraId="4FD0D21E" w14:textId="77777777">
            <w:pPr>
              <w:jc w:val="center"/>
              <w:rPr>
                <w:rFonts w:ascii="Arial" w:hAnsi="Arial" w:eastAsia="Times New Roman" w:cs="Arial"/>
                <w:sz w:val="20"/>
                <w:szCs w:val="20"/>
                <w:lang w:eastAsia="de-DE"/>
              </w:rPr>
            </w:pPr>
          </w:p>
        </w:tc>
        <w:tc>
          <w:tcPr>
            <w:tcW w:w="1219" w:type="dxa"/>
            <w:tcBorders>
              <w:top w:val="single" w:color="auto" w:sz="4" w:space="0"/>
            </w:tcBorders>
            <w:shd w:val="clear" w:color="auto" w:fill="auto"/>
            <w:noWrap/>
            <w:vAlign w:val="center"/>
          </w:tcPr>
          <w:p w:rsidRPr="002D398E" w:rsidR="00276A6A" w:rsidP="0084256C" w:rsidRDefault="00276A6A" w14:paraId="1919A523" w14:textId="77777777">
            <w:pPr>
              <w:jc w:val="center"/>
              <w:rPr>
                <w:rFonts w:ascii="Arial" w:hAnsi="Arial" w:eastAsia="Times New Roman" w:cs="Arial"/>
                <w:sz w:val="20"/>
                <w:szCs w:val="20"/>
                <w:lang w:eastAsia="de-DE"/>
              </w:rPr>
            </w:pPr>
          </w:p>
        </w:tc>
        <w:tc>
          <w:tcPr>
            <w:tcW w:w="1205" w:type="dxa"/>
            <w:tcBorders>
              <w:top w:val="single" w:color="auto" w:sz="4" w:space="0"/>
            </w:tcBorders>
          </w:tcPr>
          <w:p w:rsidRPr="002D398E" w:rsidR="00276A6A" w:rsidP="0084256C" w:rsidRDefault="00276A6A" w14:paraId="4D26F45C" w14:textId="77777777">
            <w:pPr>
              <w:jc w:val="center"/>
              <w:rPr>
                <w:rFonts w:ascii="Arial" w:hAnsi="Arial" w:eastAsia="Times New Roman" w:cs="Arial"/>
                <w:sz w:val="20"/>
                <w:szCs w:val="20"/>
                <w:lang w:eastAsia="de-DE"/>
              </w:rPr>
            </w:pPr>
          </w:p>
        </w:tc>
        <w:tc>
          <w:tcPr>
            <w:tcW w:w="1205" w:type="dxa"/>
            <w:tcBorders>
              <w:top w:val="single" w:color="auto" w:sz="4" w:space="0"/>
            </w:tcBorders>
            <w:shd w:val="clear" w:color="auto" w:fill="auto"/>
            <w:noWrap/>
            <w:vAlign w:val="center"/>
          </w:tcPr>
          <w:p w:rsidRPr="002D398E" w:rsidR="00276A6A" w:rsidP="0084256C" w:rsidRDefault="00276A6A" w14:paraId="07E0FA33" w14:textId="0B4E1276">
            <w:pPr>
              <w:jc w:val="center"/>
              <w:rPr>
                <w:rFonts w:ascii="Arial" w:hAnsi="Arial" w:eastAsia="Times New Roman" w:cs="Arial"/>
                <w:sz w:val="20"/>
                <w:szCs w:val="20"/>
                <w:lang w:eastAsia="de-DE"/>
              </w:rPr>
            </w:pPr>
          </w:p>
        </w:tc>
        <w:tc>
          <w:tcPr>
            <w:tcW w:w="244" w:type="dxa"/>
            <w:tcBorders>
              <w:top w:val="single" w:color="auto" w:sz="4" w:space="0"/>
            </w:tcBorders>
          </w:tcPr>
          <w:p w:rsidRPr="002D398E" w:rsidR="00276A6A" w:rsidP="0084256C" w:rsidRDefault="00276A6A" w14:paraId="5CEB18C5" w14:textId="77777777">
            <w:pPr>
              <w:jc w:val="center"/>
              <w:rPr>
                <w:rFonts w:ascii="Arial" w:hAnsi="Arial" w:eastAsia="Times New Roman" w:cs="Arial"/>
                <w:sz w:val="20"/>
                <w:szCs w:val="20"/>
                <w:lang w:eastAsia="de-DE"/>
              </w:rPr>
            </w:pPr>
          </w:p>
        </w:tc>
      </w:tr>
      <w:tr w:rsidRPr="002D398E" w:rsidR="00276A6A" w:rsidTr="691CB35D" w14:paraId="1F43918E" w14:textId="77777777">
        <w:trPr>
          <w:trHeight w:val="22"/>
        </w:trPr>
        <w:tc>
          <w:tcPr>
            <w:tcW w:w="2552" w:type="dxa"/>
            <w:gridSpan w:val="2"/>
            <w:tcBorders>
              <w:left w:val="nil"/>
            </w:tcBorders>
            <w:shd w:val="clear" w:color="auto" w:fill="auto"/>
            <w:noWrap/>
            <w:vAlign w:val="center"/>
            <w:hideMark/>
          </w:tcPr>
          <w:p w:rsidRPr="002D398E" w:rsidR="00276A6A" w:rsidP="0084256C" w:rsidRDefault="00276A6A" w14:paraId="30F721CF" w14:textId="77777777">
            <w:pPr>
              <w:rPr>
                <w:rFonts w:ascii="Arial" w:hAnsi="Arial" w:eastAsia="Times New Roman" w:cs="Arial"/>
                <w:sz w:val="20"/>
                <w:szCs w:val="20"/>
                <w:lang w:eastAsia="de-DE"/>
              </w:rPr>
            </w:pPr>
            <w:r>
              <w:rPr>
                <w:rFonts w:ascii="Arial" w:hAnsi="Arial" w:eastAsia="Times New Roman" w:cs="Arial"/>
                <w:sz w:val="20"/>
                <w:szCs w:val="20"/>
                <w:lang w:eastAsia="de-DE"/>
              </w:rPr>
              <w:t>N</w:t>
            </w:r>
            <w:r w:rsidRPr="00172731">
              <w:rPr>
                <w:rFonts w:ascii="Arial" w:hAnsi="Arial" w:eastAsia="Times New Roman" w:cs="Arial"/>
                <w:sz w:val="20"/>
                <w:szCs w:val="20"/>
                <w:vertAlign w:val="subscript"/>
                <w:lang w:eastAsia="de-DE"/>
              </w:rPr>
              <w:t xml:space="preserve"> </w:t>
            </w:r>
            <w:proofErr w:type="spellStart"/>
            <w:r w:rsidRPr="00172731">
              <w:rPr>
                <w:rFonts w:ascii="Arial" w:hAnsi="Arial" w:eastAsia="Times New Roman" w:cs="Arial"/>
                <w:sz w:val="20"/>
                <w:szCs w:val="20"/>
                <w:vertAlign w:val="subscript"/>
                <w:lang w:eastAsia="de-DE"/>
              </w:rPr>
              <w:t>sub</w:t>
            </w:r>
            <w:r>
              <w:rPr>
                <w:rFonts w:ascii="Arial" w:hAnsi="Arial" w:eastAsia="Times New Roman" w:cs="Arial"/>
                <w:sz w:val="20"/>
                <w:szCs w:val="20"/>
                <w:vertAlign w:val="subscript"/>
                <w:lang w:eastAsia="de-DE"/>
              </w:rPr>
              <w:t>ject</w:t>
            </w:r>
            <w:proofErr w:type="spellEnd"/>
          </w:p>
        </w:tc>
        <w:tc>
          <w:tcPr>
            <w:tcW w:w="1215" w:type="dxa"/>
            <w:gridSpan w:val="2"/>
            <w:shd w:val="clear" w:color="auto" w:fill="auto"/>
            <w:noWrap/>
            <w:vAlign w:val="center"/>
            <w:hideMark/>
          </w:tcPr>
          <w:p w:rsidRPr="002D398E" w:rsidR="00276A6A" w:rsidP="00030677" w:rsidRDefault="00276A6A" w14:paraId="13D8C6FD" w14:textId="1F37D43E">
            <w:pPr>
              <w:rPr>
                <w:rFonts w:ascii="Arial" w:hAnsi="Arial" w:eastAsia="Times New Roman" w:cs="Arial"/>
                <w:sz w:val="20"/>
                <w:szCs w:val="20"/>
                <w:lang w:eastAsia="de-DE"/>
              </w:rPr>
            </w:pPr>
            <w:r>
              <w:rPr>
                <w:rFonts w:ascii="Arial" w:hAnsi="Arial" w:eastAsia="Times New Roman" w:cs="Arial"/>
                <w:sz w:val="20"/>
                <w:szCs w:val="20"/>
                <w:lang w:eastAsia="de-DE"/>
              </w:rPr>
              <w:t>28</w:t>
            </w:r>
          </w:p>
        </w:tc>
        <w:tc>
          <w:tcPr>
            <w:tcW w:w="1730" w:type="dxa"/>
            <w:shd w:val="clear" w:color="auto" w:fill="auto"/>
            <w:noWrap/>
            <w:vAlign w:val="center"/>
            <w:hideMark/>
          </w:tcPr>
          <w:p w:rsidRPr="002D398E" w:rsidR="00276A6A" w:rsidP="0084256C" w:rsidRDefault="00276A6A" w14:paraId="7E5681A4" w14:textId="77777777">
            <w:pPr>
              <w:jc w:val="center"/>
              <w:rPr>
                <w:rFonts w:ascii="Arial" w:hAnsi="Arial" w:eastAsia="Times New Roman" w:cs="Arial"/>
                <w:sz w:val="20"/>
                <w:szCs w:val="20"/>
                <w:lang w:eastAsia="de-DE"/>
              </w:rPr>
            </w:pPr>
          </w:p>
        </w:tc>
        <w:tc>
          <w:tcPr>
            <w:tcW w:w="1219" w:type="dxa"/>
            <w:shd w:val="clear" w:color="auto" w:fill="auto"/>
            <w:noWrap/>
            <w:vAlign w:val="center"/>
            <w:hideMark/>
          </w:tcPr>
          <w:p w:rsidRPr="002D398E" w:rsidR="00276A6A" w:rsidP="0084256C" w:rsidRDefault="00276A6A" w14:paraId="57B87773" w14:textId="77777777">
            <w:pPr>
              <w:jc w:val="center"/>
              <w:rPr>
                <w:rFonts w:ascii="Arial" w:hAnsi="Arial" w:eastAsia="Times New Roman" w:cs="Arial"/>
                <w:sz w:val="20"/>
                <w:szCs w:val="20"/>
                <w:lang w:eastAsia="de-DE"/>
              </w:rPr>
            </w:pPr>
          </w:p>
        </w:tc>
        <w:tc>
          <w:tcPr>
            <w:tcW w:w="1205" w:type="dxa"/>
          </w:tcPr>
          <w:p w:rsidRPr="002D398E" w:rsidR="00276A6A" w:rsidP="0084256C" w:rsidRDefault="00276A6A" w14:paraId="4AF75845" w14:textId="77777777">
            <w:pPr>
              <w:jc w:val="center"/>
              <w:rPr>
                <w:rFonts w:ascii="Arial" w:hAnsi="Arial" w:eastAsia="Times New Roman" w:cs="Arial"/>
                <w:sz w:val="20"/>
                <w:szCs w:val="20"/>
                <w:lang w:eastAsia="de-DE"/>
              </w:rPr>
            </w:pPr>
          </w:p>
        </w:tc>
        <w:tc>
          <w:tcPr>
            <w:tcW w:w="1205" w:type="dxa"/>
            <w:shd w:val="clear" w:color="auto" w:fill="auto"/>
            <w:noWrap/>
            <w:vAlign w:val="center"/>
            <w:hideMark/>
          </w:tcPr>
          <w:p w:rsidRPr="002D398E" w:rsidR="00276A6A" w:rsidP="0084256C" w:rsidRDefault="00276A6A" w14:paraId="5ACB4ED1" w14:textId="6A794FCD">
            <w:pPr>
              <w:jc w:val="center"/>
              <w:rPr>
                <w:rFonts w:ascii="Arial" w:hAnsi="Arial" w:eastAsia="Times New Roman" w:cs="Arial"/>
                <w:sz w:val="20"/>
                <w:szCs w:val="20"/>
                <w:lang w:eastAsia="de-DE"/>
              </w:rPr>
            </w:pPr>
          </w:p>
        </w:tc>
        <w:tc>
          <w:tcPr>
            <w:tcW w:w="244" w:type="dxa"/>
          </w:tcPr>
          <w:p w:rsidRPr="002D398E" w:rsidR="00276A6A" w:rsidP="0084256C" w:rsidRDefault="00276A6A" w14:paraId="449B922D" w14:textId="77777777">
            <w:pPr>
              <w:jc w:val="center"/>
              <w:rPr>
                <w:rFonts w:ascii="Arial" w:hAnsi="Arial" w:eastAsia="Times New Roman" w:cs="Arial"/>
                <w:sz w:val="20"/>
                <w:szCs w:val="20"/>
                <w:lang w:eastAsia="de-DE"/>
              </w:rPr>
            </w:pPr>
          </w:p>
        </w:tc>
      </w:tr>
      <w:tr w:rsidRPr="002D398E" w:rsidR="00276A6A" w:rsidTr="691CB35D" w14:paraId="00950DA9" w14:textId="77777777">
        <w:trPr>
          <w:trHeight w:val="22"/>
        </w:trPr>
        <w:tc>
          <w:tcPr>
            <w:tcW w:w="2552" w:type="dxa"/>
            <w:gridSpan w:val="2"/>
            <w:tcBorders>
              <w:left w:val="nil"/>
            </w:tcBorders>
            <w:shd w:val="clear" w:color="auto" w:fill="auto"/>
            <w:noWrap/>
            <w:vAlign w:val="center"/>
          </w:tcPr>
          <w:p w:rsidRPr="00172731" w:rsidR="00276A6A" w:rsidP="0084256C" w:rsidRDefault="00276A6A" w14:paraId="7E33B9D1" w14:textId="7483A897">
            <w:pPr>
              <w:rPr>
                <w:rFonts w:ascii="Arial" w:hAnsi="Arial" w:eastAsia="Times New Roman" w:cs="Arial"/>
                <w:sz w:val="20"/>
                <w:szCs w:val="20"/>
                <w:vertAlign w:val="superscript"/>
                <w:lang w:eastAsia="de-DE"/>
              </w:rPr>
            </w:pPr>
            <w:proofErr w:type="spellStart"/>
            <w:r>
              <w:rPr>
                <w:rFonts w:ascii="Arial" w:hAnsi="Arial" w:eastAsia="Times New Roman" w:cs="Arial"/>
                <w:sz w:val="20"/>
                <w:szCs w:val="20"/>
                <w:lang w:eastAsia="de-DE"/>
              </w:rPr>
              <w:t>Observations</w:t>
            </w:r>
            <w:proofErr w:type="spellEnd"/>
          </w:p>
        </w:tc>
        <w:tc>
          <w:tcPr>
            <w:tcW w:w="1215" w:type="dxa"/>
            <w:gridSpan w:val="2"/>
            <w:shd w:val="clear" w:color="auto" w:fill="auto"/>
            <w:noWrap/>
            <w:vAlign w:val="center"/>
          </w:tcPr>
          <w:p w:rsidR="00276A6A" w:rsidP="00030677" w:rsidRDefault="00276A6A" w14:paraId="216C80D6" w14:textId="4E2EEEBC">
            <w:pPr>
              <w:rPr>
                <w:rFonts w:ascii="Arial" w:hAnsi="Arial" w:eastAsia="Times New Roman" w:cs="Arial"/>
                <w:sz w:val="20"/>
                <w:szCs w:val="20"/>
                <w:lang w:eastAsia="de-DE"/>
              </w:rPr>
            </w:pPr>
            <w:r>
              <w:rPr>
                <w:rFonts w:ascii="Arial" w:hAnsi="Arial" w:eastAsia="Times New Roman" w:cs="Arial"/>
                <w:sz w:val="20"/>
                <w:szCs w:val="20"/>
                <w:lang w:eastAsia="de-DE"/>
              </w:rPr>
              <w:t>8893</w:t>
            </w:r>
          </w:p>
        </w:tc>
        <w:tc>
          <w:tcPr>
            <w:tcW w:w="1730" w:type="dxa"/>
            <w:shd w:val="clear" w:color="auto" w:fill="auto"/>
            <w:noWrap/>
            <w:vAlign w:val="center"/>
          </w:tcPr>
          <w:p w:rsidRPr="002D398E" w:rsidR="00276A6A" w:rsidP="0084256C" w:rsidRDefault="00276A6A" w14:paraId="5A975999" w14:textId="77777777">
            <w:pPr>
              <w:jc w:val="center"/>
              <w:rPr>
                <w:rFonts w:ascii="Arial" w:hAnsi="Arial" w:eastAsia="Times New Roman" w:cs="Arial"/>
                <w:sz w:val="20"/>
                <w:szCs w:val="20"/>
                <w:lang w:eastAsia="de-DE"/>
              </w:rPr>
            </w:pPr>
          </w:p>
        </w:tc>
        <w:tc>
          <w:tcPr>
            <w:tcW w:w="1219" w:type="dxa"/>
            <w:shd w:val="clear" w:color="auto" w:fill="auto"/>
            <w:noWrap/>
            <w:vAlign w:val="center"/>
          </w:tcPr>
          <w:p w:rsidRPr="002D398E" w:rsidR="00276A6A" w:rsidP="0084256C" w:rsidRDefault="00276A6A" w14:paraId="7B5523D6" w14:textId="77777777">
            <w:pPr>
              <w:jc w:val="center"/>
              <w:rPr>
                <w:rFonts w:ascii="Arial" w:hAnsi="Arial" w:eastAsia="Times New Roman" w:cs="Arial"/>
                <w:sz w:val="20"/>
                <w:szCs w:val="20"/>
                <w:lang w:eastAsia="de-DE"/>
              </w:rPr>
            </w:pPr>
          </w:p>
        </w:tc>
        <w:tc>
          <w:tcPr>
            <w:tcW w:w="1205" w:type="dxa"/>
          </w:tcPr>
          <w:p w:rsidRPr="002D398E" w:rsidR="00276A6A" w:rsidP="0084256C" w:rsidRDefault="00276A6A" w14:paraId="026CAF07" w14:textId="77777777">
            <w:pPr>
              <w:jc w:val="center"/>
              <w:rPr>
                <w:rFonts w:ascii="Arial" w:hAnsi="Arial" w:eastAsia="Times New Roman" w:cs="Arial"/>
                <w:sz w:val="20"/>
                <w:szCs w:val="20"/>
                <w:lang w:eastAsia="de-DE"/>
              </w:rPr>
            </w:pPr>
          </w:p>
        </w:tc>
        <w:tc>
          <w:tcPr>
            <w:tcW w:w="1205" w:type="dxa"/>
            <w:shd w:val="clear" w:color="auto" w:fill="auto"/>
            <w:noWrap/>
            <w:vAlign w:val="center"/>
          </w:tcPr>
          <w:p w:rsidRPr="002D398E" w:rsidR="00276A6A" w:rsidP="0084256C" w:rsidRDefault="00276A6A" w14:paraId="0C4CC01B" w14:textId="0E021F05">
            <w:pPr>
              <w:jc w:val="center"/>
              <w:rPr>
                <w:rFonts w:ascii="Arial" w:hAnsi="Arial" w:eastAsia="Times New Roman" w:cs="Arial"/>
                <w:sz w:val="20"/>
                <w:szCs w:val="20"/>
                <w:lang w:eastAsia="de-DE"/>
              </w:rPr>
            </w:pPr>
          </w:p>
        </w:tc>
        <w:tc>
          <w:tcPr>
            <w:tcW w:w="244" w:type="dxa"/>
          </w:tcPr>
          <w:p w:rsidRPr="002D398E" w:rsidR="00276A6A" w:rsidP="0084256C" w:rsidRDefault="00276A6A" w14:paraId="77728CEB" w14:textId="77777777">
            <w:pPr>
              <w:jc w:val="center"/>
              <w:rPr>
                <w:rFonts w:ascii="Arial" w:hAnsi="Arial" w:eastAsia="Times New Roman" w:cs="Arial"/>
                <w:sz w:val="20"/>
                <w:szCs w:val="20"/>
                <w:lang w:eastAsia="de-DE"/>
              </w:rPr>
            </w:pPr>
          </w:p>
        </w:tc>
      </w:tr>
      <w:tr w:rsidRPr="002D398E" w:rsidR="00276A6A" w:rsidTr="691CB35D" w14:paraId="5F78D2A6" w14:textId="77777777">
        <w:trPr>
          <w:gridAfter w:val="1"/>
          <w:wAfter w:w="244" w:type="dxa"/>
          <w:trHeight w:val="22"/>
        </w:trPr>
        <w:tc>
          <w:tcPr>
            <w:tcW w:w="2552" w:type="dxa"/>
            <w:gridSpan w:val="2"/>
            <w:tcBorders>
              <w:left w:val="nil"/>
            </w:tcBorders>
            <w:shd w:val="clear" w:color="auto" w:fill="auto"/>
            <w:noWrap/>
            <w:vAlign w:val="center"/>
          </w:tcPr>
          <w:p w:rsidRPr="00172731" w:rsidR="00276A6A" w:rsidP="0084256C" w:rsidRDefault="00276A6A" w14:paraId="0B8C78F3" w14:textId="77777777">
            <w:pPr>
              <w:rPr>
                <w:rFonts w:ascii="Arial" w:hAnsi="Arial" w:eastAsia="Times New Roman" w:cs="Arial"/>
                <w:sz w:val="20"/>
                <w:szCs w:val="20"/>
                <w:vertAlign w:val="superscript"/>
                <w:lang w:eastAsia="de-DE"/>
              </w:rPr>
            </w:pPr>
            <w:r>
              <w:rPr>
                <w:rFonts w:ascii="Arial" w:hAnsi="Arial" w:eastAsia="Times New Roman" w:cs="Arial"/>
                <w:sz w:val="20"/>
                <w:szCs w:val="20"/>
                <w:lang w:eastAsia="de-DE"/>
              </w:rPr>
              <w:t>Marginal R</w:t>
            </w:r>
            <w:r>
              <w:rPr>
                <w:rFonts w:ascii="Arial" w:hAnsi="Arial" w:eastAsia="Times New Roman" w:cs="Arial"/>
                <w:sz w:val="20"/>
                <w:szCs w:val="20"/>
                <w:vertAlign w:val="superscript"/>
                <w:lang w:eastAsia="de-DE"/>
              </w:rPr>
              <w:t>2</w:t>
            </w:r>
            <w:r>
              <w:rPr>
                <w:rFonts w:ascii="Arial" w:hAnsi="Arial" w:eastAsia="Times New Roman" w:cs="Arial"/>
                <w:sz w:val="20"/>
                <w:szCs w:val="20"/>
                <w:lang w:eastAsia="de-DE"/>
              </w:rPr>
              <w:t xml:space="preserve"> / </w:t>
            </w:r>
            <w:proofErr w:type="spellStart"/>
            <w:r>
              <w:rPr>
                <w:rFonts w:ascii="Arial" w:hAnsi="Arial" w:eastAsia="Times New Roman" w:cs="Arial"/>
                <w:sz w:val="20"/>
                <w:szCs w:val="20"/>
                <w:lang w:eastAsia="de-DE"/>
              </w:rPr>
              <w:t>Conditional</w:t>
            </w:r>
            <w:proofErr w:type="spellEnd"/>
            <w:r>
              <w:rPr>
                <w:rFonts w:ascii="Arial" w:hAnsi="Arial" w:eastAsia="Times New Roman" w:cs="Arial"/>
                <w:sz w:val="20"/>
                <w:szCs w:val="20"/>
                <w:lang w:eastAsia="de-DE"/>
              </w:rPr>
              <w:t xml:space="preserve"> R</w:t>
            </w:r>
            <w:r>
              <w:rPr>
                <w:rFonts w:ascii="Arial" w:hAnsi="Arial" w:eastAsia="Times New Roman" w:cs="Arial"/>
                <w:sz w:val="20"/>
                <w:szCs w:val="20"/>
                <w:vertAlign w:val="superscript"/>
                <w:lang w:eastAsia="de-DE"/>
              </w:rPr>
              <w:t>2</w:t>
            </w:r>
          </w:p>
        </w:tc>
        <w:tc>
          <w:tcPr>
            <w:tcW w:w="1215" w:type="dxa"/>
            <w:gridSpan w:val="2"/>
            <w:shd w:val="clear" w:color="auto" w:fill="auto"/>
            <w:noWrap/>
            <w:vAlign w:val="center"/>
          </w:tcPr>
          <w:p w:rsidR="00276A6A" w:rsidP="00030677" w:rsidRDefault="00276A6A" w14:paraId="2708BEF9" w14:textId="26287A85">
            <w:pPr>
              <w:rPr>
                <w:rFonts w:ascii="Arial" w:hAnsi="Arial" w:eastAsia="Times New Roman" w:cs="Arial"/>
                <w:sz w:val="20"/>
                <w:szCs w:val="20"/>
                <w:lang w:eastAsia="de-DE"/>
              </w:rPr>
            </w:pPr>
            <w:r>
              <w:rPr>
                <w:rFonts w:ascii="Arial" w:hAnsi="Arial" w:eastAsia="Times New Roman" w:cs="Arial"/>
                <w:sz w:val="20"/>
                <w:szCs w:val="20"/>
                <w:lang w:eastAsia="de-DE"/>
              </w:rPr>
              <w:t>0.053/0.088</w:t>
            </w:r>
          </w:p>
        </w:tc>
        <w:tc>
          <w:tcPr>
            <w:tcW w:w="1730" w:type="dxa"/>
            <w:shd w:val="clear" w:color="auto" w:fill="auto"/>
            <w:noWrap/>
            <w:vAlign w:val="center"/>
          </w:tcPr>
          <w:p w:rsidRPr="002D398E" w:rsidR="00FA7131" w:rsidP="0084256C" w:rsidRDefault="00FA7131" w14:paraId="15930EE2" w14:textId="649719D7">
            <w:pPr>
              <w:jc w:val="center"/>
              <w:rPr>
                <w:rFonts w:ascii="Arial" w:hAnsi="Arial" w:eastAsia="Times New Roman" w:cs="Arial"/>
                <w:sz w:val="20"/>
                <w:szCs w:val="20"/>
                <w:lang w:eastAsia="de-DE"/>
              </w:rPr>
            </w:pPr>
          </w:p>
        </w:tc>
        <w:tc>
          <w:tcPr>
            <w:tcW w:w="1219" w:type="dxa"/>
            <w:shd w:val="clear" w:color="auto" w:fill="auto"/>
            <w:noWrap/>
            <w:vAlign w:val="center"/>
          </w:tcPr>
          <w:p w:rsidRPr="002D398E" w:rsidR="00276A6A" w:rsidP="0084256C" w:rsidRDefault="00276A6A" w14:paraId="45AE9EF6" w14:textId="77777777">
            <w:pPr>
              <w:jc w:val="center"/>
              <w:rPr>
                <w:rFonts w:ascii="Arial" w:hAnsi="Arial" w:eastAsia="Times New Roman" w:cs="Arial"/>
                <w:sz w:val="20"/>
                <w:szCs w:val="20"/>
                <w:lang w:eastAsia="de-DE"/>
              </w:rPr>
            </w:pPr>
          </w:p>
        </w:tc>
        <w:tc>
          <w:tcPr>
            <w:tcW w:w="1205" w:type="dxa"/>
          </w:tcPr>
          <w:p w:rsidRPr="002D398E" w:rsidR="00276A6A" w:rsidP="0084256C" w:rsidRDefault="00276A6A" w14:paraId="300BED5F" w14:textId="77777777">
            <w:pPr>
              <w:jc w:val="center"/>
              <w:rPr>
                <w:rFonts w:ascii="Arial" w:hAnsi="Arial" w:eastAsia="Times New Roman" w:cs="Arial"/>
                <w:sz w:val="20"/>
                <w:szCs w:val="20"/>
                <w:lang w:eastAsia="de-DE"/>
              </w:rPr>
            </w:pPr>
          </w:p>
        </w:tc>
        <w:tc>
          <w:tcPr>
            <w:tcW w:w="1205" w:type="dxa"/>
            <w:shd w:val="clear" w:color="auto" w:fill="auto"/>
            <w:noWrap/>
            <w:vAlign w:val="center"/>
          </w:tcPr>
          <w:p w:rsidRPr="002D398E" w:rsidR="00276A6A" w:rsidP="0084256C" w:rsidRDefault="00276A6A" w14:paraId="5715194F" w14:textId="1E835977">
            <w:pPr>
              <w:jc w:val="center"/>
              <w:rPr>
                <w:rFonts w:ascii="Arial" w:hAnsi="Arial" w:eastAsia="Times New Roman" w:cs="Arial"/>
                <w:sz w:val="20"/>
                <w:szCs w:val="20"/>
                <w:lang w:eastAsia="de-DE"/>
              </w:rPr>
            </w:pPr>
          </w:p>
        </w:tc>
      </w:tr>
    </w:tbl>
    <w:p w:rsidR="00FA7131" w:rsidP="006F1403" w:rsidRDefault="00FA7131" w14:paraId="74C59A54" w14:textId="77777777">
      <w:pPr>
        <w:spacing w:line="480" w:lineRule="auto"/>
        <w:jc w:val="both"/>
        <w:rPr>
          <w:rFonts w:ascii="Arial" w:hAnsi="Arial" w:cs="Arial"/>
          <w:u w:val="single"/>
          <w:lang w:val="en-US"/>
        </w:rPr>
      </w:pPr>
    </w:p>
    <w:p w:rsidR="008F1CDF" w:rsidP="006F1403" w:rsidRDefault="001E1DDC" w14:paraId="35B3D799" w14:textId="161668F7">
      <w:pPr>
        <w:spacing w:line="480" w:lineRule="auto"/>
        <w:jc w:val="both"/>
        <w:rPr>
          <w:rFonts w:ascii="Arial" w:hAnsi="Arial" w:cs="Arial"/>
          <w:u w:val="single"/>
          <w:lang w:val="en-US"/>
        </w:rPr>
      </w:pPr>
      <w:r>
        <w:rPr>
          <w:rFonts w:ascii="Arial" w:hAnsi="Arial" w:cs="Arial"/>
          <w:u w:val="single"/>
          <w:lang w:val="en-US"/>
        </w:rPr>
        <w:t xml:space="preserve">3.4. </w:t>
      </w:r>
      <w:r w:rsidR="008F1CDF">
        <w:rPr>
          <w:rFonts w:ascii="Arial" w:hAnsi="Arial" w:cs="Arial"/>
          <w:u w:val="single"/>
          <w:lang w:val="en-US"/>
        </w:rPr>
        <w:t xml:space="preserve">Computational modeling </w:t>
      </w:r>
      <w:r w:rsidRPr="008F1CDF" w:rsidR="008F1CDF">
        <w:rPr>
          <w:rFonts w:ascii="Arial" w:hAnsi="Arial" w:cs="Arial"/>
          <w:u w:val="single"/>
          <w:lang w:val="en-US"/>
        </w:rPr>
        <w:t>results</w:t>
      </w:r>
    </w:p>
    <w:p w:rsidR="00A04D95" w:rsidP="7339AC12" w:rsidRDefault="05FCB18D" w14:paraId="319EFE19" w14:textId="3CA18BE4">
      <w:pPr>
        <w:spacing w:line="480" w:lineRule="auto"/>
        <w:jc w:val="both"/>
        <w:rPr>
          <w:rFonts w:ascii="Arial" w:hAnsi="Arial" w:cs="Arial"/>
          <w:lang w:val="en-US"/>
        </w:rPr>
      </w:pPr>
      <w:ins w:author="Schlagenhauf, Florian" w:date="2021-07-20T14:28:00Z" w:id="432">
        <w:r w:rsidRPr="4D6442EE">
          <w:rPr>
            <w:rFonts w:ascii="Arial" w:hAnsi="Arial" w:cs="Arial"/>
            <w:lang w:val="en-US"/>
          </w:rPr>
          <w:t xml:space="preserve">Behavior in the control condition </w:t>
        </w:r>
      </w:ins>
      <w:ins w:author="Schlagenhauf, Florian" w:date="2021-07-20T14:29:00Z" w:id="433">
        <w:r w:rsidRPr="4D6442EE">
          <w:rPr>
            <w:rFonts w:ascii="Arial" w:hAnsi="Arial" w:cs="Arial"/>
            <w:lang w:val="en-US"/>
          </w:rPr>
          <w:t>(</w:t>
        </w:r>
        <w:r w:rsidRPr="4D6442EE">
          <w:rPr>
            <w:rFonts w:ascii="Arial" w:hAnsi="Arial" w:cs="Arial" w:eastAsiaTheme="minorEastAsia"/>
            <w:lang w:val="en-US"/>
          </w:rPr>
          <w:t>‘step 1 model space’)</w:t>
        </w:r>
      </w:ins>
      <w:r w:rsidRPr="4D6442EE" w:rsidR="2F0800B5">
        <w:rPr>
          <w:rFonts w:ascii="Arial" w:hAnsi="Arial" w:cs="Arial" w:eastAsiaTheme="minorEastAsia"/>
          <w:lang w:val="en-US"/>
        </w:rPr>
        <w:t xml:space="preserve"> </w:t>
      </w:r>
      <w:ins w:author="Schlagenhauf, Florian" w:date="2021-07-20T14:28:00Z" w:id="434">
        <w:r w:rsidRPr="4D6442EE">
          <w:rPr>
            <w:rFonts w:ascii="Arial" w:hAnsi="Arial" w:cs="Arial"/>
            <w:lang w:val="en-US"/>
          </w:rPr>
          <w:t xml:space="preserve">was best explained by </w:t>
        </w:r>
      </w:ins>
      <w:r w:rsidRPr="4D6442EE" w:rsidR="4AD87293">
        <w:rPr>
          <w:rFonts w:ascii="Arial" w:hAnsi="Arial" w:cs="Arial" w:eastAsiaTheme="minorEastAsia"/>
          <w:lang w:val="en-US"/>
        </w:rPr>
        <w:t>the RW-DU-2al model across all participants</w:t>
      </w:r>
      <w:r w:rsidRPr="4D6442EE" w:rsidR="1581B155">
        <w:rPr>
          <w:rFonts w:ascii="Arial" w:hAnsi="Arial" w:cs="Arial" w:eastAsiaTheme="minorEastAsia"/>
          <w:lang w:val="en-US"/>
        </w:rPr>
        <w:t xml:space="preserve"> with a PXP = 0.62 </w:t>
      </w:r>
      <w:r w:rsidRPr="4D6442EE" w:rsidR="4AD87293">
        <w:rPr>
          <w:rFonts w:ascii="Arial" w:hAnsi="Arial" w:cs="Arial" w:eastAsiaTheme="minorEastAsia"/>
          <w:lang w:val="en-US"/>
        </w:rPr>
        <w:t>(see Figure 6).</w:t>
      </w:r>
      <w:r w:rsidRPr="4D6442EE" w:rsidR="74BF2C5A">
        <w:rPr>
          <w:rFonts w:ascii="Arial" w:hAnsi="Arial" w:cs="Arial" w:eastAsiaTheme="minorEastAsia"/>
          <w:lang w:val="en-US"/>
        </w:rPr>
        <w:t xml:space="preserve"> </w:t>
      </w:r>
      <w:proofErr w:type="gramStart"/>
      <w:ins w:author="Wieland, Lara" w:date="2021-08-23T14:35:00Z" w:id="435">
        <w:r w:rsidRPr="4D6442EE" w:rsidR="1142D6F4">
          <w:rPr>
            <w:rFonts w:ascii="Arial" w:hAnsi="Arial" w:cs="Arial" w:eastAsiaTheme="minorEastAsia"/>
            <w:lang w:val="en-US"/>
          </w:rPr>
          <w:t>This indicate</w:t>
        </w:r>
        <w:proofErr w:type="gramEnd"/>
        <w:del w:author="Lennart Luettgau" w:date="2021-08-23T22:39:00Z" w:id="436">
          <w:r w:rsidRPr="4D6442EE" w:rsidDel="1142D6F4">
            <w:rPr>
              <w:rFonts w:ascii="Arial" w:hAnsi="Arial" w:cs="Arial" w:eastAsiaTheme="minorEastAsia"/>
              <w:lang w:val="en-US"/>
            </w:rPr>
            <w:delText>d</w:delText>
          </w:r>
        </w:del>
      </w:ins>
      <w:ins w:author="Lennart Luettgau" w:date="2021-08-23T22:39:00Z" w:id="437">
        <w:r w:rsidRPr="4D6442EE" w:rsidR="005347B7">
          <w:rPr>
            <w:rFonts w:ascii="Arial" w:hAnsi="Arial" w:cs="Arial" w:eastAsiaTheme="minorEastAsia"/>
            <w:lang w:val="en-US"/>
          </w:rPr>
          <w:t>s</w:t>
        </w:r>
      </w:ins>
      <w:ins w:author="Wieland, Lara" w:date="2021-08-23T14:35:00Z" w:id="438">
        <w:r w:rsidRPr="4D6442EE" w:rsidR="1142D6F4">
          <w:rPr>
            <w:rFonts w:ascii="Arial" w:hAnsi="Arial" w:cs="Arial" w:eastAsiaTheme="minorEastAsia"/>
            <w:lang w:val="en-US"/>
          </w:rPr>
          <w:t xml:space="preserve"> that participants used the </w:t>
        </w:r>
        <w:proofErr w:type="spellStart"/>
        <w:r w:rsidRPr="4D6442EE" w:rsidR="1142D6F4">
          <w:rPr>
            <w:rFonts w:ascii="Arial" w:hAnsi="Arial" w:cs="Arial" w:eastAsiaTheme="minorEastAsia"/>
            <w:lang w:val="en-US"/>
          </w:rPr>
          <w:t>anticorrelated</w:t>
        </w:r>
        <w:proofErr w:type="spellEnd"/>
        <w:r w:rsidRPr="4D6442EE" w:rsidR="1142D6F4">
          <w:rPr>
            <w:rFonts w:ascii="Arial" w:hAnsi="Arial" w:cs="Arial" w:eastAsiaTheme="minorEastAsia"/>
            <w:lang w:val="en-US"/>
          </w:rPr>
          <w:t xml:space="preserve"> task structure and updated the chosen and the </w:t>
        </w:r>
        <w:proofErr w:type="spellStart"/>
        <w:r w:rsidRPr="4D6442EE" w:rsidR="1142D6F4">
          <w:rPr>
            <w:rFonts w:ascii="Arial" w:hAnsi="Arial" w:cs="Arial" w:eastAsiaTheme="minorEastAsia"/>
            <w:lang w:val="en-US"/>
          </w:rPr>
          <w:t>unchosen</w:t>
        </w:r>
        <w:proofErr w:type="spellEnd"/>
        <w:r w:rsidRPr="4D6442EE" w:rsidR="1142D6F4">
          <w:rPr>
            <w:rFonts w:ascii="Arial" w:hAnsi="Arial" w:cs="Arial" w:eastAsiaTheme="minorEastAsia"/>
            <w:lang w:val="en-US"/>
          </w:rPr>
          <w:t xml:space="preserve"> choice option to a similar extent (full double update model). </w:t>
        </w:r>
        <w:commentRangeStart w:id="439"/>
        <w:commentRangeStart w:id="440"/>
        <w:r w:rsidRPr="4D6442EE" w:rsidR="1142D6F4">
          <w:rPr>
            <w:rFonts w:ascii="Arial" w:hAnsi="Arial" w:cs="Arial" w:eastAsiaTheme="minorEastAsia"/>
            <w:lang w:val="en-US"/>
          </w:rPr>
          <w:t xml:space="preserve">Furthermore, the learning rate in </w:t>
        </w:r>
        <w:del w:author="Sjoerds, Z." w:date="2021-08-25T10:13:00Z" w:id="441">
          <w:r w:rsidRPr="4D6442EE" w:rsidDel="1142D6F4">
            <w:rPr>
              <w:rFonts w:ascii="Arial" w:hAnsi="Arial" w:cs="Arial" w:eastAsiaTheme="minorEastAsia"/>
              <w:lang w:val="en-US"/>
            </w:rPr>
            <w:delText xml:space="preserve">loss </w:delText>
          </w:r>
        </w:del>
      </w:ins>
      <w:ins w:author="Sjoerds, Z." w:date="2021-08-25T10:13:00Z" w:id="442">
        <w:r w:rsidRPr="4D6442EE" w:rsidR="24B16187">
          <w:rPr>
            <w:rFonts w:ascii="Arial" w:hAnsi="Arial" w:cs="Arial" w:eastAsiaTheme="minorEastAsia"/>
            <w:lang w:val="en-US"/>
          </w:rPr>
          <w:t xml:space="preserve">win </w:t>
        </w:r>
      </w:ins>
      <w:ins w:author="Wieland, Lara" w:date="2021-08-23T14:35:00Z" w:id="443">
        <w:r w:rsidRPr="4D6442EE" w:rsidR="1142D6F4">
          <w:rPr>
            <w:rFonts w:ascii="Arial" w:hAnsi="Arial" w:cs="Arial" w:eastAsiaTheme="minorEastAsia"/>
            <w:lang w:val="en-US"/>
          </w:rPr>
          <w:t>tr</w:t>
        </w:r>
      </w:ins>
      <w:ins w:author="Lennart Luettgau" w:date="2021-08-23T22:39:00Z" w:id="444">
        <w:r w:rsidRPr="4D6442EE" w:rsidR="00D216DB">
          <w:rPr>
            <w:rFonts w:ascii="Arial" w:hAnsi="Arial" w:cs="Arial" w:eastAsiaTheme="minorEastAsia"/>
            <w:lang w:val="en-US"/>
          </w:rPr>
          <w:t>ia</w:t>
        </w:r>
      </w:ins>
      <w:ins w:author="Wieland, Lara" w:date="2021-08-23T14:35:00Z" w:id="445">
        <w:del w:author="Lennart Luettgau" w:date="2021-08-23T22:39:00Z" w:id="446">
          <w:r w:rsidRPr="4D6442EE" w:rsidDel="1142D6F4">
            <w:rPr>
              <w:rFonts w:ascii="Arial" w:hAnsi="Arial" w:cs="Arial" w:eastAsiaTheme="minorEastAsia"/>
              <w:lang w:val="en-US"/>
            </w:rPr>
            <w:delText>ai</w:delText>
          </w:r>
        </w:del>
        <w:r w:rsidRPr="4D6442EE" w:rsidR="1142D6F4">
          <w:rPr>
            <w:rFonts w:ascii="Arial" w:hAnsi="Arial" w:cs="Arial" w:eastAsiaTheme="minorEastAsia"/>
            <w:lang w:val="en-US"/>
          </w:rPr>
          <w:t xml:space="preserve">ls was lower than in </w:t>
        </w:r>
        <w:del w:author="Sjoerds, Z." w:date="2021-08-25T10:13:00Z" w:id="447">
          <w:r w:rsidRPr="4D6442EE" w:rsidDel="1142D6F4">
            <w:rPr>
              <w:rFonts w:ascii="Arial" w:hAnsi="Arial" w:cs="Arial" w:eastAsiaTheme="minorEastAsia"/>
              <w:lang w:val="en-US"/>
            </w:rPr>
            <w:delText xml:space="preserve">win </w:delText>
          </w:r>
        </w:del>
      </w:ins>
      <w:ins w:author="Sjoerds, Z." w:date="2021-08-25T10:13:00Z" w:id="448">
        <w:r w:rsidRPr="4D6442EE" w:rsidR="6FE822E7">
          <w:rPr>
            <w:rFonts w:ascii="Arial" w:hAnsi="Arial" w:cs="Arial" w:eastAsiaTheme="minorEastAsia"/>
            <w:lang w:val="en-US"/>
          </w:rPr>
          <w:t xml:space="preserve">loss </w:t>
        </w:r>
      </w:ins>
      <w:ins w:author="Wieland, Lara" w:date="2021-08-23T14:35:00Z" w:id="449">
        <w:r w:rsidRPr="4D6442EE" w:rsidR="1142D6F4">
          <w:rPr>
            <w:rFonts w:ascii="Arial" w:hAnsi="Arial" w:cs="Arial" w:eastAsiaTheme="minorEastAsia"/>
            <w:lang w:val="en-US"/>
          </w:rPr>
          <w:t xml:space="preserve">trials </w:t>
        </w:r>
      </w:ins>
      <w:commentRangeEnd w:id="439"/>
      <w:r w:rsidR="00742ACC">
        <w:rPr>
          <w:rStyle w:val="Kommentarzeichen"/>
        </w:rPr>
        <w:commentReference w:id="439"/>
      </w:r>
      <w:commentRangeEnd w:id="440"/>
      <w:r>
        <w:commentReference w:id="440"/>
      </w:r>
      <w:ins w:author="Wieland, Lara" w:date="2021-08-23T14:35:00Z" w:id="450">
        <w:r w:rsidRPr="4D6442EE" w:rsidR="1142D6F4">
          <w:rPr>
            <w:rFonts w:ascii="Arial" w:hAnsi="Arial" w:cs="Arial" w:eastAsiaTheme="minorEastAsia"/>
            <w:lang w:val="en-US"/>
          </w:rPr>
          <w:t xml:space="preserve">(paired t-test on alpha win </w:t>
        </w:r>
        <w:proofErr w:type="spellStart"/>
        <w:r w:rsidRPr="4D6442EE" w:rsidR="1142D6F4">
          <w:rPr>
            <w:rFonts w:ascii="Arial" w:hAnsi="Arial" w:cs="Arial" w:eastAsiaTheme="minorEastAsia"/>
            <w:lang w:val="en-US"/>
          </w:rPr>
          <w:t>vs</w:t>
        </w:r>
        <w:proofErr w:type="spellEnd"/>
        <w:r w:rsidRPr="4D6442EE" w:rsidR="1142D6F4">
          <w:rPr>
            <w:rFonts w:ascii="Arial" w:hAnsi="Arial" w:cs="Arial" w:eastAsiaTheme="minorEastAsia"/>
            <w:lang w:val="en-US"/>
          </w:rPr>
          <w:t xml:space="preserve"> alpha loss: </w:t>
        </w:r>
        <w:proofErr w:type="gramStart"/>
        <w:r w:rsidRPr="4D6442EE" w:rsidR="1142D6F4">
          <w:rPr>
            <w:rFonts w:ascii="Arial" w:hAnsi="Arial" w:cs="Arial" w:eastAsiaTheme="minorEastAsia"/>
            <w:i/>
            <w:iCs/>
            <w:lang w:val="en-US"/>
          </w:rPr>
          <w:t>t(</w:t>
        </w:r>
        <w:proofErr w:type="gramEnd"/>
        <w:r w:rsidRPr="4D6442EE" w:rsidR="1142D6F4">
          <w:rPr>
            <w:rFonts w:ascii="Arial" w:hAnsi="Arial" w:cs="Arial" w:eastAsiaTheme="minorEastAsia"/>
            <w:lang w:val="en-US"/>
          </w:rPr>
          <w:t xml:space="preserve">27) = -6.7, </w:t>
        </w:r>
        <w:r w:rsidRPr="4D6442EE" w:rsidR="1142D6F4">
          <w:rPr>
            <w:rFonts w:ascii="Arial" w:hAnsi="Arial" w:cs="Arial" w:eastAsiaTheme="minorEastAsia"/>
            <w:i/>
            <w:iCs/>
            <w:lang w:val="en-US"/>
          </w:rPr>
          <w:t>p</w:t>
        </w:r>
        <w:r w:rsidRPr="4D6442EE" w:rsidR="1142D6F4">
          <w:rPr>
            <w:rFonts w:ascii="Arial" w:hAnsi="Arial" w:cs="Arial"/>
            <w:lang w:val="en-US"/>
          </w:rPr>
          <w:t xml:space="preserve"> &lt; 0.001</w:t>
        </w:r>
        <w:r w:rsidRPr="4D6442EE" w:rsidR="1142D6F4">
          <w:rPr>
            <w:rFonts w:ascii="Arial" w:hAnsi="Arial" w:cs="Arial" w:eastAsiaTheme="minorEastAsia"/>
            <w:lang w:val="en-US"/>
          </w:rPr>
          <w:t xml:space="preserve">), resulting in stronger influence of RPEs in loss compared to win trials. In a next step, additional </w:t>
        </w:r>
        <w:r w:rsidRPr="4D6442EE" w:rsidR="1142D6F4">
          <w:rPr>
            <w:rFonts w:ascii="Arial" w:hAnsi="Arial" w:cs="Arial"/>
            <w:lang w:val="en-US"/>
          </w:rPr>
          <w:t>free parameters for potential stress effects were entered for this winning</w:t>
        </w:r>
      </w:ins>
      <w:r w:rsidRPr="7339AC12" w:rsidR="6B09E894">
        <w:rPr>
          <w:rFonts w:ascii="Arial" w:hAnsi="Arial" w:cs="Arial"/>
          <w:lang w:val="en-US"/>
        </w:rPr>
        <w:t xml:space="preserve"> model </w:t>
      </w:r>
      <w:ins w:author="Schlagenhauf, Florian" w:date="2021-07-20T14:30:00Z" w:id="451">
        <w:r w:rsidRPr="4D6442EE" w:rsidR="220C8204">
          <w:rPr>
            <w:rFonts w:ascii="Arial" w:hAnsi="Arial" w:cs="Arial"/>
            <w:lang w:val="en-US"/>
          </w:rPr>
          <w:t>(</w:t>
        </w:r>
      </w:ins>
      <w:r w:rsidR="4AD87293">
        <w:rPr>
          <w:rFonts w:ascii="Arial" w:hAnsi="Arial" w:cs="Arial"/>
          <w:lang w:val="en-US"/>
        </w:rPr>
        <w:t>the ‘step 2 model space’</w:t>
      </w:r>
      <w:ins w:author="Schlagenhauf, Florian" w:date="2021-07-20T14:30:00Z" w:id="452">
        <w:r w:rsidRPr="4D6442EE" w:rsidR="220C8204">
          <w:rPr>
            <w:rFonts w:ascii="Arial" w:hAnsi="Arial" w:cs="Arial"/>
            <w:lang w:val="en-US"/>
          </w:rPr>
          <w:t>)</w:t>
        </w:r>
      </w:ins>
      <w:r w:rsidR="41464608">
        <w:rPr>
          <w:rFonts w:ascii="Arial" w:hAnsi="Arial" w:cs="Arial"/>
          <w:lang w:val="en-US"/>
        </w:rPr>
        <w:t xml:space="preserve">. This </w:t>
      </w:r>
      <w:r w:rsidR="4AD87293">
        <w:rPr>
          <w:rFonts w:ascii="Arial" w:hAnsi="Arial" w:cs="Arial"/>
          <w:lang w:val="en-US"/>
        </w:rPr>
        <w:t>resulted in a best fit for RW-DU-2al-StressBetas</w:t>
      </w:r>
      <w:r w:rsidR="1581B155">
        <w:rPr>
          <w:rFonts w:ascii="Arial" w:hAnsi="Arial" w:cs="Arial"/>
          <w:lang w:val="en-US"/>
        </w:rPr>
        <w:t xml:space="preserve"> (PXP = 0.92)</w:t>
      </w:r>
      <w:r w:rsidR="4AD87293">
        <w:rPr>
          <w:rFonts w:ascii="Arial" w:hAnsi="Arial" w:cs="Arial"/>
          <w:lang w:val="en-US"/>
        </w:rPr>
        <w:t xml:space="preserve">, </w:t>
      </w:r>
      <w:r w:rsidR="46923F30">
        <w:rPr>
          <w:rFonts w:ascii="Arial" w:hAnsi="Arial" w:cs="Arial"/>
          <w:lang w:val="en-US"/>
        </w:rPr>
        <w:t>indic</w:t>
      </w:r>
      <w:r w:rsidR="6F3AEE7A">
        <w:rPr>
          <w:rFonts w:ascii="Arial" w:hAnsi="Arial" w:cs="Arial"/>
          <w:lang w:val="en-US"/>
        </w:rPr>
        <w:t>a</w:t>
      </w:r>
      <w:r w:rsidR="46923F30">
        <w:rPr>
          <w:rFonts w:ascii="Arial" w:hAnsi="Arial" w:cs="Arial"/>
          <w:lang w:val="en-US"/>
        </w:rPr>
        <w:t xml:space="preserve">ting that </w:t>
      </w:r>
      <w:r w:rsidR="4AD87293">
        <w:rPr>
          <w:rFonts w:ascii="Arial" w:hAnsi="Arial" w:cs="Arial"/>
          <w:lang w:val="en-US"/>
        </w:rPr>
        <w:t>only the temperature parameter</w:t>
      </w:r>
      <m:oMath>
        <m:r>
          <m:rPr>
            <m:sty m:val="p"/>
          </m:rPr>
          <w:rPr>
            <w:rFonts w:ascii="Cambria Math" w:hAnsi="Cambria Math" w:cs="Arial" w:eastAsiaTheme="minorEastAsia"/>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Pr="4D6442EE" w:rsidR="4AD87293">
        <w:rPr>
          <w:rFonts w:ascii="Arial" w:hAnsi="Arial" w:cs="Arial" w:eastAsiaTheme="minorEastAsia"/>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Pr="4D6442EE" w:rsidR="4D4B4874">
        <w:rPr>
          <w:rFonts w:ascii="Arial" w:hAnsi="Arial" w:cs="Arial" w:eastAsiaTheme="minorEastAsia"/>
          <w:lang w:val="en-US"/>
        </w:rPr>
        <w:t xml:space="preserve"> </w:t>
      </w:r>
      <w:r w:rsidRPr="4D6442EE" w:rsidR="69382715">
        <w:rPr>
          <w:rFonts w:ascii="Arial" w:hAnsi="Arial" w:cs="Arial" w:eastAsiaTheme="minorEastAsia"/>
          <w:lang w:val="en-US"/>
        </w:rPr>
        <w:t xml:space="preserve">were different between control and stress condition but not the learning rates </w:t>
      </w:r>
      <w:r w:rsidRPr="4D6442EE" w:rsidR="4D4B4874">
        <w:rPr>
          <w:rFonts w:ascii="Arial" w:hAnsi="Arial" w:cs="Arial" w:eastAsiaTheme="minorEastAsia"/>
          <w:lang w:val="en-US"/>
        </w:rPr>
        <w:t>(see Table 2 for parameter estimates and Figure S</w:t>
      </w:r>
      <w:r w:rsidRPr="4D6442EE" w:rsidR="0804E8D3">
        <w:rPr>
          <w:rFonts w:ascii="Arial" w:hAnsi="Arial" w:cs="Arial" w:eastAsiaTheme="minorEastAsia"/>
          <w:lang w:val="en-US"/>
        </w:rPr>
        <w:t>3 and S4</w:t>
      </w:r>
      <w:r w:rsidRPr="4D6442EE" w:rsidR="4D4B4874">
        <w:rPr>
          <w:rFonts w:ascii="Arial" w:hAnsi="Arial" w:cs="Arial" w:eastAsiaTheme="minorEastAsia"/>
          <w:lang w:val="en-US"/>
        </w:rPr>
        <w:t xml:space="preserve"> for violin plots of </w:t>
      </w:r>
      <w:r w:rsidRPr="4D6442EE" w:rsidR="1E96F658">
        <w:rPr>
          <w:rFonts w:ascii="Arial" w:hAnsi="Arial" w:cs="Arial" w:eastAsiaTheme="minorEastAsia"/>
          <w:lang w:val="en-US"/>
        </w:rPr>
        <w:t xml:space="preserve">parameter </w:t>
      </w:r>
      <w:r w:rsidRPr="4D6442EE" w:rsidR="4D4B4874">
        <w:rPr>
          <w:rFonts w:ascii="Arial" w:hAnsi="Arial" w:cs="Arial" w:eastAsiaTheme="minorEastAsia"/>
          <w:lang w:val="en-US"/>
        </w:rPr>
        <w:t xml:space="preserve">distributions). </w:t>
      </w:r>
      <w:r w:rsidRPr="4D6442EE" w:rsidR="5490BF33">
        <w:rPr>
          <w:rFonts w:ascii="Arial" w:hAnsi="Arial" w:cs="Arial" w:eastAsiaTheme="minorEastAsia"/>
          <w:lang w:val="en-US"/>
        </w:rPr>
        <w:t xml:space="preserve">Model </w:t>
      </w:r>
      <w:commentRangeStart w:id="453"/>
      <w:r w:rsidRPr="4D6442EE" w:rsidR="5490BF33">
        <w:rPr>
          <w:rFonts w:ascii="Arial" w:hAnsi="Arial" w:cs="Arial" w:eastAsiaTheme="minorEastAsia"/>
          <w:lang w:val="en-US"/>
        </w:rPr>
        <w:t xml:space="preserve">selection </w:t>
      </w:r>
      <w:commentRangeEnd w:id="453"/>
      <w:r w:rsidR="00355B8F">
        <w:rPr>
          <w:rStyle w:val="Kommentarzeichen"/>
        </w:rPr>
        <w:commentReference w:id="453"/>
      </w:r>
      <w:r w:rsidRPr="4D6442EE" w:rsidR="5490BF33">
        <w:rPr>
          <w:rFonts w:ascii="Arial" w:hAnsi="Arial" w:cs="Arial" w:eastAsiaTheme="minorEastAsia"/>
          <w:lang w:val="en-US"/>
        </w:rPr>
        <w:t xml:space="preserve">resulted in protected </w:t>
      </w:r>
      <w:proofErr w:type="spellStart"/>
      <w:r w:rsidRPr="4D6442EE" w:rsidR="5490BF33">
        <w:rPr>
          <w:rFonts w:ascii="Arial" w:hAnsi="Arial" w:cs="Arial" w:eastAsiaTheme="minorEastAsia"/>
          <w:lang w:val="en-US"/>
        </w:rPr>
        <w:t>exceedance</w:t>
      </w:r>
      <w:proofErr w:type="spellEnd"/>
      <w:r w:rsidRPr="4D6442EE" w:rsidR="5490BF33">
        <w:rPr>
          <w:rFonts w:ascii="Arial" w:hAnsi="Arial" w:cs="Arial" w:eastAsiaTheme="minorEastAsia"/>
          <w:lang w:val="en-US"/>
        </w:rPr>
        <w:t xml:space="preserve"> probabilities (PXP) &lt; 0.1 for all other models</w:t>
      </w:r>
      <w:r w:rsidRPr="4D6442EE" w:rsidR="4D4B4874">
        <w:rPr>
          <w:rFonts w:ascii="Arial" w:hAnsi="Arial" w:cs="Arial" w:eastAsiaTheme="minorEastAsia"/>
          <w:lang w:val="en-US"/>
        </w:rPr>
        <w:t xml:space="preserve"> (see Figure 6).</w:t>
      </w:r>
      <w:r w:rsidRPr="4D6442EE" w:rsidR="033896CA">
        <w:rPr>
          <w:rFonts w:ascii="Arial" w:hAnsi="Arial" w:cs="Arial" w:eastAsiaTheme="minorEastAsia"/>
          <w:lang w:val="en-US"/>
        </w:rPr>
        <w:t xml:space="preserve"> </w:t>
      </w:r>
      <w:ins w:author="Wieland, Lara" w:date="2021-08-23T14:36:00Z" w:id="454">
        <w:r w:rsidRPr="4D6442EE" w:rsidR="3CA5111E">
          <w:rPr>
            <w:rFonts w:ascii="Arial" w:hAnsi="Arial" w:cs="Arial" w:eastAsiaTheme="minorEastAsia"/>
            <w:lang w:val="en-US"/>
          </w:rPr>
          <w:t>Choice temperature parameters were significantl</w:t>
        </w:r>
      </w:ins>
      <w:ins w:author="Wieland, Lara" w:date="2021-08-23T14:57:00Z" w:id="455">
        <w:r w:rsidRPr="4D6442EE" w:rsidR="27ED01A7">
          <w:rPr>
            <w:rFonts w:ascii="Arial" w:hAnsi="Arial" w:cs="Arial" w:eastAsiaTheme="minorEastAsia"/>
            <w:lang w:val="en-US"/>
          </w:rPr>
          <w:t>y</w:t>
        </w:r>
      </w:ins>
      <w:ins w:author="Wieland, Lara" w:date="2021-08-23T14:36:00Z" w:id="456">
        <w:r w:rsidRPr="4D6442EE" w:rsidR="3CA5111E">
          <w:rPr>
            <w:rFonts w:ascii="Arial" w:hAnsi="Arial" w:cs="Arial" w:eastAsiaTheme="minorEastAsia"/>
            <w:lang w:val="en-US"/>
          </w:rPr>
          <w:t xml:space="preserve"> higher after win trials compared to loss trials</w:t>
        </w:r>
      </w:ins>
      <w:ins w:author="Wieland, Lara" w:date="2021-08-23T14:57:00Z" w:id="457">
        <w:r w:rsidRPr="4D6442EE" w:rsidR="7E3623A3">
          <w:rPr>
            <w:rFonts w:ascii="Arial" w:hAnsi="Arial" w:cs="Arial" w:eastAsiaTheme="minorEastAsia"/>
            <w:lang w:val="en-US"/>
          </w:rPr>
          <w:t xml:space="preserve"> F(1,27)= 22.77, </w:t>
        </w:r>
        <w:r w:rsidRPr="4D6442EE" w:rsidR="7E3623A3">
          <w:rPr>
            <w:rFonts w:ascii="Arial" w:hAnsi="Arial" w:cs="Arial" w:eastAsiaTheme="minorEastAsia"/>
            <w:i/>
            <w:iCs/>
            <w:lang w:val="en-US"/>
          </w:rPr>
          <w:t>p</w:t>
        </w:r>
        <w:r w:rsidRPr="4D6442EE" w:rsidR="7E3623A3">
          <w:rPr>
            <w:rFonts w:ascii="Arial" w:hAnsi="Arial" w:cs="Arial" w:eastAsiaTheme="minorEastAsia"/>
            <w:lang w:val="en-US"/>
          </w:rPr>
          <w:t xml:space="preserve"> &lt; .001</w:t>
        </w:r>
      </w:ins>
      <w:ins w:author="Wieland, Lara" w:date="2021-08-23T14:36:00Z" w:id="458">
        <w:r w:rsidRPr="4D6442EE" w:rsidR="3CA5111E">
          <w:rPr>
            <w:rFonts w:ascii="Arial" w:hAnsi="Arial" w:cs="Arial" w:eastAsiaTheme="minorEastAsia"/>
            <w:lang w:val="en-US"/>
          </w:rPr>
          <w:t xml:space="preserve"> and numerically higher during the control compared to the stress condition, although the latter effect was not significant</w:t>
        </w:r>
      </w:ins>
      <w:ins w:author="Wieland, Lara" w:date="2021-08-23T14:52:00Z" w:id="459">
        <w:r w:rsidRPr="4D6442EE" w:rsidR="03A78E4F">
          <w:rPr>
            <w:rFonts w:ascii="Arial" w:hAnsi="Arial" w:cs="Arial" w:eastAsiaTheme="minorEastAsia"/>
            <w:lang w:val="en-US"/>
          </w:rPr>
          <w:t xml:space="preserve"> </w:t>
        </w:r>
      </w:ins>
      <w:ins w:author="Wieland, Lara" w:date="2021-08-23T14:57:00Z" w:id="460">
        <w:r w:rsidRPr="4D6442EE" w:rsidR="1DA73F41">
          <w:rPr>
            <w:rFonts w:ascii="Arial" w:hAnsi="Arial" w:cs="Arial" w:eastAsiaTheme="minorEastAsia"/>
            <w:lang w:val="en-US"/>
          </w:rPr>
          <w:t xml:space="preserve">F(1, 27) = </w:t>
        </w:r>
        <w:bookmarkStart w:name="_GoBack" w:id="461"/>
        <w:bookmarkEnd w:id="461"/>
        <w:del w:author="Claudia Ebrahimi" w:date="2021-08-26T11:09:00Z" w:id="462">
          <w:r w:rsidRPr="4D6442EE" w:rsidDel="00DA51AF" w:rsidR="1DA73F41">
            <w:rPr>
              <w:rFonts w:ascii="Arial" w:hAnsi="Arial" w:cs="Arial" w:eastAsiaTheme="minorEastAsia"/>
              <w:lang w:val="en-US"/>
            </w:rPr>
            <w:delText xml:space="preserve"> </w:delText>
          </w:r>
        </w:del>
        <w:r w:rsidRPr="4D6442EE" w:rsidR="1DA73F41">
          <w:rPr>
            <w:rFonts w:ascii="Arial" w:hAnsi="Arial" w:cs="Arial" w:eastAsiaTheme="minorEastAsia"/>
            <w:lang w:val="en-US"/>
          </w:rPr>
          <w:t>0.25,</w:t>
        </w:r>
        <w:r w:rsidRPr="4D6442EE" w:rsidR="1DA73F41">
          <w:rPr>
            <w:rFonts w:ascii="Arial" w:hAnsi="Arial" w:cs="Arial" w:eastAsiaTheme="minorEastAsia"/>
            <w:i/>
            <w:iCs/>
            <w:lang w:val="en-US"/>
            <w:rPrChange w:author="Wieland, Lara" w:date="2021-08-23T14:57:00Z" w:id="463">
              <w:rPr>
                <w:rFonts w:ascii="Arial" w:hAnsi="Arial" w:cs="Arial" w:eastAsiaTheme="minorEastAsia"/>
                <w:lang w:val="en-US"/>
              </w:rPr>
            </w:rPrChange>
          </w:rPr>
          <w:t xml:space="preserve"> p</w:t>
        </w:r>
        <w:r w:rsidRPr="4D6442EE" w:rsidR="1DA73F41">
          <w:rPr>
            <w:rFonts w:ascii="Arial" w:hAnsi="Arial" w:cs="Arial" w:eastAsiaTheme="minorEastAsia"/>
            <w:lang w:val="en-US"/>
          </w:rPr>
          <w:t xml:space="preserve"> = .623</w:t>
        </w:r>
      </w:ins>
      <w:ins w:author="Wieland, Lara" w:date="2021-08-23T14:36:00Z" w:id="464">
        <w:r w:rsidRPr="4D6442EE" w:rsidR="3CA5111E">
          <w:rPr>
            <w:rFonts w:ascii="Arial" w:hAnsi="Arial" w:cs="Arial" w:eastAsiaTheme="minorEastAsia"/>
            <w:lang w:val="en-US"/>
          </w:rPr>
          <w:t xml:space="preserve">. We observed a large </w:t>
        </w:r>
        <w:proofErr w:type="spellStart"/>
        <w:r w:rsidRPr="4D6442EE" w:rsidR="3CA5111E">
          <w:rPr>
            <w:rFonts w:ascii="Arial" w:hAnsi="Arial" w:cs="Arial" w:eastAsiaTheme="minorEastAsia"/>
            <w:lang w:val="en-US"/>
          </w:rPr>
          <w:t>interindividual</w:t>
        </w:r>
        <w:proofErr w:type="spellEnd"/>
        <w:r w:rsidRPr="4D6442EE" w:rsidR="3CA5111E">
          <w:rPr>
            <w:rFonts w:ascii="Arial" w:hAnsi="Arial" w:cs="Arial" w:eastAsiaTheme="minorEastAsia"/>
            <w:lang w:val="en-US"/>
          </w:rPr>
          <w:t xml:space="preserve"> variance for the beta parameters.</w:t>
        </w:r>
      </w:ins>
    </w:p>
    <w:p w:rsidR="00A04D95" w:rsidP="006F1403" w:rsidRDefault="0023740C" w14:paraId="6165B7A8" w14:textId="730BCE15">
      <w:pPr>
        <w:spacing w:line="480" w:lineRule="auto"/>
        <w:jc w:val="both"/>
        <w:rPr>
          <w:rFonts w:ascii="Arial" w:hAnsi="Arial" w:cs="Arial"/>
          <w:lang w:val="en-US"/>
        </w:rPr>
      </w:pPr>
      <w:r w:rsidRPr="7339AC12">
        <w:rPr>
          <w:rFonts w:ascii="Arial" w:hAnsi="Arial" w:cs="Arial"/>
          <w:lang w:val="en-US"/>
        </w:rPr>
        <w:t xml:space="preserve">Table 2 Parameter </w:t>
      </w:r>
      <w:r w:rsidRPr="7339AC12" w:rsidR="00A009B5">
        <w:rPr>
          <w:rFonts w:ascii="Arial" w:hAnsi="Arial" w:cs="Arial"/>
          <w:lang w:val="en-US"/>
        </w:rPr>
        <w:t>mean estimates of the winning mode</w:t>
      </w:r>
      <w:r w:rsidRPr="7339AC12" w:rsidR="7E09D8FC">
        <w:rPr>
          <w:rFonts w:ascii="Arial" w:hAnsi="Arial" w:cs="Arial"/>
          <w:lang w:val="en-US"/>
        </w:rPr>
        <w:t>l of ‘step 2 model space’.</w:t>
      </w:r>
    </w:p>
    <w:tbl>
      <w:tblPr>
        <w:tblW w:w="5741" w:type="dxa"/>
        <w:tblLayout w:type="fixed"/>
        <w:tblCellMar>
          <w:left w:w="70" w:type="dxa"/>
          <w:right w:w="70" w:type="dxa"/>
        </w:tblCellMar>
        <w:tblLook w:val="04A0" w:firstRow="1" w:lastRow="0" w:firstColumn="1" w:lastColumn="0" w:noHBand="0" w:noVBand="1"/>
      </w:tblPr>
      <w:tblGrid>
        <w:gridCol w:w="2552"/>
        <w:gridCol w:w="1215"/>
        <w:gridCol w:w="1730"/>
        <w:gridCol w:w="244"/>
      </w:tblGrid>
      <w:tr w:rsidRPr="002D398E" w:rsidR="00A009B5" w:rsidTr="691CB35D" w14:paraId="06CD9654" w14:textId="77777777">
        <w:trPr>
          <w:trHeight w:val="22"/>
        </w:trPr>
        <w:tc>
          <w:tcPr>
            <w:tcW w:w="2552" w:type="dxa"/>
            <w:tcBorders>
              <w:left w:val="nil"/>
              <w:bottom w:val="single" w:color="auto" w:sz="4" w:space="0"/>
            </w:tcBorders>
            <w:shd w:val="clear" w:color="auto" w:fill="auto"/>
            <w:noWrap/>
            <w:vAlign w:val="bottom"/>
            <w:hideMark/>
          </w:tcPr>
          <w:p w:rsidRPr="002D398E" w:rsidR="00A009B5" w:rsidP="0084256C" w:rsidRDefault="00A009B5" w14:paraId="1F5C38CB" w14:textId="61D78E61">
            <w:pPr>
              <w:jc w:val="center"/>
              <w:rPr>
                <w:rFonts w:ascii="Arial" w:hAnsi="Arial" w:eastAsia="Times New Roman" w:cs="Arial"/>
                <w:b/>
                <w:sz w:val="20"/>
                <w:szCs w:val="20"/>
                <w:lang w:eastAsia="de-DE"/>
              </w:rPr>
            </w:pPr>
            <w:r>
              <w:rPr>
                <w:rFonts w:ascii="Arial" w:hAnsi="Arial" w:eastAsia="Times New Roman" w:cs="Arial"/>
                <w:b/>
                <w:sz w:val="20"/>
                <w:szCs w:val="20"/>
                <w:lang w:eastAsia="de-DE"/>
              </w:rPr>
              <w:t>Variable</w:t>
            </w:r>
          </w:p>
        </w:tc>
        <w:tc>
          <w:tcPr>
            <w:tcW w:w="1215" w:type="dxa"/>
            <w:tcBorders>
              <w:top w:val="single" w:color="auto" w:sz="4" w:space="0"/>
              <w:bottom w:val="single" w:color="auto" w:sz="4" w:space="0"/>
            </w:tcBorders>
            <w:shd w:val="clear" w:color="auto" w:fill="auto"/>
            <w:vAlign w:val="bottom"/>
            <w:hideMark/>
          </w:tcPr>
          <w:p w:rsidRPr="00E30683" w:rsidR="00A009B5" w:rsidP="0084256C" w:rsidRDefault="00A009B5" w14:paraId="2FFB7ECA" w14:textId="26FD6920">
            <w:pPr>
              <w:jc w:val="center"/>
              <w:rPr>
                <w:rFonts w:ascii="Arial" w:hAnsi="Arial" w:eastAsia="Times New Roman" w:cs="Arial"/>
                <w:bCs/>
                <w:i/>
                <w:iCs/>
                <w:sz w:val="20"/>
                <w:szCs w:val="20"/>
                <w:lang w:eastAsia="de-DE"/>
              </w:rPr>
            </w:pPr>
            <w:r>
              <w:rPr>
                <w:rFonts w:ascii="Arial" w:hAnsi="Arial" w:eastAsia="Times New Roman" w:cs="Arial"/>
                <w:bCs/>
                <w:i/>
                <w:iCs/>
                <w:sz w:val="20"/>
                <w:szCs w:val="20"/>
                <w:lang w:val="en-GB" w:eastAsia="de-DE"/>
              </w:rPr>
              <w:t>M</w:t>
            </w:r>
          </w:p>
        </w:tc>
        <w:tc>
          <w:tcPr>
            <w:tcW w:w="1730" w:type="dxa"/>
            <w:tcBorders>
              <w:top w:val="single" w:color="auto" w:sz="4" w:space="0"/>
              <w:bottom w:val="single" w:color="auto" w:sz="4" w:space="0"/>
            </w:tcBorders>
            <w:shd w:val="clear" w:color="auto" w:fill="auto"/>
            <w:vAlign w:val="bottom"/>
            <w:hideMark/>
          </w:tcPr>
          <w:p w:rsidRPr="00E30683" w:rsidR="00A009B5" w:rsidP="0084256C" w:rsidRDefault="00A009B5" w14:paraId="5E3BEA51" w14:textId="3910BC1C">
            <w:pPr>
              <w:jc w:val="center"/>
              <w:rPr>
                <w:rFonts w:ascii="Arial" w:hAnsi="Arial" w:eastAsia="Times New Roman" w:cs="Arial"/>
                <w:bCs/>
                <w:i/>
                <w:iCs/>
                <w:sz w:val="20"/>
                <w:szCs w:val="20"/>
                <w:lang w:eastAsia="de-DE"/>
              </w:rPr>
            </w:pPr>
            <w:r>
              <w:rPr>
                <w:rFonts w:ascii="Arial" w:hAnsi="Arial" w:eastAsia="Times New Roman" w:cs="Arial"/>
                <w:bCs/>
                <w:i/>
                <w:iCs/>
                <w:sz w:val="20"/>
                <w:szCs w:val="20"/>
                <w:lang w:eastAsia="de-DE"/>
              </w:rPr>
              <w:t>SD</w:t>
            </w:r>
          </w:p>
        </w:tc>
        <w:tc>
          <w:tcPr>
            <w:tcW w:w="244" w:type="dxa"/>
            <w:tcBorders>
              <w:bottom w:val="single" w:color="auto" w:sz="4" w:space="0"/>
            </w:tcBorders>
            <w:vAlign w:val="bottom"/>
          </w:tcPr>
          <w:p w:rsidRPr="002D398E" w:rsidR="00A009B5" w:rsidP="0084256C" w:rsidRDefault="00A009B5" w14:paraId="72AD8B80" w14:textId="77777777">
            <w:pPr>
              <w:jc w:val="center"/>
              <w:rPr>
                <w:rFonts w:ascii="Arial" w:hAnsi="Arial" w:eastAsia="Times New Roman" w:cs="Arial"/>
                <w:bCs/>
                <w:sz w:val="20"/>
                <w:szCs w:val="20"/>
                <w:lang w:val="en-GB" w:eastAsia="de-DE"/>
              </w:rPr>
            </w:pPr>
          </w:p>
        </w:tc>
      </w:tr>
      <w:tr w:rsidRPr="002D398E" w:rsidR="00A009B5" w:rsidTr="691CB35D" w14:paraId="0F63F952" w14:textId="77777777">
        <w:trPr>
          <w:trHeight w:val="22"/>
        </w:trPr>
        <w:tc>
          <w:tcPr>
            <w:tcW w:w="2552" w:type="dxa"/>
            <w:tcBorders>
              <w:top w:val="single" w:color="auto" w:sz="4" w:space="0"/>
              <w:left w:val="nil"/>
            </w:tcBorders>
            <w:shd w:val="clear" w:color="auto" w:fill="auto"/>
            <w:noWrap/>
            <w:vAlign w:val="center"/>
            <w:hideMark/>
          </w:tcPr>
          <w:p w:rsidRPr="00A009B5" w:rsidR="00A009B5" w:rsidP="7339AC12" w:rsidRDefault="002E28D9" w14:paraId="180CCC7D" w14:textId="74D0D446">
            <w:pPr>
              <w:rPr>
                <w:rFonts w:ascii="Arial" w:hAnsi="Arial" w:eastAsia="Times New Roman"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α</m:t>
                    </m:r>
                  </m:e>
                  <m:sub>
                    <m:r>
                      <m:rPr>
                        <m:sty m:val="p"/>
                      </m:rPr>
                      <w:rPr>
                        <w:rFonts w:ascii="Cambria Math" w:hAnsi="Cambria Math" w:cs="Arial"/>
                        <w:lang w:val="en-US"/>
                      </w:rPr>
                      <m:t>win</m:t>
                    </m:r>
                  </m:sub>
                </m:sSub>
              </m:oMath>
            </m:oMathPara>
          </w:p>
        </w:tc>
        <w:tc>
          <w:tcPr>
            <w:tcW w:w="1215" w:type="dxa"/>
            <w:tcBorders>
              <w:top w:val="single" w:color="auto" w:sz="4" w:space="0"/>
            </w:tcBorders>
            <w:shd w:val="clear" w:color="auto" w:fill="auto"/>
            <w:vAlign w:val="center"/>
            <w:hideMark/>
          </w:tcPr>
          <w:p w:rsidRPr="002D398E" w:rsidR="00A009B5" w:rsidP="0084256C" w:rsidRDefault="00A009B5" w14:paraId="3E0DA530" w14:textId="0DC54A8E">
            <w:pPr>
              <w:jc w:val="center"/>
              <w:rPr>
                <w:rFonts w:ascii="Arial" w:hAnsi="Arial" w:eastAsia="Times New Roman" w:cs="Arial"/>
                <w:sz w:val="20"/>
                <w:szCs w:val="20"/>
                <w:lang w:eastAsia="de-DE"/>
              </w:rPr>
            </w:pPr>
            <w:r>
              <w:rPr>
                <w:rFonts w:ascii="Arial" w:hAnsi="Arial" w:eastAsia="Times New Roman" w:cs="Arial"/>
                <w:sz w:val="20"/>
                <w:szCs w:val="20"/>
                <w:lang w:eastAsia="de-DE"/>
              </w:rPr>
              <w:t>0.19</w:t>
            </w:r>
          </w:p>
        </w:tc>
        <w:tc>
          <w:tcPr>
            <w:tcW w:w="1730" w:type="dxa"/>
            <w:tcBorders>
              <w:top w:val="single" w:color="auto" w:sz="4" w:space="0"/>
            </w:tcBorders>
            <w:shd w:val="clear" w:color="auto" w:fill="auto"/>
            <w:vAlign w:val="center"/>
            <w:hideMark/>
          </w:tcPr>
          <w:p w:rsidRPr="002D398E" w:rsidR="00A009B5" w:rsidP="0084256C" w:rsidRDefault="00A009B5" w14:paraId="2C86EABF" w14:textId="5427C321">
            <w:pPr>
              <w:jc w:val="center"/>
              <w:rPr>
                <w:rFonts w:ascii="Arial" w:hAnsi="Arial" w:eastAsia="Times New Roman" w:cs="Arial"/>
                <w:sz w:val="20"/>
                <w:szCs w:val="20"/>
                <w:lang w:eastAsia="de-DE"/>
              </w:rPr>
            </w:pPr>
            <w:r>
              <w:rPr>
                <w:rFonts w:ascii="Arial" w:hAnsi="Arial" w:eastAsia="Times New Roman" w:cs="Arial"/>
                <w:sz w:val="20"/>
                <w:szCs w:val="20"/>
                <w:lang w:eastAsia="de-DE"/>
              </w:rPr>
              <w:t>0.11</w:t>
            </w:r>
          </w:p>
        </w:tc>
        <w:tc>
          <w:tcPr>
            <w:tcW w:w="244" w:type="dxa"/>
            <w:tcBorders>
              <w:top w:val="single" w:color="auto" w:sz="4" w:space="0"/>
            </w:tcBorders>
          </w:tcPr>
          <w:p w:rsidRPr="002D398E" w:rsidR="00A009B5" w:rsidP="0084256C" w:rsidRDefault="00A009B5" w14:paraId="68AB518A" w14:textId="77777777">
            <w:pPr>
              <w:jc w:val="center"/>
              <w:rPr>
                <w:rFonts w:ascii="Arial" w:hAnsi="Arial" w:eastAsia="Times New Roman" w:cs="Arial"/>
                <w:sz w:val="20"/>
                <w:szCs w:val="20"/>
                <w:lang w:eastAsia="de-DE"/>
              </w:rPr>
            </w:pPr>
          </w:p>
        </w:tc>
      </w:tr>
      <w:tr w:rsidRPr="002D398E" w:rsidR="00A009B5" w:rsidTr="691CB35D" w14:paraId="54C94A5F" w14:textId="77777777">
        <w:trPr>
          <w:trHeight w:val="22"/>
        </w:trPr>
        <w:tc>
          <w:tcPr>
            <w:tcW w:w="2552" w:type="dxa"/>
            <w:tcBorders>
              <w:top w:val="nil"/>
              <w:left w:val="nil"/>
            </w:tcBorders>
            <w:shd w:val="clear" w:color="auto" w:fill="auto"/>
            <w:noWrap/>
            <w:vAlign w:val="bottom"/>
          </w:tcPr>
          <w:p w:rsidRPr="00A009B5" w:rsidR="00A009B5" w:rsidP="00A009B5" w:rsidRDefault="002E28D9" w14:paraId="09607EA2" w14:textId="71F92C8B">
            <w:pPr>
              <w:rPr>
                <w:rFonts w:ascii="Arial" w:hAnsi="Arial" w:eastAsia="Times New Roman"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α</m:t>
                    </m:r>
                  </m:e>
                  <m:sub>
                    <m:r>
                      <m:rPr>
                        <m:sty m:val="p"/>
                      </m:rPr>
                      <w:rPr>
                        <w:rFonts w:ascii="Cambria Math" w:hAnsi="Cambria Math" w:cs="Arial"/>
                        <w:lang w:val="en-US"/>
                      </w:rPr>
                      <m:t>loss</m:t>
                    </m:r>
                  </m:sub>
                </m:sSub>
              </m:oMath>
            </m:oMathPara>
          </w:p>
        </w:tc>
        <w:tc>
          <w:tcPr>
            <w:tcW w:w="1215" w:type="dxa"/>
            <w:tcBorders>
              <w:top w:val="nil"/>
            </w:tcBorders>
            <w:shd w:val="clear" w:color="auto" w:fill="auto"/>
            <w:noWrap/>
          </w:tcPr>
          <w:p w:rsidRPr="002D398E" w:rsidR="00A009B5" w:rsidP="00A009B5" w:rsidRDefault="00A009B5" w14:paraId="55E6B709" w14:textId="4F63DFF6">
            <w:pPr>
              <w:jc w:val="center"/>
              <w:rPr>
                <w:rFonts w:ascii="Arial" w:hAnsi="Arial" w:eastAsia="Times New Roman" w:cs="Arial"/>
                <w:sz w:val="20"/>
                <w:szCs w:val="20"/>
                <w:lang w:eastAsia="de-DE"/>
              </w:rPr>
            </w:pPr>
            <w:r>
              <w:rPr>
                <w:rFonts w:ascii="Arial" w:hAnsi="Arial" w:cs="Arial"/>
                <w:sz w:val="20"/>
                <w:szCs w:val="20"/>
              </w:rPr>
              <w:t>0.36</w:t>
            </w:r>
          </w:p>
        </w:tc>
        <w:tc>
          <w:tcPr>
            <w:tcW w:w="1730" w:type="dxa"/>
            <w:tcBorders>
              <w:top w:val="nil"/>
            </w:tcBorders>
            <w:shd w:val="clear" w:color="auto" w:fill="auto"/>
            <w:noWrap/>
          </w:tcPr>
          <w:p w:rsidRPr="002D398E" w:rsidR="00A009B5" w:rsidP="00A009B5" w:rsidRDefault="00A009B5" w14:paraId="0F08B83A" w14:textId="3163E8FE">
            <w:pPr>
              <w:jc w:val="center"/>
              <w:rPr>
                <w:rFonts w:ascii="Arial" w:hAnsi="Arial" w:eastAsia="Times New Roman" w:cs="Arial"/>
                <w:sz w:val="20"/>
                <w:szCs w:val="20"/>
                <w:lang w:eastAsia="de-DE"/>
              </w:rPr>
            </w:pPr>
            <w:r>
              <w:rPr>
                <w:rFonts w:ascii="Arial" w:hAnsi="Arial" w:eastAsia="Times New Roman" w:cs="Arial"/>
                <w:sz w:val="20"/>
                <w:szCs w:val="20"/>
                <w:lang w:eastAsia="de-DE"/>
              </w:rPr>
              <w:t>0.17</w:t>
            </w:r>
          </w:p>
        </w:tc>
        <w:tc>
          <w:tcPr>
            <w:tcW w:w="244" w:type="dxa"/>
            <w:tcBorders>
              <w:top w:val="nil"/>
            </w:tcBorders>
          </w:tcPr>
          <w:p w:rsidRPr="002D398E" w:rsidR="00A009B5" w:rsidP="00A009B5" w:rsidRDefault="00A009B5" w14:paraId="77B0CD84" w14:textId="77777777">
            <w:pPr>
              <w:jc w:val="center"/>
              <w:rPr>
                <w:rFonts w:ascii="Arial" w:hAnsi="Arial" w:eastAsia="Times New Roman" w:cs="Arial"/>
                <w:sz w:val="20"/>
                <w:szCs w:val="20"/>
                <w:lang w:eastAsia="de-DE"/>
              </w:rPr>
            </w:pPr>
          </w:p>
        </w:tc>
      </w:tr>
      <w:tr w:rsidRPr="002D398E" w:rsidR="00A009B5" w:rsidTr="691CB35D" w14:paraId="6C3F7F13" w14:textId="77777777">
        <w:trPr>
          <w:trHeight w:val="22"/>
        </w:trPr>
        <w:tc>
          <w:tcPr>
            <w:tcW w:w="2552" w:type="dxa"/>
            <w:tcBorders>
              <w:top w:val="nil"/>
              <w:left w:val="nil"/>
            </w:tcBorders>
            <w:shd w:val="clear" w:color="auto" w:fill="auto"/>
            <w:noWrap/>
            <w:vAlign w:val="center"/>
            <w:hideMark/>
          </w:tcPr>
          <w:p w:rsidRPr="00A009B5" w:rsidR="00A009B5" w:rsidP="7339AC12" w:rsidRDefault="002E28D9" w14:paraId="4936FD72" w14:textId="506B36A9">
            <w:pPr>
              <w:rPr>
                <w:rFonts w:ascii="Arial" w:hAnsi="Arial" w:eastAsia="Times New Roman"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w:ins w:author="Schlagenhauf, Florian" w:date="2021-07-20T14:33:00Z" w:id="465">
                      <m:r>
                        <m:rPr>
                          <m:sty m:val="p"/>
                        </m:rPr>
                        <w:rPr>
                          <w:rFonts w:ascii="Cambria Math" w:hAnsi="Cambria Math" w:cs="Arial"/>
                          <w:lang w:val="en-US"/>
                        </w:rPr>
                        <m:t xml:space="preserve">control </m:t>
                      </m:r>
                    </w:ins>
                    <m:r>
                      <m:rPr>
                        <m:sty m:val="p"/>
                      </m:rPr>
                      <w:rPr>
                        <w:rFonts w:ascii="Cambria Math" w:hAnsi="Cambria Math" w:cs="Arial"/>
                        <w:lang w:val="en-US"/>
                      </w:rPr>
                      <m:t>win</m:t>
                    </m:r>
                  </m:sub>
                </m:sSub>
              </m:oMath>
            </m:oMathPara>
          </w:p>
        </w:tc>
        <w:tc>
          <w:tcPr>
            <w:tcW w:w="1215" w:type="dxa"/>
            <w:tcBorders>
              <w:top w:val="nil"/>
            </w:tcBorders>
            <w:shd w:val="clear" w:color="auto" w:fill="auto"/>
            <w:noWrap/>
            <w:vAlign w:val="center"/>
            <w:hideMark/>
          </w:tcPr>
          <w:p w:rsidRPr="002D398E" w:rsidR="00A009B5" w:rsidP="00A009B5" w:rsidRDefault="00A009B5" w14:paraId="5DA5DD92" w14:textId="5ADF9CF6">
            <w:pPr>
              <w:jc w:val="center"/>
              <w:rPr>
                <w:rFonts w:ascii="Arial" w:hAnsi="Arial" w:eastAsia="Times New Roman" w:cs="Arial"/>
                <w:sz w:val="20"/>
                <w:szCs w:val="20"/>
                <w:lang w:eastAsia="de-DE"/>
              </w:rPr>
            </w:pPr>
            <w:r>
              <w:rPr>
                <w:rFonts w:ascii="Arial" w:hAnsi="Arial" w:eastAsia="Times New Roman" w:cs="Arial"/>
                <w:sz w:val="20"/>
                <w:szCs w:val="20"/>
                <w:lang w:eastAsia="de-DE"/>
              </w:rPr>
              <w:t>6.01</w:t>
            </w:r>
          </w:p>
        </w:tc>
        <w:tc>
          <w:tcPr>
            <w:tcW w:w="1730" w:type="dxa"/>
            <w:tcBorders>
              <w:top w:val="nil"/>
            </w:tcBorders>
            <w:shd w:val="clear" w:color="auto" w:fill="auto"/>
            <w:noWrap/>
            <w:vAlign w:val="center"/>
            <w:hideMark/>
          </w:tcPr>
          <w:p w:rsidRPr="002D398E" w:rsidR="00A009B5" w:rsidP="00A009B5" w:rsidRDefault="00A009B5" w14:paraId="3F321E1A" w14:textId="4BABAA58">
            <w:pPr>
              <w:jc w:val="center"/>
              <w:rPr>
                <w:rFonts w:ascii="Arial" w:hAnsi="Arial" w:eastAsia="Times New Roman" w:cs="Arial"/>
                <w:sz w:val="20"/>
                <w:szCs w:val="20"/>
                <w:lang w:eastAsia="de-DE"/>
              </w:rPr>
            </w:pPr>
            <w:r>
              <w:rPr>
                <w:rFonts w:ascii="Arial" w:hAnsi="Arial" w:eastAsia="Times New Roman" w:cs="Arial"/>
                <w:sz w:val="20"/>
                <w:szCs w:val="20"/>
                <w:lang w:eastAsia="de-DE"/>
              </w:rPr>
              <w:t>3.99</w:t>
            </w:r>
          </w:p>
        </w:tc>
        <w:tc>
          <w:tcPr>
            <w:tcW w:w="244" w:type="dxa"/>
            <w:tcBorders>
              <w:top w:val="nil"/>
            </w:tcBorders>
          </w:tcPr>
          <w:p w:rsidRPr="002D398E" w:rsidR="00A009B5" w:rsidP="00A009B5" w:rsidRDefault="00A009B5" w14:paraId="65F7BDF6" w14:textId="77777777">
            <w:pPr>
              <w:jc w:val="center"/>
              <w:rPr>
                <w:rFonts w:ascii="Arial" w:hAnsi="Arial" w:eastAsia="Times New Roman" w:cs="Arial"/>
                <w:sz w:val="20"/>
                <w:szCs w:val="20"/>
                <w:lang w:eastAsia="de-DE"/>
              </w:rPr>
            </w:pPr>
          </w:p>
        </w:tc>
      </w:tr>
      <w:tr w:rsidRPr="002D398E" w:rsidR="00A009B5" w:rsidTr="691CB35D" w14:paraId="3F5A3EE3" w14:textId="77777777">
        <w:trPr>
          <w:trHeight w:val="22"/>
        </w:trPr>
        <w:tc>
          <w:tcPr>
            <w:tcW w:w="2552" w:type="dxa"/>
            <w:tcBorders>
              <w:top w:val="nil"/>
              <w:left w:val="nil"/>
            </w:tcBorders>
            <w:shd w:val="clear" w:color="auto" w:fill="auto"/>
            <w:noWrap/>
            <w:vAlign w:val="center"/>
            <w:hideMark/>
          </w:tcPr>
          <w:p w:rsidRPr="00A009B5" w:rsidR="00A009B5" w:rsidP="00A009B5" w:rsidRDefault="002E28D9" w14:paraId="5AFAEDA4" w14:textId="5AF9D1CB">
            <w:pPr>
              <w:rPr>
                <w:rFonts w:ascii="Arial" w:hAnsi="Arial" w:eastAsia="Times New Roman"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w:ins w:author="Schlagenhauf, Florian" w:date="2021-07-20T14:33:00Z" w:id="466">
                      <m:r>
                        <m:rPr>
                          <m:sty m:val="p"/>
                        </m:rPr>
                        <w:rPr>
                          <w:rFonts w:ascii="Cambria Math" w:hAnsi="Cambria Math" w:cs="Arial"/>
                          <w:lang w:val="en-US"/>
                        </w:rPr>
                        <m:t xml:space="preserve">control </m:t>
                      </m:r>
                    </w:ins>
                    <m:r>
                      <m:rPr>
                        <m:sty m:val="p"/>
                      </m:rPr>
                      <w:rPr>
                        <w:rFonts w:ascii="Cambria Math" w:hAnsi="Cambria Math" w:cs="Arial"/>
                        <w:lang w:val="en-US"/>
                      </w:rPr>
                      <m:t>loss</m:t>
                    </m:r>
                  </m:sub>
                </m:sSub>
              </m:oMath>
            </m:oMathPara>
          </w:p>
        </w:tc>
        <w:tc>
          <w:tcPr>
            <w:tcW w:w="1215" w:type="dxa"/>
            <w:tcBorders>
              <w:top w:val="nil"/>
            </w:tcBorders>
            <w:shd w:val="clear" w:color="auto" w:fill="auto"/>
            <w:noWrap/>
            <w:vAlign w:val="center"/>
            <w:hideMark/>
          </w:tcPr>
          <w:p w:rsidRPr="002D398E" w:rsidR="00A009B5" w:rsidP="00A009B5" w:rsidRDefault="00A009B5" w14:paraId="677BA297" w14:textId="692A5324">
            <w:pPr>
              <w:jc w:val="center"/>
              <w:rPr>
                <w:rFonts w:ascii="Arial" w:hAnsi="Arial" w:eastAsia="Times New Roman" w:cs="Arial"/>
                <w:sz w:val="20"/>
                <w:szCs w:val="20"/>
                <w:lang w:eastAsia="de-DE"/>
              </w:rPr>
            </w:pPr>
            <w:r>
              <w:rPr>
                <w:rFonts w:ascii="Arial" w:hAnsi="Arial" w:eastAsia="Times New Roman" w:cs="Arial"/>
                <w:sz w:val="20"/>
                <w:szCs w:val="20"/>
                <w:lang w:eastAsia="de-DE"/>
              </w:rPr>
              <w:t>3.21</w:t>
            </w:r>
          </w:p>
        </w:tc>
        <w:tc>
          <w:tcPr>
            <w:tcW w:w="1730" w:type="dxa"/>
            <w:tcBorders>
              <w:top w:val="nil"/>
            </w:tcBorders>
            <w:shd w:val="clear" w:color="auto" w:fill="auto"/>
            <w:noWrap/>
            <w:vAlign w:val="center"/>
            <w:hideMark/>
          </w:tcPr>
          <w:p w:rsidRPr="002D398E" w:rsidR="00A009B5" w:rsidP="00A009B5" w:rsidRDefault="00A009B5" w14:paraId="0D1957EB" w14:textId="7A055C8B">
            <w:pPr>
              <w:jc w:val="center"/>
              <w:rPr>
                <w:rFonts w:ascii="Arial" w:hAnsi="Arial" w:eastAsia="Times New Roman" w:cs="Arial"/>
                <w:sz w:val="20"/>
                <w:szCs w:val="20"/>
                <w:lang w:eastAsia="de-DE"/>
              </w:rPr>
            </w:pPr>
            <w:r>
              <w:rPr>
                <w:rFonts w:ascii="Arial" w:hAnsi="Arial" w:eastAsia="Times New Roman" w:cs="Arial"/>
                <w:sz w:val="20"/>
                <w:szCs w:val="20"/>
                <w:lang w:eastAsia="de-DE"/>
              </w:rPr>
              <w:t>2.52</w:t>
            </w:r>
          </w:p>
        </w:tc>
        <w:tc>
          <w:tcPr>
            <w:tcW w:w="244" w:type="dxa"/>
            <w:tcBorders>
              <w:top w:val="nil"/>
            </w:tcBorders>
          </w:tcPr>
          <w:p w:rsidRPr="002D398E" w:rsidR="00A009B5" w:rsidP="00A009B5" w:rsidRDefault="00A009B5" w14:paraId="165E6BCC" w14:textId="77777777">
            <w:pPr>
              <w:jc w:val="center"/>
              <w:rPr>
                <w:rFonts w:ascii="Arial" w:hAnsi="Arial" w:eastAsia="Times New Roman" w:cs="Arial"/>
                <w:sz w:val="20"/>
                <w:szCs w:val="20"/>
                <w:lang w:eastAsia="de-DE"/>
              </w:rPr>
            </w:pPr>
          </w:p>
        </w:tc>
      </w:tr>
      <w:tr w:rsidRPr="002D398E" w:rsidR="00A009B5" w:rsidTr="691CB35D" w14:paraId="753A7F28" w14:textId="77777777">
        <w:trPr>
          <w:trHeight w:val="22"/>
        </w:trPr>
        <w:tc>
          <w:tcPr>
            <w:tcW w:w="2552" w:type="dxa"/>
            <w:tcBorders>
              <w:top w:val="nil"/>
              <w:left w:val="nil"/>
              <w:bottom w:val="nil"/>
            </w:tcBorders>
            <w:shd w:val="clear" w:color="auto" w:fill="auto"/>
            <w:noWrap/>
            <w:vAlign w:val="center"/>
          </w:tcPr>
          <w:p w:rsidRPr="00A009B5" w:rsidR="00A009B5" w:rsidP="7339AC12" w:rsidRDefault="002E28D9" w14:paraId="0434923A" w14:textId="5B194D32">
            <w:pPr>
              <w:rPr>
                <w:rFonts w:ascii="Calibri" w:hAnsi="Calibri" w:eastAsia="Calibri" w:cs="Times New Roman"/>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stress-win</m:t>
                    </m:r>
                  </m:sub>
                </m:sSub>
              </m:oMath>
            </m:oMathPara>
          </w:p>
        </w:tc>
        <w:tc>
          <w:tcPr>
            <w:tcW w:w="1215" w:type="dxa"/>
            <w:tcBorders>
              <w:top w:val="nil"/>
              <w:bottom w:val="nil"/>
            </w:tcBorders>
            <w:shd w:val="clear" w:color="auto" w:fill="auto"/>
            <w:noWrap/>
            <w:vAlign w:val="center"/>
          </w:tcPr>
          <w:p w:rsidR="00A009B5" w:rsidP="00A009B5" w:rsidRDefault="00A009B5" w14:paraId="6FDA7AFB" w14:textId="1CA6951A">
            <w:pPr>
              <w:jc w:val="center"/>
              <w:rPr>
                <w:rFonts w:ascii="Arial" w:hAnsi="Arial" w:eastAsia="Times New Roman" w:cs="Arial"/>
                <w:sz w:val="20"/>
                <w:szCs w:val="20"/>
                <w:lang w:eastAsia="de-DE"/>
              </w:rPr>
            </w:pPr>
            <w:r w:rsidRPr="001E1DDC">
              <w:rPr>
                <w:rFonts w:ascii="Arial" w:hAnsi="Arial" w:eastAsia="Times New Roman" w:cs="Arial"/>
                <w:sz w:val="20"/>
                <w:szCs w:val="20"/>
                <w:highlight w:val="yellow"/>
                <w:lang w:eastAsia="de-DE"/>
              </w:rPr>
              <w:t>5.61</w:t>
            </w:r>
          </w:p>
        </w:tc>
        <w:tc>
          <w:tcPr>
            <w:tcW w:w="1730" w:type="dxa"/>
            <w:tcBorders>
              <w:top w:val="nil"/>
              <w:bottom w:val="nil"/>
            </w:tcBorders>
            <w:shd w:val="clear" w:color="auto" w:fill="auto"/>
            <w:noWrap/>
            <w:vAlign w:val="center"/>
          </w:tcPr>
          <w:p w:rsidR="00A009B5" w:rsidP="00A009B5" w:rsidRDefault="00A009B5" w14:paraId="2BACED11" w14:textId="0556E43C">
            <w:pPr>
              <w:jc w:val="center"/>
              <w:rPr>
                <w:rFonts w:ascii="Arial" w:hAnsi="Arial" w:eastAsia="Times New Roman" w:cs="Arial"/>
                <w:sz w:val="20"/>
                <w:szCs w:val="20"/>
                <w:lang w:eastAsia="de-DE"/>
              </w:rPr>
            </w:pPr>
            <w:r w:rsidRPr="7339AC12">
              <w:rPr>
                <w:rFonts w:ascii="Arial" w:hAnsi="Arial" w:eastAsia="Times New Roman" w:cs="Arial"/>
                <w:sz w:val="20"/>
                <w:szCs w:val="20"/>
                <w:highlight w:val="yellow"/>
                <w:lang w:eastAsia="de-DE"/>
              </w:rPr>
              <w:t>4.68</w:t>
            </w:r>
          </w:p>
        </w:tc>
        <w:tc>
          <w:tcPr>
            <w:tcW w:w="244" w:type="dxa"/>
            <w:tcBorders>
              <w:top w:val="nil"/>
              <w:bottom w:val="nil"/>
            </w:tcBorders>
          </w:tcPr>
          <w:p w:rsidRPr="002D398E" w:rsidR="00A009B5" w:rsidP="00A009B5" w:rsidRDefault="00A009B5" w14:paraId="57EE8A3F" w14:textId="77777777">
            <w:pPr>
              <w:jc w:val="center"/>
              <w:rPr>
                <w:rFonts w:ascii="Arial" w:hAnsi="Arial" w:eastAsia="Times New Roman" w:cs="Arial"/>
                <w:sz w:val="20"/>
                <w:szCs w:val="20"/>
                <w:lang w:eastAsia="de-DE"/>
              </w:rPr>
            </w:pPr>
          </w:p>
        </w:tc>
      </w:tr>
      <w:tr w:rsidRPr="002D398E" w:rsidR="00A009B5" w:rsidTr="691CB35D" w14:paraId="2DD34202" w14:textId="77777777">
        <w:trPr>
          <w:trHeight w:val="22"/>
        </w:trPr>
        <w:tc>
          <w:tcPr>
            <w:tcW w:w="2552" w:type="dxa"/>
            <w:tcBorders>
              <w:top w:val="nil"/>
              <w:left w:val="nil"/>
            </w:tcBorders>
            <w:shd w:val="clear" w:color="auto" w:fill="auto"/>
            <w:noWrap/>
            <w:vAlign w:val="center"/>
          </w:tcPr>
          <w:p w:rsidRPr="00A009B5" w:rsidR="00A009B5" w:rsidP="00A009B5" w:rsidRDefault="002E28D9" w14:paraId="69648C4B" w14:textId="12D330CF">
            <w:pPr>
              <w:rPr>
                <w:rFonts w:ascii="Calibri" w:hAnsi="Calibri" w:eastAsia="Calibri" w:cs="Times New Roman"/>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stress-loss</m:t>
                    </m:r>
                  </m:sub>
                </m:sSub>
              </m:oMath>
            </m:oMathPara>
          </w:p>
        </w:tc>
        <w:tc>
          <w:tcPr>
            <w:tcW w:w="1215" w:type="dxa"/>
            <w:tcBorders>
              <w:top w:val="nil"/>
            </w:tcBorders>
            <w:shd w:val="clear" w:color="auto" w:fill="auto"/>
            <w:noWrap/>
            <w:vAlign w:val="center"/>
          </w:tcPr>
          <w:p w:rsidR="00A009B5" w:rsidP="00A009B5" w:rsidRDefault="00A009B5" w14:paraId="51670298" w14:textId="7551178B">
            <w:pPr>
              <w:jc w:val="center"/>
              <w:rPr>
                <w:rFonts w:ascii="Arial" w:hAnsi="Arial" w:eastAsia="Times New Roman" w:cs="Arial"/>
                <w:sz w:val="20"/>
                <w:szCs w:val="20"/>
                <w:lang w:eastAsia="de-DE"/>
              </w:rPr>
            </w:pPr>
            <w:r w:rsidRPr="691CB35D">
              <w:rPr>
                <w:rFonts w:ascii="Arial" w:hAnsi="Arial" w:eastAsia="Times New Roman" w:cs="Arial"/>
                <w:sz w:val="20"/>
                <w:szCs w:val="20"/>
                <w:highlight w:val="yellow"/>
                <w:lang w:eastAsia="de-DE"/>
              </w:rPr>
              <w:t>3.08</w:t>
            </w:r>
          </w:p>
        </w:tc>
        <w:tc>
          <w:tcPr>
            <w:tcW w:w="1730" w:type="dxa"/>
            <w:tcBorders>
              <w:top w:val="nil"/>
            </w:tcBorders>
            <w:shd w:val="clear" w:color="auto" w:fill="auto"/>
            <w:noWrap/>
            <w:vAlign w:val="center"/>
          </w:tcPr>
          <w:p w:rsidR="00A009B5" w:rsidP="00A009B5" w:rsidRDefault="00A009B5" w14:paraId="77DB69E4" w14:textId="6998E8DA">
            <w:pPr>
              <w:jc w:val="center"/>
              <w:rPr>
                <w:rFonts w:ascii="Arial" w:hAnsi="Arial" w:eastAsia="Times New Roman" w:cs="Arial"/>
                <w:sz w:val="20"/>
                <w:szCs w:val="20"/>
                <w:lang w:eastAsia="de-DE"/>
              </w:rPr>
            </w:pPr>
            <w:r w:rsidRPr="691CB35D">
              <w:rPr>
                <w:rFonts w:ascii="Arial" w:hAnsi="Arial" w:eastAsia="Times New Roman" w:cs="Arial"/>
                <w:sz w:val="20"/>
                <w:szCs w:val="20"/>
                <w:highlight w:val="yellow"/>
                <w:lang w:eastAsia="de-DE"/>
              </w:rPr>
              <w:t>3.33</w:t>
            </w:r>
          </w:p>
        </w:tc>
        <w:tc>
          <w:tcPr>
            <w:tcW w:w="244" w:type="dxa"/>
            <w:tcBorders>
              <w:top w:val="nil"/>
            </w:tcBorders>
          </w:tcPr>
          <w:p w:rsidRPr="002D398E" w:rsidR="00A009B5" w:rsidP="00A009B5" w:rsidRDefault="00A009B5" w14:paraId="5AFCC30A" w14:textId="77777777">
            <w:pPr>
              <w:jc w:val="center"/>
              <w:rPr>
                <w:rFonts w:ascii="Arial" w:hAnsi="Arial" w:eastAsia="Times New Roman" w:cs="Arial"/>
                <w:sz w:val="20"/>
                <w:szCs w:val="20"/>
                <w:lang w:eastAsia="de-DE"/>
              </w:rPr>
            </w:pPr>
          </w:p>
        </w:tc>
      </w:tr>
    </w:tbl>
    <w:p w:rsidR="00172731" w:rsidP="00172731" w:rsidRDefault="00172731" w14:paraId="2158B62B" w14:textId="77777777">
      <w:pPr>
        <w:spacing w:line="480" w:lineRule="auto"/>
        <w:jc w:val="both"/>
        <w:rPr>
          <w:rFonts w:ascii="Arial" w:hAnsi="Arial" w:cs="Arial"/>
          <w:lang w:val="en-US"/>
        </w:rPr>
      </w:pPr>
    </w:p>
    <w:p w:rsidR="7339AC12" w:rsidRDefault="7339AC12" w14:paraId="1A005176" w14:textId="6B1E7FCB">
      <w:r>
        <w:br w:type="page"/>
      </w:r>
    </w:p>
    <w:p w:rsidR="00172731" w:rsidP="00172731" w:rsidRDefault="00172731" w14:paraId="63515A19" w14:textId="77777777">
      <w:pPr>
        <w:spacing w:line="480" w:lineRule="auto"/>
        <w:jc w:val="both"/>
        <w:rPr>
          <w:rFonts w:ascii="Arial" w:hAnsi="Arial" w:cs="Arial"/>
          <w:lang w:val="en-US"/>
        </w:rPr>
      </w:pPr>
      <w:r>
        <w:rPr>
          <w:noProof/>
          <w:lang w:eastAsia="de-DE"/>
        </w:rPr>
        <w:lastRenderedPageBreak/>
        <w:drawing>
          <wp:inline distT="0" distB="0" distL="0" distR="0" wp14:anchorId="1A7870FE" wp14:editId="1C1A0D85">
            <wp:extent cx="4959020" cy="624141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59020" cy="6241410"/>
                    </a:xfrm>
                    <a:prstGeom prst="rect">
                      <a:avLst/>
                    </a:prstGeom>
                  </pic:spPr>
                </pic:pic>
              </a:graphicData>
            </a:graphic>
          </wp:inline>
        </w:drawing>
      </w:r>
    </w:p>
    <w:p w:rsidR="00172731" w:rsidP="00172731" w:rsidRDefault="00172731" w14:paraId="42FA600D" w14:textId="5A40E7F8">
      <w:pPr>
        <w:spacing w:line="480" w:lineRule="auto"/>
        <w:jc w:val="both"/>
        <w:rPr>
          <w:rFonts w:ascii="Arial" w:hAnsi="Arial" w:cs="Arial"/>
          <w:lang w:val="en-US"/>
        </w:rPr>
      </w:pPr>
      <w:commentRangeStart w:id="467"/>
      <w:r w:rsidRPr="4D6442EE">
        <w:rPr>
          <w:rFonts w:ascii="Arial" w:hAnsi="Arial" w:cs="Arial"/>
          <w:lang w:val="en-US"/>
        </w:rPr>
        <w:t xml:space="preserve">Figure </w:t>
      </w:r>
      <w:r w:rsidRPr="4D6442EE" w:rsidR="0B094B2F">
        <w:rPr>
          <w:rFonts w:ascii="Arial" w:hAnsi="Arial" w:cs="Arial"/>
          <w:lang w:val="en-US"/>
        </w:rPr>
        <w:t>5</w:t>
      </w:r>
      <w:commentRangeEnd w:id="467"/>
      <w:r>
        <w:commentReference w:id="467"/>
      </w:r>
      <w:r w:rsidRPr="4D6442EE">
        <w:rPr>
          <w:rFonts w:ascii="Arial" w:hAnsi="Arial" w:cs="Arial"/>
          <w:lang w:val="en-US"/>
        </w:rPr>
        <w:t xml:space="preserve"> Protected </w:t>
      </w:r>
      <w:proofErr w:type="spellStart"/>
      <w:r w:rsidRPr="4D6442EE" w:rsidR="00C301CF">
        <w:rPr>
          <w:rFonts w:ascii="Arial" w:hAnsi="Arial" w:cs="Arial"/>
          <w:lang w:val="en-US"/>
        </w:rPr>
        <w:t>e</w:t>
      </w:r>
      <w:r w:rsidRPr="4D6442EE">
        <w:rPr>
          <w:rFonts w:ascii="Arial" w:hAnsi="Arial" w:cs="Arial"/>
          <w:lang w:val="en-US"/>
        </w:rPr>
        <w:t>xceedance</w:t>
      </w:r>
      <w:proofErr w:type="spellEnd"/>
      <w:r w:rsidRPr="4D6442EE">
        <w:rPr>
          <w:rFonts w:ascii="Arial" w:hAnsi="Arial" w:cs="Arial"/>
          <w:lang w:val="en-US"/>
        </w:rPr>
        <w:t xml:space="preserve"> </w:t>
      </w:r>
      <w:r w:rsidRPr="4D6442EE" w:rsidR="00C301CF">
        <w:rPr>
          <w:rFonts w:ascii="Arial" w:hAnsi="Arial" w:cs="Arial"/>
          <w:lang w:val="en-US"/>
        </w:rPr>
        <w:t>pr</w:t>
      </w:r>
      <w:r w:rsidRPr="4D6442EE">
        <w:rPr>
          <w:rFonts w:ascii="Arial" w:hAnsi="Arial" w:cs="Arial"/>
          <w:lang w:val="en-US"/>
        </w:rPr>
        <w:t xml:space="preserve">obability - </w:t>
      </w:r>
      <w:r w:rsidRPr="4D6442EE" w:rsidR="00C301CF">
        <w:rPr>
          <w:rFonts w:ascii="Arial" w:hAnsi="Arial" w:cs="Arial"/>
          <w:lang w:val="en-US"/>
        </w:rPr>
        <w:t xml:space="preserve">'step 1' </w:t>
      </w:r>
      <w:r w:rsidRPr="4D6442EE" w:rsidR="00921085">
        <w:rPr>
          <w:rFonts w:ascii="Arial" w:hAnsi="Arial" w:cs="Arial"/>
          <w:lang w:val="en-US"/>
        </w:rPr>
        <w:t>model space</w:t>
      </w:r>
      <w:r w:rsidRPr="4D6442EE" w:rsidR="006D3B0F">
        <w:rPr>
          <w:rFonts w:ascii="Arial" w:hAnsi="Arial" w:cs="Arial"/>
          <w:lang w:val="en-US"/>
        </w:rPr>
        <w:t xml:space="preserve"> explaining</w:t>
      </w:r>
      <w:r w:rsidRPr="4D6442EE" w:rsidR="00A81717">
        <w:rPr>
          <w:rFonts w:ascii="Arial" w:hAnsi="Arial" w:cs="Arial"/>
          <w:lang w:val="en-US"/>
        </w:rPr>
        <w:t xml:space="preserve"> behavior in the control condition</w:t>
      </w:r>
      <w:r w:rsidRPr="4D6442EE" w:rsidR="008E2AC3">
        <w:rPr>
          <w:rFonts w:ascii="Arial" w:hAnsi="Arial" w:cs="Arial"/>
          <w:lang w:val="en-US"/>
        </w:rPr>
        <w:t xml:space="preserve"> (top)</w:t>
      </w:r>
      <w:r w:rsidRPr="4D6442EE" w:rsidR="00921085">
        <w:rPr>
          <w:rFonts w:ascii="Arial" w:hAnsi="Arial" w:cs="Arial"/>
          <w:lang w:val="en-US"/>
        </w:rPr>
        <w:t xml:space="preserve"> </w:t>
      </w:r>
      <w:r w:rsidRPr="4D6442EE" w:rsidR="00C301CF">
        <w:rPr>
          <w:rFonts w:ascii="Arial" w:hAnsi="Arial" w:cs="Arial"/>
          <w:lang w:val="en-US"/>
        </w:rPr>
        <w:t>and 'step 2' model space</w:t>
      </w:r>
      <w:r w:rsidRPr="4D6442EE" w:rsidR="008E2AC3">
        <w:rPr>
          <w:rFonts w:ascii="Arial" w:hAnsi="Arial" w:cs="Arial"/>
          <w:lang w:val="en-US"/>
        </w:rPr>
        <w:t xml:space="preserve"> with</w:t>
      </w:r>
      <w:r w:rsidRPr="4D6442EE" w:rsidR="006D3B0F">
        <w:rPr>
          <w:rFonts w:ascii="Arial" w:hAnsi="Arial" w:cs="Arial"/>
          <w:lang w:val="en-US"/>
        </w:rPr>
        <w:t xml:space="preserve"> added</w:t>
      </w:r>
      <w:r w:rsidRPr="4D6442EE" w:rsidR="008E2AC3">
        <w:rPr>
          <w:rFonts w:ascii="Arial" w:hAnsi="Arial" w:cs="Arial"/>
          <w:lang w:val="en-US"/>
        </w:rPr>
        <w:t xml:space="preserve"> free stress parameters</w:t>
      </w:r>
      <w:r w:rsidRPr="4D6442EE" w:rsidR="006D3B0F">
        <w:rPr>
          <w:rFonts w:ascii="Arial" w:hAnsi="Arial" w:cs="Arial"/>
          <w:lang w:val="en-US"/>
        </w:rPr>
        <w:t xml:space="preserve"> </w:t>
      </w:r>
      <w:r w:rsidRPr="4D6442EE" w:rsidR="46133911">
        <w:rPr>
          <w:rFonts w:ascii="Arial" w:hAnsi="Arial" w:cs="Arial"/>
          <w:lang w:val="en-US"/>
        </w:rPr>
        <w:t xml:space="preserve">to the best fitting model of the control condition in order to </w:t>
      </w:r>
      <w:r w:rsidRPr="4D6442EE" w:rsidR="196973D4">
        <w:rPr>
          <w:rFonts w:ascii="Arial" w:hAnsi="Arial" w:cs="Arial"/>
          <w:lang w:val="en-US"/>
        </w:rPr>
        <w:t xml:space="preserve">detect </w:t>
      </w:r>
      <w:r w:rsidRPr="4D6442EE" w:rsidR="1D34AA17">
        <w:rPr>
          <w:rFonts w:ascii="Arial" w:hAnsi="Arial" w:cs="Arial"/>
          <w:lang w:val="en-US"/>
        </w:rPr>
        <w:t>stress</w:t>
      </w:r>
      <w:r w:rsidRPr="4D6442EE" w:rsidR="0F231104">
        <w:rPr>
          <w:rFonts w:ascii="Arial" w:hAnsi="Arial" w:cs="Arial"/>
          <w:lang w:val="en-US"/>
        </w:rPr>
        <w:t>-</w:t>
      </w:r>
      <w:r w:rsidRPr="4D6442EE" w:rsidR="1D34AA17">
        <w:rPr>
          <w:rFonts w:ascii="Arial" w:hAnsi="Arial" w:cs="Arial"/>
          <w:lang w:val="en-US"/>
        </w:rPr>
        <w:t>related param</w:t>
      </w:r>
      <w:r w:rsidRPr="4D6442EE" w:rsidR="1C0AB0DF">
        <w:rPr>
          <w:rFonts w:ascii="Arial" w:hAnsi="Arial" w:cs="Arial"/>
          <w:lang w:val="en-US"/>
        </w:rPr>
        <w:t>e</w:t>
      </w:r>
      <w:r w:rsidRPr="4D6442EE" w:rsidR="1D34AA17">
        <w:rPr>
          <w:rFonts w:ascii="Arial" w:hAnsi="Arial" w:cs="Arial"/>
          <w:lang w:val="en-US"/>
        </w:rPr>
        <w:t>ter differen</w:t>
      </w:r>
      <w:r w:rsidRPr="4D6442EE" w:rsidR="78574FF0">
        <w:rPr>
          <w:rFonts w:ascii="Arial" w:hAnsi="Arial" w:cs="Arial"/>
          <w:lang w:val="en-US"/>
        </w:rPr>
        <w:t>c</w:t>
      </w:r>
      <w:r w:rsidRPr="4D6442EE" w:rsidR="1D34AA17">
        <w:rPr>
          <w:rFonts w:ascii="Arial" w:hAnsi="Arial" w:cs="Arial"/>
          <w:lang w:val="en-US"/>
        </w:rPr>
        <w:t xml:space="preserve">es </w:t>
      </w:r>
      <w:r w:rsidRPr="4D6442EE" w:rsidR="006D3B0F">
        <w:rPr>
          <w:rFonts w:ascii="Arial" w:hAnsi="Arial" w:cs="Arial"/>
          <w:lang w:val="en-US"/>
        </w:rPr>
        <w:t>be</w:t>
      </w:r>
      <w:r w:rsidRPr="4D6442EE" w:rsidR="1998C645">
        <w:rPr>
          <w:rFonts w:ascii="Arial" w:hAnsi="Arial" w:cs="Arial"/>
          <w:lang w:val="en-US"/>
        </w:rPr>
        <w:t>tween</w:t>
      </w:r>
      <w:r w:rsidRPr="4D6442EE" w:rsidR="006D3B0F">
        <w:rPr>
          <w:rFonts w:ascii="Arial" w:hAnsi="Arial" w:cs="Arial"/>
          <w:lang w:val="en-US"/>
        </w:rPr>
        <w:t xml:space="preserve"> </w:t>
      </w:r>
      <w:r w:rsidRPr="4D6442EE" w:rsidR="1998C645">
        <w:rPr>
          <w:rFonts w:ascii="Arial" w:hAnsi="Arial" w:cs="Arial"/>
          <w:lang w:val="en-US"/>
        </w:rPr>
        <w:t xml:space="preserve">control and </w:t>
      </w:r>
      <w:r w:rsidRPr="4D6442EE" w:rsidR="006D3B0F">
        <w:rPr>
          <w:rFonts w:ascii="Arial" w:hAnsi="Arial" w:cs="Arial"/>
          <w:lang w:val="en-US"/>
        </w:rPr>
        <w:t>stress condition (bottom).</w:t>
      </w:r>
    </w:p>
    <w:p w:rsidRPr="008F1CDF" w:rsidR="00172731" w:rsidP="00172731" w:rsidRDefault="00172731" w14:paraId="1E784B3D" w14:textId="54E83FEF">
      <w:pPr>
        <w:spacing w:line="480" w:lineRule="auto"/>
      </w:pPr>
      <w:r>
        <w:br w:type="page"/>
      </w:r>
    </w:p>
    <w:p w:rsidRPr="008F1CDF" w:rsidR="00172731" w:rsidP="7339AC12" w:rsidRDefault="00172731" w14:paraId="1A43ACF0" w14:textId="23374B5A">
      <w:pPr>
        <w:spacing w:line="480" w:lineRule="auto"/>
        <w:jc w:val="both"/>
        <w:rPr>
          <w:rFonts w:ascii="Arial" w:hAnsi="Arial" w:cs="Arial"/>
          <w:u w:val="single"/>
          <w:lang w:val="en-US"/>
        </w:rPr>
      </w:pPr>
      <w:proofErr w:type="gramStart"/>
      <w:r w:rsidRPr="7339AC12">
        <w:rPr>
          <w:rFonts w:ascii="Arial" w:hAnsi="Arial" w:cs="Arial"/>
          <w:u w:val="single"/>
          <w:lang w:val="en-US"/>
        </w:rPr>
        <w:lastRenderedPageBreak/>
        <w:t>fMRI</w:t>
      </w:r>
      <w:proofErr w:type="gramEnd"/>
      <w:r w:rsidRPr="7339AC12">
        <w:rPr>
          <w:rFonts w:ascii="Arial" w:hAnsi="Arial" w:cs="Arial"/>
          <w:u w:val="single"/>
          <w:lang w:val="en-US"/>
        </w:rPr>
        <w:t xml:space="preserve"> results</w:t>
      </w:r>
    </w:p>
    <w:p w:rsidR="00A05617" w:rsidP="691CB35D" w:rsidRDefault="092CFD3C" w14:paraId="516E6104" w14:textId="413355BD">
      <w:pPr>
        <w:spacing w:line="480" w:lineRule="auto"/>
        <w:jc w:val="both"/>
        <w:rPr>
          <w:rFonts w:ascii="Arial" w:hAnsi="Arial" w:cs="Arial"/>
          <w:lang w:val="en-US"/>
        </w:rPr>
      </w:pPr>
      <w:r w:rsidRPr="4D6442EE">
        <w:rPr>
          <w:rFonts w:ascii="Arial" w:hAnsi="Arial" w:cs="Arial"/>
          <w:lang w:val="en-US"/>
        </w:rPr>
        <w:t>We found a</w:t>
      </w:r>
      <w:r w:rsidRPr="4D6442EE" w:rsidR="4D5FC06D">
        <w:rPr>
          <w:rFonts w:ascii="Arial" w:hAnsi="Arial" w:cs="Arial"/>
          <w:lang w:val="en-US"/>
        </w:rPr>
        <w:t xml:space="preserve"> </w:t>
      </w:r>
      <w:commentRangeStart w:id="468"/>
      <w:r w:rsidRPr="4D6442EE" w:rsidR="4D5FC06D">
        <w:rPr>
          <w:rFonts w:ascii="Arial" w:hAnsi="Arial" w:cs="Arial"/>
          <w:lang w:val="en-US"/>
        </w:rPr>
        <w:t>main effect</w:t>
      </w:r>
      <w:r w:rsidRPr="4D6442EE" w:rsidR="4C9F05C8">
        <w:rPr>
          <w:rFonts w:ascii="Arial" w:hAnsi="Arial" w:cs="Arial"/>
          <w:lang w:val="en-US"/>
        </w:rPr>
        <w:t xml:space="preserve"> </w:t>
      </w:r>
      <w:ins w:author="Schlagenhauf, Florian" w:date="2021-07-20T14:38:00Z" w:id="469">
        <w:r w:rsidRPr="4D6442EE" w:rsidR="54B6DE36">
          <w:rPr>
            <w:rFonts w:ascii="Arial" w:hAnsi="Arial" w:cs="Arial"/>
            <w:lang w:val="en-US"/>
          </w:rPr>
          <w:t xml:space="preserve">of RPE combined over </w:t>
        </w:r>
      </w:ins>
      <w:del w:author="Schlagenhauf, Florian" w:date="2021-07-20T14:38:00Z" w:id="470">
        <w:r w:rsidRPr="4D6442EE" w:rsidDel="00A05617">
          <w:rPr>
            <w:rFonts w:ascii="Arial" w:hAnsi="Arial" w:cs="Arial"/>
            <w:lang w:val="en-US"/>
          </w:rPr>
          <w:delText xml:space="preserve">of </w:delText>
        </w:r>
      </w:del>
      <w:r w:rsidRPr="4D6442EE" w:rsidR="4C9F05C8">
        <w:rPr>
          <w:rFonts w:ascii="Arial" w:hAnsi="Arial" w:cs="Arial"/>
          <w:lang w:val="en-US"/>
        </w:rPr>
        <w:t>both conditions</w:t>
      </w:r>
      <w:commentRangeEnd w:id="468"/>
      <w:r>
        <w:commentReference w:id="468"/>
      </w:r>
      <w:r w:rsidRPr="4D6442EE" w:rsidR="4C9F05C8">
        <w:rPr>
          <w:rFonts w:ascii="Arial" w:hAnsi="Arial" w:cs="Arial"/>
          <w:lang w:val="en-US"/>
        </w:rPr>
        <w:t xml:space="preserve"> </w:t>
      </w:r>
      <w:r w:rsidRPr="4D6442EE" w:rsidR="4D5FC06D">
        <w:rPr>
          <w:rFonts w:ascii="Arial" w:hAnsi="Arial" w:cs="Arial"/>
          <w:lang w:val="en-US"/>
        </w:rPr>
        <w:t xml:space="preserve">in the </w:t>
      </w:r>
      <w:proofErr w:type="spellStart"/>
      <w:r w:rsidRPr="4D6442EE" w:rsidR="4D5FC06D">
        <w:rPr>
          <w:rFonts w:ascii="Arial" w:hAnsi="Arial" w:cs="Arial"/>
          <w:lang w:val="en-US"/>
        </w:rPr>
        <w:t>vmPFC</w:t>
      </w:r>
      <w:proofErr w:type="spellEnd"/>
      <w:r w:rsidRPr="4D6442EE" w:rsidR="4D5FC06D">
        <w:rPr>
          <w:rFonts w:ascii="Arial" w:hAnsi="Arial" w:cs="Arial"/>
          <w:lang w:val="en-US"/>
        </w:rPr>
        <w:t>, bilateral striatum, posterior cingulate cortex (PCC) and bilateral insula</w:t>
      </w:r>
      <w:r w:rsidRPr="4D6442EE">
        <w:rPr>
          <w:rFonts w:ascii="Arial" w:hAnsi="Arial" w:cs="Arial"/>
          <w:lang w:val="en-US"/>
        </w:rPr>
        <w:t xml:space="preserve"> (</w:t>
      </w:r>
      <w:proofErr w:type="spellStart"/>
      <w:r w:rsidRPr="4D6442EE" w:rsidR="63FAB75C">
        <w:rPr>
          <w:rFonts w:ascii="Arial" w:hAnsi="Arial" w:eastAsia="Arial" w:cs="Arial"/>
          <w:i/>
          <w:iCs/>
          <w:sz w:val="20"/>
          <w:szCs w:val="20"/>
          <w:lang w:val="en-US"/>
        </w:rPr>
        <w:t>p</w:t>
      </w:r>
      <w:r w:rsidRPr="4D6442EE" w:rsidR="63FAB75C">
        <w:rPr>
          <w:rFonts w:ascii="Arial" w:hAnsi="Arial" w:eastAsia="Arial" w:cs="Arial"/>
          <w:i/>
          <w:iCs/>
          <w:sz w:val="20"/>
          <w:szCs w:val="20"/>
          <w:vertAlign w:val="subscript"/>
          <w:lang w:val="en-US"/>
        </w:rPr>
        <w:t>FWE</w:t>
      </w:r>
      <w:proofErr w:type="spellEnd"/>
      <w:r w:rsidRPr="4D6442EE">
        <w:rPr>
          <w:rFonts w:ascii="Arial" w:hAnsi="Arial" w:cs="Arial"/>
          <w:lang w:val="en-US"/>
        </w:rPr>
        <w:t xml:space="preserve"> </w:t>
      </w:r>
      <w:del w:author="Lennart Lüttgau" w:date="2021-07-06T14:16:00Z" w:id="471">
        <w:r w:rsidRPr="4D6442EE" w:rsidDel="00A05617">
          <w:rPr>
            <w:rFonts w:ascii="Cambria Math" w:hAnsi="Cambria Math" w:cs="Cambria Math"/>
            <w:lang w:val="en-US"/>
          </w:rPr>
          <w:delText>&gt;</w:delText>
        </w:r>
        <w:r w:rsidRPr="4D6442EE" w:rsidDel="00A05617">
          <w:rPr>
            <w:rFonts w:ascii="Arial" w:hAnsi="Arial" w:cs="Arial"/>
            <w:lang w:val="en-US"/>
          </w:rPr>
          <w:delText xml:space="preserve"> </w:delText>
        </w:r>
      </w:del>
      <w:ins w:author="Lennart Lüttgau" w:date="2021-07-06T14:16:00Z" w:id="472">
        <w:r w:rsidRPr="4D6442EE" w:rsidR="6BABC113">
          <w:rPr>
            <w:rFonts w:ascii="Cambria Math" w:hAnsi="Cambria Math" w:cs="Cambria Math"/>
            <w:lang w:val="en-US"/>
          </w:rPr>
          <w:t xml:space="preserve">&lt; </w:t>
        </w:r>
      </w:ins>
      <w:del w:author="Sjoerds, Z." w:date="2021-08-25T10:16:00Z" w:id="473">
        <w:r w:rsidRPr="4D6442EE" w:rsidDel="092CFD3C">
          <w:rPr>
            <w:rFonts w:ascii="Arial" w:hAnsi="Arial" w:cs="Arial"/>
            <w:lang w:val="en-US"/>
          </w:rPr>
          <w:delText>0</w:delText>
        </w:r>
      </w:del>
      <w:proofErr w:type="gramStart"/>
      <w:r w:rsidRPr="4D6442EE">
        <w:rPr>
          <w:rFonts w:ascii="Arial" w:hAnsi="Arial" w:cs="Arial"/>
          <w:lang w:val="en-US"/>
        </w:rPr>
        <w:t>.05</w:t>
      </w:r>
      <w:proofErr w:type="gramEnd"/>
      <w:r w:rsidRPr="4D6442EE">
        <w:rPr>
          <w:rFonts w:ascii="Arial" w:hAnsi="Arial" w:cs="Arial"/>
          <w:lang w:val="en-US"/>
        </w:rPr>
        <w:t xml:space="preserve"> for the whole brain</w:t>
      </w:r>
      <w:r w:rsidRPr="4D6442EE" w:rsidR="79769D4B">
        <w:rPr>
          <w:rFonts w:ascii="Arial" w:hAnsi="Arial" w:cs="Arial"/>
          <w:lang w:val="en-US"/>
        </w:rPr>
        <w:t xml:space="preserve">, see </w:t>
      </w:r>
      <w:r w:rsidRPr="4D6442EE" w:rsidR="5A4B5B74">
        <w:rPr>
          <w:rFonts w:ascii="Arial" w:hAnsi="Arial" w:cs="Arial"/>
          <w:lang w:val="en-US"/>
        </w:rPr>
        <w:t>Figure 6</w:t>
      </w:r>
      <w:r w:rsidRPr="4D6442EE" w:rsidR="68BEEFAD">
        <w:rPr>
          <w:rFonts w:ascii="Arial" w:hAnsi="Arial" w:cs="Arial"/>
          <w:lang w:val="en-US"/>
        </w:rPr>
        <w:t xml:space="preserve"> and Supplementary Table </w:t>
      </w:r>
      <w:r w:rsidRPr="4D6442EE" w:rsidR="7BD4AFBD">
        <w:rPr>
          <w:rFonts w:ascii="Arial" w:hAnsi="Arial" w:cs="Arial"/>
          <w:lang w:val="en-US"/>
        </w:rPr>
        <w:t>S</w:t>
      </w:r>
      <w:r w:rsidRPr="4D6442EE" w:rsidR="6C2004AA">
        <w:rPr>
          <w:rFonts w:ascii="Arial" w:hAnsi="Arial" w:cs="Arial"/>
          <w:lang w:val="en-US"/>
        </w:rPr>
        <w:t>-D</w:t>
      </w:r>
      <w:r w:rsidRPr="4D6442EE" w:rsidR="79769D4B">
        <w:rPr>
          <w:rFonts w:ascii="Arial" w:hAnsi="Arial" w:cs="Arial"/>
          <w:lang w:val="en-US"/>
        </w:rPr>
        <w:t>).</w:t>
      </w:r>
      <w:r w:rsidRPr="4D6442EE" w:rsidR="674A7BC7">
        <w:rPr>
          <w:rFonts w:ascii="Arial" w:hAnsi="Arial" w:cs="Arial"/>
          <w:lang w:val="en-US"/>
        </w:rPr>
        <w:t xml:space="preserve"> Comparing stress and control cond</w:t>
      </w:r>
      <w:r w:rsidRPr="4D6442EE" w:rsidR="708DF2AA">
        <w:rPr>
          <w:rFonts w:ascii="Arial" w:hAnsi="Arial" w:cs="Arial"/>
          <w:lang w:val="en-US"/>
        </w:rPr>
        <w:t>i</w:t>
      </w:r>
      <w:r w:rsidRPr="4D6442EE" w:rsidR="674A7BC7">
        <w:rPr>
          <w:rFonts w:ascii="Arial" w:hAnsi="Arial" w:cs="Arial"/>
          <w:lang w:val="en-US"/>
        </w:rPr>
        <w:t>tion revealed a h</w:t>
      </w:r>
      <w:r w:rsidRPr="4D6442EE" w:rsidR="5EF35838">
        <w:rPr>
          <w:rFonts w:ascii="Arial" w:hAnsi="Arial" w:cs="Arial"/>
          <w:lang w:val="en-US"/>
        </w:rPr>
        <w:t>i</w:t>
      </w:r>
      <w:r w:rsidRPr="4D6442EE" w:rsidR="674A7BC7">
        <w:rPr>
          <w:rFonts w:ascii="Arial" w:hAnsi="Arial" w:cs="Arial"/>
          <w:lang w:val="en-US"/>
        </w:rPr>
        <w:t>gher activation in rig</w:t>
      </w:r>
      <w:r w:rsidRPr="4D6442EE" w:rsidR="611F24EE">
        <w:rPr>
          <w:rFonts w:ascii="Arial" w:hAnsi="Arial" w:cs="Arial"/>
          <w:lang w:val="en-US"/>
        </w:rPr>
        <w:t xml:space="preserve">ht insula </w:t>
      </w:r>
      <w:r w:rsidRPr="4D6442EE" w:rsidR="3A6FC244">
        <w:rPr>
          <w:rFonts w:ascii="Arial" w:hAnsi="Arial" w:cs="Arial"/>
          <w:lang w:val="en-US"/>
        </w:rPr>
        <w:t>during stress compared to control condition</w:t>
      </w:r>
      <w:r w:rsidRPr="4D6442EE" w:rsidR="5FB7CADB">
        <w:rPr>
          <w:rFonts w:ascii="Arial" w:hAnsi="Arial" w:cs="Arial"/>
          <w:lang w:val="en-US"/>
        </w:rPr>
        <w:t xml:space="preserve">, which was </w:t>
      </w:r>
      <w:proofErr w:type="spellStart"/>
      <w:r w:rsidRPr="4D6442EE" w:rsidR="5FB7CADB">
        <w:rPr>
          <w:rFonts w:ascii="Arial" w:hAnsi="Arial" w:cs="Arial"/>
          <w:lang w:val="en-US"/>
        </w:rPr>
        <w:t>trendwise</w:t>
      </w:r>
      <w:proofErr w:type="spellEnd"/>
      <w:r w:rsidRPr="4D6442EE" w:rsidR="5FB7CADB">
        <w:rPr>
          <w:rFonts w:ascii="Arial" w:hAnsi="Arial" w:cs="Arial"/>
          <w:lang w:val="en-US"/>
        </w:rPr>
        <w:t xml:space="preserve"> correctable for the task main effect (</w:t>
      </w:r>
      <w:r w:rsidRPr="4D6442EE" w:rsidR="55FF8AAA">
        <w:rPr>
          <w:rFonts w:ascii="Arial" w:hAnsi="Arial" w:cs="Arial"/>
          <w:color w:val="000000" w:themeColor="text1"/>
          <w:lang w:val="en-US"/>
        </w:rPr>
        <w:t xml:space="preserve">[46 4 10], </w:t>
      </w:r>
      <w:r w:rsidRPr="4D6442EE" w:rsidR="78C861B6">
        <w:rPr>
          <w:rFonts w:ascii="Arial" w:hAnsi="Arial" w:cs="Arial"/>
          <w:i/>
          <w:iCs/>
          <w:lang w:val="en-US"/>
        </w:rPr>
        <w:t>t</w:t>
      </w:r>
      <w:r w:rsidRPr="4D6442EE" w:rsidR="29FF71C2">
        <w:rPr>
          <w:rFonts w:ascii="Arial" w:hAnsi="Arial" w:cs="Arial"/>
          <w:color w:val="000000" w:themeColor="text1"/>
          <w:lang w:val="en-US"/>
        </w:rPr>
        <w:t xml:space="preserve"> = 4.02, </w:t>
      </w:r>
      <w:proofErr w:type="spellStart"/>
      <w:r w:rsidRPr="4D6442EE" w:rsidR="6EC8734C">
        <w:rPr>
          <w:rFonts w:ascii="Arial" w:hAnsi="Arial" w:eastAsia="Arial" w:cs="Arial"/>
          <w:i/>
          <w:iCs/>
          <w:sz w:val="20"/>
          <w:szCs w:val="20"/>
          <w:lang w:val="en-US"/>
        </w:rPr>
        <w:t>p</w:t>
      </w:r>
      <w:r w:rsidRPr="4D6442EE" w:rsidR="6EC8734C">
        <w:rPr>
          <w:rFonts w:ascii="Arial" w:hAnsi="Arial" w:eastAsia="Arial" w:cs="Arial"/>
          <w:i/>
          <w:iCs/>
          <w:sz w:val="20"/>
          <w:szCs w:val="20"/>
          <w:vertAlign w:val="subscript"/>
          <w:lang w:val="en-US"/>
        </w:rPr>
        <w:t>FWE</w:t>
      </w:r>
      <w:proofErr w:type="spellEnd"/>
      <w:r w:rsidRPr="4D6442EE" w:rsidR="5FB7CADB">
        <w:rPr>
          <w:rFonts w:ascii="Arial" w:hAnsi="Arial" w:cs="Arial"/>
          <w:lang w:val="en-US"/>
        </w:rPr>
        <w:t xml:space="preserve">  =</w:t>
      </w:r>
      <w:r w:rsidRPr="4D6442EE" w:rsidR="32706291">
        <w:rPr>
          <w:rFonts w:ascii="Arial" w:hAnsi="Arial" w:cs="Arial"/>
          <w:lang w:val="en-US"/>
        </w:rPr>
        <w:t xml:space="preserve"> </w:t>
      </w:r>
      <w:del w:author="Sjoerds, Z." w:date="2021-08-25T10:16:00Z" w:id="474">
        <w:r w:rsidRPr="4D6442EE" w:rsidDel="32706291">
          <w:rPr>
            <w:rFonts w:ascii="Arial" w:hAnsi="Arial" w:cs="Arial"/>
            <w:lang w:val="en-US"/>
          </w:rPr>
          <w:delText>0</w:delText>
        </w:r>
      </w:del>
      <w:proofErr w:type="gramStart"/>
      <w:r w:rsidRPr="4D6442EE" w:rsidR="32706291">
        <w:rPr>
          <w:rFonts w:ascii="Arial" w:hAnsi="Arial" w:cs="Arial"/>
          <w:lang w:val="en-US"/>
        </w:rPr>
        <w:t>.068</w:t>
      </w:r>
      <w:proofErr w:type="gramEnd"/>
      <w:r w:rsidRPr="4D6442EE" w:rsidR="3F02F5C9">
        <w:rPr>
          <w:rFonts w:ascii="Arial" w:hAnsi="Arial" w:cs="Arial"/>
          <w:lang w:val="en-US"/>
        </w:rPr>
        <w:t>, see Figure 7).</w:t>
      </w:r>
      <w:r w:rsidRPr="4D6442EE" w:rsidR="5FB7CADB">
        <w:rPr>
          <w:rFonts w:ascii="Arial" w:hAnsi="Arial" w:cs="Arial"/>
          <w:lang w:val="en-US"/>
        </w:rPr>
        <w:t xml:space="preserve"> </w:t>
      </w:r>
      <w:r w:rsidRPr="4D6442EE" w:rsidR="66850E3A">
        <w:rPr>
          <w:rFonts w:ascii="Arial" w:hAnsi="Arial" w:cs="Arial"/>
          <w:color w:val="000000" w:themeColor="text1"/>
          <w:lang w:val="en-US"/>
        </w:rPr>
        <w:t>The opposite contrast CT&gt;ST did not result in significant activation.</w:t>
      </w:r>
    </w:p>
    <w:p w:rsidR="00F07F27" w:rsidP="00A65BF5" w:rsidRDefault="685097DA" w14:paraId="17539182" w14:textId="1F258A07">
      <w:pPr>
        <w:spacing w:line="480" w:lineRule="auto"/>
        <w:jc w:val="both"/>
        <w:rPr>
          <w:rFonts w:ascii="Arial" w:hAnsi="Arial" w:cs="Arial"/>
          <w:lang w:val="en-US"/>
        </w:rPr>
      </w:pPr>
      <w:r w:rsidRPr="1E6DD68E">
        <w:rPr>
          <w:rFonts w:ascii="Arial" w:hAnsi="Arial" w:cs="Arial"/>
          <w:lang w:val="en-US"/>
        </w:rPr>
        <w:t xml:space="preserve">Figure </w:t>
      </w:r>
      <w:r w:rsidRPr="1E6DD68E" w:rsidR="6A2701C8">
        <w:rPr>
          <w:rFonts w:ascii="Arial" w:hAnsi="Arial" w:cs="Arial"/>
          <w:lang w:val="en-US"/>
        </w:rPr>
        <w:t>6</w:t>
      </w:r>
      <w:r w:rsidRPr="1E6DD68E" w:rsidR="75743124">
        <w:rPr>
          <w:rFonts w:ascii="Arial" w:hAnsi="Arial" w:cs="Arial"/>
          <w:lang w:val="en-US"/>
        </w:rPr>
        <w:t xml:space="preserve">: Main </w:t>
      </w:r>
      <w:r w:rsidRPr="1E6DD68E" w:rsidR="426F3CC6">
        <w:rPr>
          <w:rFonts w:ascii="Arial" w:hAnsi="Arial" w:cs="Arial"/>
          <w:lang w:val="en-US"/>
        </w:rPr>
        <w:t>task effect</w:t>
      </w:r>
      <w:r w:rsidRPr="1E6DD68E" w:rsidR="53B8158D">
        <w:rPr>
          <w:rFonts w:ascii="Arial" w:hAnsi="Arial" w:cs="Arial"/>
          <w:lang w:val="en-US"/>
        </w:rPr>
        <w:t xml:space="preserve"> </w:t>
      </w:r>
    </w:p>
    <w:p w:rsidR="11AADE68" w:rsidP="11AADE68" w:rsidRDefault="426F3CC6" w14:paraId="5E5509D3" w14:textId="05AD2388">
      <w:pPr>
        <w:spacing w:line="480" w:lineRule="auto"/>
        <w:jc w:val="both"/>
        <w:rPr>
          <w:rFonts w:ascii="Arial" w:hAnsi="Arial" w:cs="Arial"/>
          <w:lang w:val="en-US"/>
        </w:rPr>
      </w:pPr>
      <w:r>
        <w:rPr>
          <w:noProof/>
          <w:lang w:eastAsia="de-DE"/>
        </w:rPr>
        <w:drawing>
          <wp:inline distT="0" distB="0" distL="0" distR="0" wp14:anchorId="71821F43" wp14:editId="7FD510C6">
            <wp:extent cx="4572000" cy="2486025"/>
            <wp:effectExtent l="0" t="0" r="0" b="0"/>
            <wp:docPr id="1537815284" name="Grafik 1537815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rsidR="661D223F" w:rsidP="1CF270B4" w:rsidRDefault="661D223F" w14:paraId="4227AFD2" w14:textId="1539184A">
      <w:pPr>
        <w:spacing w:line="480" w:lineRule="auto"/>
        <w:jc w:val="both"/>
        <w:rPr>
          <w:rFonts w:ascii="Arial" w:hAnsi="Arial" w:cs="Arial"/>
          <w:lang w:val="en-US"/>
        </w:rPr>
      </w:pPr>
      <w:r w:rsidRPr="1CF270B4">
        <w:rPr>
          <w:rFonts w:ascii="Arial" w:hAnsi="Arial" w:cs="Arial"/>
          <w:lang w:val="en-US"/>
        </w:rPr>
        <w:t xml:space="preserve">Figure 7: Insula </w:t>
      </w:r>
    </w:p>
    <w:p w:rsidR="1CF270B4" w:rsidP="4F4E55D0" w:rsidRDefault="60AB4B18" w14:paraId="1977185E" w14:textId="56E5978A">
      <w:pPr>
        <w:spacing w:line="480" w:lineRule="auto"/>
        <w:jc w:val="both"/>
      </w:pPr>
      <w:r>
        <w:rPr>
          <w:noProof/>
          <w:lang w:eastAsia="de-DE"/>
        </w:rPr>
        <w:drawing>
          <wp:inline distT="0" distB="0" distL="0" distR="0" wp14:anchorId="738180D7" wp14:editId="5845FF57">
            <wp:extent cx="4572000" cy="2628900"/>
            <wp:effectExtent l="0" t="0" r="0" b="0"/>
            <wp:docPr id="273478348" name="Grafik 273478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rsidR="63D1C392" w:rsidP="4F4E55D0" w:rsidRDefault="63D1C392" w14:paraId="070BA77F" w14:textId="6C76D06B">
      <w:pPr>
        <w:spacing w:line="480" w:lineRule="auto"/>
        <w:jc w:val="both"/>
        <w:rPr>
          <w:rFonts w:ascii="Arial" w:hAnsi="Arial" w:eastAsia="Arial" w:cs="Arial"/>
          <w:u w:val="single"/>
        </w:rPr>
      </w:pPr>
      <w:proofErr w:type="spellStart"/>
      <w:r w:rsidRPr="73F269DA">
        <w:rPr>
          <w:rFonts w:ascii="Arial" w:hAnsi="Arial" w:eastAsia="Arial" w:cs="Arial"/>
          <w:u w:val="single"/>
        </w:rPr>
        <w:lastRenderedPageBreak/>
        <w:t>Exploratory</w:t>
      </w:r>
      <w:proofErr w:type="spellEnd"/>
      <w:r w:rsidRPr="73F269DA" w:rsidR="1E7309BC">
        <w:rPr>
          <w:rFonts w:ascii="Arial" w:hAnsi="Arial" w:eastAsia="Arial" w:cs="Arial"/>
          <w:u w:val="single"/>
        </w:rPr>
        <w:t xml:space="preserve"> </w:t>
      </w:r>
      <w:proofErr w:type="spellStart"/>
      <w:r w:rsidRPr="73F269DA" w:rsidR="1E7309BC">
        <w:rPr>
          <w:rFonts w:ascii="Arial" w:hAnsi="Arial" w:eastAsia="Arial" w:cs="Arial"/>
          <w:u w:val="single"/>
        </w:rPr>
        <w:t>analysis</w:t>
      </w:r>
      <w:proofErr w:type="spellEnd"/>
      <w:r w:rsidRPr="73F269DA" w:rsidR="1E7309BC">
        <w:rPr>
          <w:rFonts w:ascii="Arial" w:hAnsi="Arial" w:eastAsia="Arial" w:cs="Arial"/>
          <w:u w:val="single"/>
        </w:rPr>
        <w:t xml:space="preserve"> </w:t>
      </w:r>
      <w:proofErr w:type="spellStart"/>
      <w:r w:rsidRPr="73F269DA" w:rsidR="1E7309BC">
        <w:rPr>
          <w:rFonts w:ascii="Arial" w:hAnsi="Arial" w:eastAsia="Arial" w:cs="Arial"/>
          <w:u w:val="single"/>
        </w:rPr>
        <w:t>of</w:t>
      </w:r>
      <w:proofErr w:type="spellEnd"/>
      <w:r w:rsidRPr="73F269DA" w:rsidR="1E7309BC">
        <w:rPr>
          <w:rFonts w:ascii="Arial" w:hAnsi="Arial" w:eastAsia="Arial" w:cs="Arial"/>
          <w:u w:val="single"/>
        </w:rPr>
        <w:t xml:space="preserve"> </w:t>
      </w:r>
      <w:proofErr w:type="spellStart"/>
      <w:r w:rsidRPr="73F269DA" w:rsidR="1E7309BC">
        <w:rPr>
          <w:rFonts w:ascii="Arial" w:hAnsi="Arial" w:eastAsia="Arial" w:cs="Arial"/>
          <w:u w:val="single"/>
        </w:rPr>
        <w:t>moderator</w:t>
      </w:r>
      <w:proofErr w:type="spellEnd"/>
      <w:r w:rsidRPr="73F269DA" w:rsidR="1E7309BC">
        <w:rPr>
          <w:rFonts w:ascii="Arial" w:hAnsi="Arial" w:eastAsia="Arial" w:cs="Arial"/>
          <w:u w:val="single"/>
        </w:rPr>
        <w:t xml:space="preserve"> variables:</w:t>
      </w:r>
    </w:p>
    <w:p w:rsidR="1CF270B4" w:rsidP="1CF270B4" w:rsidRDefault="3DB6D8A7" w14:paraId="3E283A7E" w14:textId="38533754">
      <w:pPr>
        <w:spacing w:line="480" w:lineRule="auto"/>
        <w:jc w:val="both"/>
        <w:rPr>
          <w:rFonts w:ascii="Arial" w:hAnsi="Arial" w:cs="Arial"/>
          <w:lang w:val="en-US"/>
        </w:rPr>
        <w:sectPr w:rsidR="1CF270B4" w:rsidSect="009904A0">
          <w:pgSz w:w="11906" w:h="16838" w:orient="portrait"/>
          <w:pgMar w:top="1417" w:right="1417" w:bottom="1134" w:left="1417" w:header="708" w:footer="708" w:gutter="0"/>
          <w:lnNumType w:countBy="1" w:restart="continuous"/>
          <w:cols w:space="708"/>
          <w:docGrid w:linePitch="360"/>
        </w:sectPr>
      </w:pPr>
      <w:commentRangeStart w:id="475"/>
      <w:commentRangeStart w:id="476"/>
      <w:ins w:author="Wieland, Lara" w:date="2021-08-23T14:03:00Z" w:id="477">
        <w:r w:rsidRPr="4D6442EE">
          <w:rPr>
            <w:rFonts w:ascii="Arial" w:hAnsi="Arial" w:cs="Arial"/>
            <w:lang w:val="en-US"/>
          </w:rPr>
          <w:t>Regarding potential moderator varia</w:t>
        </w:r>
      </w:ins>
      <w:ins w:author="Wieland, Lara" w:date="2021-08-23T14:04:00Z" w:id="478">
        <w:r w:rsidRPr="4D6442EE">
          <w:rPr>
            <w:rFonts w:ascii="Arial" w:hAnsi="Arial" w:cs="Arial"/>
            <w:lang w:val="en-US"/>
          </w:rPr>
          <w:t>bles such as chronic stress exposure as well as working memory performance there were no significant differences between</w:t>
        </w:r>
        <w:r w:rsidRPr="4D6442EE" w:rsidR="3CB5A4C1">
          <w:rPr>
            <w:rFonts w:ascii="Arial" w:hAnsi="Arial" w:cs="Arial"/>
            <w:lang w:val="en-US"/>
          </w:rPr>
          <w:t xml:space="preserve"> the group of</w:t>
        </w:r>
        <w:r w:rsidRPr="4D6442EE">
          <w:rPr>
            <w:rFonts w:ascii="Arial" w:hAnsi="Arial" w:cs="Arial"/>
            <w:lang w:val="en-US"/>
          </w:rPr>
          <w:t xml:space="preserve"> participants who improved their performance</w:t>
        </w:r>
      </w:ins>
      <w:ins w:author="Wieland, Lara" w:date="2021-08-23T14:03:00Z" w:id="479">
        <w:r w:rsidRPr="4D6442EE">
          <w:rPr>
            <w:rFonts w:ascii="Arial" w:hAnsi="Arial" w:cs="Arial"/>
            <w:lang w:val="en-US"/>
          </w:rPr>
          <w:t xml:space="preserve"> </w:t>
        </w:r>
      </w:ins>
      <w:ins w:author="Wieland, Lara" w:date="2021-08-23T14:04:00Z" w:id="480">
        <w:r w:rsidRPr="4D6442EE" w:rsidR="57C6E720">
          <w:rPr>
            <w:rFonts w:ascii="Arial" w:hAnsi="Arial" w:cs="Arial"/>
            <w:lang w:val="en-US"/>
          </w:rPr>
          <w:t>and the group of participants who was impaired under stress</w:t>
        </w:r>
      </w:ins>
      <w:ins w:author="Wieland, Lara" w:date="2021-08-23T14:05:00Z" w:id="481">
        <w:r w:rsidRPr="4D6442EE" w:rsidR="57C6E720">
          <w:rPr>
            <w:rFonts w:ascii="Arial" w:hAnsi="Arial" w:cs="Arial"/>
            <w:lang w:val="en-US"/>
          </w:rPr>
          <w:t>.</w:t>
        </w:r>
      </w:ins>
      <w:commentRangeEnd w:id="475"/>
      <w:r>
        <w:commentReference w:id="475"/>
      </w:r>
      <w:commentRangeEnd w:id="476"/>
      <w:r>
        <w:commentReference w:id="476"/>
      </w:r>
    </w:p>
    <w:p w:rsidRPr="00407D3B" w:rsidR="00277C76" w:rsidP="006F1403" w:rsidRDefault="1A743C03" w14:paraId="70727119" w14:textId="35DC5ED6">
      <w:pPr>
        <w:spacing w:line="480" w:lineRule="auto"/>
        <w:jc w:val="both"/>
        <w:rPr>
          <w:rFonts w:ascii="Arial" w:hAnsi="Arial" w:cs="Arial"/>
          <w:lang w:val="en-US"/>
        </w:rPr>
      </w:pPr>
      <w:r w:rsidRPr="450E4154">
        <w:rPr>
          <w:rFonts w:ascii="Arial" w:hAnsi="Arial" w:cs="Arial"/>
          <w:b/>
          <w:bCs/>
          <w:sz w:val="24"/>
          <w:szCs w:val="24"/>
          <w:u w:val="single"/>
          <w:lang w:val="en-US"/>
        </w:rPr>
        <w:lastRenderedPageBreak/>
        <w:t>Discussion</w:t>
      </w:r>
      <w:r w:rsidRPr="450E4154">
        <w:rPr>
          <w:rFonts w:ascii="Arial" w:hAnsi="Arial" w:cs="Arial"/>
          <w:b/>
          <w:bCs/>
          <w:sz w:val="24"/>
          <w:szCs w:val="24"/>
          <w:lang w:val="en-US"/>
        </w:rPr>
        <w:t xml:space="preserve"> </w:t>
      </w:r>
      <w:r w:rsidRPr="450E4154" w:rsidR="4D4B4874">
        <w:rPr>
          <w:rFonts w:ascii="Arial" w:hAnsi="Arial" w:cs="Arial"/>
          <w:lang w:val="en-US"/>
        </w:rPr>
        <w:t>(</w:t>
      </w:r>
      <w:r w:rsidRPr="450E4154" w:rsidR="31E477B3">
        <w:rPr>
          <w:rFonts w:ascii="Arial" w:hAnsi="Arial" w:cs="Arial"/>
          <w:lang w:val="en-US"/>
        </w:rPr>
        <w:t>8</w:t>
      </w:r>
      <w:r w:rsidRPr="450E4154" w:rsidR="60989063">
        <w:rPr>
          <w:rFonts w:ascii="Arial" w:hAnsi="Arial" w:cs="Arial"/>
          <w:lang w:val="en-US"/>
        </w:rPr>
        <w:t>20</w:t>
      </w:r>
      <w:r w:rsidRPr="450E4154" w:rsidR="1B7CF316">
        <w:rPr>
          <w:rFonts w:ascii="Arial" w:hAnsi="Arial" w:cs="Arial"/>
          <w:lang w:val="en-US"/>
        </w:rPr>
        <w:t xml:space="preserve"> words)</w:t>
      </w:r>
    </w:p>
    <w:p w:rsidR="00407D3B" w:rsidP="006F1403" w:rsidRDefault="00342C37" w14:paraId="68FC129F" w14:textId="4512E834">
      <w:pPr>
        <w:spacing w:line="480" w:lineRule="auto"/>
        <w:jc w:val="both"/>
        <w:rPr>
          <w:rFonts w:ascii="Arial" w:hAnsi="Arial" w:cs="Arial"/>
          <w:lang w:val="en-US"/>
        </w:rPr>
      </w:pPr>
      <w:r w:rsidRPr="728432B7">
        <w:rPr>
          <w:rFonts w:ascii="Arial" w:hAnsi="Arial" w:cs="Arial"/>
          <w:lang w:val="en-US"/>
        </w:rPr>
        <w:t xml:space="preserve">The present </w:t>
      </w:r>
      <w:r w:rsidRPr="728432B7" w:rsidR="00C820B3">
        <w:rPr>
          <w:rFonts w:ascii="Arial" w:hAnsi="Arial" w:cs="Arial"/>
          <w:lang w:val="en-US"/>
        </w:rPr>
        <w:t xml:space="preserve">study investigated the behavioral and </w:t>
      </w:r>
      <w:r w:rsidRPr="728432B7" w:rsidR="00F472EE">
        <w:rPr>
          <w:rFonts w:ascii="Arial" w:hAnsi="Arial" w:cs="Arial"/>
          <w:lang w:val="en-US"/>
        </w:rPr>
        <w:t>neural</w:t>
      </w:r>
      <w:r w:rsidRPr="728432B7" w:rsidR="00C820B3">
        <w:rPr>
          <w:rFonts w:ascii="Arial" w:hAnsi="Arial" w:cs="Arial"/>
          <w:lang w:val="en-US"/>
        </w:rPr>
        <w:t xml:space="preserve"> effects of acute psychosocial stress on reversal learning. </w:t>
      </w:r>
      <w:r w:rsidRPr="728432B7" w:rsidR="00755EB2">
        <w:rPr>
          <w:rFonts w:ascii="Arial" w:hAnsi="Arial" w:cs="Arial"/>
          <w:lang w:val="en-US"/>
        </w:rPr>
        <w:t>In healthy male</w:t>
      </w:r>
      <w:ins w:author="Lennart Lüttgau" w:date="2021-07-06T14:18:00Z" w:id="482">
        <w:r w:rsidRPr="728432B7" w:rsidR="00A24542">
          <w:rPr>
            <w:rFonts w:ascii="Arial" w:hAnsi="Arial" w:cs="Arial"/>
            <w:lang w:val="en-US"/>
          </w:rPr>
          <w:t xml:space="preserve"> human</w:t>
        </w:r>
      </w:ins>
      <w:r w:rsidRPr="728432B7" w:rsidR="00755EB2">
        <w:rPr>
          <w:rFonts w:ascii="Arial" w:hAnsi="Arial" w:cs="Arial"/>
          <w:lang w:val="en-US"/>
        </w:rPr>
        <w:t xml:space="preserve"> </w:t>
      </w:r>
      <w:ins w:author="Lennart Lüttgau" w:date="2021-07-06T14:20:00Z" w:id="483">
        <w:r w:rsidRPr="728432B7" w:rsidR="002E3493">
          <w:rPr>
            <w:rFonts w:ascii="Arial" w:hAnsi="Arial" w:cs="Arial"/>
            <w:lang w:val="en-US"/>
          </w:rPr>
          <w:t>participants,</w:t>
        </w:r>
      </w:ins>
      <w:r w:rsidRPr="728432B7" w:rsidR="00755EB2">
        <w:rPr>
          <w:rFonts w:ascii="Arial" w:hAnsi="Arial" w:cs="Arial"/>
          <w:lang w:val="en-US"/>
        </w:rPr>
        <w:t xml:space="preserve"> we found</w:t>
      </w:r>
      <w:r w:rsidRPr="728432B7" w:rsidR="00E9252B">
        <w:rPr>
          <w:rFonts w:ascii="Arial" w:hAnsi="Arial" w:cs="Arial"/>
          <w:lang w:val="en-US"/>
        </w:rPr>
        <w:t xml:space="preserve"> that probabilistic reversal learning improves slightly under acute </w:t>
      </w:r>
      <w:r w:rsidRPr="728432B7" w:rsidR="009872DF">
        <w:rPr>
          <w:rFonts w:ascii="Arial" w:hAnsi="Arial" w:cs="Arial"/>
          <w:lang w:val="en-US"/>
        </w:rPr>
        <w:t>psycho</w:t>
      </w:r>
      <w:r w:rsidRPr="728432B7" w:rsidR="00E9252B">
        <w:rPr>
          <w:rFonts w:ascii="Arial" w:hAnsi="Arial" w:cs="Arial"/>
          <w:lang w:val="en-US"/>
        </w:rPr>
        <w:t>social stress. Win-stay, as well as lose-switch behavior was not affected</w:t>
      </w:r>
      <w:r w:rsidRPr="728432B7" w:rsidR="00407D3B">
        <w:rPr>
          <w:rFonts w:ascii="Arial" w:hAnsi="Arial" w:cs="Arial"/>
          <w:lang w:val="en-US"/>
        </w:rPr>
        <w:t>.</w:t>
      </w:r>
      <w:r w:rsidRPr="728432B7" w:rsidR="00833807">
        <w:rPr>
          <w:rFonts w:ascii="Arial" w:hAnsi="Arial" w:cs="Arial"/>
          <w:lang w:val="en-US"/>
        </w:rPr>
        <w:t xml:space="preserve"> </w:t>
      </w:r>
      <w:r w:rsidRPr="728432B7" w:rsidR="00A05A10">
        <w:rPr>
          <w:rFonts w:ascii="Arial" w:hAnsi="Arial" w:cs="Arial"/>
          <w:lang w:val="en-US"/>
        </w:rPr>
        <w:t>Choice</w:t>
      </w:r>
      <w:r w:rsidRPr="728432B7" w:rsidR="00833807">
        <w:rPr>
          <w:rFonts w:ascii="Arial" w:hAnsi="Arial" w:cs="Arial"/>
          <w:lang w:val="en-US"/>
        </w:rPr>
        <w:t xml:space="preserve"> behavior under stress was</w:t>
      </w:r>
      <w:r w:rsidRPr="728432B7" w:rsidR="00A05A10">
        <w:rPr>
          <w:rFonts w:ascii="Arial" w:hAnsi="Arial" w:cs="Arial"/>
          <w:lang w:val="en-US"/>
        </w:rPr>
        <w:t xml:space="preserve"> best</w:t>
      </w:r>
      <w:r w:rsidRPr="728432B7" w:rsidR="00833807">
        <w:rPr>
          <w:rFonts w:ascii="Arial" w:hAnsi="Arial" w:cs="Arial"/>
          <w:lang w:val="en-US"/>
        </w:rPr>
        <w:t xml:space="preserve"> </w:t>
      </w:r>
      <w:r w:rsidRPr="728432B7" w:rsidR="00C43B7E">
        <w:rPr>
          <w:rFonts w:ascii="Arial" w:hAnsi="Arial" w:cs="Arial"/>
          <w:lang w:val="en-US"/>
        </w:rPr>
        <w:t>explained</w:t>
      </w:r>
      <w:r w:rsidRPr="728432B7" w:rsidR="00833807">
        <w:rPr>
          <w:rFonts w:ascii="Arial" w:hAnsi="Arial" w:cs="Arial"/>
          <w:lang w:val="en-US"/>
        </w:rPr>
        <w:t xml:space="preserve"> </w:t>
      </w:r>
      <w:r w:rsidRPr="728432B7" w:rsidR="00C43B7E">
        <w:rPr>
          <w:rFonts w:ascii="Arial" w:hAnsi="Arial" w:cs="Arial"/>
          <w:lang w:val="en-US"/>
        </w:rPr>
        <w:t>by</w:t>
      </w:r>
      <w:r w:rsidRPr="728432B7" w:rsidR="00833807">
        <w:rPr>
          <w:rFonts w:ascii="Arial" w:hAnsi="Arial" w:cs="Arial"/>
          <w:lang w:val="en-US"/>
        </w:rPr>
        <w:t xml:space="preserve"> </w:t>
      </w:r>
      <w:r w:rsidRPr="728432B7" w:rsidR="00A05A10">
        <w:rPr>
          <w:rFonts w:ascii="Arial" w:hAnsi="Arial" w:cs="Arial"/>
          <w:lang w:val="en-US"/>
        </w:rPr>
        <w:t>a model with altered</w:t>
      </w:r>
      <w:r w:rsidRPr="728432B7" w:rsidR="00833807">
        <w:rPr>
          <w:rFonts w:ascii="Arial" w:hAnsi="Arial" w:cs="Arial"/>
          <w:lang w:val="en-US"/>
        </w:rPr>
        <w:t xml:space="preserve"> choice </w:t>
      </w:r>
      <w:proofErr w:type="spellStart"/>
      <w:r w:rsidRPr="728432B7" w:rsidR="00833807">
        <w:rPr>
          <w:rFonts w:ascii="Arial" w:hAnsi="Arial" w:cs="Arial"/>
          <w:lang w:val="en-US"/>
        </w:rPr>
        <w:t>stochasticity</w:t>
      </w:r>
      <w:proofErr w:type="spellEnd"/>
      <w:r w:rsidRPr="728432B7" w:rsidR="00794CD9">
        <w:rPr>
          <w:rFonts w:ascii="Arial" w:hAnsi="Arial" w:cs="Arial"/>
          <w:lang w:val="en-US"/>
        </w:rPr>
        <w:t xml:space="preserve"> but unchanged learning rate</w:t>
      </w:r>
      <w:r w:rsidRPr="728432B7" w:rsidR="00C43B7E">
        <w:rPr>
          <w:rFonts w:ascii="Arial" w:hAnsi="Arial" w:cs="Arial"/>
          <w:lang w:val="en-US"/>
        </w:rPr>
        <w:t xml:space="preserve"> under stress.</w:t>
      </w:r>
      <w:r w:rsidRPr="728432B7" w:rsidR="001E1DDC">
        <w:rPr>
          <w:rFonts w:ascii="Arial" w:hAnsi="Arial" w:cs="Arial"/>
          <w:lang w:val="en-US"/>
        </w:rPr>
        <w:t xml:space="preserve"> </w:t>
      </w:r>
      <w:proofErr w:type="spellStart"/>
      <w:r w:rsidRPr="728432B7" w:rsidR="001E1DDC">
        <w:rPr>
          <w:rFonts w:ascii="Arial" w:hAnsi="Arial" w:cs="Arial"/>
          <w:lang w:val="en-US"/>
        </w:rPr>
        <w:t>Neurally</w:t>
      </w:r>
      <w:proofErr w:type="spellEnd"/>
      <w:r w:rsidRPr="728432B7" w:rsidR="001E1DDC">
        <w:rPr>
          <w:rFonts w:ascii="Arial" w:hAnsi="Arial" w:cs="Arial"/>
          <w:lang w:val="en-US"/>
        </w:rPr>
        <w:t xml:space="preserve">, </w:t>
      </w:r>
      <w:r w:rsidRPr="728432B7" w:rsidR="003432D8">
        <w:rPr>
          <w:rFonts w:ascii="Arial" w:hAnsi="Arial" w:cs="Arial"/>
          <w:lang w:val="en-US"/>
        </w:rPr>
        <w:t xml:space="preserve">a </w:t>
      </w:r>
      <w:r w:rsidRPr="728432B7" w:rsidR="00F51EDA">
        <w:rPr>
          <w:rFonts w:ascii="Arial" w:hAnsi="Arial" w:cs="Arial"/>
          <w:lang w:val="en-US"/>
        </w:rPr>
        <w:t xml:space="preserve">network of </w:t>
      </w:r>
      <w:proofErr w:type="spellStart"/>
      <w:r w:rsidRPr="728432B7" w:rsidR="00F51EDA">
        <w:rPr>
          <w:rFonts w:ascii="Arial" w:hAnsi="Arial" w:cs="Arial"/>
          <w:lang w:val="en-US"/>
        </w:rPr>
        <w:t>vmPFC</w:t>
      </w:r>
      <w:proofErr w:type="spellEnd"/>
      <w:r w:rsidRPr="728432B7" w:rsidR="00F51EDA">
        <w:rPr>
          <w:rFonts w:ascii="Arial" w:hAnsi="Arial" w:cs="Arial"/>
          <w:lang w:val="en-US"/>
        </w:rPr>
        <w:t xml:space="preserve">, bilateral ventral striatum, posterior cingulate cortex and insula represented </w:t>
      </w:r>
      <w:r w:rsidRPr="728432B7" w:rsidR="001C43EC">
        <w:rPr>
          <w:rFonts w:ascii="Arial" w:hAnsi="Arial" w:cs="Arial"/>
          <w:lang w:val="en-US"/>
        </w:rPr>
        <w:t>reward-based learning</w:t>
      </w:r>
      <w:r w:rsidRPr="728432B7" w:rsidR="00F51EDA">
        <w:rPr>
          <w:rFonts w:ascii="Arial" w:hAnsi="Arial" w:cs="Arial"/>
          <w:lang w:val="en-US"/>
        </w:rPr>
        <w:t xml:space="preserve"> across conditions</w:t>
      </w:r>
      <w:r w:rsidRPr="728432B7" w:rsidR="00A05A10">
        <w:rPr>
          <w:rFonts w:ascii="Arial" w:hAnsi="Arial" w:cs="Arial"/>
          <w:lang w:val="en-US"/>
        </w:rPr>
        <w:t xml:space="preserve"> with no </w:t>
      </w:r>
      <w:r w:rsidRPr="728432B7" w:rsidR="00F51EDA">
        <w:rPr>
          <w:rFonts w:ascii="Arial" w:hAnsi="Arial" w:cs="Arial"/>
          <w:lang w:val="en-US"/>
        </w:rPr>
        <w:t>whole-brain correctable effect of stress</w:t>
      </w:r>
      <w:r w:rsidRPr="728432B7" w:rsidR="00A05A10">
        <w:rPr>
          <w:rFonts w:ascii="Arial" w:hAnsi="Arial" w:cs="Arial"/>
          <w:lang w:val="en-US"/>
        </w:rPr>
        <w:t>.</w:t>
      </w:r>
    </w:p>
    <w:p w:rsidRPr="00BA031D" w:rsidR="00370A46" w:rsidP="4D6442EE" w:rsidRDefault="6727DAE2" w14:paraId="0AA26106" w14:textId="30DA09D7">
      <w:pPr>
        <w:spacing w:line="480" w:lineRule="auto"/>
        <w:ind w:firstLine="708"/>
        <w:jc w:val="both"/>
        <w:rPr>
          <w:ins w:author="Sjoerds, Z." w:date="2021-08-25T10:25:00Z" w:id="484"/>
          <w:rFonts w:ascii="Arial" w:hAnsi="Arial" w:cs="Arial"/>
          <w:lang w:val="en-US"/>
        </w:rPr>
      </w:pPr>
      <w:r w:rsidRPr="4D6442EE">
        <w:rPr>
          <w:rFonts w:ascii="Arial" w:hAnsi="Arial" w:cs="Arial"/>
          <w:lang w:val="en-US"/>
        </w:rPr>
        <w:t xml:space="preserve">The existing literature on decision-making </w:t>
      </w:r>
      <w:r w:rsidRPr="4D6442EE" w:rsidR="249B84CD">
        <w:rPr>
          <w:rFonts w:ascii="Arial" w:hAnsi="Arial" w:cs="Arial"/>
          <w:lang w:val="en-US"/>
        </w:rPr>
        <w:t xml:space="preserve">is </w:t>
      </w:r>
      <w:r w:rsidRPr="4D6442EE" w:rsidR="2BBC1D82">
        <w:rPr>
          <w:rFonts w:ascii="Arial" w:hAnsi="Arial" w:cs="Arial"/>
          <w:lang w:val="en-US"/>
        </w:rPr>
        <w:t>unclear</w:t>
      </w:r>
      <w:r w:rsidRPr="4D6442EE" w:rsidR="249B84CD">
        <w:rPr>
          <w:rFonts w:ascii="Arial" w:hAnsi="Arial" w:cs="Arial"/>
          <w:lang w:val="en-US"/>
        </w:rPr>
        <w:t xml:space="preserve"> </w:t>
      </w:r>
      <w:r w:rsidRPr="4D6442EE" w:rsidR="4FD3B066">
        <w:rPr>
          <w:rFonts w:ascii="Arial" w:hAnsi="Arial" w:cs="Arial"/>
          <w:lang w:val="en-US"/>
        </w:rPr>
        <w:t>regarding</w:t>
      </w:r>
      <w:r w:rsidRPr="4D6442EE" w:rsidR="249B84CD">
        <w:rPr>
          <w:rFonts w:ascii="Arial" w:hAnsi="Arial" w:cs="Arial"/>
          <w:lang w:val="en-US"/>
        </w:rPr>
        <w:t xml:space="preserve"> the directional impact of stress on learning. While </w:t>
      </w:r>
      <w:r w:rsidRPr="4D6442EE" w:rsidR="50B5B6BB">
        <w:rPr>
          <w:rFonts w:ascii="Arial" w:hAnsi="Arial" w:cs="Arial"/>
          <w:lang w:val="en-US"/>
        </w:rPr>
        <w:t>meta-analyses on older studies</w:t>
      </w:r>
      <w:r w:rsidRPr="4D6442EE" w:rsidR="2BBC1D82">
        <w:rPr>
          <w:rFonts w:ascii="Arial" w:hAnsi="Arial" w:cs="Arial"/>
          <w:lang w:val="en-US"/>
        </w:rPr>
        <w:t xml:space="preserve"> </w:t>
      </w:r>
      <w:r w:rsidRPr="4D6442EE" w:rsidR="249B84CD">
        <w:rPr>
          <w:rFonts w:ascii="Arial" w:hAnsi="Arial" w:cs="Arial"/>
          <w:lang w:val="en-US"/>
        </w:rPr>
        <w:t>found that stress</w:t>
      </w:r>
      <w:r w:rsidRPr="4D6442EE" w:rsidR="2BBC1D82">
        <w:rPr>
          <w:rFonts w:ascii="Arial" w:hAnsi="Arial" w:cs="Arial"/>
          <w:lang w:val="en-US"/>
        </w:rPr>
        <w:t xml:space="preserve"> slightly</w:t>
      </w:r>
      <w:r w:rsidRPr="4D6442EE" w:rsidR="249B84CD">
        <w:rPr>
          <w:rFonts w:ascii="Arial" w:hAnsi="Arial" w:cs="Arial"/>
          <w:lang w:val="en-US"/>
        </w:rPr>
        <w:t xml:space="preserve"> impairs learnin</w:t>
      </w:r>
      <w:r w:rsidRPr="4D6442EE" w:rsidR="50B5B6BB">
        <w:rPr>
          <w:rFonts w:ascii="Arial" w:hAnsi="Arial" w:cs="Arial"/>
          <w:lang w:val="en-US"/>
        </w:rPr>
        <w:t xml:space="preserve">g </w:t>
      </w:r>
      <w:r w:rsidRPr="4D6442EE">
        <w:rPr>
          <w:rFonts w:ascii="Arial" w:hAnsi="Arial" w:cs="Arial"/>
          <w:lang w:val="en-US"/>
        </w:rPr>
        <w:fldChar w:fldCharType="begin" w:fldLock="1"/>
      </w:r>
      <w:r w:rsidRPr="4D6442EE">
        <w:rPr>
          <w:rFonts w:ascii="Arial" w:hAnsi="Arial" w:cs="Arial"/>
          <w:lang w:val="en-US"/>
        </w:rPr>
        <w:instrText>ADDIN CSL_CITATION {"citationItems":[{"id":"ITEM-1","itemData":{"DOI":"10.1016/j.neubiorev.2016.06.038","ISSN":"18737528","PMID":"27371161","abstract":"Core executive functions such as working memory, inhibition, and cognitive flexibility are integral to daily life. A growing body of research has suggested that acute stress may impair core executive functions. However, there are a number of inconsistencies in the literature, leading to uncertainty about how or even if acute stress influences core executive functions. We addressed this by conducting a meta-analysis of acute stress effects on working memory, inhibition, and cognitive flexibility. We found that stress impaired working memory and cognitive flexibility, whereas it had nuanced effects on inhibition. Many of these effects were moderated by other variables, such as sex. In addition, we compared effects of acute stress on core executive functions to effects of cortisol administration and found some striking differences. Our findings indicate that stress works through mechanisms aside from or in addition to cortisol to produce a state characterized by more reactive processing of salient stimuli but greater control over actions. We conclude by highlighting some important future directions for stress and executive function research.","author":[{"dropping-particle":"","family":"Shields","given":"Grant S.","non-dropping-particle":"","parse-names":false,"suffix":""},{"dropping-particle":"","family":"Sazma","given":"Matthew A.","non-dropping-particle":"","parse-names":false,"suffix":""},{"dropping-particle":"","family":"Yonelinas","given":"Andrew P.","non-dropping-particle":"","parse-names":false,"suffix":""}],"container-title":"Neuroscience and Biobehavioral Reviews","id":"ITEM-1","issued":{"date-parts":[["2016"]]},"page":"651-668","publisher":"Elsevier Ltd","title":"The effects of acute stress on core executive functions: A meta-analysis and comparison with cortisol","type":"article-journal","volume":"68"},"uris":["http://www.mendeley.com/documents/?uuid=cddb6568-db14-47e6-915e-bd66ae3caaa9"]},{"id":"ITEM-2","itemData":{"DOI":"10.1037/bul0000060","ISSN":"0033-2909","abstract":"[Correction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bulletin","id":"ITEM-2","issue":"9","issued":{"date-parts":[["2016"]]},"language":"eng","page":"909-933","publisher-place":"Department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meta-analysis","type":"article-journal","volume":"142"},"uris":["http://www.mendeley.com/documents/?uuid=4b8b0f18-1a54-4f50-ae7f-aff4efb1e50f"]}],"mendeley":{"formattedCitation":"(Grant S. Shields et al., 2016; Starcke and Brand, 2016)","manualFormatting":"(Shields et al., 2016; Starcke and Brand, 2016)","plainTextFormattedCitation":"(Grant S. Shields et al., 2016; Starcke and Brand, 2016)","previouslyFormattedCitation":"(Grant S. Shields et al., 2016; Starcke and Brand, 2016)"},"properties":{"noteIndex":0},"schema":"https://github.com/citation-style-language/schema/raw/master/csl-citation.json"}</w:instrText>
      </w:r>
      <w:r w:rsidRPr="4D6442EE">
        <w:rPr>
          <w:rFonts w:ascii="Arial" w:hAnsi="Arial" w:cs="Arial"/>
          <w:lang w:val="en-US"/>
        </w:rPr>
        <w:fldChar w:fldCharType="separate"/>
      </w:r>
      <w:r w:rsidRPr="4D6442EE" w:rsidR="0A8F6FD5">
        <w:rPr>
          <w:rFonts w:ascii="Arial" w:hAnsi="Arial" w:cs="Arial"/>
          <w:noProof/>
          <w:lang w:val="en-US"/>
        </w:rPr>
        <w:t>(Shields et al., 2016; Starcke and Brand, 2016)</w:t>
      </w:r>
      <w:r w:rsidRPr="4D6442EE">
        <w:rPr>
          <w:rFonts w:ascii="Arial" w:hAnsi="Arial" w:cs="Arial"/>
          <w:lang w:val="en-US"/>
        </w:rPr>
        <w:fldChar w:fldCharType="end"/>
      </w:r>
      <w:r w:rsidRPr="4D6442EE" w:rsidR="50B5B6BB">
        <w:rPr>
          <w:rFonts w:ascii="Arial" w:hAnsi="Arial" w:cs="Arial"/>
          <w:lang w:val="en-US"/>
        </w:rPr>
        <w:t xml:space="preserve">, </w:t>
      </w:r>
      <w:ins w:author="Lennart Luettgau" w:date="2021-08-23T22:52:00Z" w:id="485">
        <w:r w:rsidRPr="4D6442EE" w:rsidR="00E00BA8">
          <w:rPr>
            <w:rFonts w:ascii="Arial" w:hAnsi="Arial" w:cs="Arial"/>
            <w:lang w:val="en-US"/>
          </w:rPr>
          <w:t>other</w:t>
        </w:r>
      </w:ins>
      <w:commentRangeStart w:id="486"/>
      <w:del w:author="Lennart Luettgau" w:date="2021-08-23T22:52:00Z" w:id="487">
        <w:r w:rsidRPr="4D6442EE" w:rsidDel="50B5B6BB">
          <w:rPr>
            <w:rFonts w:ascii="Arial" w:hAnsi="Arial" w:cs="Arial"/>
            <w:lang w:val="en-US"/>
          </w:rPr>
          <w:delText>more recent</w:delText>
        </w:r>
      </w:del>
      <w:r w:rsidRPr="4D6442EE" w:rsidR="50B5B6BB">
        <w:rPr>
          <w:rFonts w:ascii="Arial" w:hAnsi="Arial" w:cs="Arial"/>
          <w:lang w:val="en-US"/>
        </w:rPr>
        <w:t xml:space="preserve"> </w:t>
      </w:r>
      <w:commentRangeEnd w:id="486"/>
      <w:r>
        <w:commentReference w:id="486"/>
      </w:r>
      <w:r w:rsidRPr="4D6442EE" w:rsidR="4FD3B066">
        <w:rPr>
          <w:rFonts w:ascii="Arial" w:hAnsi="Arial" w:cs="Arial"/>
          <w:lang w:val="en-US"/>
        </w:rPr>
        <w:t>studies</w:t>
      </w:r>
      <w:r w:rsidRPr="4D6442EE" w:rsidR="2BBC1D82">
        <w:rPr>
          <w:rFonts w:ascii="Arial" w:hAnsi="Arial" w:cs="Arial"/>
          <w:lang w:val="en-US"/>
        </w:rPr>
        <w:t xml:space="preserve"> using cognitive computational modeling </w:t>
      </w:r>
      <w:r w:rsidRPr="4D6442EE" w:rsidR="4FD3B066">
        <w:rPr>
          <w:rFonts w:ascii="Arial" w:hAnsi="Arial" w:cs="Arial"/>
          <w:lang w:val="en-US"/>
        </w:rPr>
        <w:t xml:space="preserve">found a </w:t>
      </w:r>
      <w:commentRangeStart w:id="488"/>
      <w:r w:rsidRPr="4D6442EE" w:rsidR="2BBC1D82">
        <w:rPr>
          <w:rFonts w:ascii="Arial" w:hAnsi="Arial" w:cs="Arial"/>
          <w:lang w:val="en-US"/>
        </w:rPr>
        <w:t>shift in the balance of model-free and model-based learning</w:t>
      </w:r>
      <w:commentRangeEnd w:id="488"/>
      <w:r>
        <w:commentReference w:id="488"/>
      </w:r>
      <w:r w:rsidRPr="4D6442EE" w:rsidR="38F2007B">
        <w:rPr>
          <w:rFonts w:ascii="Arial" w:hAnsi="Arial" w:cs="Arial"/>
          <w:lang w:val="en-US"/>
        </w:rPr>
        <w:t xml:space="preserve"> </w:t>
      </w:r>
      <w:r w:rsidRPr="4D6442EE">
        <w:rPr>
          <w:rFonts w:ascii="Arial" w:hAnsi="Arial" w:cs="Arial"/>
          <w:lang w:val="en-US"/>
        </w:rPr>
        <w:fldChar w:fldCharType="begin" w:fldLock="1"/>
      </w:r>
      <w:r w:rsidRPr="4D6442EE">
        <w:rPr>
          <w:rFonts w:ascii="Arial" w:hAnsi="Arial" w:cs="Arial"/>
          <w:lang w:val="en-US"/>
        </w:rPr>
        <w:instrText>ADDIN CSL_CITATION {"citationItems":[{"id":"ITEM-1","itemData":{"DOI":"10.1038/s41598-020-64540-0","ISSN":"20452322","PMID":"32385327","abstract":"Impulsivity and stress exposure are two factors that are associated with changes in reward-related behavior in ways that are relevant to both healthy and maladaptive decision-making. Nonetheless, little empirical work has examined the possible independent and joint effects of these factors upon reward learning. Here, we sought to examine how trait impulsivity and acute stress exposure affect participants’ choice behavior and decision speed in a two-stage sequential reinforcement-learning task. We found that more impulsive participants were more likely to repeat second-stage choices after previous reward, irrespective of stress condition. Exposure to stress, on the other hand, was associated with an increased tendency to repeat second-stage choices independent of whether these choices previously led to a reward, and this tendency was exacerbated in more impulsive individuals. Such interaction effects between stress and impulsivity were also found on decision speed. Stress and impulsivity levels interacted to drive faster choices overall (again irrespective of reward) at both task stages, while reward received on the previous trial slowed subsequent first-stage choices, particularly among impulsive individuals under stress. Collectively, our results reveal novel, largely interactive effects of trait impulsivity and stress exposure and suggest that stress may reveal individual differences in decision-making tied to impulsivity that are not readily apparent in the absence of stress.","author":[{"dropping-particle":"","family":"Raio","given":"Candace M","non-dropping-particle":"","parse-names":false,"suffix":""},{"dropping-particle":"","family":"Konova","given":"Anna B","non-dropping-particle":"","parse-names":false,"suffix":""},{"dropping-particle":"","family":"Otto","given":"A Ross","non-dropping-particle":"","parse-names":false,"suffix":""}],"container-title":"Scientific Reports","id":"ITEM-1","issue":"1","issued":{"date-parts":[["2020","2"]]},"publisher":"Nature Research","title":"Trait impulsivity and acute stress interact to influence choice and decision speed during multi-stage decision-making","type":"article-journal","volume":"10"},"uris":["http://www.mendeley.com/documents/?uuid=08a6f594-95c8-3486-932b-82816162d392"]},{"id":"ITEM-2","itemData":{"DOI":"10.1073/pnas.1312011110","ISSN":"00278424","abstract":"Accounts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America","id":"ITEM-2","issue":"52","issued":{"date-parts":[["2013","2"]]},"page":"20941-20946","title":"Working-memory capacity protects model-based learning from stress","type":"article-journal","volume":"110"},"uris":["http://www.mendeley.com/documents/?uuid=d1e14168-8246-32c2-85ac-7e61ae7e3238"]},{"id":"ITEM-3","itemData":{"DOI":"10.1016/j.neuroimage.2021.117747","ISSN":"1053-8119","author":[{"dropping-particle":"","family":"Cremer","given":"Anna","non-dropping-particle":"","parse-names":false,"suffix":""},{"dropping-particle":"","family":"Kalbe","given":"Felix","non-dropping-particle":"","parse-names":false,"suffix":""},{"dropping-particle":"","family":"Gläscher","given":"Jan","non-dropping-particle":"","parse-names":false,"suffix":""},{"dropping-particle":"","family":"Schwabe","given":"Lars","non-dropping-particle":"","parse-names":false,"suffix":""}],"container-title":"NeuroImage","id":"ITEM-3","issue":"January","issued":{"date-parts":[["2021"]]},"page":"117747","publisher":"Elsevier Inc.","title":"NeuroImage Stress reduces both model-based and model-free neural computations during flexible learning","type":"article-journal","volume":"229"},"uris":["http://www.mendeley.com/documents/?uuid=2117bea0-5171-4e23-8788-240cbc740a08"]}],"mendeley":{"formattedCitation":"(Cremer et al., 2021; Otto et al., 2013; Raio et al., 2020)","plainTextFormattedCitation":"(Cremer et al., 2021; Otto et al., 2013; Raio et al., 2020)","previouslyFormattedCitation":"(Cremer et al., 2021; Otto et al., 2013; Raio et al., 2020)"},"properties":{"noteIndex":0},"schema":"https://github.com/citation-style-language/schema/raw/master/csl-citation.json"}</w:instrText>
      </w:r>
      <w:r w:rsidRPr="4D6442EE">
        <w:rPr>
          <w:rFonts w:ascii="Arial" w:hAnsi="Arial" w:cs="Arial"/>
          <w:lang w:val="en-US"/>
        </w:rPr>
        <w:fldChar w:fldCharType="separate"/>
      </w:r>
      <w:r w:rsidRPr="4D6442EE" w:rsidR="1B7CF316">
        <w:rPr>
          <w:rFonts w:ascii="Arial" w:hAnsi="Arial" w:cs="Arial"/>
          <w:noProof/>
          <w:lang w:val="en-US"/>
        </w:rPr>
        <w:t>(Cremer et al., 2021; Otto et al., 2013; Raio et al., 2020)</w:t>
      </w:r>
      <w:r w:rsidRPr="4D6442EE">
        <w:rPr>
          <w:rFonts w:ascii="Arial" w:hAnsi="Arial" w:cs="Arial"/>
          <w:lang w:val="en-US"/>
        </w:rPr>
        <w:fldChar w:fldCharType="end"/>
      </w:r>
      <w:r w:rsidRPr="4D6442EE" w:rsidR="4FD3B066">
        <w:rPr>
          <w:rFonts w:ascii="Arial" w:hAnsi="Arial" w:cs="Arial"/>
          <w:lang w:val="en-US"/>
        </w:rPr>
        <w:t>.</w:t>
      </w:r>
      <w:r w:rsidRPr="4D6442EE" w:rsidR="6B6A8D49">
        <w:rPr>
          <w:rFonts w:ascii="Arial" w:hAnsi="Arial" w:cs="Arial"/>
          <w:lang w:val="en-US"/>
        </w:rPr>
        <w:t xml:space="preserve"> However, our probabilistic </w:t>
      </w:r>
      <w:proofErr w:type="gramStart"/>
      <w:r w:rsidRPr="4D6442EE" w:rsidR="6B6A8D49">
        <w:rPr>
          <w:rFonts w:ascii="Arial" w:hAnsi="Arial" w:cs="Arial"/>
          <w:lang w:val="en-US"/>
        </w:rPr>
        <w:t>reversal learning</w:t>
      </w:r>
      <w:proofErr w:type="gramEnd"/>
      <w:r w:rsidRPr="4D6442EE" w:rsidR="6B6A8D49">
        <w:rPr>
          <w:rFonts w:ascii="Arial" w:hAnsi="Arial" w:cs="Arial"/>
          <w:lang w:val="en-US"/>
        </w:rPr>
        <w:t xml:space="preserve"> paradigm </w:t>
      </w:r>
      <w:r w:rsidRPr="4D6442EE" w:rsidR="7B6FB9CD">
        <w:rPr>
          <w:rFonts w:ascii="Arial" w:hAnsi="Arial" w:cs="Arial"/>
          <w:lang w:val="en-US"/>
        </w:rPr>
        <w:t>may</w:t>
      </w:r>
      <w:r w:rsidRPr="4D6442EE" w:rsidR="6B6A8D49">
        <w:rPr>
          <w:rFonts w:ascii="Arial" w:hAnsi="Arial" w:cs="Arial"/>
          <w:lang w:val="en-US"/>
        </w:rPr>
        <w:t xml:space="preserve"> not</w:t>
      </w:r>
      <w:r w:rsidRPr="4D6442EE" w:rsidR="1AE996D3">
        <w:rPr>
          <w:rFonts w:ascii="Arial" w:hAnsi="Arial" w:cs="Arial"/>
          <w:lang w:val="en-US"/>
        </w:rPr>
        <w:t xml:space="preserve"> be</w:t>
      </w:r>
      <w:r w:rsidRPr="4D6442EE" w:rsidR="6B6A8D49">
        <w:rPr>
          <w:rFonts w:ascii="Arial" w:hAnsi="Arial" w:cs="Arial"/>
          <w:lang w:val="en-US"/>
        </w:rPr>
        <w:t xml:space="preserve"> suited to disentangle both </w:t>
      </w:r>
      <w:r w:rsidRPr="4D6442EE" w:rsidR="46D3A4E4">
        <w:rPr>
          <w:rFonts w:ascii="Arial" w:hAnsi="Arial" w:cs="Arial"/>
          <w:lang w:val="en-US"/>
        </w:rPr>
        <w:t>types of learning</w:t>
      </w:r>
      <w:r w:rsidRPr="4D6442EE" w:rsidR="6B6A8D49">
        <w:rPr>
          <w:rFonts w:ascii="Arial" w:hAnsi="Arial" w:cs="Arial"/>
          <w:lang w:val="en-US"/>
        </w:rPr>
        <w:t>.</w:t>
      </w:r>
      <w:r w:rsidRPr="4D6442EE" w:rsidR="61D8A441">
        <w:rPr>
          <w:rFonts w:ascii="Arial" w:hAnsi="Arial" w:cs="Arial"/>
          <w:lang w:val="en-US"/>
        </w:rPr>
        <w:t xml:space="preserve"> </w:t>
      </w:r>
      <w:r w:rsidRPr="4D6442EE" w:rsidR="31E477B3">
        <w:rPr>
          <w:rFonts w:ascii="Arial" w:hAnsi="Arial" w:cs="Arial"/>
          <w:lang w:val="en-US"/>
        </w:rPr>
        <w:t>This could be one reason for a lack of stronger effects in our study.</w:t>
      </w:r>
      <w:r w:rsidRPr="4D6442EE" w:rsidR="5852766A">
        <w:rPr>
          <w:rFonts w:ascii="Arial" w:hAnsi="Arial" w:cs="Arial"/>
          <w:lang w:val="en-US"/>
        </w:rPr>
        <w:t xml:space="preserve"> </w:t>
      </w:r>
      <w:ins w:author="Wieland, Lara" w:date="2021-08-23T15:37:00Z" w:id="489">
        <w:r w:rsidRPr="4D6442EE" w:rsidR="37E76240">
          <w:rPr>
            <w:rFonts w:ascii="Arial" w:hAnsi="Arial" w:cs="Arial"/>
            <w:lang w:val="en-US"/>
          </w:rPr>
          <w:t>In rodents acute stress improved reversal learning whereas chronic stress impaired reversal learning</w:t>
        </w:r>
      </w:ins>
      <w:ins w:author="Wieland, Lara" w:date="2021-08-23T15:38:00Z" w:id="490">
        <w:r w:rsidRPr="4D6442EE" w:rsidR="23BF031E">
          <w:rPr>
            <w:rFonts w:ascii="Arial" w:hAnsi="Arial" w:cs="Arial"/>
            <w:lang w:val="en-US"/>
          </w:rPr>
          <w:t xml:space="preserve"> </w:t>
        </w:r>
        <w:commentRangeStart w:id="491"/>
        <w:r w:rsidRPr="4D6442EE" w:rsidR="23BF031E">
          <w:rPr>
            <w:rFonts w:ascii="Arial" w:hAnsi="Arial" w:cs="Arial"/>
            <w:highlight w:val="yellow"/>
            <w:lang w:val="en-US"/>
            <w:rPrChange w:author="Wieland, Lara" w:date="2021-08-23T15:39:00Z" w:id="492">
              <w:rPr>
                <w:rFonts w:ascii="Arial" w:hAnsi="Arial" w:cs="Arial"/>
                <w:lang w:val="en-US"/>
              </w:rPr>
            </w:rPrChange>
          </w:rPr>
          <w:t>(</w:t>
        </w:r>
      </w:ins>
      <w:ins w:author="Wieland, Lara" w:date="2021-08-23T15:39:00Z" w:id="493">
        <w:r w:rsidRPr="4D6442EE" w:rsidR="23BF031E">
          <w:rPr>
            <w:rFonts w:ascii="Arial" w:hAnsi="Arial" w:cs="Arial"/>
            <w:highlight w:val="yellow"/>
            <w:lang w:val="en-US"/>
            <w:rPrChange w:author="Wieland, Lara" w:date="2021-08-23T15:39:00Z" w:id="494">
              <w:rPr>
                <w:rFonts w:ascii="Arial" w:hAnsi="Arial" w:cs="Arial"/>
                <w:lang w:val="en-US"/>
              </w:rPr>
            </w:rPrChange>
          </w:rPr>
          <w:t xml:space="preserve">Bryce et al., 2013; </w:t>
        </w:r>
      </w:ins>
      <w:proofErr w:type="spellStart"/>
      <w:ins w:author="Wieland, Lara" w:date="2021-08-23T15:38:00Z" w:id="495">
        <w:r w:rsidRPr="4D6442EE" w:rsidR="23BF031E">
          <w:rPr>
            <w:rFonts w:ascii="Arial" w:hAnsi="Arial" w:cs="Arial"/>
            <w:highlight w:val="yellow"/>
            <w:lang w:val="en-US"/>
            <w:rPrChange w:author="Wieland, Lara" w:date="2021-08-23T15:39:00Z" w:id="496">
              <w:rPr>
                <w:rFonts w:ascii="Arial" w:hAnsi="Arial" w:cs="Arial"/>
                <w:lang w:val="en-US"/>
              </w:rPr>
            </w:rPrChange>
          </w:rPr>
          <w:t>Hurtubise</w:t>
        </w:r>
      </w:ins>
      <w:proofErr w:type="spellEnd"/>
      <w:ins w:author="Wieland, Lara" w:date="2021-08-23T15:39:00Z" w:id="497">
        <w:r w:rsidRPr="4D6442EE" w:rsidR="23BF031E">
          <w:rPr>
            <w:rFonts w:ascii="Arial" w:hAnsi="Arial" w:cs="Arial"/>
            <w:highlight w:val="yellow"/>
            <w:lang w:val="en-US"/>
            <w:rPrChange w:author="Wieland, Lara" w:date="2021-08-23T15:39:00Z" w:id="498">
              <w:rPr>
                <w:rFonts w:ascii="Arial" w:hAnsi="Arial" w:cs="Arial"/>
                <w:lang w:val="en-US"/>
              </w:rPr>
            </w:rPrChange>
          </w:rPr>
          <w:t xml:space="preserve"> et al.</w:t>
        </w:r>
      </w:ins>
      <w:ins w:author="Wieland, Lara" w:date="2021-08-23T15:38:00Z" w:id="499">
        <w:r w:rsidRPr="4D6442EE" w:rsidR="23BF031E">
          <w:rPr>
            <w:rFonts w:ascii="Arial" w:hAnsi="Arial" w:cs="Arial"/>
            <w:highlight w:val="yellow"/>
            <w:lang w:val="en-US"/>
            <w:rPrChange w:author="Wieland, Lara" w:date="2021-08-23T15:39:00Z" w:id="500">
              <w:rPr>
                <w:rFonts w:ascii="Arial" w:hAnsi="Arial" w:cs="Arial"/>
                <w:lang w:val="en-US"/>
              </w:rPr>
            </w:rPrChange>
          </w:rPr>
          <w:t>, 2017</w:t>
        </w:r>
      </w:ins>
      <w:ins w:author="Wieland, Lara" w:date="2021-08-23T15:39:00Z" w:id="501">
        <w:r w:rsidRPr="4D6442EE" w:rsidR="23BF031E">
          <w:rPr>
            <w:rFonts w:ascii="Arial" w:hAnsi="Arial" w:cs="Arial"/>
            <w:highlight w:val="yellow"/>
            <w:lang w:val="en-US"/>
            <w:rPrChange w:author="Wieland, Lara" w:date="2021-08-23T15:39:00Z" w:id="502">
              <w:rPr>
                <w:rFonts w:ascii="Arial" w:hAnsi="Arial" w:cs="Arial"/>
                <w:lang w:val="en-US"/>
              </w:rPr>
            </w:rPrChange>
          </w:rPr>
          <w:t>)</w:t>
        </w:r>
      </w:ins>
      <w:ins w:author="Wieland, Lara" w:date="2021-08-23T15:37:00Z" w:id="503">
        <w:r w:rsidRPr="4D6442EE" w:rsidR="37E76240">
          <w:rPr>
            <w:rFonts w:ascii="Arial" w:hAnsi="Arial" w:cs="Arial"/>
            <w:lang w:val="en-US"/>
          </w:rPr>
          <w:t>.</w:t>
        </w:r>
      </w:ins>
      <w:commentRangeEnd w:id="491"/>
      <w:r>
        <w:commentReference w:id="491"/>
      </w:r>
      <w:ins w:author="Wieland, Lara" w:date="2021-08-23T15:37:00Z" w:id="504">
        <w:r w:rsidRPr="4D6442EE" w:rsidR="37E76240">
          <w:rPr>
            <w:rFonts w:ascii="Arial" w:hAnsi="Arial" w:cs="Arial"/>
            <w:lang w:val="en-US"/>
          </w:rPr>
          <w:t xml:space="preserve"> Differential</w:t>
        </w:r>
      </w:ins>
      <w:ins w:author="Wieland, Lara" w:date="2021-08-23T15:38:00Z" w:id="505">
        <w:r w:rsidRPr="4D6442EE" w:rsidR="37E76240">
          <w:rPr>
            <w:rFonts w:ascii="Arial" w:hAnsi="Arial" w:cs="Arial"/>
            <w:lang w:val="en-US"/>
          </w:rPr>
          <w:t xml:space="preserve"> </w:t>
        </w:r>
        <w:r w:rsidRPr="4D6442EE" w:rsidR="50108575">
          <w:rPr>
            <w:rFonts w:ascii="Arial" w:hAnsi="Arial" w:cs="Arial"/>
            <w:lang w:val="en-US"/>
          </w:rPr>
          <w:t xml:space="preserve">long-term stress exposure may have lead to the </w:t>
        </w:r>
        <w:proofErr w:type="spellStart"/>
        <w:r w:rsidRPr="4D6442EE" w:rsidR="50108575">
          <w:rPr>
            <w:rFonts w:ascii="Arial" w:hAnsi="Arial" w:cs="Arial"/>
            <w:lang w:val="en-US"/>
          </w:rPr>
          <w:t>heterogenous</w:t>
        </w:r>
        <w:proofErr w:type="spellEnd"/>
        <w:r w:rsidRPr="4D6442EE" w:rsidR="50108575">
          <w:rPr>
            <w:rFonts w:ascii="Arial" w:hAnsi="Arial" w:cs="Arial"/>
            <w:lang w:val="en-US"/>
          </w:rPr>
          <w:t xml:space="preserve"> effects of stress on reversal learning in our sample.</w:t>
        </w:r>
      </w:ins>
      <w:ins w:author="Wieland, Lara" w:date="2021-08-23T15:37:00Z" w:id="506">
        <w:r w:rsidRPr="4D6442EE" w:rsidR="37E76240">
          <w:rPr>
            <w:rFonts w:ascii="Arial" w:hAnsi="Arial" w:cs="Arial"/>
            <w:lang w:val="en-US"/>
          </w:rPr>
          <w:t xml:space="preserve"> </w:t>
        </w:r>
      </w:ins>
    </w:p>
    <w:p w:rsidRPr="00BA031D" w:rsidR="00370A46" w:rsidP="450E4154" w:rsidRDefault="4FD3B066" w14:paraId="6B7903E6" w14:textId="51496E36">
      <w:pPr>
        <w:spacing w:line="480" w:lineRule="auto"/>
        <w:ind w:firstLine="708"/>
        <w:jc w:val="both"/>
        <w:rPr>
          <w:rFonts w:ascii="Arial" w:hAnsi="Arial" w:cs="Arial"/>
          <w:lang w:val="en-US"/>
        </w:rPr>
      </w:pPr>
      <w:commentRangeStart w:id="507"/>
      <w:commentRangeStart w:id="508"/>
      <w:r w:rsidRPr="4D6442EE">
        <w:rPr>
          <w:rFonts w:ascii="Arial" w:hAnsi="Arial" w:cs="Arial"/>
          <w:lang w:val="en-US"/>
        </w:rPr>
        <w:t>Our</w:t>
      </w:r>
      <w:commentRangeEnd w:id="507"/>
      <w:r w:rsidR="6727DAE2">
        <w:commentReference w:id="507"/>
      </w:r>
      <w:commentRangeEnd w:id="508"/>
      <w:r w:rsidR="6727DAE2">
        <w:commentReference w:id="508"/>
      </w:r>
      <w:r w:rsidRPr="4D6442EE">
        <w:rPr>
          <w:rFonts w:ascii="Arial" w:hAnsi="Arial" w:cs="Arial"/>
          <w:lang w:val="en-US"/>
        </w:rPr>
        <w:t xml:space="preserve"> </w:t>
      </w:r>
      <w:r w:rsidRPr="4D6442EE" w:rsidR="1B04FCD0">
        <w:rPr>
          <w:rFonts w:ascii="Arial" w:hAnsi="Arial" w:cs="Arial"/>
          <w:lang w:val="en-US"/>
        </w:rPr>
        <w:t>neural findings</w:t>
      </w:r>
      <w:r w:rsidRPr="4D6442EE" w:rsidR="2818F5FF">
        <w:rPr>
          <w:rFonts w:ascii="Arial" w:hAnsi="Arial" w:cs="Arial"/>
          <w:lang w:val="en-US"/>
        </w:rPr>
        <w:t xml:space="preserve"> on activated regions in this task</w:t>
      </w:r>
      <w:r w:rsidRPr="4D6442EE">
        <w:rPr>
          <w:rFonts w:ascii="Arial" w:hAnsi="Arial" w:cs="Arial"/>
          <w:lang w:val="en-US"/>
        </w:rPr>
        <w:t xml:space="preserve"> are in line with</w:t>
      </w:r>
      <w:r w:rsidRPr="4D6442EE" w:rsidR="776D6BD4">
        <w:rPr>
          <w:rFonts w:ascii="Arial" w:hAnsi="Arial" w:cs="Arial"/>
          <w:lang w:val="en-US"/>
        </w:rPr>
        <w:t xml:space="preserve"> previous studies using the same paradigm </w:t>
      </w:r>
      <w:r w:rsidRPr="4D6442EE" w:rsidR="6727DAE2">
        <w:rPr>
          <w:rFonts w:ascii="Arial" w:hAnsi="Arial" w:cs="Arial"/>
          <w:lang w:val="en-US"/>
        </w:rPr>
        <w:fldChar w:fldCharType="begin" w:fldLock="1"/>
      </w:r>
      <w:r w:rsidRPr="4D6442EE" w:rsidR="6727DAE2">
        <w:rPr>
          <w:rFonts w:ascii="Arial" w:hAnsi="Arial" w:cs="Arial"/>
          <w:lang w:val="en-US"/>
        </w:rPr>
        <w:instrText xml:space="preserve">ADDIN CSL_CITATION {"citationItems":[{"id":"ITEM-1","itemData":{"DOI":"10.1093/schbul/sbaa055","ISSN":"17451701","PMID":"32318717","abstract":"Increased striatal dopamine synthesis capacity has consistently been reported in patients with schizophrenia. However, the mechanism translating this into behavior and symptoms remains unclear. It has been proposed that heightened striatal dopamine may blunt dopaminergic reward prediction error signaling during reinforcement learning. In this study, we investigated striatal dopamine synthesis capacity, reward prediction errors, and their association in unmedicated schizophrenia patients (n = 19) and healthy controls (n = 23). They took part in FDOPA-PET and underwent functional magnetic resonance imaging (fMRI) scanning, where they performed a reversal-learning paradigm. The groups were compared regarding dopamine synthesis capacity (Kicer), fMRI neural prediction error signals, and the correlation of both. Patients did not differ from controls with respect to striatal Kicer. Taking into account, comorbid alcohol abuse revealed that patients without such abuse showed elevated Kicer in the associative striatum, while those with abuse did not differ from controls. Comparing all patients to controls, patients performed worse during reversal learning and displayed reduced prediction error signaling in the ventral striatum. In controls, Kicer in the limbic striatum correlated with higher reward prediction error signaling, while there was no significant association in patients. Kicer in the associative striatum correlated with higher positive symptoms and blunted reward prediction error signaling was associated with negative symptoms. Our results suggest a dissociation between striatal subregions and symptom domains, with elevated dopamine synthesis capacity in the associative striatum contributing to positive symptoms while blunted prediction error signaling in the ventral striatum related to negative symptoms.","author":[{"dropping-particle":"","family":"Katthagen","given":"Teresa","non-dropping-particle":"","parse-names":false,"suffix":""},{"dropping-particle":"","family":"Kaminski","given":"Jakob","non-dropping-particle":"","parse-names":false,"suffix":""},{"dropping-particle":"","family":"Heinz","given":"Andreas","non-dropping-particle":"","parse-names":false,"suffix":""},{"dropping-particle":"","family":"Buchert","given":"Ralph","non-dropping-particle":"","parse-names":false,"suffix":""},{"dropping-particle":"","family":"Schlagenhauf","given":"Florian","non-dropping-particle":"","parse-names":false,"suffix":""}],"container-title":"Schizophrenia Bulletin","id":"ITEM-1","issue":"6","issued":{"date-parts":[["2020"]]},"page":"1535-1546","title":"Striatal Dopamine and Reward Prediction Error Signaling in Unmedicated Schizophrenia Patients","type":"article-journal","volume":"46"},"uris":["http://www.mendeley.com/documents/?uuid=ebb7b19e-ccc4-48d6-a2a3-691d92d61aa3"]},{"id":"ITEM-2","itemData":{"DOI":"10.1523/JNEUROSCI.4322-15.2016","ISSN":"15292401","PMID":"27798176","abstract":"Addicted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(n=43) versus healthy volunteers (n=35),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 behavioral deficit in updating the alternative choice option and their obsessive-compulsive drinking habits. All results remained significant when adjusting for potential confounders (e.g., neuropsychological measures and gray matter density).Adisturbed integration of alternative choice options implemented by the medial prefrontal cortex appears to be one important explanation for the puzzling question of why addicted individuals continue drug consumption despite negative consequences.","author":[{"dropping-particle":"","family":"Reiter","given":"Andrea M.F.","non-dropping-particle":"","parse-names":false,"suffix":""},{"dropping-particle":"","family":"Deserno","given":"Lorenz","non-dropping-particle":"","parse-names":false,"suffix":""},{"dropping-particle":"","family":"Kallert","given":"Thomas","non-dropping-particle":"","parse-names":false,"suffix":""},{"dropping-particle":"","family":"Heinze","given":"Hans Jochen","non-dropping-particle":"","parse-names":false,"suffix":""},{"dropping-particle":"","family":"Heinz","given":"Andreas","non-dropping-particle":"","parse-names":false,"suffix":""},{"dropping-particle":"","family":"Schlagenhauf","given":"Florian","non-dropping-particle":"","parse-names":false,"suffix":""}],"container-title":"Journal of Neuroscience","id":"ITEM-2","issue":"43","issued":{"date-parts":[["2016","10","26"]]},"page":"10935-10948","publisher":"Society for Neuroscience","title":"Behavioral and neural signatures of reduced updating of alternative options in alcohol-dependent patients during flexible decision-making","type":"article-journal","volume":"36"},"uris":["http://www.mendeley.com/documents/?uuid=23ea9d8c-fe60-3eff-bf0a-5c2deeaebbaf"]},{"id":"ITEM-3","itemData":{"DOI":"10.1038/npp.2016.95","ISSN":"1740634X","PMID":"27301429","abstract":"Despite its clinical relevance and the recent recognition as a diagnostic category in the DSM-5, binge eating disorder (BED) has rarely been investigated from a cognitive neuroscientific perspective targeting a more precise neurocognitive profiling of the disorder. BED patients suffer from a lack of behavioral control during recurrent binge eating episodes and thus fail to adapt their behavior in the face of negative consequences, eg, high risk for obesity. To examine impairments in flexible reward-based decision-making, we exposed BED patients (n=22) and matched healthy individuals (n=22) to a reward-guided decision-making task during functional resonance imaging (fMRI). Performing fMRI analysis informed via computational modeling of choice behavior, we were able to identify specific signatures of altered decision-making in BED. On the behavioral level, we observed impaired behavioral adaptation in BED, which was due to enhanced switching behavior, a putative deficit in striking a balance between exploration and exploitation appropriately. This was accompanied by diminished activation related to exploratory decisions in the anterior insula/ventro-lateral prefrontal cortex. Moreover, although so-called model-free reward prediction errors remained intact, representation of ventro-medial prefrontal learning signatures, incorporating inference on unchosen options, was reduced in BED, which was associated with successful decision-making in the task. On the basis of a computational </w:instrText>
      </w:r>
      <w:r w:rsidRPr="4D6442EE" w:rsidR="6727DAE2">
        <w:rPr>
          <w:rFonts w:ascii="Arial" w:hAnsi="Arial" w:cs="Arial"/>
        </w:rPr>
        <w:instrText>psychiatry account, the presented findings contribute to defining a neurocognitive phenotype of BED.","author":[{"dropping-particle":"","family":"Reiter","given":"Andrea M.F.","non-dropping-particle":"","parse-names":false,"suffix":""},{"dropping-particle":"","family":"Heinze","given":"Hans Jochen","non-dropping-particle":"","parse-names":false,"suffix":""},{"dropping-particle":"","family":"Schlagenhauf","given":"Florian","non-dropping-particle":"","parse-names":false,"suffix":""},{"dropping-particle":"","family":"Deserno","given":"Lorenz","non-dropping-particle":"","parse-names":false,"suffix":""}],"container-title":"Neuropsychopharmacology","id":"ITEM-3","issue":"3","issued":{"date-parts":[["2017"]]},"page":"628-637","publisher":"Nature Publishing Group","title":"Impaired Flexible Reward-Based Decision-Making in Binge Eating Disorder: Evidence from Computational Modeling and Functional Neuroimaging","type":"article-journal","volume":"42"},"uris":["http://www.mendeley.com/documents/?uuid=b1329b8d-d50c-4f50-a112-f68b5b0b1de5"]}],"mendeley":{"formattedCitation":"(Katthagen et al., 2020; Andrea M.F. Reiter et al., 2016; Reiter et al., 2017)","plainTextFormattedCitation":"(Katthagen et al., 2020; Andrea M.F. Reiter et al., 2016; Reiter et al., 2017)","previouslyFormattedCitation":"(Katthagen et al., 2020; Andrea M.F. Reiter et al., 2016; Reiter et al., 2017)"},"properties":{"noteIndex":0},"schema":"https://github.com/citation-style-language/schema/raw/master/csl-citation.json"}</w:instrText>
      </w:r>
      <w:r w:rsidRPr="4D6442EE" w:rsidR="6727DAE2">
        <w:rPr>
          <w:rFonts w:ascii="Arial" w:hAnsi="Arial" w:cs="Arial"/>
          <w:lang w:val="en-US"/>
        </w:rPr>
        <w:fldChar w:fldCharType="separate"/>
      </w:r>
      <w:r w:rsidRPr="4D6442EE" w:rsidR="776D6BD4">
        <w:rPr>
          <w:rFonts w:ascii="Arial" w:hAnsi="Arial" w:cs="Arial"/>
          <w:noProof/>
        </w:rPr>
        <w:t>(Katthagen et al., 2020; Andrea M.F. Reiter et al., 2016; Reiter et al., 2017)</w:t>
      </w:r>
      <w:r w:rsidRPr="4D6442EE" w:rsidR="6727DAE2">
        <w:rPr>
          <w:rFonts w:ascii="Arial" w:hAnsi="Arial" w:cs="Arial"/>
          <w:lang w:val="en-US"/>
        </w:rPr>
        <w:fldChar w:fldCharType="end"/>
      </w:r>
      <w:r w:rsidRPr="4D6442EE" w:rsidR="776D6BD4">
        <w:rPr>
          <w:rFonts w:ascii="Arial" w:hAnsi="Arial" w:cs="Arial"/>
        </w:rPr>
        <w:t>.</w:t>
      </w:r>
      <w:r w:rsidRPr="4D6442EE" w:rsidR="45E9C786">
        <w:rPr>
          <w:rFonts w:ascii="Arial" w:hAnsi="Arial" w:cs="Arial"/>
        </w:rPr>
        <w:t xml:space="preserve"> </w:t>
      </w:r>
      <w:r w:rsidRPr="4D6442EE" w:rsidR="45E9C786">
        <w:rPr>
          <w:rFonts w:ascii="Arial" w:hAnsi="Arial" w:cs="Arial"/>
          <w:lang w:val="en-US"/>
        </w:rPr>
        <w:t xml:space="preserve">With regards to </w:t>
      </w:r>
      <w:r w:rsidRPr="4D6442EE" w:rsidR="6B6A8D49">
        <w:rPr>
          <w:rFonts w:ascii="Arial" w:hAnsi="Arial" w:cs="Arial"/>
          <w:lang w:val="en-US"/>
        </w:rPr>
        <w:t>computational strategies in this task</w:t>
      </w:r>
      <w:r w:rsidRPr="4D6442EE" w:rsidR="45E9C786">
        <w:rPr>
          <w:rFonts w:ascii="Arial" w:hAnsi="Arial" w:cs="Arial"/>
          <w:lang w:val="en-US"/>
        </w:rPr>
        <w:t xml:space="preserve"> learners could either use simple RL to update values of their chosen stimulus or use more complex Markov models, which take the anti-correlated task structure into account. The latter would enable them to track the hidden state of the task, i.e. which stimulus is rewarding at the moment. They could then update the choice values of the unobserved stimulus after receiving feedback on the observed stimulus. </w:t>
      </w:r>
      <w:r w:rsidRPr="4D6442EE" w:rsidR="6B6A8D49">
        <w:rPr>
          <w:rFonts w:ascii="Arial" w:hAnsi="Arial" w:cs="Arial"/>
          <w:lang w:val="en-US"/>
        </w:rPr>
        <w:t xml:space="preserve">Investigating probabilistic reversal learning in healthy participants showed that they were able to exploit the higher-order task structure and that the </w:t>
      </w:r>
      <w:proofErr w:type="spellStart"/>
      <w:r w:rsidRPr="4D6442EE" w:rsidR="6B6A8D49">
        <w:rPr>
          <w:rFonts w:ascii="Arial" w:hAnsi="Arial" w:cs="Arial"/>
          <w:lang w:val="en-US"/>
        </w:rPr>
        <w:t>vmPFC</w:t>
      </w:r>
      <w:proofErr w:type="spellEnd"/>
      <w:r w:rsidRPr="4D6442EE" w:rsidR="6B6A8D49">
        <w:rPr>
          <w:rFonts w:ascii="Arial" w:hAnsi="Arial" w:cs="Arial"/>
          <w:lang w:val="en-US"/>
        </w:rPr>
        <w:t xml:space="preserve"> was a key </w:t>
      </w:r>
      <w:r w:rsidRPr="4D6442EE" w:rsidR="6B6A8D49">
        <w:rPr>
          <w:rFonts w:ascii="Arial" w:hAnsi="Arial" w:cs="Arial"/>
          <w:lang w:val="en-US"/>
        </w:rPr>
        <w:lastRenderedPageBreak/>
        <w:t xml:space="preserve">region for that </w:t>
      </w:r>
      <w:r w:rsidRPr="4D6442EE" w:rsidR="6727DAE2">
        <w:rPr>
          <w:rFonts w:ascii="Arial" w:hAnsi="Arial" w:cs="Arial"/>
          <w:lang w:val="en-US"/>
        </w:rPr>
        <w:fldChar w:fldCharType="begin" w:fldLock="1"/>
      </w:r>
      <w:r w:rsidRPr="4D6442EE" w:rsidR="6727DAE2">
        <w:rPr>
          <w:rFonts w:ascii="Arial" w:hAnsi="Arial" w:cs="Arial"/>
          <w:lang w:val="en-US"/>
        </w:rPr>
        <w:instrText>ADDIN CSL_CITATION {"citationItems":[{"id":"ITEM-1","itemData":{"DOI":"10.1523/JNEUROSCI.1010-06.2006","author":[{"dropping-particle":"","family":"Hampton","given":"Alan N","non-dropping-particle":"","parse-names":false,"suffix":""},{"dropping-particle":"","family":"Bossaerts","given":"Peter","non-dropping-particle":"","parse-names":false,"suffix":""},{"dropping-particle":"","family":"Doherty","given":"John P O","non-dropping-particle":"","parse-names":false,"suffix":""}],"id":"ITEM-1","issue":"32","issued":{"date-parts":[["2006"]]},"page":"8360-8367","title":"The Role of the Ventromedial Prefrontal Cortex in Abstract State-Based Inference during Decision Making in Humans","type":"article-journal","volume":"26"},"uris":["http://www.mendeley.com/documents/?uuid=1c47ec7f-09ee-4c57-84db-cb6ae1b96314"]}],"mendeley":{"formattedCitation":"(Hampton et al., 2006)","plainTextFormattedCitation":"(Hampton et al., 2006)","previouslyFormattedCitation":"(Hampton et al., 2006)"},"properties":{"noteIndex":0},"schema":"https://github.com/citation-style-language/schema/raw/master/csl-citation.json"}</w:instrText>
      </w:r>
      <w:r w:rsidRPr="4D6442EE" w:rsidR="6727DAE2">
        <w:rPr>
          <w:rFonts w:ascii="Arial" w:hAnsi="Arial" w:cs="Arial"/>
          <w:lang w:val="en-US"/>
        </w:rPr>
        <w:fldChar w:fldCharType="separate"/>
      </w:r>
      <w:r w:rsidRPr="4D6442EE" w:rsidR="6B6A8D49">
        <w:rPr>
          <w:rFonts w:ascii="Arial" w:hAnsi="Arial" w:cs="Arial"/>
          <w:noProof/>
          <w:lang w:val="en-US"/>
        </w:rPr>
        <w:t>(Hampton et al., 2006)</w:t>
      </w:r>
      <w:r w:rsidRPr="4D6442EE" w:rsidR="6727DAE2">
        <w:rPr>
          <w:rFonts w:ascii="Arial" w:hAnsi="Arial" w:cs="Arial"/>
          <w:lang w:val="en-US"/>
        </w:rPr>
        <w:fldChar w:fldCharType="end"/>
      </w:r>
      <w:r w:rsidRPr="4D6442EE" w:rsidR="6B6A8D49">
        <w:rPr>
          <w:rFonts w:ascii="Arial" w:hAnsi="Arial" w:cs="Arial"/>
          <w:lang w:val="en-US"/>
        </w:rPr>
        <w:t>.</w:t>
      </w:r>
      <w:r w:rsidRPr="4D6442EE" w:rsidR="5223509E">
        <w:rPr>
          <w:rFonts w:ascii="Arial" w:hAnsi="Arial" w:cs="Arial"/>
          <w:lang w:val="en-US"/>
        </w:rPr>
        <w:t xml:space="preserve"> </w:t>
      </w:r>
      <w:commentRangeStart w:id="509"/>
      <w:ins w:author="Wieland, Lara" w:date="2021-08-23T14:24:00Z" w:id="510">
        <w:r w:rsidRPr="4D6442EE" w:rsidR="5223509E">
          <w:rPr>
            <w:rFonts w:ascii="Arial" w:hAnsi="Arial" w:cs="Arial"/>
            <w:highlight w:val="yellow"/>
            <w:lang w:val="en-US"/>
          </w:rPr>
          <w:t>This region was also differentially activated in our study, depending on improved or impaired task performance under stress.</w:t>
        </w:r>
      </w:ins>
      <w:r w:rsidRPr="4D6442EE" w:rsidR="6B6A8D49">
        <w:rPr>
          <w:rFonts w:ascii="Arial" w:hAnsi="Arial" w:cs="Arial"/>
          <w:lang w:val="en-US"/>
        </w:rPr>
        <w:t xml:space="preserve"> </w:t>
      </w:r>
      <w:commentRangeEnd w:id="509"/>
      <w:r w:rsidR="6727DAE2">
        <w:commentReference w:id="509"/>
      </w:r>
      <w:r w:rsidRPr="4D6442EE" w:rsidR="5923A032">
        <w:rPr>
          <w:rFonts w:ascii="Arial" w:hAnsi="Arial" w:cs="Arial"/>
          <w:lang w:val="en-US"/>
        </w:rPr>
        <w:t>This</w:t>
      </w:r>
      <w:r w:rsidRPr="4D6442EE" w:rsidR="31E477B3">
        <w:rPr>
          <w:rFonts w:ascii="Arial" w:hAnsi="Arial" w:cs="Arial"/>
          <w:lang w:val="en-US"/>
        </w:rPr>
        <w:t xml:space="preserve"> indicates that f</w:t>
      </w:r>
      <w:commentRangeStart w:id="511"/>
      <w:commentRangeStart w:id="512"/>
      <w:r w:rsidRPr="4D6442EE" w:rsidR="79E4FD4E">
        <w:rPr>
          <w:rFonts w:ascii="Arial" w:hAnsi="Arial" w:cs="Arial"/>
          <w:lang w:val="en-US"/>
        </w:rPr>
        <w:t>uture studies sho</w:t>
      </w:r>
      <w:r w:rsidRPr="4D6442EE" w:rsidR="4D4B4874">
        <w:rPr>
          <w:rFonts w:ascii="Arial" w:hAnsi="Arial" w:cs="Arial"/>
          <w:lang w:val="en-US"/>
        </w:rPr>
        <w:t xml:space="preserve">uld </w:t>
      </w:r>
      <w:commentRangeStart w:id="513"/>
      <w:commentRangeStart w:id="514"/>
      <w:r w:rsidRPr="4D6442EE" w:rsidR="4D4B4874">
        <w:rPr>
          <w:rFonts w:ascii="Arial" w:hAnsi="Arial" w:cs="Arial"/>
          <w:lang w:val="en-US"/>
        </w:rPr>
        <w:t xml:space="preserve">always consider </w:t>
      </w:r>
      <w:proofErr w:type="spellStart"/>
      <w:r w:rsidRPr="4D6442EE" w:rsidR="4D4B4874">
        <w:rPr>
          <w:rFonts w:ascii="Arial" w:hAnsi="Arial" w:cs="Arial"/>
          <w:lang w:val="en-US"/>
        </w:rPr>
        <w:t>interindividual</w:t>
      </w:r>
      <w:proofErr w:type="spellEnd"/>
      <w:r w:rsidRPr="4D6442EE" w:rsidR="4D4B4874">
        <w:rPr>
          <w:rFonts w:ascii="Arial" w:hAnsi="Arial" w:cs="Arial"/>
          <w:lang w:val="en-US"/>
        </w:rPr>
        <w:t xml:space="preserve"> differences in the reactivity to stress</w:t>
      </w:r>
      <w:commentRangeEnd w:id="513"/>
      <w:r w:rsidR="6727DAE2">
        <w:commentReference w:id="513"/>
      </w:r>
      <w:commentRangeEnd w:id="514"/>
      <w:r w:rsidR="6727DAE2">
        <w:commentReference w:id="514"/>
      </w:r>
      <w:r w:rsidRPr="4D6442EE" w:rsidR="4D4B4874">
        <w:rPr>
          <w:rFonts w:ascii="Arial" w:hAnsi="Arial" w:cs="Arial"/>
          <w:lang w:val="en-US"/>
        </w:rPr>
        <w:t>.</w:t>
      </w:r>
      <w:r w:rsidRPr="4D6442EE" w:rsidR="79E4FD4E">
        <w:rPr>
          <w:rFonts w:ascii="Arial" w:hAnsi="Arial" w:cs="Arial"/>
          <w:lang w:val="en-US"/>
        </w:rPr>
        <w:t xml:space="preserve"> </w:t>
      </w:r>
      <w:commentRangeEnd w:id="511"/>
      <w:r w:rsidR="6727DAE2">
        <w:commentReference w:id="511"/>
      </w:r>
      <w:commentRangeEnd w:id="512"/>
      <w:r w:rsidR="6727DAE2">
        <w:commentReference w:id="512"/>
      </w:r>
      <w:r w:rsidRPr="4D6442EE" w:rsidR="79E4FD4E">
        <w:rPr>
          <w:rFonts w:ascii="Arial" w:hAnsi="Arial" w:cs="Arial"/>
          <w:lang w:val="en-US"/>
        </w:rPr>
        <w:t xml:space="preserve">The </w:t>
      </w:r>
      <w:r w:rsidRPr="4D6442EE" w:rsidR="2F4957F4">
        <w:rPr>
          <w:rFonts w:ascii="Arial" w:hAnsi="Arial" w:cs="Arial"/>
          <w:lang w:val="en-US"/>
        </w:rPr>
        <w:t>fact that</w:t>
      </w:r>
      <w:r w:rsidRPr="4D6442EE" w:rsidR="79E4FD4E">
        <w:rPr>
          <w:rFonts w:ascii="Arial" w:hAnsi="Arial" w:cs="Arial"/>
          <w:lang w:val="en-US"/>
        </w:rPr>
        <w:t xml:space="preserve"> </w:t>
      </w:r>
      <w:r w:rsidRPr="4D6442EE" w:rsidR="2F4957F4">
        <w:rPr>
          <w:rFonts w:ascii="Arial" w:hAnsi="Arial" w:cs="Arial"/>
          <w:lang w:val="en-US"/>
        </w:rPr>
        <w:t xml:space="preserve">we did not find </w:t>
      </w:r>
      <w:r w:rsidRPr="4D6442EE" w:rsidR="79E4FD4E">
        <w:rPr>
          <w:rFonts w:ascii="Arial" w:hAnsi="Arial" w:cs="Arial"/>
          <w:lang w:val="en-US"/>
        </w:rPr>
        <w:t xml:space="preserve">whole-brain correctable effect of stress </w:t>
      </w:r>
      <w:ins w:author="Lennart Lüttgau" w:date="2021-07-06T14:25:00Z" w:id="515">
        <w:r w:rsidRPr="4D6442EE" w:rsidR="2745B0D2">
          <w:rPr>
            <w:rFonts w:ascii="Arial" w:hAnsi="Arial" w:cs="Arial"/>
            <w:lang w:val="en-US"/>
          </w:rPr>
          <w:t>may be related to the</w:t>
        </w:r>
      </w:ins>
      <w:r w:rsidRPr="4D6442EE" w:rsidR="79E4FD4E">
        <w:rPr>
          <w:rFonts w:ascii="Arial" w:hAnsi="Arial" w:cs="Arial"/>
          <w:lang w:val="en-US"/>
        </w:rPr>
        <w:t xml:space="preserve"> </w:t>
      </w:r>
      <w:ins w:author="Lennart Lüttgau" w:date="2021-07-06T14:25:00Z" w:id="516">
        <w:r w:rsidRPr="4D6442EE" w:rsidR="2745B0D2">
          <w:rPr>
            <w:rFonts w:ascii="Arial" w:hAnsi="Arial" w:cs="Arial"/>
            <w:lang w:val="en-US"/>
          </w:rPr>
          <w:t xml:space="preserve">low effect size </w:t>
        </w:r>
      </w:ins>
      <w:r w:rsidRPr="4D6442EE" w:rsidR="79E4FD4E">
        <w:rPr>
          <w:rFonts w:ascii="Arial" w:hAnsi="Arial" w:cs="Arial"/>
          <w:lang w:val="en-US"/>
        </w:rPr>
        <w:t xml:space="preserve">of </w:t>
      </w:r>
      <w:ins w:author="Lennart Lüttgau" w:date="2021-07-06T14:25:00Z" w:id="517">
        <w:r w:rsidRPr="4D6442EE" w:rsidR="2745B0D2">
          <w:rPr>
            <w:rFonts w:ascii="Arial" w:hAnsi="Arial" w:cs="Arial"/>
            <w:lang w:val="en-US"/>
          </w:rPr>
          <w:t xml:space="preserve">the </w:t>
        </w:r>
      </w:ins>
      <w:r w:rsidRPr="4D6442EE" w:rsidR="79E4FD4E">
        <w:rPr>
          <w:rFonts w:ascii="Arial" w:hAnsi="Arial" w:cs="Arial"/>
          <w:lang w:val="en-US"/>
        </w:rPr>
        <w:t xml:space="preserve">behavioral stress effects uncovered by </w:t>
      </w:r>
      <w:ins w:author="Lennart Lüttgau" w:date="2021-07-06T14:26:00Z" w:id="518">
        <w:r w:rsidRPr="4D6442EE" w:rsidR="2745B0D2">
          <w:rPr>
            <w:rFonts w:ascii="Arial" w:hAnsi="Arial" w:cs="Arial"/>
            <w:lang w:val="en-US"/>
          </w:rPr>
          <w:t>multilevel linear</w:t>
        </w:r>
      </w:ins>
      <w:r w:rsidRPr="4D6442EE" w:rsidR="79E4FD4E">
        <w:rPr>
          <w:rFonts w:ascii="Arial" w:hAnsi="Arial" w:cs="Arial"/>
          <w:lang w:val="en-US"/>
        </w:rPr>
        <w:t xml:space="preserve"> modeling as well as computational </w:t>
      </w:r>
      <w:commentRangeStart w:id="519"/>
      <w:r w:rsidRPr="4D6442EE" w:rsidR="79E4FD4E">
        <w:rPr>
          <w:rFonts w:ascii="Arial" w:hAnsi="Arial" w:cs="Arial"/>
          <w:lang w:val="en-US"/>
        </w:rPr>
        <w:t>modeling</w:t>
      </w:r>
      <w:commentRangeEnd w:id="519"/>
      <w:r w:rsidR="6727DAE2">
        <w:commentReference w:id="519"/>
      </w:r>
      <w:r w:rsidRPr="4D6442EE" w:rsidR="79E4FD4E">
        <w:rPr>
          <w:rFonts w:ascii="Arial" w:hAnsi="Arial" w:cs="Arial"/>
          <w:lang w:val="en-US"/>
        </w:rPr>
        <w:t xml:space="preserve">. </w:t>
      </w:r>
    </w:p>
    <w:p w:rsidRPr="004C2497" w:rsidR="00A05A10" w:rsidP="00A05A10" w:rsidRDefault="00A05A10" w14:paraId="248F8262" w14:textId="12113C25">
      <w:pPr>
        <w:spacing w:line="480" w:lineRule="auto"/>
        <w:jc w:val="both"/>
        <w:rPr>
          <w:rFonts w:ascii="Arial" w:hAnsi="Arial" w:cs="Arial"/>
          <w:b/>
          <w:bCs/>
          <w:lang w:val="en-US"/>
        </w:rPr>
      </w:pPr>
      <w:r>
        <w:rPr>
          <w:rFonts w:ascii="Arial" w:hAnsi="Arial" w:cs="Arial"/>
          <w:b/>
          <w:bCs/>
          <w:lang w:val="en-US"/>
        </w:rPr>
        <w:t>Moderator variables</w:t>
      </w:r>
    </w:p>
    <w:p w:rsidR="00A05A10" w:rsidP="006F1403" w:rsidRDefault="00A05A10" w14:paraId="3BFD7A4C" w14:textId="506FAB92">
      <w:pPr>
        <w:spacing w:line="480" w:lineRule="auto"/>
        <w:jc w:val="both"/>
        <w:rPr>
          <w:rFonts w:ascii="Arial" w:hAnsi="Arial" w:cs="Arial"/>
          <w:lang w:val="en-US"/>
        </w:rPr>
      </w:pPr>
      <w:proofErr w:type="gramStart"/>
      <w:r w:rsidRPr="4D6442EE">
        <w:rPr>
          <w:rFonts w:ascii="Arial" w:hAnsi="Arial" w:cs="Arial"/>
          <w:lang w:val="en-US"/>
        </w:rPr>
        <w:t>A further potential explanation for the inconsistent impact of acute stress on learning are</w:t>
      </w:r>
      <w:proofErr w:type="gramEnd"/>
      <w:r w:rsidRPr="4D6442EE">
        <w:rPr>
          <w:rFonts w:ascii="Arial" w:hAnsi="Arial" w:cs="Arial"/>
          <w:lang w:val="en-US"/>
        </w:rPr>
        <w:t xml:space="preserve"> </w:t>
      </w:r>
      <w:commentRangeStart w:id="520"/>
      <w:r w:rsidRPr="4D6442EE">
        <w:rPr>
          <w:rFonts w:ascii="Arial" w:hAnsi="Arial" w:cs="Arial"/>
          <w:lang w:val="en-US"/>
        </w:rPr>
        <w:t>moderating variables</w:t>
      </w:r>
      <w:commentRangeEnd w:id="520"/>
      <w:r>
        <w:commentReference w:id="520"/>
      </w:r>
      <w:r w:rsidRPr="4D6442EE">
        <w:rPr>
          <w:rFonts w:ascii="Arial" w:hAnsi="Arial" w:cs="Arial"/>
          <w:lang w:val="en-US"/>
        </w:rPr>
        <w:t>, such as cognitive capacitie</w:t>
      </w:r>
      <w:r w:rsidRPr="4D6442EE" w:rsidR="008B2823">
        <w:rPr>
          <w:rFonts w:ascii="Arial" w:hAnsi="Arial" w:cs="Arial"/>
          <w:lang w:val="en-US"/>
        </w:rPr>
        <w:t>s,</w:t>
      </w:r>
      <w:r w:rsidRPr="4D6442EE">
        <w:rPr>
          <w:rFonts w:ascii="Arial" w:hAnsi="Arial" w:cs="Arial"/>
          <w:lang w:val="en-US"/>
        </w:rPr>
        <w:t xml:space="preserve"> personality traits</w:t>
      </w:r>
      <w:r w:rsidRPr="4D6442EE" w:rsidR="008B2823">
        <w:rPr>
          <w:rFonts w:ascii="Arial" w:hAnsi="Arial" w:cs="Arial"/>
          <w:lang w:val="en-US"/>
        </w:rPr>
        <w:t xml:space="preserve"> or chronic stress exposure</w:t>
      </w:r>
      <w:r w:rsidRPr="4D6442EE">
        <w:rPr>
          <w:rFonts w:ascii="Arial" w:hAnsi="Arial" w:cs="Arial"/>
          <w:lang w:val="en-US"/>
        </w:rPr>
        <w:t xml:space="preserve">. For instance, a high working memory capacity seems to hold a protective function against the attenuation of model-based </w:t>
      </w:r>
      <w:proofErr w:type="gramStart"/>
      <w:r w:rsidRPr="4D6442EE">
        <w:rPr>
          <w:rFonts w:ascii="Arial" w:hAnsi="Arial" w:cs="Arial"/>
          <w:lang w:val="en-US"/>
        </w:rPr>
        <w:t xml:space="preserve">learning  </w:t>
      </w:r>
      <w:proofErr w:type="gramEnd"/>
      <w:r w:rsidRPr="4D6442EE">
        <w:rPr>
          <w:rFonts w:ascii="Arial" w:hAnsi="Arial" w:cs="Arial"/>
          <w:lang w:val="en-US"/>
        </w:rPr>
        <w:fldChar w:fldCharType="begin" w:fldLock="1"/>
      </w:r>
      <w:r w:rsidRPr="4D6442EE">
        <w:rPr>
          <w:rFonts w:ascii="Arial" w:hAnsi="Arial" w:cs="Arial"/>
          <w:lang w:val="en-US"/>
        </w:rPr>
        <w:instrText>ADDIN CSL_CITATION {"citationItems":[{"id":"ITEM-1","itemData":{"DOI":"10.1073/pnas.1312011110","ISSN":"00278424","abstract":"Accounts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America","id":"ITEM-1","issue":"52","issued":{"date-parts":[["2013","2"]]},"page":"20941-20946","title":"Working-memory capacity protects model-based learning from stress","type":"article-journal","volume":"110"},"uris":["http://www.mendeley.com/documents/?uuid=d1e14168-8246-32c2-85ac-7e61ae7e3238"]}],"mendeley":{"formattedCitation":"(Otto et al., 2013)","plainTextFormattedCitation":"(Otto et al., 2013)","previouslyFormattedCitation":"(Otto et al., 2013)"},"properties":{"noteIndex":0},"schema":"https://github.com/citation-style-language/schema/raw/master/csl-citation.json"}</w:instrText>
      </w:r>
      <w:r w:rsidRPr="4D6442EE">
        <w:rPr>
          <w:rFonts w:ascii="Arial" w:hAnsi="Arial" w:cs="Arial"/>
          <w:lang w:val="en-US"/>
        </w:rPr>
        <w:fldChar w:fldCharType="separate"/>
      </w:r>
      <w:r w:rsidRPr="4D6442EE">
        <w:rPr>
          <w:rFonts w:ascii="Arial" w:hAnsi="Arial" w:cs="Arial"/>
          <w:noProof/>
          <w:lang w:val="en-US"/>
        </w:rPr>
        <w:t>(Otto et al., 2013)</w:t>
      </w:r>
      <w:r w:rsidRPr="4D6442EE">
        <w:rPr>
          <w:rFonts w:ascii="Arial" w:hAnsi="Arial" w:cs="Arial"/>
          <w:lang w:val="en-US"/>
        </w:rPr>
        <w:fldChar w:fldCharType="end"/>
      </w:r>
      <w:r w:rsidRPr="4D6442EE">
        <w:rPr>
          <w:rFonts w:ascii="Arial" w:hAnsi="Arial" w:cs="Arial"/>
          <w:lang w:val="en-US"/>
        </w:rPr>
        <w:t xml:space="preserve">, while trait impulsivity interacts with different aspects of learning differentially, but particularly seems to increase perseveration </w:t>
      </w:r>
      <w:r w:rsidRPr="4D6442EE">
        <w:rPr>
          <w:rFonts w:ascii="Arial" w:hAnsi="Arial" w:cs="Arial"/>
          <w:lang w:val="en-US"/>
        </w:rPr>
        <w:fldChar w:fldCharType="begin" w:fldLock="1"/>
      </w:r>
      <w:r w:rsidRPr="4D6442EE">
        <w:rPr>
          <w:rFonts w:ascii="Arial" w:hAnsi="Arial" w:cs="Arial"/>
          <w:lang w:val="en-US"/>
        </w:rPr>
        <w:instrText>ADDIN CSL_CITATION {"citationItems":[{"id":"ITEM-1","itemData":{"DOI":"10.1073/pnas.1702565114","ISSN":"10916490","PMID":"28973957","abstract":"In a dynamic environment, sources of threat or safety can unexpectedly change, requiring the flexible updating of stimulus−outcome associations that promote adaptive behavior. However, aversive contexts in which we are required to update predictions of threat are often marked by stress. Acute stress is thought to reduce behavioral flexibility, yet its influence on the modulation of aversive value has not been well characterized. Given that stress exposure is a prominent risk factor for anxiety and trauma-related disorders marked by persistent, inflexible responses to threat, here we examined how acute stress affects the flexible updating of threat responses. Participants completed an aversive learning task, in which one stimulus was probabilistically associated with an electric shock, while the other stimulus signaled safety. A day later, participants underwent an acute stress or control manipulation before completing a reversal learning task during which the original stimulus−outcome contingencies switched. Skin conductance and neuroendocrine responses provided indices of sympathetic arousal and stress responses, respectively. Despite equivalent initial learning, stressed participants showed marked impairments in reversal learning relative to controls. Additionally, reversal learning deficits across participants were related to heightened levels of alpha-amylase, a marker of noradrenergic activity. Finally, fitting arousal data to a computational reinforcement learning model revealed that stress-induced reversal learning deficits emerged from stress-specific changes in the weight assigned to prediction error signals, disrupting the adaptive adjustment of learning rates. Our findings provide insight into how stress renders individuals less sensitive to changes in aversive reinforcement and have implications for understanding clinical conditions marked by stress-related psychopathology.","author":[{"dropping-particle":"","family":"Raio","given":"Candace M","non-dropping-particle":"","parse-names":false,"suffix":""},{"dropping-particle":"","family":"Hartley","given":"Catherine A","non-dropping-particle":"","parse-names":false,"suffix":""},{"dropping-particle":"","family":"Orederu","given":"Temidayo A","non-dropping-particle":"","parse-names":false,"suffix":""},{"dropping-particle":"","family":"Li","given":"Jian","non-dropping-particle":"","parse-names":false,"suffix":""},{"dropping-particle":"","family":"Phelps","given":"Elizabeth A","non-dropping-particle":"","parse-names":false,"suffix":""}],"container-title":"Proceedings of the National Academy of Sciences of the United States of America","id":"ITEM-1","issue":"42","issued":{"date-parts":[["2017","2"]]},"page":"11241-11246","publisher":"National Academy of Sciences","title":"Stress attenuates the flexible updating of aversive value","type":"article-journal","volume":"114"},"uris":["http://www.mendeley.com/documents/?uuid=12ac1e16-325e-37aa-ad0f-44ce6639732f"]}],"mendeley":{"formattedCitation":"(Raio et al., 2017)","plainTextFormattedCitation":"(Raio et al., 2017)","previouslyFormattedCitation":"(Raio et al., 2017)"},"properties":{"noteIndex":0},"schema":"https://github.com/citation-style-language/schema/raw/master/csl-citation.json"}</w:instrText>
      </w:r>
      <w:r w:rsidRPr="4D6442EE">
        <w:rPr>
          <w:rFonts w:ascii="Arial" w:hAnsi="Arial" w:cs="Arial"/>
          <w:lang w:val="en-US"/>
        </w:rPr>
        <w:fldChar w:fldCharType="separate"/>
      </w:r>
      <w:r w:rsidRPr="4D6442EE">
        <w:rPr>
          <w:rFonts w:ascii="Arial" w:hAnsi="Arial" w:cs="Arial"/>
          <w:noProof/>
          <w:lang w:val="en-US"/>
        </w:rPr>
        <w:t>(Raio et al., 2017)</w:t>
      </w:r>
      <w:r w:rsidRPr="4D6442EE">
        <w:rPr>
          <w:rFonts w:ascii="Arial" w:hAnsi="Arial" w:cs="Arial"/>
          <w:lang w:val="en-US"/>
        </w:rPr>
        <w:fldChar w:fldCharType="end"/>
      </w:r>
      <w:r w:rsidRPr="4D6442EE">
        <w:rPr>
          <w:rFonts w:ascii="Arial" w:hAnsi="Arial" w:cs="Arial"/>
          <w:lang w:val="en-US"/>
        </w:rPr>
        <w:t>.</w:t>
      </w:r>
      <w:r w:rsidRPr="4D6442EE" w:rsidR="00BE5434">
        <w:rPr>
          <w:rFonts w:ascii="Arial" w:hAnsi="Arial" w:cs="Arial"/>
          <w:lang w:val="en-US"/>
        </w:rPr>
        <w:t xml:space="preserve"> </w:t>
      </w:r>
      <w:r w:rsidRPr="4D6442EE" w:rsidR="008B2823">
        <w:rPr>
          <w:rFonts w:ascii="Arial" w:hAnsi="Arial" w:cs="Arial"/>
          <w:lang w:val="en-US"/>
        </w:rPr>
        <w:t xml:space="preserve">Chronic stress increased the detrimental influence of acute stress on model-based learning </w:t>
      </w:r>
      <w:r w:rsidRPr="4D6442EE">
        <w:rPr>
          <w:rFonts w:ascii="Arial" w:hAnsi="Arial" w:cs="Arial"/>
          <w:lang w:val="en-US"/>
        </w:rPr>
        <w:fldChar w:fldCharType="begin" w:fldLock="1"/>
      </w:r>
      <w:r w:rsidRPr="4D6442EE">
        <w:rPr>
          <w:rFonts w:ascii="Arial" w:hAnsi="Arial" w:cs="Arial"/>
          <w:lang w:val="en-US"/>
        </w:rPr>
        <w:instrText>ADDIN CSL_CITATION {"citationItems":[{"id":"ITEM-1","itemData":{"DOI":"10.1016/j.psyneuen.2014.12.017","ISSN":"18733360","PMID":"25662093","abstract":"It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 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-1","issued":{"date-parts":[["2015","2"]]},"page":"268-280","publisher":"Elsevier Ltd","title":"The interaction of acute and chronic stress impairs model-based behavioral control","type":"article-journal","volume":"53"},"uris":["http://www.mendeley.com/documents/?uuid=fa9d7a54-4be9-34a7-a3e8-0ac05a7e209d"]}],"mendeley":{"formattedCitation":"(Radenbach et al., 2015b)","plainTextFormattedCitation":"(Radenbach et al., 2015b)"},"properties":{"noteIndex":0},"schema":"https://github.com/citation-style-language/schema/raw/master/csl-citation.json"}</w:instrText>
      </w:r>
      <w:r w:rsidRPr="4D6442EE">
        <w:rPr>
          <w:rFonts w:ascii="Arial" w:hAnsi="Arial" w:cs="Arial"/>
          <w:lang w:val="en-US"/>
        </w:rPr>
        <w:fldChar w:fldCharType="separate"/>
      </w:r>
      <w:r w:rsidRPr="4D6442EE" w:rsidR="008B2823">
        <w:rPr>
          <w:rFonts w:ascii="Arial" w:hAnsi="Arial" w:cs="Arial"/>
          <w:noProof/>
          <w:lang w:val="en-US"/>
        </w:rPr>
        <w:t>(Radenbach et al., 2015b)</w:t>
      </w:r>
      <w:r w:rsidRPr="4D6442EE">
        <w:rPr>
          <w:rFonts w:ascii="Arial" w:hAnsi="Arial" w:cs="Arial"/>
          <w:lang w:val="en-US"/>
        </w:rPr>
        <w:fldChar w:fldCharType="end"/>
      </w:r>
      <w:r w:rsidRPr="4D6442EE" w:rsidR="008B2823">
        <w:rPr>
          <w:rFonts w:ascii="Arial" w:hAnsi="Arial" w:cs="Arial"/>
          <w:lang w:val="en-US"/>
        </w:rPr>
        <w:t xml:space="preserve">. </w:t>
      </w:r>
      <w:r w:rsidRPr="4D6442EE" w:rsidR="00F20E9C">
        <w:rPr>
          <w:rFonts w:ascii="Arial" w:hAnsi="Arial" w:cs="Arial"/>
          <w:lang w:val="en-US"/>
        </w:rPr>
        <w:t xml:space="preserve">As probabilistic reversal learning does not disentangle model-based and model-free learning these effects of moderators were difficult to replicate here. </w:t>
      </w:r>
      <w:commentRangeStart w:id="521"/>
      <w:commentRangeStart w:id="522"/>
      <w:r w:rsidRPr="4D6442EE" w:rsidR="00F20E9C">
        <w:rPr>
          <w:rFonts w:ascii="Arial" w:hAnsi="Arial" w:cs="Arial"/>
          <w:lang w:val="en-US"/>
        </w:rPr>
        <w:t>Exploratory analyses on working memory capacity and chronic stress exposure did not have an effect on stress in our sample.</w:t>
      </w:r>
      <w:commentRangeEnd w:id="521"/>
      <w:r>
        <w:commentReference w:id="521"/>
      </w:r>
      <w:commentRangeEnd w:id="522"/>
      <w:r>
        <w:commentReference w:id="522"/>
      </w:r>
    </w:p>
    <w:p w:rsidR="00794CD9" w:rsidP="00794CD9" w:rsidRDefault="00794CD9" w14:paraId="791C0E64" w14:textId="77777777">
      <w:pPr>
        <w:spacing w:line="480" w:lineRule="auto"/>
        <w:jc w:val="both"/>
        <w:rPr>
          <w:rFonts w:ascii="Arial" w:hAnsi="Arial" w:cs="Arial"/>
          <w:lang w:val="en-US"/>
        </w:rPr>
      </w:pPr>
      <w:r>
        <w:rPr>
          <w:rFonts w:ascii="Arial" w:hAnsi="Arial" w:cs="Arial"/>
          <w:b/>
          <w:bCs/>
          <w:lang w:val="en-US"/>
        </w:rPr>
        <w:t>Limitations</w:t>
      </w:r>
    </w:p>
    <w:p w:rsidR="00207E12" w:rsidP="008F250E" w:rsidRDefault="00794CD9" w14:paraId="7CC32342" w14:textId="5B896913">
      <w:pPr>
        <w:spacing w:line="480" w:lineRule="auto"/>
        <w:jc w:val="both"/>
        <w:rPr>
          <w:ins w:author="Lennart Lüttgau" w:date="2021-07-06T14:32:00Z" w:id="523"/>
          <w:rFonts w:ascii="Arial" w:hAnsi="Arial" w:cs="Arial"/>
          <w:lang w:val="en-US"/>
        </w:rPr>
      </w:pPr>
      <w:r w:rsidRPr="00407D3B">
        <w:rPr>
          <w:rFonts w:ascii="Arial" w:hAnsi="Arial" w:cs="Arial"/>
          <w:lang w:val="en-US"/>
        </w:rPr>
        <w:t xml:space="preserve">Considering the gender differences in decision-making </w:t>
      </w:r>
      <w:r w:rsidRPr="00407D3B">
        <w:rPr>
          <w:rFonts w:ascii="Arial" w:hAnsi="Arial" w:cs="Arial"/>
          <w:lang w:val="en-US"/>
        </w:rPr>
        <w:fldChar w:fldCharType="begin" w:fldLock="1"/>
      </w:r>
      <w:r w:rsidR="006D3934">
        <w:rPr>
          <w:rFonts w:ascii="Arial" w:hAnsi="Arial" w:cs="Arial"/>
          <w:lang w:val="en-US"/>
        </w:rPr>
        <w:instrText>ADDIN CSL_CITATION {"citationItems":[{"id":"ITEM-1","itemData":{"DOI":"10.1080/10253890.2016.1192603","ISSN":"1607-8888","abstract":"Psychosocial stress influences cognitive abilities, such as long-term memory retrieval. However, less is known about the effects of stress on cognitive flexibility, which is mediated by different neurobiological circuits and could thus be regulated by different neuroendocrine pathways. In this study, we randomly assigned healthy adults to an acute stress induction or control condition and subsequently assessed participants' cognitive flexibility using an open-source version of the Wisconsin Card Sort task. Drawing on work in rodents, we hypothesized that stress would have stronger impairing effects on cognitive flexibility in men than women. As predicted, we found that stress impaired cognitive flexibility in men but did not significantly affect women. Our results thus indicate that stress exerts sex-specific effects on cognitive flexibility in humans and add to the growing body of research highlighting the need to consider sex differences in effects of stress.","author":[{"dropping-particle":"","family":"Shields","given":"Grant S","non-dropping-particle":"","parse-names":false,"suffix":""},{"dropping-particle":"","family":"Trainor","given":"Brian C","non-dropping-particle":"","parse-names":false,"suffix":""},{"dropping-particle":"","family":"Lam","given":"Jovian C W","non-dropping-particle":"","parse-names":false,"suffix":""},{"dropping-particle":"","family":"Yonelinas","given":"Andrew P","non-dropping-particle":"","parse-names":false,"suffix":""}],"container-title":"Stress (Amsterdam, Netherlands)","edition":"2016/06/20","id":"ITEM-1","issue":"5","issued":{"date-parts":[["2016","9"]]},"language":"eng","page":"542-546","title":"Acute stress impairs cognitive flexibility in men, not women","type":"article-journal","volume":"19"},"uris":["http://www.mendeley.com/documents/?uuid=343ca669-5bdd-456b-8d2a-f11ef5a22cf3"]}],"mendeley":{"formattedCitation":"(Grant S Shields et al., 2016)","manualFormatting":"(Shields et al., 2016)","plainTextFormattedCitation":"(Grant S Shields et al., 2016)","previouslyFormattedCitation":"(Grant S Shields et al., 2016)"},"properties":{"noteIndex":0},"schema":"https://github.com/citation-style-language/schema/raw/master/csl-citation.json"}</w:instrText>
      </w:r>
      <w:r w:rsidRPr="00407D3B">
        <w:rPr>
          <w:rFonts w:ascii="Arial" w:hAnsi="Arial" w:cs="Arial"/>
          <w:lang w:val="en-US"/>
        </w:rPr>
        <w:fldChar w:fldCharType="separate"/>
      </w:r>
      <w:r w:rsidRPr="005213EF">
        <w:rPr>
          <w:rFonts w:ascii="Arial" w:hAnsi="Arial" w:cs="Arial"/>
          <w:noProof/>
          <w:lang w:val="en-US"/>
        </w:rPr>
        <w:t>(Shields et al., 2016)</w:t>
      </w:r>
      <w:r w:rsidRPr="00407D3B">
        <w:rPr>
          <w:rFonts w:ascii="Arial" w:hAnsi="Arial" w:cs="Arial"/>
          <w:lang w:val="en-US"/>
        </w:rPr>
        <w:fldChar w:fldCharType="end"/>
      </w:r>
      <w:r w:rsidRPr="00407D3B">
        <w:rPr>
          <w:rFonts w:ascii="Arial" w:hAnsi="Arial" w:cs="Arial"/>
          <w:lang w:val="en-US"/>
        </w:rPr>
        <w:t xml:space="preserve"> which may be amplified by stress </w:t>
      </w:r>
      <w:r w:rsidRPr="00407D3B">
        <w:rPr>
          <w:rFonts w:ascii="Arial" w:hAnsi="Arial" w:cs="Arial"/>
          <w:lang w:val="en-US"/>
        </w:rPr>
        <w:fldChar w:fldCharType="begin" w:fldLock="1"/>
      </w:r>
      <w:r>
        <w:rPr>
          <w:rFonts w:ascii="Arial" w:hAnsi="Arial" w:cs="Arial"/>
          <w:lang w:val="en-US"/>
        </w:rPr>
        <w:instrText>ADDIN CSL_CITATION {"citationItems":[{"id":"ITEM-1","itemData":{"DOI":"10.1177/0963721411429452","ISSN":"09637214","PMID":"22457564","abstract":"Years of research have shown that stress influences cognition. Most of this research has focused on how stress affects memory and the hippocampus. However, stress also affects other regions involved in cognitive and emotional processing, including the prefrontal cortex, striatum, and insula. New research examining the impact of stress on decision processes reveals two consistent findings. First, acute stress enhances selection of previously rewarding outcomes but impairs avoidance of previously negative outcomes, possibly due to stress-induced changes in dopamine in reward-processing brain regions. Second, stress amplifies gender differences in strategies used during risky decisions, as males take more risk and females take less risk under stress. These gender differences in behavior are associated with differences in activity in the insula and dorsal striatum, brain regions involved in computing risk and preparing to take action. © Association for Psychological Science 2012.","author":[{"dropping-particle":"","family":"Mather","given":"Mara","non-dropping-particle":"","parse-names":false,"suffix":""},{"dropping-particle":"","family":"Lighthall","given":"Nichole R.","non-dropping-particle":"","parse-names":false,"suffix":""}],"container-title":"Current Directions in Psychological Science","id":"ITEM-1","issue":"1","issued":{"date-parts":[["2012"]]},"page":"36-41","title":"Risk and reward are processed differently in decisions made under stress","type":"article-journal","volume":"21"},"uris":["http://www.mendeley.com/documents/?uuid=87ca70c7-dec0-4795-aa30-d68d129b624d"]}],"mendeley":{"formattedCitation":"(Mather and Lighthall, 2012)","plainTextFormattedCitation":"(Mather and Lighthall, 2012)","previouslyFormattedCitation":"(Mather and Lighthall, 2012)"},"properties":{"noteIndex":0},"schema":"https://github.com/citation-style-language/schema/raw/master/csl-citation.json"}</w:instrText>
      </w:r>
      <w:r w:rsidRPr="00407D3B">
        <w:rPr>
          <w:rFonts w:ascii="Arial" w:hAnsi="Arial" w:cs="Arial"/>
          <w:lang w:val="en-US"/>
        </w:rPr>
        <w:fldChar w:fldCharType="separate"/>
      </w:r>
      <w:r w:rsidRPr="005213EF">
        <w:rPr>
          <w:rFonts w:ascii="Arial" w:hAnsi="Arial" w:cs="Arial"/>
          <w:noProof/>
          <w:lang w:val="en-US"/>
        </w:rPr>
        <w:t>(Mather and Lighthall, 2012)</w:t>
      </w:r>
      <w:r w:rsidRPr="00407D3B">
        <w:rPr>
          <w:rFonts w:ascii="Arial" w:hAnsi="Arial" w:cs="Arial"/>
          <w:lang w:val="en-US"/>
        </w:rPr>
        <w:fldChar w:fldCharType="end"/>
      </w:r>
      <w:r w:rsidRPr="00407D3B">
        <w:rPr>
          <w:rFonts w:ascii="Arial" w:hAnsi="Arial" w:cs="Arial"/>
          <w:lang w:val="en-US"/>
        </w:rPr>
        <w:t xml:space="preserve"> and potential impact of cyclical changes in female individuals we decided to investigate an exclusively male sample.</w:t>
      </w:r>
      <w:r>
        <w:rPr>
          <w:rFonts w:ascii="Arial" w:hAnsi="Arial" w:cs="Arial"/>
          <w:lang w:val="en-US"/>
        </w:rPr>
        <w:t xml:space="preserve"> Furthermore, our sample was homogenously young and highly educated. Therefore, our findings cannot be generalized to the general population or patient samples.</w:t>
      </w:r>
      <w:r w:rsidR="008F250E">
        <w:rPr>
          <w:rFonts w:ascii="Arial" w:hAnsi="Arial" w:cs="Arial"/>
          <w:lang w:val="en-US"/>
        </w:rPr>
        <w:t xml:space="preserve"> </w:t>
      </w:r>
      <w:ins w:author="Lennart Lüttgau" w:date="2021-07-06T14:28:00Z" w:id="524">
        <w:r w:rsidRPr="728432B7" w:rsidR="00207E12">
          <w:rPr>
            <w:rFonts w:ascii="Arial" w:hAnsi="Arial" w:cs="Arial"/>
            <w:lang w:val="en-US"/>
          </w:rPr>
          <w:t xml:space="preserve">Our task does not allow to </w:t>
        </w:r>
      </w:ins>
      <w:ins w:author="Lennart Lüttgau" w:date="2021-07-06T14:29:00Z" w:id="525">
        <w:r w:rsidRPr="728432B7" w:rsidR="00207E12">
          <w:rPr>
            <w:rFonts w:ascii="Arial" w:hAnsi="Arial" w:cs="Arial"/>
            <w:lang w:val="en-US"/>
          </w:rPr>
          <w:t xml:space="preserve">temporally </w:t>
        </w:r>
      </w:ins>
      <w:proofErr w:type="gramStart"/>
      <w:ins w:author="Lennart Lüttgau" w:date="2021-07-06T14:28:00Z" w:id="526">
        <w:r w:rsidRPr="728432B7" w:rsidR="00207E12">
          <w:rPr>
            <w:rFonts w:ascii="Arial" w:hAnsi="Arial" w:cs="Arial"/>
            <w:lang w:val="en-US"/>
          </w:rPr>
          <w:t>disen</w:t>
        </w:r>
      </w:ins>
      <w:ins w:author="Lennart Lüttgau" w:date="2021-07-06T14:29:00Z" w:id="527">
        <w:r w:rsidRPr="728432B7" w:rsidR="00207E12">
          <w:rPr>
            <w:rFonts w:ascii="Arial" w:hAnsi="Arial" w:cs="Arial"/>
            <w:lang w:val="en-US"/>
          </w:rPr>
          <w:t>tangle</w:t>
        </w:r>
        <w:proofErr w:type="gramEnd"/>
        <w:r w:rsidRPr="728432B7" w:rsidR="00207E12">
          <w:rPr>
            <w:rFonts w:ascii="Arial" w:hAnsi="Arial" w:cs="Arial"/>
            <w:lang w:val="en-US"/>
          </w:rPr>
          <w:t xml:space="preserve"> value and RPE representations in the brain. </w:t>
        </w:r>
      </w:ins>
      <w:ins w:author="Lennart Lüttgau" w:date="2021-07-06T14:31:00Z" w:id="528">
        <w:r w:rsidRPr="728432B7" w:rsidR="00207E12">
          <w:rPr>
            <w:rFonts w:ascii="Arial" w:hAnsi="Arial" w:cs="Arial"/>
            <w:lang w:val="en-US"/>
          </w:rPr>
          <w:t>Dissociating these computations</w:t>
        </w:r>
      </w:ins>
      <w:ins w:author="Lennart Lüttgau" w:date="2021-07-06T14:29:00Z" w:id="529">
        <w:r w:rsidRPr="728432B7" w:rsidR="00207E12">
          <w:rPr>
            <w:rFonts w:ascii="Arial" w:hAnsi="Arial" w:cs="Arial"/>
            <w:lang w:val="en-US"/>
          </w:rPr>
          <w:t xml:space="preserve"> might be </w:t>
        </w:r>
      </w:ins>
      <w:ins w:author="Lennart Lüttgau" w:date="2021-07-06T14:31:00Z" w:id="530">
        <w:r w:rsidRPr="728432B7" w:rsidR="00207E12">
          <w:rPr>
            <w:rFonts w:ascii="Arial" w:hAnsi="Arial" w:cs="Arial"/>
            <w:lang w:val="en-US"/>
          </w:rPr>
          <w:t xml:space="preserve">a promising avenue for future studies to determine </w:t>
        </w:r>
      </w:ins>
      <w:ins w:author="Lennart Lüttgau" w:date="2021-07-06T14:32:00Z" w:id="531">
        <w:r w:rsidRPr="728432B7" w:rsidR="00207E12">
          <w:rPr>
            <w:rFonts w:ascii="Arial" w:hAnsi="Arial" w:cs="Arial"/>
            <w:lang w:val="en-US"/>
          </w:rPr>
          <w:t>the</w:t>
        </w:r>
      </w:ins>
      <w:r w:rsidR="008F250E">
        <w:rPr>
          <w:rFonts w:ascii="Arial" w:hAnsi="Arial" w:cs="Arial"/>
          <w:lang w:val="en-US"/>
        </w:rPr>
        <w:t xml:space="preserve"> </w:t>
      </w:r>
      <w:proofErr w:type="spellStart"/>
      <w:ins w:author="Lennart Lüttgau" w:date="2021-07-06T14:32:00Z" w:id="532">
        <w:r w:rsidRPr="728432B7" w:rsidR="00207E12">
          <w:rPr>
            <w:rFonts w:ascii="Arial" w:hAnsi="Arial" w:cs="Arial"/>
            <w:lang w:val="en-US"/>
          </w:rPr>
          <w:t>neurocomputational</w:t>
        </w:r>
        <w:proofErr w:type="spellEnd"/>
        <w:r w:rsidRPr="728432B7" w:rsidR="00207E12">
          <w:rPr>
            <w:rFonts w:ascii="Arial" w:hAnsi="Arial" w:cs="Arial"/>
            <w:lang w:val="en-US"/>
          </w:rPr>
          <w:t xml:space="preserve"> processes underlying reversal learning performance increases under acute stress.</w:t>
        </w:r>
      </w:ins>
    </w:p>
    <w:p w:rsidRPr="00553BFA" w:rsidR="00277C76" w:rsidRDefault="00553BFA" w14:paraId="5D8AC688" w14:textId="311984B6">
      <w:pPr>
        <w:spacing w:line="480" w:lineRule="auto"/>
        <w:ind w:firstLine="708"/>
        <w:jc w:val="both"/>
        <w:rPr>
          <w:rFonts w:ascii="Arial" w:hAnsi="Arial" w:cs="Arial"/>
          <w:b/>
          <w:bCs/>
          <w:lang w:val="en-US"/>
        </w:rPr>
        <w:pPrChange w:author="Sjoerds, Z." w:date="2021-08-25T10:29:00Z" w:id="533">
          <w:pPr>
            <w:spacing w:line="480" w:lineRule="auto"/>
            <w:jc w:val="both"/>
          </w:pPr>
        </w:pPrChange>
      </w:pPr>
      <w:r w:rsidRPr="4D6442EE">
        <w:rPr>
          <w:rFonts w:ascii="Arial" w:hAnsi="Arial" w:cs="Arial"/>
          <w:lang w:val="en-US"/>
        </w:rPr>
        <w:lastRenderedPageBreak/>
        <w:t xml:space="preserve">While healthy individuals can adapt to a certain level of stress and even find it beneficial </w:t>
      </w:r>
      <w:r w:rsidRPr="4D6442EE">
        <w:rPr>
          <w:rFonts w:ascii="Arial" w:hAnsi="Arial" w:cs="Arial"/>
          <w:lang w:val="en-US"/>
        </w:rPr>
        <w:fldChar w:fldCharType="begin" w:fldLock="1"/>
      </w:r>
      <w:r w:rsidRPr="4D6442EE">
        <w:rPr>
          <w:rFonts w:ascii="Arial" w:hAnsi="Arial" w:cs="Arial"/>
          <w:lang w:val="en-US"/>
        </w:rPr>
        <w:instrText>ADDIN CSL_CITATION {"citationItems":[{"id":"ITEM-1","itemData":{"DOI":"10.1037/a0029823","author":[{"dropping-particle":"","family":"Lighthall","given":"Nichole R","non-dropping-particle":"","parse-names":false,"suffix":""},{"dropping-particle":"","family":"Gorlick","given":"Marissa A","non-dropping-particle":"","parse-names":false,"suffix":""},{"dropping-particle":"","family":"Schoeke","given":"Andrej","non-dropping-particle":"","parse-names":false,"suffix":""},{"dropping-particle":"","family":"Frank","given":"Michael J","non-dropping-particle":"","parse-names":false,"suffix":""},{"dropping-particle":"","family":"Mather","given":"Mara","non-dropping-particle":"","parse-names":false,"suffix":""}],"id":"ITEM-1","issue":"1","issued":{"date-parts":[["2013"]]},"page":"35-46","title":"Stress Modulates Reinforcement Learning in Younger and Older Adults","type":"article-journal","volume":"28"},"uris":["http://www.mendeley.com/documents/?uuid=fa3680cb-ea09-4ff9-be13-19d67109922a"]}],"mendeley":{"formattedCitation":"(Lighthall et al., 2013)","plainTextFormattedCitation":"(Lighthall et al., 2013)","previouslyFormattedCitation":"(Lighthall et al., 2013)"},"properties":{"noteIndex":0},"schema":"https://github.com/citation-style-language/schema/raw/master/csl-citation.json"}</w:instrText>
      </w:r>
      <w:r w:rsidRPr="4D6442EE">
        <w:rPr>
          <w:rFonts w:ascii="Arial" w:hAnsi="Arial" w:cs="Arial"/>
          <w:lang w:val="en-US"/>
        </w:rPr>
        <w:fldChar w:fldCharType="separate"/>
      </w:r>
      <w:r w:rsidRPr="4D6442EE">
        <w:rPr>
          <w:rFonts w:ascii="Arial" w:hAnsi="Arial" w:cs="Arial"/>
          <w:noProof/>
          <w:lang w:val="en-US"/>
        </w:rPr>
        <w:t>(Lighthall et al., 2013)</w:t>
      </w:r>
      <w:r w:rsidRPr="4D6442EE">
        <w:rPr>
          <w:rFonts w:ascii="Arial" w:hAnsi="Arial" w:cs="Arial"/>
          <w:lang w:val="en-US"/>
        </w:rPr>
        <w:fldChar w:fldCharType="end"/>
      </w:r>
      <w:r w:rsidRPr="4D6442EE">
        <w:rPr>
          <w:rFonts w:ascii="Arial" w:hAnsi="Arial" w:cs="Arial"/>
          <w:lang w:val="en-US"/>
        </w:rPr>
        <w:t xml:space="preserve">, decision-making frequently goes awry in psychiatric disorders </w:t>
      </w:r>
      <w:r w:rsidRPr="4D6442EE">
        <w:rPr>
          <w:rFonts w:ascii="Arial" w:hAnsi="Arial" w:cs="Arial"/>
          <w:lang w:val="en-US"/>
        </w:rPr>
        <w:fldChar w:fldCharType="begin" w:fldLock="1"/>
      </w:r>
      <w:r w:rsidRPr="4D6442EE">
        <w:rPr>
          <w:rFonts w:ascii="Arial" w:hAnsi="Arial" w:cs="Arial"/>
          <w:lang w:val="en-US"/>
        </w:rPr>
        <w:instrText>ADDIN CSL_CITATION {"citationItems":[{"id":"ITEM-1","itemData":{"DOI":"10.1176/appi.neuropsych.12110268","ISSN":"15457222","PMID":"24599051","abstract":"A commonality of patients with major psychiatric disorders is their propensity to make poor decisions, which is intimately related to poor real-life outcomes. The authors reviewed the literature on decision making as applied to severe psychiatric disorders, with particular focus on advances in cognitive neuroscience. Deficits in reward sensitivity, avoidance learning, and temporal discounting are reported in depression. Besides abnormalities in hedonic capacity, other cognitive distortions required for flexible control of behavior occur in patients with bipolar disorder and schizophrenia. A conceptual framework of abnormal decision making in mental illness could generate targeted interventions to improve quality of life and clinical outcomes. © 2014 American Psychiatric Association.","author":[{"dropping-particle":"","family":"Cáceda","given":"Ricardo","non-dropping-particle":"","parse-names":false,"suffix":""},{"dropping-particle":"","family":"Nemeroff","given":"Charles B.","non-dropping-particle":"","parse-names":false,"suffix":""},{"dropping-particle":"","family":"Harvey","given":"Philip D.","non-dropping-particle":"","parse-names":false,"suffix":""}],"container-title":"Journal of Neuropsychiatry and Clinical Neurosciences","id":"ITEM-1","issue":"3","issued":{"date-parts":[["2014"]]},"page":"196-213","title":"Toward an understanding of decision making in severe mental illness","type":"article-journal","volume":"26"},"uris":["http://www.mendeley.com/documents/?uuid=6a8948b5-82ea-45b2-89f0-78b1806f75a4"]},{"id":"ITEM-2","itemData":{"DOI":"10.1016/j.biopsych.2017.04.006","ISSN":"18732402","PMID":"28599832","abstract":"We use parallel interacting goal-directed and habitual strategies to make our daily decisions. The arbitration between these strategies is relevant to inflexible repetitive behaviors in psychiatric disorders. Goal-directed control, also known as model-based control, is based on an affective outcome relying on a learned internal model to prospectively make decisions. In contrast, habit control, also known as model-free control, is based on an integration of previous reinforced learning autonomous of the current outcome value and is implicit and more efficient but at the cost of greater inflexibility. The concept of model-based control can be further extended into pavlovian processes. Here we describe and compare tasks that tap into these constructs and emphasize the clinical relevance and translation of these tasks in psychiatric disorders. Together, these findings highlight a role for model-based control as a transdiagnostic impairment underlying compulsive behaviors and representing a promising therapeutic target.","author":[{"dropping-particle":"","family":"Voon","given":"Valerie","non-dropping-particle":"","parse-names":false,"suffix":""},{"dropping-particle":"","family":"Reiter","given":"Andrea","non-dropping-particle":"","parse-names":false,"suffix":""},{"dropping-particle":"","family":"Sebold","given":"Miriam","non-dropping-particle":"","parse-names":false,"suffix":""},{"dropping-particle":"","family":"Groman","given":"Stephanie","non-dropping-particle":"","parse-names":false,"suffix":""}],"container-title":"Biological Psychiatry","id":"ITEM-2","issue":"6","issued":{"date-parts":[["2017"]]},"page":"391-400","publisher":"Elsevier Inc","title":"Model-Based Control in Dimensional Psychiatry","type":"article-journal","volume":"82"},"uris":["http://www.mendeley.com/documents/?uuid=4ebb866b-ed5a-4c87-b13e-1db181df6c9a"]}],"mendeley":{"formattedCitation":"(Cáceda et al., 2014; Voon et al., 2017)","plainTextFormattedCitation":"(Cáceda et al., 2014; Voon et al., 2017)","previouslyFormattedCitation":"(Cáceda et al., 2014; Voon et al., 2017)"},"properties":{"noteIndex":0},"schema":"https://github.com/citation-style-language/schema/raw/master/csl-citation.json"}</w:instrText>
      </w:r>
      <w:r w:rsidRPr="4D6442EE">
        <w:rPr>
          <w:rFonts w:ascii="Arial" w:hAnsi="Arial" w:cs="Arial"/>
          <w:lang w:val="en-US"/>
        </w:rPr>
        <w:fldChar w:fldCharType="separate"/>
      </w:r>
      <w:r w:rsidRPr="4D6442EE">
        <w:rPr>
          <w:rFonts w:ascii="Arial" w:hAnsi="Arial" w:cs="Arial"/>
          <w:noProof/>
          <w:lang w:val="en-US"/>
        </w:rPr>
        <w:t>(Cáceda et al., 2014; Voon et al., 2017)</w:t>
      </w:r>
      <w:r w:rsidRPr="4D6442EE">
        <w:rPr>
          <w:rFonts w:ascii="Arial" w:hAnsi="Arial" w:cs="Arial"/>
          <w:lang w:val="en-US"/>
        </w:rPr>
        <w:fldChar w:fldCharType="end"/>
      </w:r>
      <w:r w:rsidRPr="4D6442EE">
        <w:rPr>
          <w:rFonts w:ascii="Arial" w:hAnsi="Arial" w:cs="Arial"/>
          <w:lang w:val="en-US"/>
        </w:rPr>
        <w:t>.</w:t>
      </w:r>
      <w:r w:rsidRPr="4D6442EE">
        <w:rPr>
          <w:rFonts w:ascii="Arial" w:hAnsi="Arial" w:cs="Arial"/>
          <w:b/>
          <w:bCs/>
          <w:lang w:val="en-US"/>
        </w:rPr>
        <w:t xml:space="preserve"> </w:t>
      </w:r>
      <w:r w:rsidRPr="4D6442EE" w:rsidR="00794CD9">
        <w:rPr>
          <w:rFonts w:ascii="Arial" w:hAnsi="Arial" w:cs="Arial"/>
          <w:lang w:val="en-US"/>
        </w:rPr>
        <w:t>Our results suggest that it might be worthwhile assess</w:t>
      </w:r>
      <w:ins w:author="Lennart Lüttgau" w:date="2021-07-06T14:27:00Z" w:id="534">
        <w:r w:rsidRPr="4D6442EE" w:rsidR="00EF7103">
          <w:rPr>
            <w:rFonts w:ascii="Arial" w:hAnsi="Arial" w:cs="Arial"/>
            <w:lang w:val="en-US"/>
          </w:rPr>
          <w:t>ing</w:t>
        </w:r>
      </w:ins>
      <w:r w:rsidRPr="4D6442EE" w:rsidR="00794CD9">
        <w:rPr>
          <w:rFonts w:ascii="Arial" w:hAnsi="Arial" w:cs="Arial"/>
          <w:lang w:val="en-US"/>
        </w:rPr>
        <w:t xml:space="preserve"> decision-making under acute stress in </w:t>
      </w:r>
      <w:ins w:author="Lennart Lüttgau" w:date="2021-07-06T14:28:00Z" w:id="535">
        <w:r w:rsidRPr="4D6442EE" w:rsidR="00EF7103">
          <w:rPr>
            <w:rFonts w:ascii="Arial" w:hAnsi="Arial" w:cs="Arial"/>
            <w:lang w:val="en-US"/>
          </w:rPr>
          <w:t xml:space="preserve">populations </w:t>
        </w:r>
      </w:ins>
      <w:r w:rsidRPr="4D6442EE" w:rsidR="00794CD9">
        <w:rPr>
          <w:rFonts w:ascii="Arial" w:hAnsi="Arial" w:cs="Arial"/>
          <w:lang w:val="en-US"/>
        </w:rPr>
        <w:t>at</w:t>
      </w:r>
      <w:ins w:author="Lennart Lüttgau" w:date="2021-07-06T14:28:00Z" w:id="536">
        <w:r w:rsidRPr="4D6442EE" w:rsidR="00EF7103">
          <w:rPr>
            <w:rFonts w:ascii="Arial" w:hAnsi="Arial" w:cs="Arial"/>
            <w:lang w:val="en-US"/>
          </w:rPr>
          <w:t xml:space="preserve"> </w:t>
        </w:r>
      </w:ins>
      <w:r w:rsidRPr="4D6442EE" w:rsidR="00794CD9">
        <w:rPr>
          <w:rFonts w:ascii="Arial" w:hAnsi="Arial" w:cs="Arial"/>
          <w:lang w:val="en-US"/>
        </w:rPr>
        <w:t xml:space="preserve">risk </w:t>
      </w:r>
      <w:ins w:author="Lennart Lüttgau" w:date="2021-07-06T14:28:00Z" w:id="537">
        <w:r w:rsidRPr="4D6442EE" w:rsidR="00EF7103">
          <w:rPr>
            <w:rFonts w:ascii="Arial" w:hAnsi="Arial" w:cs="Arial"/>
            <w:lang w:val="en-US"/>
          </w:rPr>
          <w:t xml:space="preserve">of developing psychiatric conditions </w:t>
        </w:r>
      </w:ins>
      <w:r w:rsidRPr="4D6442EE" w:rsidR="00794CD9">
        <w:rPr>
          <w:rFonts w:ascii="Arial" w:hAnsi="Arial" w:cs="Arial"/>
          <w:lang w:val="en-US"/>
        </w:rPr>
        <w:t>to reveal how stress is involved in maladaptive decision-making. Identification of</w:t>
      </w:r>
      <w:r w:rsidRPr="4D6442EE" w:rsidR="000F0D96">
        <w:rPr>
          <w:rFonts w:ascii="Arial" w:hAnsi="Arial" w:cs="Arial"/>
          <w:lang w:val="en-US"/>
        </w:rPr>
        <w:t xml:space="preserve"> altered choice behavior and</w:t>
      </w:r>
      <w:r w:rsidRPr="4D6442EE" w:rsidR="00794CD9">
        <w:rPr>
          <w:rFonts w:ascii="Arial" w:hAnsi="Arial" w:cs="Arial"/>
          <w:lang w:val="en-US"/>
        </w:rPr>
        <w:t xml:space="preserve"> relevant </w:t>
      </w:r>
      <w:r w:rsidRPr="4D6442EE" w:rsidR="000F0D96">
        <w:rPr>
          <w:rFonts w:ascii="Arial" w:hAnsi="Arial" w:cs="Arial"/>
          <w:lang w:val="en-US"/>
        </w:rPr>
        <w:t>neural networks in healthy individuals</w:t>
      </w:r>
      <w:r w:rsidRPr="4D6442EE" w:rsidR="003432D8">
        <w:rPr>
          <w:rFonts w:ascii="Arial" w:hAnsi="Arial" w:cs="Arial"/>
          <w:lang w:val="en-US"/>
        </w:rPr>
        <w:t xml:space="preserve"> make it possible to disentangle how stress affects healthy </w:t>
      </w:r>
      <w:r w:rsidRPr="4D6442EE" w:rsidR="001C43EC">
        <w:rPr>
          <w:rFonts w:ascii="Arial" w:hAnsi="Arial" w:cs="Arial"/>
          <w:lang w:val="en-US"/>
        </w:rPr>
        <w:t>decision-making</w:t>
      </w:r>
      <w:r w:rsidRPr="4D6442EE" w:rsidR="003432D8">
        <w:rPr>
          <w:rFonts w:ascii="Arial" w:hAnsi="Arial" w:cs="Arial"/>
          <w:lang w:val="en-US"/>
        </w:rPr>
        <w:t xml:space="preserve"> and what might be a maladaptive psychiatric alteration</w:t>
      </w:r>
      <w:r w:rsidRPr="4D6442EE" w:rsidR="000F0D96">
        <w:rPr>
          <w:rFonts w:ascii="Arial" w:hAnsi="Arial" w:cs="Arial"/>
          <w:lang w:val="en-US"/>
        </w:rPr>
        <w:t>.</w:t>
      </w:r>
      <w:r w:rsidRPr="4D6442EE" w:rsidR="00794CD9">
        <w:rPr>
          <w:rFonts w:ascii="Arial" w:hAnsi="Arial" w:cs="Arial"/>
          <w:lang w:val="en-US"/>
        </w:rPr>
        <w:t xml:space="preserve"> </w:t>
      </w:r>
      <w:r w:rsidRPr="4D6442EE" w:rsidR="00277C76">
        <w:rPr>
          <w:rFonts w:ascii="Arial" w:hAnsi="Arial" w:cs="Arial"/>
          <w:lang w:val="en-US"/>
        </w:rPr>
        <w:t xml:space="preserve">As an operationalization of cognitive flexibility, reversal learning is a construct with high relevance for several psychiatric disorders. For instance, in patients with alcohol use disorder </w:t>
      </w:r>
      <w:r w:rsidRPr="4D6442EE">
        <w:rPr>
          <w:rFonts w:ascii="Arial" w:hAnsi="Arial" w:cs="Arial"/>
          <w:lang w:val="en-US"/>
        </w:rPr>
        <w:fldChar w:fldCharType="begin" w:fldLock="1"/>
      </w:r>
      <w:r w:rsidRPr="4D6442EE">
        <w:rPr>
          <w:rFonts w:ascii="Arial" w:hAnsi="Arial" w:cs="Arial"/>
          <w:lang w:val="en-US"/>
        </w:rPr>
        <w:instrText>ADDIN CSL_CITATION {"citationItems":[{"id":"ITEM-1","itemData":{"DOI":"10.1523/JNEUROSCI.4322-15.2016","ISSN":"15292401","PMID":"27798176","abstract":"Addicted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(n=43) versus healthy volunteers (n=35),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 behavioral deficit in updating the alternative choice option and their obsessive-compulsive drinking habits. All results remained significant when adjusting for potential confounders (e.g., neuropsychological measures and gray matter density).Adisturbed integration of alternative choice options implemented by the medial prefrontal cortex appears to be one important explanation for the puzzling question of why addicted individuals continue drug consumption despite negative consequences.","author":[{"dropping-particle":"","family":"Reiter","given":"Andrea M F","non-dropping-particle":"","parse-names":false,"suffix":""},{"dropping-particle":"","family":"Deserno","given":"Lorenz","non-dropping-particle":"","parse-names":false,"suffix":""},{"dropping-particle":"","family":"Kallert","given":"Thomas","non-dropping-particle":"","parse-names":false,"suffix":""},{"dropping-particle":"","family":"Heinze","given":"Hans Jochen","non-dropping-particle":"","parse-names":false,"suffix":""},{"dropping-particle":"","family":"Heinz","given":"Andreas","non-dropping-particle":"","parse-names":false,"suffix":""},{"dropping-particle":"","family":"Schlagenhauf","given":"Florian","non-dropping-particle":"","parse-names":false,"suffix":""}],"container-title":"Journal of Neuroscience","id":"ITEM-1","issue":"43","issued":{"date-parts":[["2016","2"]]},"page":"10935-10948","publisher":"Society for Neuroscience","title":"Behavioral and neural signatures of reduced updating of alternative options in alcohol-dependent patients during flexible decision-making","type":"article-journal","volume":"36"},"uris":["http://www.mendeley.com/documents/?uuid=74758f40-1e9a-327d-8ce9-ecf2918cf42b"]}],"mendeley":{"formattedCitation":"(Andrea M F Reiter et al., 2016)","plainTextFormattedCitation":"(Andrea M F Reiter et al., 2016)","previouslyFormattedCitation":"(Andrea M F Reiter et al., 2016)"},"properties":{"noteIndex":0},"schema":"https://github.com/citation-style-language/schema/raw/master/csl-citation.json"}</w:instrText>
      </w:r>
      <w:r w:rsidRPr="4D6442EE">
        <w:rPr>
          <w:rFonts w:ascii="Arial" w:hAnsi="Arial" w:cs="Arial"/>
          <w:lang w:val="en-US"/>
        </w:rPr>
        <w:fldChar w:fldCharType="separate"/>
      </w:r>
      <w:r w:rsidRPr="4D6442EE" w:rsidR="000F0D96">
        <w:rPr>
          <w:rFonts w:ascii="Arial" w:hAnsi="Arial" w:cs="Arial"/>
          <w:noProof/>
          <w:lang w:val="en-US"/>
        </w:rPr>
        <w:t>(Andrea M F Reiter et al., 2016)</w:t>
      </w:r>
      <w:r w:rsidRPr="4D6442EE">
        <w:rPr>
          <w:rFonts w:ascii="Arial" w:hAnsi="Arial" w:cs="Arial"/>
          <w:lang w:val="en-US"/>
        </w:rPr>
        <w:fldChar w:fldCharType="end"/>
      </w:r>
      <w:r w:rsidRPr="4D6442EE" w:rsidR="000F0D96">
        <w:rPr>
          <w:rFonts w:ascii="Arial" w:hAnsi="Arial" w:cs="Arial"/>
          <w:lang w:val="en-US"/>
        </w:rPr>
        <w:t xml:space="preserve">, </w:t>
      </w:r>
      <w:r w:rsidRPr="4D6442EE" w:rsidR="00277C76">
        <w:rPr>
          <w:rFonts w:ascii="Arial" w:hAnsi="Arial" w:cs="Arial"/>
          <w:lang w:val="en-US"/>
        </w:rPr>
        <w:t xml:space="preserve">anorexia nervosa </w:t>
      </w:r>
      <w:r w:rsidRPr="4D6442EE">
        <w:rPr>
          <w:rFonts w:ascii="Arial" w:hAnsi="Arial" w:cs="Arial"/>
          <w:lang w:val="en-US"/>
        </w:rPr>
        <w:fldChar w:fldCharType="begin" w:fldLock="1"/>
      </w:r>
      <w:r w:rsidRPr="4D6442EE">
        <w:rPr>
          <w:rFonts w:ascii="Arial" w:hAnsi="Arial" w:cs="Arial"/>
          <w:lang w:val="en-US"/>
        </w:rPr>
        <w:instrText>ADDIN CSL_CITATION {"citationItems":[{"id":"ITEM-1","itemData":{"DOI":"10.1016/j.biopsych.2017.07.024","ISSN":"0006-3223","author":[{"dropping-particle":"","family":"Bernardoni","given":"Fabio","non-dropping-particle":"","parse-names":false,"suffix":""},{"dropping-particle":"","family":"Geisler","given":"Daniel","non-dropping-particle":"","parse-names":false,"suffix":""},{"dropping-particle":"","family":"King","given":"Joseph A","non-dropping-particle":"","parse-names":false,"suffix":""},{"dropping-particle":"","family":"Ritschel","given":"Franziska","non-dropping-particle":"","parse-names":false,"suffix":""},{"dropping-particle":"","family":"Murr","given":"Julia","non-dropping-particle":"","parse-names":false,"suffix":""},{"dropping-particle":"","family":"Reiter","given":"Andrea M F","non-dropping-particle":"","parse-names":false,"suffix":""},{"dropping-particle":"","family":"Smolka","given":"Michael N","non-dropping-particle":"","parse-names":false,"suffix":""},{"dropping-particle":"","family":"Kiebel","given":"Stefan","non-dropping-particle":"","parse-names":false,"suffix":""},{"dropping-particle":"","family":"Ehrlich","given":"Stefan","non-dropping-particle":"","parse-names":false,"suffix":""}],"container-title":"Biological Psychiatry","id":"ITEM-1","issued":{"date-parts":[["2017"]]},"publisher":"Society of Biological Psychiatry","title":"Altered medial frontal feedback learning signals in anorexia nervosa","type":"article-journal"</w:instrText>
      </w:r>
      <w:r w:rsidRPr="4D6442EE">
        <w:rPr>
          <w:rFonts w:ascii="Arial" w:hAnsi="Arial" w:cs="Arial"/>
        </w:rPr>
        <w:instrText>},"uris":["http://www.mendeley.com/documents/?uuid=1f4b6653-be5e-40f9-bdd0-be2d81eaccf2"]}],"mendeley":{"formattedCitation":"(Bernardoni et al., 2017)","plainTextFormattedCitation":"(Bernardoni et al., 2017)","previouslyFormattedCitation":"(Bernardoni et al., 2017)"},"properties":{"noteIndex":0},"schema":"https://github.com/citation-style-language/schema/raw/master/csl-citation.json"}</w:instrText>
      </w:r>
      <w:r w:rsidRPr="4D6442EE">
        <w:rPr>
          <w:rFonts w:ascii="Arial" w:hAnsi="Arial" w:cs="Arial"/>
          <w:lang w:val="en-US"/>
        </w:rPr>
        <w:fldChar w:fldCharType="separate"/>
      </w:r>
      <w:r w:rsidRPr="4D6442EE" w:rsidR="00277C76">
        <w:rPr>
          <w:rFonts w:ascii="Arial" w:hAnsi="Arial" w:cs="Arial"/>
          <w:noProof/>
        </w:rPr>
        <w:t>(Bernardoni et al., 2017)</w:t>
      </w:r>
      <w:r w:rsidRPr="4D6442EE">
        <w:rPr>
          <w:rFonts w:ascii="Arial" w:hAnsi="Arial" w:cs="Arial"/>
          <w:lang w:val="en-US"/>
        </w:rPr>
        <w:fldChar w:fldCharType="end"/>
      </w:r>
      <w:r w:rsidRPr="4D6442EE" w:rsidR="00277C76">
        <w:rPr>
          <w:rFonts w:ascii="Arial" w:hAnsi="Arial" w:cs="Arial"/>
        </w:rPr>
        <w:t xml:space="preserve">, </w:t>
      </w:r>
      <w:proofErr w:type="spellStart"/>
      <w:r w:rsidRPr="4D6442EE" w:rsidR="00277C76">
        <w:rPr>
          <w:rFonts w:ascii="Arial" w:hAnsi="Arial" w:cs="Arial"/>
        </w:rPr>
        <w:t>binge-eating</w:t>
      </w:r>
      <w:proofErr w:type="spellEnd"/>
      <w:r w:rsidRPr="4D6442EE" w:rsidR="00277C76">
        <w:rPr>
          <w:rFonts w:ascii="Arial" w:hAnsi="Arial" w:cs="Arial"/>
        </w:rPr>
        <w:t xml:space="preserve"> </w:t>
      </w:r>
      <w:proofErr w:type="spellStart"/>
      <w:r w:rsidRPr="4D6442EE" w:rsidR="00277C76">
        <w:rPr>
          <w:rFonts w:ascii="Arial" w:hAnsi="Arial" w:cs="Arial"/>
        </w:rPr>
        <w:t>disorder</w:t>
      </w:r>
      <w:proofErr w:type="spellEnd"/>
      <w:r w:rsidRPr="4D6442EE" w:rsidR="00277C76">
        <w:rPr>
          <w:rFonts w:ascii="Arial" w:hAnsi="Arial" w:cs="Arial"/>
        </w:rPr>
        <w:t xml:space="preserve"> </w:t>
      </w:r>
      <w:r w:rsidRPr="4D6442EE">
        <w:rPr>
          <w:rFonts w:ascii="Arial" w:hAnsi="Arial" w:cs="Arial"/>
          <w:lang w:val="en-US"/>
        </w:rPr>
        <w:fldChar w:fldCharType="begin" w:fldLock="1"/>
      </w:r>
      <w:r w:rsidRPr="4D6442EE">
        <w:rPr>
          <w:rFonts w:ascii="Arial" w:hAnsi="Arial" w:cs="Arial"/>
        </w:rPr>
        <w:instrText>ADDIN CSL_CITATION {"citationItems":[{"id":"ITEM-1","itemData":{"DOI":"10.1038/npp.2016.95","ISSN":"1740634X","PMID":"27301429","abstract":"Despite its clinical relevance and the recent recognition as a diagnostic category in the DSM-5, binge eating disorder (BED) has rarely been investigated from a cognitive neuroscientific perspective targeting a more precise neurocognitive profiling of the disorder. BED patients suffer from a lack of behavioral control during recurrent binge eating episodes and thus fail to adapt their behavior in the face of negative consequences, eg, high risk for obesity. To examine impairments in flexible reward-based decision-making, we exposed BED patients (n=22) and matched healthy individuals (n=22) to a reward-guided decision-making task during functional resonance imaging (fMRI). Performing fMRI analysis informed via computational modeling of choice behavior, we were able to identify specific signatures of altered decision-making in BED. On the behavioral level, we observed impaired behavioral adaptation in BED, which was due to enhanced switching behavior, a putative deficit in striking a balance between exploration and exploitation appropriately. This was accompanied by diminished activation related to exploratory decisions in the anterior insula/ventro-lateral prefrontal cortex. Moreover, although so-called model-free reward prediction errors remained intact, representation of ventro-medial prefrontal learning signatures, incorporating inference on unchosen options, was reduced in BED, which was associated with successful decision-making in the task. On the basis of a computational psychiatry account, the presented findings contribute to defining a neurocognitive phenotype of BED.","author":[{"dropping-particle":"","family":"Reiter","given":"Andrea M.F.","non-dropping-particle":"","parse-names":false,"suffix":""},{"dropping-particle":"","family":"Heinze","given":"Hans Jochen","non-dropping-particle":"","parse-names":false,"suffix":""},{"dropping-particle":"","family":"Schlagenhauf","given":"Florian","non-dropping-particle":"","parse-names":false,"suffix":""},{"dropping-particle":"","family":"Deserno","given":"Lorenz","non-dropping-particle":"","parse-names":false,"suffix":""}],"container-title":"Neuropsychopharmacology","id":"ITEM-1","issue":"3","issued":{"date-parts":[["2017"]]},"page":"628-637","publisher":"Nature Publishing Group","title":"Impaired Flexible Reward-Based Decision-Making in Binge Eating Disorder: Evidence from Computational Modeling and Functional Neuroimaging","type":"article-journal","volume":"42"},"uris":["http://www.mendeley.com/documents/?uuid=b1329b8d-d50c-4f50-a112-f68b5b0b1de5"]}],"mendeley":{"formattedCitation":"(Reiter et al., 2017)","plainTextFormattedCitation":"(Reiter et al., 2017)","previouslyFormattedCitation":"(Reiter et al., 2017)"},"properties":{"noteIndex":0},"schema":"https://github.com/citation-style-language/schema/raw/master/csl-citation.json"}</w:instrText>
      </w:r>
      <w:r w:rsidRPr="4D6442EE">
        <w:rPr>
          <w:rFonts w:ascii="Arial" w:hAnsi="Arial" w:cs="Arial"/>
          <w:lang w:val="en-US"/>
        </w:rPr>
        <w:fldChar w:fldCharType="separate"/>
      </w:r>
      <w:r w:rsidRPr="4D6442EE" w:rsidR="005213EF">
        <w:rPr>
          <w:rFonts w:ascii="Arial" w:hAnsi="Arial" w:cs="Arial"/>
          <w:noProof/>
        </w:rPr>
        <w:t>(Reiter et al., 2017)</w:t>
      </w:r>
      <w:r w:rsidRPr="4D6442EE">
        <w:rPr>
          <w:rFonts w:ascii="Arial" w:hAnsi="Arial" w:cs="Arial"/>
          <w:lang w:val="en-US"/>
        </w:rPr>
        <w:fldChar w:fldCharType="end"/>
      </w:r>
      <w:r w:rsidRPr="4D6442EE" w:rsidR="00277C76">
        <w:rPr>
          <w:rFonts w:ascii="Arial" w:hAnsi="Arial" w:cs="Arial"/>
        </w:rPr>
        <w:t xml:space="preserve">, ADHD </w:t>
      </w:r>
      <w:r w:rsidRPr="4D6442EE">
        <w:rPr>
          <w:rFonts w:ascii="Arial" w:hAnsi="Arial" w:cs="Arial"/>
          <w:lang w:val="en-US"/>
        </w:rPr>
        <w:fldChar w:fldCharType="begin" w:fldLock="1"/>
      </w:r>
      <w:r w:rsidRPr="4D6442EE">
        <w:rPr>
          <w:rFonts w:ascii="Arial" w:hAnsi="Arial" w:cs="Arial"/>
        </w:rPr>
        <w:instrText>ADDIN CSL_CITATION {"citationItems":[{"id":"ITEM-1","itemData":{"DOI":"10.1001/jamapsychiatry.2014.1093","author":[{"dropping-particle":"","family":"Hauser","given":"Tobias U","non-dropping-particle":"","parse-names":false,"suffix":""},{"dropping-particle":"","family":"Iannaccone","given":"Reto","non-dropping-particle":"","parse-names":false,"suffix":""},{"dropping-particle":"","family":"Ball","given":"Juliane","non-dropping-particle":"","parse-names":false,"suffix":""},{"dropping-particle":"","family":"Mathys","given":"Christoph","non-dropping-particle":"","parse-names":false,"suffix":""},{"dropping-particle":"","family":"Brandeis","given":"Daniel","non-dropping-particle":"","parse-names":false,"suffix":""},{"dropping-particle":"","family":"Walitza","given":"Susanne","non-dropping-particle":"","parse-names":false,"suffix":""},{"dropping-particle":"","family":"Brem","given":"Silvia","non-dropping-particle":"","parse-names":false,"suffix":""}],"id":"ITEM-1","issue":"10","issued":{"date-parts":[["2021"]]},"page":"1165-1173","title":"Role of the Medial Prefrontal Cortex in Impaired Decision Making in Juvenile Attention-Deficit/Hyperactivity Disorder","type":"article-journal","volume":"71"},"uris":["http://www.mendeley.com/documents/?uuid=2a9fa4a6-8f92-4a92-9f21-ba192976ca14"]}],"mendeley":{"formattedCitation":"(Hauser et al., 2021)","plainTextFormattedCitation":"(Hauser et al., 2021)","previouslyFormattedCitation":"(Hauser et al., 2021)"},"properties":{"noteIndex":0},"schema":"https://github.com/citation-style-language/schema/raw/master/csl-citation.json"}</w:instrText>
      </w:r>
      <w:r w:rsidRPr="4D6442EE">
        <w:rPr>
          <w:rFonts w:ascii="Arial" w:hAnsi="Arial" w:cs="Arial"/>
          <w:lang w:val="en-US"/>
        </w:rPr>
        <w:fldChar w:fldCharType="separate"/>
      </w:r>
      <w:r w:rsidRPr="4D6442EE" w:rsidR="00277C76">
        <w:rPr>
          <w:rFonts w:ascii="Arial" w:hAnsi="Arial" w:cs="Arial"/>
          <w:noProof/>
        </w:rPr>
        <w:t>(Hauser et al., 2021)</w:t>
      </w:r>
      <w:r w:rsidRPr="4D6442EE">
        <w:rPr>
          <w:rFonts w:ascii="Arial" w:hAnsi="Arial" w:cs="Arial"/>
          <w:lang w:val="en-US"/>
        </w:rPr>
        <w:fldChar w:fldCharType="end"/>
      </w:r>
      <w:r w:rsidRPr="4D6442EE" w:rsidR="00277C76">
        <w:rPr>
          <w:rFonts w:ascii="Arial" w:hAnsi="Arial" w:cs="Arial"/>
        </w:rPr>
        <w:t xml:space="preserve"> </w:t>
      </w:r>
      <w:proofErr w:type="spellStart"/>
      <w:r w:rsidRPr="4D6442EE" w:rsidR="00277C76">
        <w:rPr>
          <w:rFonts w:ascii="Arial" w:hAnsi="Arial" w:cs="Arial"/>
        </w:rPr>
        <w:t>or</w:t>
      </w:r>
      <w:proofErr w:type="spellEnd"/>
      <w:r w:rsidRPr="4D6442EE" w:rsidR="00277C76">
        <w:rPr>
          <w:rFonts w:ascii="Arial" w:hAnsi="Arial" w:cs="Arial"/>
        </w:rPr>
        <w:t xml:space="preserve"> </w:t>
      </w:r>
      <w:proofErr w:type="spellStart"/>
      <w:r w:rsidRPr="4D6442EE" w:rsidR="00277C76">
        <w:rPr>
          <w:rFonts w:ascii="Arial" w:hAnsi="Arial" w:cs="Arial"/>
        </w:rPr>
        <w:t>schizophrenia</w:t>
      </w:r>
      <w:proofErr w:type="spellEnd"/>
      <w:r w:rsidRPr="4D6442EE" w:rsidR="00277C76">
        <w:rPr>
          <w:rFonts w:ascii="Arial" w:hAnsi="Arial" w:cs="Arial"/>
        </w:rPr>
        <w:t xml:space="preserve"> </w:t>
      </w:r>
      <w:r w:rsidRPr="4D6442EE">
        <w:rPr>
          <w:rFonts w:ascii="Arial" w:hAnsi="Arial" w:cs="Arial"/>
          <w:lang w:val="en-US"/>
        </w:rPr>
        <w:fldChar w:fldCharType="begin" w:fldLock="1"/>
      </w:r>
      <w:r w:rsidRPr="4D6442EE">
        <w:rPr>
          <w:rFonts w:ascii="Arial" w:hAnsi="Arial" w:cs="Arial"/>
        </w:rPr>
        <w:instrText>ADDIN CSL_CITATION {"citationItems":[{"id":"ITEM-1","itemData":{"DOI":"10.1093/schbul/sbaa055","ISSN":"17451701","PMID":"32318717","abstract":"Increased striatal dopamine synthesis capacity has consistently been reported in patients with schizophrenia. However, the mechanism translating this into behavior and symptoms remains unclear. It has been proposed that heightened striatal dopamine may blunt dopaminergic reward prediction error signaling during reinforcement learning. In this study, we investigated striatal dopamine synthesis capacity, reward prediction errors, and their association in unmedicated schizophrenia patients (n = 19) and healthy controls (n = 23). They took part in FDOPA-PET and underwent functional magnetic resonance imaging (fMRI) scanning, where they performed a reversal-learning paradigm. The groups were compared regarding dopamine synthesis capacity (Kicer), fMRI neural prediction error signals, and the correlation of both. Patients did not differ from controls with respect to striatal Kicer. Taking into account, comorbid alcohol abuse revealed that patients without such abuse showed elevated Kicer in the associative striatum, while those with abuse did not differ from controls. Comparing all patients to controls, patients performed worse during reversal learning and displayed reduced prediction error signaling in the ventral striatum. In controls, Kicer in the limbic striatum correlated with higher reward prediction error signaling, while there was no significant association in patients. Kicer in the associative striatum correlated with higher positive symptoms and blunted reward prediction error signaling was associated with negative symptoms. Our results suggest a dissociation between striatal</w:instrText>
      </w:r>
      <w:r w:rsidRPr="4D6442EE">
        <w:rPr>
          <w:rFonts w:ascii="Arial" w:hAnsi="Arial" w:cs="Arial"/>
          <w:lang w:val="en-US"/>
        </w:rPr>
        <w:instrText xml:space="preserve"> subregions and symptom domains, with elevated dopamine synthesis capacity in the associative striatum contributing to positive symptoms while blunted prediction error signaling in the ventral striatum related to negative symptoms.","author":[{"dropping-particle":"","family":"Katthagen","given":"Teresa","non-dropping-particle":"","parse-names":false,"suffix":""},{"dropping-particle":"","family":"Kaminski","given":"Jakob","non-dropping-particle":"","parse-names":false,"suffix":""},{"dropping-particle":"","family":"Heinz","given":"Andreas","non-dropping-particle":"","parse-names":false,"suffix":""},{"dropping-particle":"","family":"Buchert","given":"Ralph","non-dropping-particle":"","parse-names":false,"suffix":""},{"dropping-particle":"","family":"Schlagenhauf","given":"Florian","non-dropping-particle":"","parse-names":false,"suffix":""}],"container-title":"Schizophrenia Bulletin","id":"ITEM-1","issue":"6","issued":{"date-parts":[["2020"]]},"page":"1535-1546","title":"Striatal Dopamine and Reward Prediction Error Signaling in Unmedicated Schizophrenia Patients","type":"article-journal","volume":"46"},"uris":["http://www.mendeley.com/documents/?uuid=ebb7b19e-ccc4-48d6-a2a3-691d92d61aa3"]}],"mendeley":{"formattedCitation":"(Katthagen et al., 2020)","plainTextFormattedCitation":"(Katthagen et al., 2020)","previouslyFormattedCitation":"(Katthagen et al., 2020)"},"properties":{"noteIndex":0},"schema":"https://github.com/citation-style-language/schema/raw/master/csl-citation.json"}</w:instrText>
      </w:r>
      <w:r w:rsidRPr="4D6442EE">
        <w:rPr>
          <w:rFonts w:ascii="Arial" w:hAnsi="Arial" w:cs="Arial"/>
          <w:lang w:val="en-US"/>
        </w:rPr>
        <w:fldChar w:fldCharType="separate"/>
      </w:r>
      <w:r w:rsidRPr="4D6442EE" w:rsidR="005213EF">
        <w:rPr>
          <w:rFonts w:ascii="Arial" w:hAnsi="Arial" w:cs="Arial"/>
          <w:noProof/>
          <w:lang w:val="en-US"/>
        </w:rPr>
        <w:t>(Katthagen et al., 2020)</w:t>
      </w:r>
      <w:r w:rsidRPr="4D6442EE">
        <w:rPr>
          <w:rFonts w:ascii="Arial" w:hAnsi="Arial" w:cs="Arial"/>
          <w:lang w:val="en-US"/>
        </w:rPr>
        <w:fldChar w:fldCharType="end"/>
      </w:r>
      <w:r w:rsidRPr="4D6442EE" w:rsidR="00277C76">
        <w:rPr>
          <w:rFonts w:ascii="Arial" w:hAnsi="Arial" w:cs="Arial"/>
          <w:lang w:val="en-US"/>
        </w:rPr>
        <w:t xml:space="preserve"> cognitive flexibility and its </w:t>
      </w:r>
      <w:r w:rsidRPr="4D6442EE" w:rsidR="00F472EE">
        <w:rPr>
          <w:rFonts w:ascii="Arial" w:hAnsi="Arial" w:cs="Arial"/>
          <w:lang w:val="en-US"/>
        </w:rPr>
        <w:t>neural</w:t>
      </w:r>
      <w:r w:rsidRPr="4D6442EE" w:rsidR="00277C76">
        <w:rPr>
          <w:rFonts w:ascii="Arial" w:hAnsi="Arial" w:cs="Arial"/>
          <w:lang w:val="en-US"/>
        </w:rPr>
        <w:t xml:space="preserve"> correlates are impaired. </w:t>
      </w:r>
    </w:p>
    <w:p w:rsidR="00B118F5" w:rsidP="00B118F5" w:rsidRDefault="00B118F5" w14:paraId="094ABAE9" w14:textId="3B4266F2">
      <w:pPr>
        <w:spacing w:line="480" w:lineRule="auto"/>
        <w:jc w:val="both"/>
        <w:rPr>
          <w:rFonts w:ascii="Arial" w:hAnsi="Arial" w:cs="Arial"/>
          <w:b/>
          <w:bCs/>
          <w:lang w:val="en-US"/>
        </w:rPr>
      </w:pPr>
      <w:r>
        <w:rPr>
          <w:rFonts w:ascii="Arial" w:hAnsi="Arial" w:cs="Arial"/>
          <w:b/>
          <w:bCs/>
          <w:lang w:val="en-US"/>
        </w:rPr>
        <w:t>Conclusion</w:t>
      </w:r>
    </w:p>
    <w:p w:rsidRPr="00B118F5" w:rsidR="00B118F5" w:rsidP="00B118F5" w:rsidRDefault="4D4B4874" w14:paraId="7D74290D" w14:textId="10BB7AFF">
      <w:pPr>
        <w:spacing w:line="480" w:lineRule="auto"/>
        <w:jc w:val="both"/>
        <w:rPr>
          <w:rFonts w:ascii="Arial" w:hAnsi="Arial" w:cs="Arial"/>
          <w:lang w:val="en-US"/>
        </w:rPr>
      </w:pPr>
      <w:r w:rsidRPr="450E4154">
        <w:rPr>
          <w:rFonts w:ascii="Arial" w:hAnsi="Arial" w:cs="Arial"/>
          <w:lang w:val="en-US"/>
        </w:rPr>
        <w:t xml:space="preserve">Our study combines the advantages of a within-subject design and fine-grained computational measures to investigate the effect of acute psychosocial stress on healthy male adults. </w:t>
      </w:r>
      <w:r w:rsidRPr="450E4154" w:rsidR="3D65B1FF">
        <w:rPr>
          <w:rFonts w:ascii="Arial" w:hAnsi="Arial" w:cs="Arial"/>
          <w:lang w:val="en-US"/>
        </w:rPr>
        <w:t xml:space="preserve">Several lines of analysis showed altered choice </w:t>
      </w:r>
      <w:proofErr w:type="spellStart"/>
      <w:r w:rsidRPr="450E4154" w:rsidR="3D65B1FF">
        <w:rPr>
          <w:rFonts w:ascii="Arial" w:hAnsi="Arial" w:cs="Arial"/>
          <w:lang w:val="en-US"/>
        </w:rPr>
        <w:t>stochasticity</w:t>
      </w:r>
      <w:proofErr w:type="spellEnd"/>
      <w:r w:rsidRPr="450E4154" w:rsidR="3D65B1FF">
        <w:rPr>
          <w:rFonts w:ascii="Arial" w:hAnsi="Arial" w:cs="Arial"/>
          <w:lang w:val="en-US"/>
        </w:rPr>
        <w:t xml:space="preserve"> and slightly improved performance under stress</w:t>
      </w:r>
      <w:r w:rsidRPr="450E4154" w:rsidR="1FB981AD">
        <w:rPr>
          <w:rFonts w:ascii="Arial" w:hAnsi="Arial" w:cs="Arial"/>
          <w:lang w:val="en-US"/>
        </w:rPr>
        <w:t>, with no whole-brain-correctable neural effects of stress.</w:t>
      </w:r>
    </w:p>
    <w:p w:rsidR="00B118F5" w:rsidP="006F1403" w:rsidRDefault="00B118F5" w14:paraId="553A104F" w14:textId="77777777">
      <w:pPr>
        <w:spacing w:line="480" w:lineRule="auto"/>
        <w:jc w:val="both"/>
        <w:rPr>
          <w:rFonts w:ascii="Arial" w:hAnsi="Arial" w:cs="Arial"/>
          <w:lang w:val="en-US"/>
        </w:rPr>
      </w:pPr>
    </w:p>
    <w:p w:rsidR="004C2497" w:rsidRDefault="004C2497" w14:paraId="45595E5C" w14:textId="77777777">
      <w:pPr>
        <w:rPr>
          <w:rFonts w:ascii="Arial" w:hAnsi="Arial" w:cs="Arial"/>
          <w:b/>
          <w:bCs/>
          <w:lang w:val="en-US"/>
        </w:rPr>
      </w:pPr>
      <w:r>
        <w:rPr>
          <w:rFonts w:ascii="Arial" w:hAnsi="Arial" w:cs="Arial"/>
          <w:b/>
          <w:bCs/>
          <w:lang w:val="en-US"/>
        </w:rPr>
        <w:br w:type="page"/>
      </w:r>
    </w:p>
    <w:p w:rsidRPr="00FF71D4" w:rsidR="004C2497" w:rsidP="691CB35D" w:rsidRDefault="004C2497" w14:paraId="7258CAD3" w14:textId="77777777">
      <w:pPr>
        <w:tabs>
          <w:tab w:val="num" w:pos="1152"/>
        </w:tabs>
        <w:suppressAutoHyphens/>
        <w:spacing w:after="120" w:line="360" w:lineRule="auto"/>
        <w:jc w:val="both"/>
        <w:outlineLvl w:val="5"/>
        <w:rPr>
          <w:rFonts w:ascii="Arial" w:hAnsi="Arial" w:eastAsia="Times New Roman"/>
          <w:b/>
          <w:bCs/>
          <w:lang w:val="en-US" w:eastAsia="ar-SA"/>
        </w:rPr>
      </w:pPr>
      <w:bookmarkStart w:name="_Toc472330565" w:id="538"/>
      <w:r w:rsidRPr="691CB35D">
        <w:rPr>
          <w:rFonts w:ascii="Arial" w:hAnsi="Arial" w:eastAsia="Times New Roman"/>
          <w:b/>
          <w:bCs/>
          <w:highlight w:val="yellow"/>
          <w:lang w:val="en-US" w:eastAsia="ar-SA"/>
        </w:rPr>
        <w:lastRenderedPageBreak/>
        <w:t xml:space="preserve">Funding </w:t>
      </w:r>
    </w:p>
    <w:p w:rsidR="004C2497" w:rsidP="7EBE532D" w:rsidRDefault="004C2497" w14:paraId="5369E4AE" w14:textId="77680530">
      <w:pPr>
        <w:spacing w:line="360" w:lineRule="auto"/>
        <w:jc w:val="both"/>
        <w:rPr>
          <w:rFonts w:ascii="Arial" w:hAnsi="Arial"/>
          <w:lang w:val="en-US" w:eastAsia="ar-SA"/>
        </w:rPr>
      </w:pPr>
      <w:r w:rsidRPr="7EBE532D">
        <w:rPr>
          <w:rFonts w:ascii="Arial" w:hAnsi="Arial"/>
          <w:lang w:val="en-US" w:eastAsia="ar-SA"/>
        </w:rPr>
        <w:t>This work was supported by</w:t>
      </w:r>
      <w:del w:author="Sjoerds, Z." w:date="2021-07-19T08:11:00Z" w:id="539">
        <w:r w:rsidRPr="7EBE532D" w:rsidDel="004C2497">
          <w:rPr>
            <w:rFonts w:ascii="Arial" w:hAnsi="Arial"/>
            <w:lang w:val="en-US" w:eastAsia="ar-SA"/>
          </w:rPr>
          <w:delText xml:space="preserve"> </w:delText>
        </w:r>
      </w:del>
      <w:ins w:author="Sjoerds, Z." w:date="2021-07-19T08:11:00Z" w:id="540">
        <w:r w:rsidRPr="7EBE532D" w:rsidR="2617E398">
          <w:rPr>
            <w:rFonts w:ascii="Arial" w:hAnsi="Arial" w:eastAsia="Arial" w:cs="Arial"/>
            <w:lang w:val="en-US"/>
          </w:rPr>
          <w:t xml:space="preserve"> the Rubicon award granted to ZS by the Netherlands Organization for Scientific Research (NWO, Rubicon </w:t>
        </w:r>
        <w:r w:rsidRPr="7EBE532D" w:rsidR="2617E398">
          <w:rPr>
            <w:rFonts w:ascii="Arial" w:hAnsi="Arial" w:eastAsia="Arial" w:cs="Arial"/>
            <w:color w:val="222222"/>
            <w:lang w:val="en-US"/>
          </w:rPr>
          <w:t>2014/05563/ALW</w:t>
        </w:r>
        <w:r w:rsidRPr="7EBE532D" w:rsidR="2617E398">
          <w:rPr>
            <w:rFonts w:ascii="Arial" w:hAnsi="Arial" w:eastAsia="Arial" w:cs="Arial"/>
            <w:lang w:val="en-US"/>
          </w:rPr>
          <w:t>), by</w:t>
        </w:r>
        <w:r w:rsidRPr="7EBE532D" w:rsidR="2617E398">
          <w:rPr>
            <w:rFonts w:ascii="Arial" w:hAnsi="Arial"/>
            <w:lang w:val="en-US" w:eastAsia="ar-SA"/>
          </w:rPr>
          <w:t xml:space="preserve"> </w:t>
        </w:r>
      </w:ins>
      <w:r w:rsidRPr="7EBE532D">
        <w:rPr>
          <w:rFonts w:ascii="Arial" w:hAnsi="Arial"/>
          <w:lang w:val="en-US" w:eastAsia="ar-SA"/>
        </w:rPr>
        <w:t xml:space="preserve">the Einstein Center for Neurosciences (LW), </w:t>
      </w:r>
      <w:ins w:author="Sjoerds, Z." w:date="2021-07-19T08:11:00Z" w:id="541">
        <w:r w:rsidRPr="7EBE532D" w:rsidR="5E563265">
          <w:rPr>
            <w:rFonts w:ascii="Arial" w:hAnsi="Arial"/>
            <w:lang w:val="en-US" w:eastAsia="ar-SA"/>
          </w:rPr>
          <w:t xml:space="preserve">and by </w:t>
        </w:r>
      </w:ins>
      <w:r w:rsidRPr="7EBE532D">
        <w:rPr>
          <w:rFonts w:ascii="Arial" w:hAnsi="Arial"/>
          <w:lang w:val="en-US" w:eastAsia="ar-SA"/>
        </w:rPr>
        <w:t>the Heisenberg program from the German Research Foundation (grant number SCHL 1969/1-2/3-1/5-1)</w:t>
      </w:r>
      <w:r w:rsidR="00A467F9">
        <w:rPr>
          <w:rFonts w:ascii="Arial" w:hAnsi="Arial"/>
          <w:lang w:val="en-US" w:eastAsia="ar-SA"/>
        </w:rPr>
        <w:t>, as well as the</w:t>
      </w:r>
      <w:r w:rsidRPr="00A467F9" w:rsidR="00A467F9">
        <w:rPr>
          <w:rFonts w:ascii="Arial" w:hAnsi="Arial"/>
          <w:lang w:val="en-US" w:eastAsia="ar-SA"/>
        </w:rPr>
        <w:t xml:space="preserve"> Max Planck Society and grants from the German Research Foundation awarded to FS (DFG SCHL 1969/2-2 as part of FOR1617 and SCHL1969/4-1).</w:t>
      </w:r>
      <w:r w:rsidRPr="7EBE532D">
        <w:rPr>
          <w:rFonts w:ascii="Arial" w:hAnsi="Arial"/>
          <w:lang w:val="en-US" w:eastAsia="ar-SA"/>
        </w:rPr>
        <w:t xml:space="preserve"> </w:t>
      </w:r>
      <w:commentRangeStart w:id="542"/>
      <w:commentRangeStart w:id="543"/>
      <w:r w:rsidRPr="7EBE532D">
        <w:rPr>
          <w:rFonts w:ascii="Arial" w:hAnsi="Arial"/>
          <w:lang w:val="en-US" w:eastAsia="ar-SA"/>
        </w:rPr>
        <w:t>(FS)</w:t>
      </w:r>
      <w:commentRangeEnd w:id="542"/>
      <w:r>
        <w:commentReference w:id="542"/>
      </w:r>
      <w:commentRangeEnd w:id="543"/>
      <w:r w:rsidR="00B30CBE">
        <w:rPr>
          <w:rStyle w:val="Kommentarzeichen"/>
        </w:rPr>
        <w:commentReference w:id="543"/>
      </w:r>
      <w:r w:rsidRPr="7EBE532D">
        <w:rPr>
          <w:rFonts w:ascii="Arial" w:hAnsi="Arial"/>
          <w:lang w:val="en-US" w:eastAsia="ar-SA"/>
        </w:rPr>
        <w:t xml:space="preserve">, </w:t>
      </w:r>
    </w:p>
    <w:p w:rsidRPr="00FF71D4" w:rsidR="004C2497" w:rsidP="004C2497" w:rsidRDefault="004C2497" w14:paraId="2076D3EF" w14:textId="77777777">
      <w:pPr>
        <w:spacing w:line="360" w:lineRule="auto"/>
        <w:jc w:val="both"/>
        <w:rPr>
          <w:rFonts w:ascii="Arial" w:hAnsi="Arial" w:eastAsia="Times New Roman"/>
          <w:b/>
          <w:bCs/>
          <w:lang w:val="en-US" w:eastAsia="de-DE"/>
        </w:rPr>
      </w:pPr>
      <w:r w:rsidRPr="00FF71D4">
        <w:rPr>
          <w:rFonts w:ascii="Arial" w:hAnsi="Arial" w:eastAsia="Times New Roman"/>
          <w:b/>
          <w:bCs/>
          <w:lang w:val="en-US" w:eastAsia="de-DE"/>
        </w:rPr>
        <w:t>Acknowledgements</w:t>
      </w:r>
    </w:p>
    <w:p w:rsidRPr="004C2497" w:rsidR="004C2497" w:rsidP="004C2497" w:rsidRDefault="004C2497" w14:paraId="00E60E72" w14:textId="7E8FDBDB">
      <w:pPr>
        <w:suppressAutoHyphens/>
        <w:spacing w:after="120" w:line="360" w:lineRule="auto"/>
        <w:jc w:val="both"/>
        <w:rPr>
          <w:rFonts w:ascii="Arial" w:hAnsi="Arial"/>
          <w:lang w:val="en-US" w:eastAsia="ar-SA"/>
        </w:rPr>
      </w:pPr>
      <w:r w:rsidRPr="7EBE532D">
        <w:rPr>
          <w:rFonts w:ascii="Arial" w:hAnsi="Arial"/>
          <w:lang w:val="en-US" w:eastAsia="ar-SA"/>
        </w:rPr>
        <w:t>We thank all the authors contacted who provided additional information.</w:t>
      </w:r>
      <w:r w:rsidRPr="00A467F9" w:rsidR="00A467F9">
        <w:rPr>
          <w:lang w:val="en-US"/>
        </w:rPr>
        <w:t xml:space="preserve"> </w:t>
      </w:r>
      <w:r w:rsidRPr="00A467F9" w:rsidR="00A467F9">
        <w:rPr>
          <w:rFonts w:ascii="Arial" w:hAnsi="Arial"/>
          <w:lang w:val="en-US" w:eastAsia="ar-SA"/>
        </w:rPr>
        <w:t xml:space="preserve">The authors would like to thank all volunteers who participated in this study. The authors would also like to thank C. Edwards, K. </w:t>
      </w:r>
      <w:proofErr w:type="spellStart"/>
      <w:r w:rsidRPr="00A467F9" w:rsidR="00A467F9">
        <w:rPr>
          <w:rFonts w:ascii="Arial" w:hAnsi="Arial"/>
          <w:lang w:val="en-US" w:eastAsia="ar-SA"/>
        </w:rPr>
        <w:t>Hudl</w:t>
      </w:r>
      <w:proofErr w:type="spellEnd"/>
      <w:r w:rsidRPr="00A467F9" w:rsidR="00A467F9">
        <w:rPr>
          <w:rFonts w:ascii="Arial" w:hAnsi="Arial"/>
          <w:lang w:val="en-US" w:eastAsia="ar-SA"/>
        </w:rPr>
        <w:t xml:space="preserve">, L. </w:t>
      </w:r>
      <w:proofErr w:type="spellStart"/>
      <w:r w:rsidRPr="00A467F9" w:rsidR="00A467F9">
        <w:rPr>
          <w:rFonts w:ascii="Arial" w:hAnsi="Arial"/>
          <w:lang w:val="en-US" w:eastAsia="ar-SA"/>
        </w:rPr>
        <w:t>Golz</w:t>
      </w:r>
      <w:proofErr w:type="spellEnd"/>
      <w:r w:rsidRPr="00A467F9" w:rsidR="00A467F9">
        <w:rPr>
          <w:rFonts w:ascii="Arial" w:hAnsi="Arial"/>
          <w:lang w:val="en-US" w:eastAsia="ar-SA"/>
        </w:rPr>
        <w:t xml:space="preserve">, M. </w:t>
      </w:r>
      <w:proofErr w:type="spellStart"/>
      <w:r w:rsidRPr="00A467F9" w:rsidR="00A467F9">
        <w:rPr>
          <w:rFonts w:ascii="Arial" w:hAnsi="Arial"/>
          <w:lang w:val="en-US" w:eastAsia="ar-SA"/>
        </w:rPr>
        <w:t>Panitz</w:t>
      </w:r>
      <w:proofErr w:type="spellEnd"/>
      <w:r w:rsidRPr="00A467F9" w:rsidR="00A467F9">
        <w:rPr>
          <w:rFonts w:ascii="Arial" w:hAnsi="Arial"/>
          <w:lang w:val="en-US" w:eastAsia="ar-SA"/>
        </w:rPr>
        <w:t xml:space="preserve">, M. </w:t>
      </w:r>
      <w:proofErr w:type="spellStart"/>
      <w:r w:rsidRPr="00A467F9" w:rsidR="00A467F9">
        <w:rPr>
          <w:rFonts w:ascii="Arial" w:hAnsi="Arial"/>
          <w:lang w:val="en-US" w:eastAsia="ar-SA"/>
        </w:rPr>
        <w:t>Jochemko</w:t>
      </w:r>
      <w:proofErr w:type="spellEnd"/>
      <w:r w:rsidRPr="00A467F9" w:rsidR="00A467F9">
        <w:rPr>
          <w:rFonts w:ascii="Arial" w:hAnsi="Arial"/>
          <w:lang w:val="en-US" w:eastAsia="ar-SA"/>
        </w:rPr>
        <w:t xml:space="preserve">, A. </w:t>
      </w:r>
      <w:proofErr w:type="spellStart"/>
      <w:r w:rsidRPr="00A467F9" w:rsidR="00A467F9">
        <w:rPr>
          <w:rFonts w:ascii="Arial" w:hAnsi="Arial"/>
          <w:lang w:val="en-US" w:eastAsia="ar-SA"/>
        </w:rPr>
        <w:t>Kummer</w:t>
      </w:r>
      <w:proofErr w:type="spellEnd"/>
      <w:r w:rsidRPr="00A467F9" w:rsidR="00A467F9">
        <w:rPr>
          <w:rFonts w:ascii="Arial" w:hAnsi="Arial"/>
          <w:lang w:val="en-US" w:eastAsia="ar-SA"/>
        </w:rPr>
        <w:t xml:space="preserve">, N. </w:t>
      </w:r>
      <w:proofErr w:type="spellStart"/>
      <w:r w:rsidRPr="00A467F9" w:rsidR="00A467F9">
        <w:rPr>
          <w:rFonts w:ascii="Arial" w:hAnsi="Arial"/>
          <w:lang w:val="en-US" w:eastAsia="ar-SA"/>
        </w:rPr>
        <w:t>Pampus</w:t>
      </w:r>
      <w:proofErr w:type="spellEnd"/>
      <w:r w:rsidRPr="00A467F9" w:rsidR="00A467F9">
        <w:rPr>
          <w:rFonts w:ascii="Arial" w:hAnsi="Arial"/>
          <w:lang w:val="en-US" w:eastAsia="ar-SA"/>
        </w:rPr>
        <w:t xml:space="preserve">, J. </w:t>
      </w:r>
      <w:proofErr w:type="spellStart"/>
      <w:r w:rsidRPr="00A467F9" w:rsidR="00A467F9">
        <w:rPr>
          <w:rFonts w:ascii="Arial" w:hAnsi="Arial"/>
          <w:lang w:val="en-US" w:eastAsia="ar-SA"/>
        </w:rPr>
        <w:t>Lepsien</w:t>
      </w:r>
      <w:proofErr w:type="spellEnd"/>
      <w:r w:rsidRPr="00A467F9" w:rsidR="00A467F9">
        <w:rPr>
          <w:rFonts w:ascii="Arial" w:hAnsi="Arial"/>
          <w:lang w:val="en-US" w:eastAsia="ar-SA"/>
        </w:rPr>
        <w:t xml:space="preserve">, A. </w:t>
      </w:r>
      <w:proofErr w:type="spellStart"/>
      <w:r w:rsidRPr="00A467F9" w:rsidR="00A467F9">
        <w:rPr>
          <w:rFonts w:ascii="Arial" w:hAnsi="Arial"/>
          <w:lang w:val="en-US" w:eastAsia="ar-SA"/>
        </w:rPr>
        <w:t>Pampel</w:t>
      </w:r>
      <w:proofErr w:type="spellEnd"/>
      <w:r w:rsidRPr="00A467F9" w:rsidR="00A467F9">
        <w:rPr>
          <w:rFonts w:ascii="Arial" w:hAnsi="Arial"/>
          <w:lang w:val="en-US" w:eastAsia="ar-SA"/>
        </w:rPr>
        <w:t xml:space="preserve">, T. </w:t>
      </w:r>
      <w:proofErr w:type="spellStart"/>
      <w:r w:rsidRPr="00A467F9" w:rsidR="00A467F9">
        <w:rPr>
          <w:rFonts w:ascii="Arial" w:hAnsi="Arial"/>
          <w:lang w:val="en-US" w:eastAsia="ar-SA"/>
        </w:rPr>
        <w:t>Schlumm</w:t>
      </w:r>
      <w:proofErr w:type="spellEnd"/>
      <w:r w:rsidRPr="00A467F9" w:rsidR="00A467F9">
        <w:rPr>
          <w:rFonts w:ascii="Arial" w:hAnsi="Arial"/>
          <w:lang w:val="en-US" w:eastAsia="ar-SA"/>
        </w:rPr>
        <w:t xml:space="preserve">, S. Thiers, C. </w:t>
      </w:r>
      <w:proofErr w:type="spellStart"/>
      <w:r w:rsidRPr="00A467F9" w:rsidR="00A467F9">
        <w:rPr>
          <w:rFonts w:ascii="Arial" w:hAnsi="Arial"/>
          <w:lang w:val="en-US" w:eastAsia="ar-SA"/>
        </w:rPr>
        <w:t>Backhauß</w:t>
      </w:r>
      <w:proofErr w:type="spellEnd"/>
      <w:r w:rsidRPr="00A467F9" w:rsidR="00A467F9">
        <w:rPr>
          <w:rFonts w:ascii="Arial" w:hAnsi="Arial"/>
          <w:lang w:val="en-US" w:eastAsia="ar-SA"/>
        </w:rPr>
        <w:t>, M. Falk, and L. Fisher for their valuable assistance in recruitment and data acquisition throughout the study.</w:t>
      </w:r>
    </w:p>
    <w:p w:rsidRPr="00FF71D4" w:rsidR="004C2497" w:rsidP="004C2497" w:rsidRDefault="004C2497" w14:paraId="384769E4" w14:textId="3C39650A">
      <w:pPr>
        <w:rPr>
          <w:rFonts w:ascii="Arial" w:hAnsi="Arial" w:eastAsia="Times New Roman"/>
          <w:b/>
          <w:bCs/>
          <w:lang w:val="en-US" w:eastAsia="de-DE"/>
        </w:rPr>
      </w:pPr>
      <w:r w:rsidRPr="00FF71D4">
        <w:rPr>
          <w:rFonts w:ascii="Arial" w:hAnsi="Arial" w:eastAsia="Times New Roman"/>
          <w:b/>
          <w:bCs/>
          <w:lang w:val="en-US" w:eastAsia="ar-SA"/>
        </w:rPr>
        <w:t>Disclosure Statement</w:t>
      </w:r>
      <w:bookmarkEnd w:id="538"/>
    </w:p>
    <w:p w:rsidRPr="00800600" w:rsidR="004C2497" w:rsidP="691CB35D" w:rsidRDefault="004C2497" w14:paraId="26B60F38" w14:textId="35FC0C64">
      <w:pPr>
        <w:suppressAutoHyphens/>
        <w:spacing w:after="120" w:line="480" w:lineRule="auto"/>
        <w:jc w:val="both"/>
        <w:rPr>
          <w:rFonts w:ascii="Arial" w:hAnsi="Arial" w:eastAsia="Times New Roman"/>
          <w:lang w:val="en-US" w:eastAsia="ar-SA"/>
        </w:rPr>
      </w:pPr>
      <w:bookmarkStart w:name="_Toc472330566" w:id="544"/>
      <w:r w:rsidRPr="691CB35D">
        <w:rPr>
          <w:rFonts w:ascii="Arial" w:hAnsi="Arial" w:eastAsia="Times New Roman"/>
          <w:lang w:val="en-US" w:eastAsia="ar-SA"/>
        </w:rPr>
        <w:t xml:space="preserve">The </w:t>
      </w:r>
      <w:r w:rsidRPr="691CB35D" w:rsidR="3D04D465">
        <w:rPr>
          <w:rFonts w:ascii="Arial" w:hAnsi="Arial" w:eastAsia="Times New Roman"/>
          <w:lang w:val="en-US" w:eastAsia="ar-SA"/>
        </w:rPr>
        <w:t>a</w:t>
      </w:r>
      <w:r w:rsidRPr="691CB35D">
        <w:rPr>
          <w:rFonts w:ascii="Arial" w:hAnsi="Arial" w:eastAsia="Times New Roman"/>
          <w:lang w:val="en-US" w:eastAsia="ar-SA"/>
        </w:rPr>
        <w:t>uthors have declared that there are no conflicts of interest in relation to the subject of this study.</w:t>
      </w:r>
    </w:p>
    <w:p w:rsidRPr="00FF71D4" w:rsidR="004C2497" w:rsidP="004C2497" w:rsidRDefault="004C2497" w14:paraId="3172A472" w14:textId="77777777">
      <w:pPr>
        <w:suppressAutoHyphens/>
        <w:spacing w:after="120" w:line="480" w:lineRule="auto"/>
        <w:jc w:val="both"/>
        <w:rPr>
          <w:rFonts w:ascii="Arial" w:hAnsi="Arial" w:eastAsia="Times New Roman"/>
          <w:b/>
          <w:bCs/>
          <w:lang w:val="en-US" w:eastAsia="ar-SA"/>
        </w:rPr>
      </w:pPr>
      <w:r w:rsidRPr="00FF71D4">
        <w:rPr>
          <w:rFonts w:ascii="Arial" w:hAnsi="Arial" w:eastAsia="Times New Roman"/>
          <w:b/>
          <w:bCs/>
          <w:lang w:val="en-US" w:eastAsia="ar-SA"/>
        </w:rPr>
        <w:t>Data availability</w:t>
      </w:r>
    </w:p>
    <w:p w:rsidRPr="00FF71D4" w:rsidR="004C2497" w:rsidP="004C2497" w:rsidRDefault="004C2497" w14:paraId="161B7FBC" w14:textId="0A14BD00">
      <w:pPr>
        <w:suppressAutoHyphens/>
        <w:spacing w:after="120" w:line="480" w:lineRule="auto"/>
        <w:jc w:val="both"/>
        <w:rPr>
          <w:rFonts w:ascii="Arial" w:hAnsi="Arial"/>
          <w:lang w:val="en-US" w:eastAsia="ar-SA"/>
        </w:rPr>
      </w:pPr>
      <w:commentRangeStart w:id="545"/>
      <w:commentRangeStart w:id="546"/>
      <w:r w:rsidRPr="7EBE532D">
        <w:rPr>
          <w:rFonts w:ascii="Arial" w:hAnsi="Arial"/>
          <w:lang w:val="en-US" w:eastAsia="ar-SA"/>
        </w:rPr>
        <w:t xml:space="preserve">Data </w:t>
      </w:r>
      <w:commentRangeEnd w:id="545"/>
      <w:r>
        <w:commentReference w:id="545"/>
      </w:r>
      <w:commentRangeEnd w:id="546"/>
      <w:r w:rsidR="00A467F9">
        <w:rPr>
          <w:rStyle w:val="Kommentarzeichen"/>
        </w:rPr>
        <w:commentReference w:id="546"/>
      </w:r>
      <w:r w:rsidRPr="7EBE532D">
        <w:rPr>
          <w:rFonts w:ascii="Arial" w:hAnsi="Arial"/>
          <w:lang w:val="en-US" w:eastAsia="ar-SA"/>
        </w:rPr>
        <w:t>and analysis scripts are available via https://github.com/agschlagenhauf/SALAD</w:t>
      </w:r>
    </w:p>
    <w:p w:rsidRPr="00FF71D4" w:rsidR="004C2497" w:rsidP="004C2497" w:rsidRDefault="004C2497" w14:paraId="38000C5D" w14:textId="77777777">
      <w:pPr>
        <w:numPr>
          <w:ilvl w:val="5"/>
          <w:numId w:val="0"/>
        </w:numPr>
        <w:tabs>
          <w:tab w:val="num" w:pos="1152"/>
        </w:tabs>
        <w:suppressAutoHyphens/>
        <w:spacing w:after="120" w:line="480" w:lineRule="auto"/>
        <w:jc w:val="both"/>
        <w:outlineLvl w:val="5"/>
        <w:rPr>
          <w:rFonts w:ascii="Arial" w:hAnsi="Arial" w:eastAsia="Times New Roman"/>
          <w:bCs/>
          <w:lang w:val="en-US" w:eastAsia="ar-SA"/>
        </w:rPr>
      </w:pPr>
      <w:bookmarkStart w:name="_Toc472330568" w:id="547"/>
      <w:bookmarkEnd w:id="544"/>
      <w:r w:rsidRPr="00FF71D4">
        <w:rPr>
          <w:rFonts w:ascii="Arial" w:hAnsi="Arial" w:eastAsia="Times New Roman"/>
          <w:b/>
          <w:bCs/>
          <w:lang w:val="en-US" w:eastAsia="ar-SA"/>
        </w:rPr>
        <w:t>Author Contributions</w:t>
      </w:r>
      <w:bookmarkEnd w:id="547"/>
    </w:p>
    <w:p w:rsidRPr="00E87FE0" w:rsidR="00E87FE0" w:rsidP="4D6442EE" w:rsidRDefault="00370A46" w14:paraId="583C000B" w14:textId="085A1FE3">
      <w:pPr>
        <w:tabs>
          <w:tab w:val="num" w:pos="1152"/>
        </w:tabs>
        <w:suppressAutoHyphens/>
        <w:spacing w:after="120" w:line="480" w:lineRule="auto"/>
        <w:outlineLvl w:val="5"/>
        <w:rPr>
          <w:rFonts w:ascii="Arial" w:hAnsi="Arial" w:eastAsia="Times New Roman"/>
          <w:lang w:val="en-US" w:eastAsia="ar-SA"/>
        </w:rPr>
      </w:pPr>
      <w:proofErr w:type="gramStart"/>
      <w:r w:rsidRPr="4D6442EE">
        <w:rPr>
          <w:rFonts w:ascii="Arial" w:hAnsi="Arial" w:eastAsia="Times New Roman"/>
          <w:lang w:val="en-US" w:eastAsia="ar-SA"/>
        </w:rPr>
        <w:t>Z</w:t>
      </w:r>
      <w:r w:rsidRPr="4D6442EE" w:rsidR="00E87FE0">
        <w:rPr>
          <w:rFonts w:ascii="Arial" w:hAnsi="Arial" w:eastAsia="Times New Roman"/>
          <w:lang w:val="en-US" w:eastAsia="ar-SA"/>
        </w:rPr>
        <w:t xml:space="preserve">S, </w:t>
      </w:r>
      <w:r w:rsidRPr="4D6442EE">
        <w:rPr>
          <w:rFonts w:ascii="Arial" w:hAnsi="Arial" w:eastAsia="Times New Roman"/>
          <w:lang w:val="en-US" w:eastAsia="ar-SA"/>
        </w:rPr>
        <w:t>FS</w:t>
      </w:r>
      <w:r w:rsidRPr="4D6442EE" w:rsidR="00E87FE0">
        <w:rPr>
          <w:rFonts w:ascii="Arial" w:hAnsi="Arial" w:eastAsia="Times New Roman"/>
          <w:lang w:val="en-US" w:eastAsia="ar-SA"/>
        </w:rPr>
        <w:t>;</w:t>
      </w:r>
      <w:r w:rsidRPr="4D6442EE">
        <w:rPr>
          <w:rFonts w:ascii="Arial" w:hAnsi="Arial" w:eastAsia="Times New Roman"/>
          <w:lang w:val="en-US" w:eastAsia="ar-SA"/>
        </w:rPr>
        <w:t xml:space="preserve"> </w:t>
      </w:r>
      <w:r w:rsidRPr="4D6442EE" w:rsidR="00BB2703">
        <w:rPr>
          <w:rFonts w:ascii="Arial" w:hAnsi="Arial" w:eastAsia="Times New Roman"/>
          <w:lang w:val="en-US" w:eastAsia="ar-SA"/>
        </w:rPr>
        <w:t>Conceptualization</w:t>
      </w:r>
      <w:r w:rsidRPr="4D6442EE">
        <w:rPr>
          <w:rFonts w:ascii="Arial" w:hAnsi="Arial" w:eastAsia="Times New Roman"/>
          <w:lang w:val="en-US" w:eastAsia="ar-SA"/>
        </w:rPr>
        <w:t>.</w:t>
      </w:r>
      <w:proofErr w:type="gramEnd"/>
      <w:r w:rsidRPr="4D6442EE">
        <w:rPr>
          <w:rFonts w:ascii="Arial" w:hAnsi="Arial" w:eastAsia="Times New Roman"/>
          <w:lang w:val="en-US" w:eastAsia="ar-SA"/>
        </w:rPr>
        <w:t xml:space="preserve"> </w:t>
      </w:r>
      <w:r>
        <w:br/>
      </w:r>
      <w:proofErr w:type="gramStart"/>
      <w:r w:rsidRPr="4D6442EE">
        <w:rPr>
          <w:rFonts w:ascii="Arial" w:hAnsi="Arial" w:eastAsia="Times New Roman"/>
          <w:lang w:val="en-US" w:eastAsia="ar-SA"/>
        </w:rPr>
        <w:t>LL</w:t>
      </w:r>
      <w:r w:rsidRPr="4D6442EE" w:rsidR="00E87FE0">
        <w:rPr>
          <w:rFonts w:ascii="Arial" w:hAnsi="Arial" w:eastAsia="Times New Roman"/>
          <w:lang w:val="en-US" w:eastAsia="ar-SA"/>
        </w:rPr>
        <w:t xml:space="preserve">, </w:t>
      </w:r>
      <w:r w:rsidRPr="4D6442EE">
        <w:rPr>
          <w:rFonts w:ascii="Arial" w:hAnsi="Arial" w:eastAsia="Times New Roman"/>
          <w:lang w:val="en-US" w:eastAsia="ar-SA"/>
        </w:rPr>
        <w:t>ZS</w:t>
      </w:r>
      <w:r w:rsidRPr="4D6442EE" w:rsidR="00E87FE0">
        <w:rPr>
          <w:rFonts w:ascii="Arial" w:hAnsi="Arial" w:eastAsia="Times New Roman"/>
          <w:lang w:val="en-US" w:eastAsia="ar-SA"/>
        </w:rPr>
        <w:t>;</w:t>
      </w:r>
      <w:r w:rsidRPr="4D6442EE">
        <w:rPr>
          <w:rFonts w:ascii="Arial" w:hAnsi="Arial" w:eastAsia="Times New Roman"/>
          <w:lang w:val="en-US" w:eastAsia="ar-SA"/>
        </w:rPr>
        <w:t xml:space="preserve"> </w:t>
      </w:r>
      <w:r w:rsidRPr="4D6442EE" w:rsidR="00BB2703">
        <w:rPr>
          <w:rFonts w:ascii="Arial" w:hAnsi="Arial" w:eastAsia="Times New Roman"/>
          <w:lang w:val="en-US" w:eastAsia="ar-SA"/>
        </w:rPr>
        <w:t xml:space="preserve">Data </w:t>
      </w:r>
      <w:proofErr w:type="spellStart"/>
      <w:r w:rsidRPr="4D6442EE" w:rsidR="00C43B7E">
        <w:rPr>
          <w:rFonts w:ascii="Arial" w:hAnsi="Arial" w:eastAsia="Times New Roman"/>
          <w:lang w:val="en-US" w:eastAsia="ar-SA"/>
        </w:rPr>
        <w:t>c</w:t>
      </w:r>
      <w:r w:rsidRPr="4D6442EE" w:rsidR="00BB2703">
        <w:rPr>
          <w:rFonts w:ascii="Arial" w:hAnsi="Arial" w:eastAsia="Times New Roman"/>
          <w:lang w:val="en-US" w:eastAsia="ar-SA"/>
        </w:rPr>
        <w:t>uration</w:t>
      </w:r>
      <w:proofErr w:type="spellEnd"/>
      <w:r w:rsidRPr="4D6442EE">
        <w:rPr>
          <w:rFonts w:ascii="Arial" w:hAnsi="Arial" w:eastAsia="Times New Roman"/>
          <w:lang w:val="en-US" w:eastAsia="ar-SA"/>
        </w:rPr>
        <w:t>.</w:t>
      </w:r>
      <w:proofErr w:type="gramEnd"/>
      <w:r>
        <w:br/>
      </w:r>
      <w:proofErr w:type="gramStart"/>
      <w:r w:rsidRPr="4D6442EE" w:rsidR="004C2497">
        <w:rPr>
          <w:rFonts w:ascii="Arial" w:hAnsi="Arial" w:eastAsia="Times New Roman"/>
          <w:lang w:val="en-US" w:eastAsia="ar-SA"/>
        </w:rPr>
        <w:t xml:space="preserve">LW, </w:t>
      </w:r>
      <w:r w:rsidRPr="4D6442EE">
        <w:rPr>
          <w:rFonts w:ascii="Arial" w:hAnsi="Arial" w:eastAsia="Times New Roman"/>
          <w:lang w:val="en-US" w:eastAsia="ar-SA"/>
        </w:rPr>
        <w:t>CE, TK, F</w:t>
      </w:r>
      <w:r w:rsidRPr="4D6442EE" w:rsidR="00BB2703">
        <w:rPr>
          <w:rFonts w:ascii="Arial" w:hAnsi="Arial" w:eastAsia="Times New Roman"/>
          <w:lang w:val="en-US" w:eastAsia="ar-SA"/>
        </w:rPr>
        <w:t>S</w:t>
      </w:r>
      <w:r w:rsidRPr="4D6442EE" w:rsidR="00E87FE0">
        <w:rPr>
          <w:rFonts w:ascii="Arial" w:hAnsi="Arial" w:eastAsia="Times New Roman"/>
          <w:lang w:val="en-US" w:eastAsia="ar-SA"/>
        </w:rPr>
        <w:t>;</w:t>
      </w:r>
      <w:r w:rsidRPr="4D6442EE" w:rsidR="00BB2703">
        <w:rPr>
          <w:rFonts w:ascii="Arial" w:hAnsi="Arial" w:eastAsia="Times New Roman"/>
          <w:lang w:val="en-US" w:eastAsia="ar-SA"/>
        </w:rPr>
        <w:t xml:space="preserve"> Formal analysis.</w:t>
      </w:r>
      <w:proofErr w:type="gramEnd"/>
      <w:r w:rsidRPr="4D6442EE" w:rsidR="004C2497">
        <w:rPr>
          <w:rFonts w:ascii="Arial" w:hAnsi="Arial" w:eastAsia="Times New Roman"/>
          <w:lang w:val="en-US" w:eastAsia="ar-SA"/>
        </w:rPr>
        <w:t xml:space="preserve"> </w:t>
      </w:r>
      <w:r>
        <w:br/>
      </w:r>
      <w:proofErr w:type="gramStart"/>
      <w:r w:rsidRPr="4D6442EE" w:rsidR="001E1DDC">
        <w:rPr>
          <w:rFonts w:ascii="Arial" w:hAnsi="Arial" w:eastAsia="Times New Roman"/>
          <w:lang w:val="en-US" w:eastAsia="ar-SA"/>
        </w:rPr>
        <w:t xml:space="preserve">LW; </w:t>
      </w:r>
      <w:commentRangeStart w:id="548"/>
      <w:r w:rsidRPr="4D6442EE" w:rsidR="00E87FE0">
        <w:rPr>
          <w:rFonts w:ascii="Arial" w:hAnsi="Arial" w:eastAsia="Times New Roman"/>
          <w:lang w:val="en-US" w:eastAsia="ar-SA"/>
        </w:rPr>
        <w:t>Roles</w:t>
      </w:r>
      <w:commentRangeEnd w:id="548"/>
      <w:r>
        <w:commentReference w:id="548"/>
      </w:r>
      <w:r w:rsidRPr="4D6442EE" w:rsidR="00E87FE0">
        <w:rPr>
          <w:rFonts w:ascii="Arial" w:hAnsi="Arial" w:eastAsia="Times New Roman"/>
          <w:lang w:val="en-US" w:eastAsia="ar-SA"/>
        </w:rPr>
        <w:t>/Writing - original draft</w:t>
      </w:r>
      <w:r w:rsidRPr="4D6442EE" w:rsidR="002757AE">
        <w:rPr>
          <w:rFonts w:ascii="Arial" w:hAnsi="Arial" w:eastAsia="Times New Roman"/>
          <w:lang w:val="en-US" w:eastAsia="ar-SA"/>
        </w:rPr>
        <w:t>.</w:t>
      </w:r>
      <w:proofErr w:type="gramEnd"/>
      <w:r>
        <w:br/>
      </w:r>
      <w:r w:rsidRPr="4D6442EE" w:rsidR="001E1DDC">
        <w:rPr>
          <w:rFonts w:ascii="Arial" w:hAnsi="Arial" w:eastAsia="Times New Roman"/>
          <w:lang w:val="en-US" w:eastAsia="ar-SA"/>
        </w:rPr>
        <w:t>CE, TK, ZS, FS, LL, MP, AH</w:t>
      </w:r>
      <w:proofErr w:type="gramStart"/>
      <w:r w:rsidRPr="4D6442EE" w:rsidR="001E1DDC">
        <w:rPr>
          <w:rFonts w:ascii="Arial" w:hAnsi="Arial" w:eastAsia="Times New Roman"/>
          <w:lang w:val="en-US" w:eastAsia="ar-SA"/>
        </w:rPr>
        <w:t>;</w:t>
      </w:r>
      <w:proofErr w:type="gramEnd"/>
      <w:r w:rsidRPr="4D6442EE" w:rsidR="001E1DDC">
        <w:rPr>
          <w:rFonts w:ascii="Arial" w:hAnsi="Arial" w:eastAsia="Times New Roman"/>
          <w:lang w:val="en-US" w:eastAsia="ar-SA"/>
        </w:rPr>
        <w:t xml:space="preserve"> </w:t>
      </w:r>
      <w:r w:rsidRPr="4D6442EE" w:rsidR="00E87FE0">
        <w:rPr>
          <w:rFonts w:ascii="Arial" w:hAnsi="Arial" w:eastAsia="Times New Roman"/>
          <w:lang w:val="en-US" w:eastAsia="ar-SA"/>
        </w:rPr>
        <w:t>Writing - review &amp; editing</w:t>
      </w:r>
      <w:r w:rsidRPr="4D6442EE" w:rsidR="002757AE">
        <w:rPr>
          <w:rFonts w:ascii="Arial" w:hAnsi="Arial" w:eastAsia="Times New Roman"/>
          <w:lang w:val="en-US" w:eastAsia="ar-SA"/>
        </w:rPr>
        <w:t>.</w:t>
      </w:r>
    </w:p>
    <w:p w:rsidR="001E1DDC" w:rsidP="001E1DDC" w:rsidRDefault="001E1DDC" w14:paraId="2B57B45F" w14:textId="77777777">
      <w:pPr>
        <w:rPr>
          <w:rFonts w:ascii="Arial" w:hAnsi="Arial" w:cs="Arial"/>
          <w:b/>
          <w:bCs/>
          <w:u w:val="single"/>
          <w:lang w:val="en-US"/>
        </w:rPr>
      </w:pPr>
      <w:r>
        <w:rPr>
          <w:rFonts w:ascii="Arial" w:hAnsi="Arial" w:cs="Arial"/>
          <w:b/>
          <w:bCs/>
          <w:u w:val="single"/>
          <w:lang w:val="en-US"/>
        </w:rPr>
        <w:br w:type="page"/>
      </w:r>
    </w:p>
    <w:p w:rsidR="00F0778F" w:rsidP="006F1403" w:rsidRDefault="00F0778F" w14:paraId="71BD011C" w14:textId="3B64F6AA">
      <w:pPr>
        <w:widowControl w:val="0"/>
        <w:autoSpaceDE w:val="0"/>
        <w:autoSpaceDN w:val="0"/>
        <w:adjustRightInd w:val="0"/>
        <w:spacing w:line="480" w:lineRule="auto"/>
        <w:ind w:left="480" w:hanging="480"/>
        <w:jc w:val="both"/>
        <w:rPr>
          <w:rFonts w:ascii="Arial" w:hAnsi="Arial" w:cs="Arial"/>
          <w:b/>
          <w:bCs/>
          <w:u w:val="single"/>
          <w:lang w:val="en-US"/>
        </w:rPr>
      </w:pPr>
      <w:r w:rsidRPr="00F0778F">
        <w:rPr>
          <w:rFonts w:ascii="Arial" w:hAnsi="Arial" w:cs="Arial"/>
          <w:b/>
          <w:bCs/>
          <w:u w:val="single"/>
          <w:lang w:val="en-US"/>
        </w:rPr>
        <w:lastRenderedPageBreak/>
        <w:t>References</w:t>
      </w:r>
    </w:p>
    <w:p w:rsidRPr="008B2823" w:rsidR="008B2823" w:rsidP="008B2823" w:rsidRDefault="005C09A5" w14:paraId="43B80D01" w14:textId="658C38CE">
      <w:pPr>
        <w:widowControl w:val="0"/>
        <w:autoSpaceDE w:val="0"/>
        <w:autoSpaceDN w:val="0"/>
        <w:adjustRightInd w:val="0"/>
        <w:spacing w:line="480" w:lineRule="auto"/>
        <w:ind w:left="480" w:hanging="480"/>
        <w:rPr>
          <w:rFonts w:ascii="Arial" w:hAnsi="Arial" w:cs="Arial"/>
          <w:noProof/>
        </w:rPr>
      </w:pPr>
      <w:r>
        <w:rPr>
          <w:rFonts w:ascii="Arial" w:hAnsi="Arial" w:cs="Arial"/>
          <w:lang w:val="en-US"/>
        </w:rPr>
        <w:fldChar w:fldCharType="begin" w:fldLock="1"/>
      </w:r>
      <w:r w:rsidRPr="00DB04F0">
        <w:rPr>
          <w:rFonts w:ascii="Arial" w:hAnsi="Arial" w:cs="Arial"/>
          <w:lang w:val="en-US"/>
        </w:rPr>
        <w:instrText xml:space="preserve">ADDIN Mendeley Bibliography CSL_BIBLIOGRAPHY </w:instrText>
      </w:r>
      <w:r>
        <w:rPr>
          <w:rFonts w:ascii="Arial" w:hAnsi="Arial" w:cs="Arial"/>
          <w:lang w:val="en-US"/>
        </w:rPr>
        <w:fldChar w:fldCharType="separate"/>
      </w:r>
      <w:r w:rsidRPr="008B2823" w:rsidR="008B2823">
        <w:rPr>
          <w:rFonts w:ascii="Arial" w:hAnsi="Arial" w:cs="Arial"/>
          <w:noProof/>
        </w:rPr>
        <w:t>Bates, D., Mächler, M., Bolker, B.M., Walker, S.C., 2015. Fitting linear mixed-effects models using lme4. J. Stat. Softw. 67. https://doi.org/10.18637/jss.v067.i01</w:t>
      </w:r>
    </w:p>
    <w:p w:rsidRPr="008B2823" w:rsidR="008B2823" w:rsidP="008B2823" w:rsidRDefault="008B2823" w14:paraId="06D7B755"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Bernardoni, F., Geisler, D., King, J.A., Ritschel, F., Murr, J., Reiter, A.M.F., Smolka, M.N., Kiebel, S., Ehrlich, S., 2017. Altered medial frontal feedback learning signals in anorexia nervosa. Biol. Psychiatry. https://doi.org/10.1016/j.biopsych.2017.07.024</w:t>
      </w:r>
    </w:p>
    <w:p w:rsidRPr="008B2823" w:rsidR="008B2823" w:rsidP="008B2823" w:rsidRDefault="008B2823" w14:paraId="1CA0F4CC"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Boehme, R., Deserno, L., Gleich, T., Katthagen, T., Pankow, A., Behr, J., Buchert, R., Roiser, J.P., Heinz, A., Schlagenhauf, F., 2015. Aberrant salience is related to reduced reinforcement learning signals and elevated dopamine synthesis capacity in healthy adults. J. Neurosci. 35, 10103–10111. https://doi.org/10.1523/JNEUROSCI.0805-15.2015</w:t>
      </w:r>
    </w:p>
    <w:p w:rsidRPr="008B2823" w:rsidR="008B2823" w:rsidP="008B2823" w:rsidRDefault="008B2823" w14:paraId="65DC036F"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Cáceda, R., Nemeroff, C.B., Harvey, P.D., 2014. Toward an understanding of decision making in severe mental illness. J. Neuropsychiatry Clin. Neurosci. 26, 196–213. https://doi.org/10.1176/appi.neuropsych.12110268</w:t>
      </w:r>
    </w:p>
    <w:p w:rsidRPr="008B2823" w:rsidR="008B2823" w:rsidP="008B2823" w:rsidRDefault="008B2823" w14:paraId="447CA48C"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Cavanagh, J.F., Frank, M.J., Allen, J.J.B., 2011. Social stress reactivity alters reward and punishment learning. Soc. Cogn. Affect. Neurosci. 6, 311–320. https://doi.org/10.1093/scan/nsq041</w:t>
      </w:r>
    </w:p>
    <w:p w:rsidRPr="008B2823" w:rsidR="008B2823" w:rsidP="008B2823" w:rsidRDefault="008B2823" w14:paraId="7CC165EC"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Cohen, S., Gianaros, P.J., Manuck, S.B., 2016. A Stage Model of Stress and Disease. Perspect. Psychol. Sci. 11, 456–463. https://doi.org/10.1177/1745691616646305</w:t>
      </w:r>
    </w:p>
    <w:p w:rsidRPr="008B2823" w:rsidR="008B2823" w:rsidP="008B2823" w:rsidRDefault="008B2823" w14:paraId="2270117D"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Cremer, A., Kalbe, F., Gläscher, J., Schwabe, L., 2021. NeuroImage Stress reduces both model-based and model-free neural computations during flexible learning. Neuroimage 229, 117747. https://doi.org/10.1016/j.neuroimage.2021.117747</w:t>
      </w:r>
    </w:p>
    <w:p w:rsidRPr="008B2823" w:rsidR="008B2823" w:rsidP="008B2823" w:rsidRDefault="008B2823" w14:paraId="405B9A8A"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Doherty, J.P.O., Dayan, P., Friston, K., Critchley, H., Dolan, R.J., 2003. Temporal Difference Models and Reward-Related Learning in the Human Brain 28, 329–337.</w:t>
      </w:r>
    </w:p>
    <w:p w:rsidRPr="008B2823" w:rsidR="008B2823" w:rsidP="008B2823" w:rsidRDefault="008B2823" w14:paraId="15446778"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 xml:space="preserve">Dolan, R.J., Dayan, P., 2013. Review Goals and Habits in the Brain. Neuron 80, 312–325. </w:t>
      </w:r>
      <w:r w:rsidRPr="008B2823">
        <w:rPr>
          <w:rFonts w:ascii="Arial" w:hAnsi="Arial" w:cs="Arial"/>
          <w:noProof/>
        </w:rPr>
        <w:lastRenderedPageBreak/>
        <w:t>https://doi.org/10.1016/j.neuron.2013.09.007</w:t>
      </w:r>
    </w:p>
    <w:p w:rsidRPr="008B2823" w:rsidR="008B2823" w:rsidP="008B2823" w:rsidRDefault="008B2823" w14:paraId="7C421712"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Goldfarb, E. V, Froböse, M.I., Cools, R., Phelps, E.A., 2015. Stress and Cognitive Flexibility : Cortisol Increases Are Associated with Enhanced Updating but Impaired Switching 14–24. https://doi.org/10.1162/jocn</w:t>
      </w:r>
    </w:p>
    <w:p w:rsidRPr="008B2823" w:rsidR="008B2823" w:rsidP="008B2823" w:rsidRDefault="008B2823" w14:paraId="0E7BFB63"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Hampton, A.N., Bossaerts, P., Doherty, J.P.O., 2006. The Role of the Ventromedial Prefrontal Cortex in Abstract State-Based Inference during Decision Making in Humans 26, 8360–8367. https://doi.org/10.1523/JNEUROSCI.1010-06.2006</w:t>
      </w:r>
    </w:p>
    <w:p w:rsidRPr="008B2823" w:rsidR="008B2823" w:rsidP="008B2823" w:rsidRDefault="008B2823" w14:paraId="4567C388"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Hauser, T.U., Iannaccone, R., Ball, J., Mathys, C., Brandeis, D., Walitza, S., Brem, S., 2021. Role of the Medial Prefrontal Cortex in Impaired Decision Making in Juvenile Attention-Deficit/Hyperactivity Disorder 71, 1165–1173. https://doi.org/10.1001/jamapsychiatry.2014.1093</w:t>
      </w:r>
    </w:p>
    <w:p w:rsidRPr="008B2823" w:rsidR="008B2823" w:rsidP="008B2823" w:rsidRDefault="008B2823" w14:paraId="38C50595"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Huys, Q.J.M., Maia, T. V., Frank, M.J., 2016. Computational psychiatry as a bridge from neuroscience to clinical applications. Nat. Neurosci. 19, 404–413. https://doi.org/10.1038/nn.4238</w:t>
      </w:r>
    </w:p>
    <w:p w:rsidRPr="008B2823" w:rsidR="008B2823" w:rsidP="008B2823" w:rsidRDefault="008B2823" w14:paraId="79740269"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Katthagen, T., Kaminski, J., Heinz, A., Buchert, R., Schlagenhauf, F., 2020. Striatal Dopamine and Reward Prediction Error Signaling in Unmedicated Schizophrenia Patients. Schizophr. Bull. 46, 1535–1546. https://doi.org/10.1093/schbul/sbaa055</w:t>
      </w:r>
    </w:p>
    <w:p w:rsidRPr="008B2823" w:rsidR="008B2823" w:rsidP="008B2823" w:rsidRDefault="008B2823" w14:paraId="728D7BD0"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Kirschbaum, C., Pirke, K.-M., Hellhammer, D.H., 1993. The ‘Trier Social Stress Test’ – A Tool for Investigating Psychobiological Stress Responses in a Laboratory Setting. Neuropsychobiology 28, 76–81. https://doi.org/10.1159/000119004</w:t>
      </w:r>
    </w:p>
    <w:p w:rsidRPr="008B2823" w:rsidR="008B2823" w:rsidP="008B2823" w:rsidRDefault="008B2823" w14:paraId="38D3DC90"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Kudielka, B.M., Schommer, N.C., Hellhammer, D.H., Kirschbaum, C., 2004. Acute HPA axis responses, heart rate, and mood changes to psychosocial stress (TSST) in humans at different times of day. Psychoneuroendocrinology 29, 983–992. https://doi.org/https://doi.org/10.1016/j.psyneuen.2003.08.009</w:t>
      </w:r>
    </w:p>
    <w:p w:rsidRPr="008B2823" w:rsidR="008B2823" w:rsidP="008B2823" w:rsidRDefault="008B2823" w14:paraId="32C15FD9"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 xml:space="preserve">Lighthall, N.R., Gorlick, M.A., Schoeke, A., Frank, M.J., Mather, M., 2013. Stress Modulates Reinforcement Learning in Younger and Older Adults 28, 35–46. </w:t>
      </w:r>
      <w:r w:rsidRPr="008B2823">
        <w:rPr>
          <w:rFonts w:ascii="Arial" w:hAnsi="Arial" w:cs="Arial"/>
          <w:noProof/>
        </w:rPr>
        <w:lastRenderedPageBreak/>
        <w:t>https://doi.org/10.1037/a0029823</w:t>
      </w:r>
    </w:p>
    <w:p w:rsidRPr="008B2823" w:rsidR="008B2823" w:rsidP="008B2823" w:rsidRDefault="008B2823" w14:paraId="3F86D203"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Luettgau, L., Schlagenhauf, F., Sjoerds, Z., 2018. Psychoneuroendocrinology Acute and past subjective stress in fl uence working memory and related neural substrates. Psychoneuroendocrinology 96, 25–34. https://doi.org/10.1016/j.psyneuen.2018.05.036</w:t>
      </w:r>
    </w:p>
    <w:p w:rsidRPr="008B2823" w:rsidR="008B2823" w:rsidP="008B2823" w:rsidRDefault="008B2823" w14:paraId="32339030"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Maia, T. V., Frank, M.J., 2011. From reinforcement learning models to psychiatric and neurological disorders. Nat. Neurosci. 14, 154–162. https://doi.org/10.1038/nn.2723</w:t>
      </w:r>
    </w:p>
    <w:p w:rsidRPr="008B2823" w:rsidR="008B2823" w:rsidP="008B2823" w:rsidRDefault="008B2823" w14:paraId="7F2F45C5"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Mather, M., Lighthall, N.R., 2012. Risk and reward are processed differently in decisions made under stress. Curr. Dir. Psychol. Sci. 21, 36–41. https://doi.org/10.1177/0963721411429452</w:t>
      </w:r>
    </w:p>
    <w:p w:rsidRPr="008B2823" w:rsidR="008B2823" w:rsidP="008B2823" w:rsidRDefault="008B2823" w14:paraId="53948995"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McEwen, B.S., 2004. Protection and damage from acute and chronic stress: Allostasis and allostatic overload and relevance to the pathophysiology of psychiatric disorders. Ann. N. Y. Acad. Sci. 1032, 1–7. https://doi.org/10.1196/annals.1314.001</w:t>
      </w:r>
    </w:p>
    <w:p w:rsidRPr="008B2823" w:rsidR="008B2823" w:rsidP="008B2823" w:rsidRDefault="008B2823" w14:paraId="046EEC14"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Otto, A.R., Raio, C.M., Chiang, A., Phelps, E.A., Daw, N.D., 2013. Working-memory capacity protects model-based learning from stress. Proc. Natl. Acad. Sci. U. S. A. 110, 20941–20946. https://doi.org/10.1073/pnas.1312011110</w:t>
      </w:r>
    </w:p>
    <w:p w:rsidRPr="008B2823" w:rsidR="008B2823" w:rsidP="008B2823" w:rsidRDefault="008B2823" w14:paraId="2E6371AA"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Piray, P., Dezfouli, A., Heskes, T., Frank, M.J., Daw, N.D., 2019. Hierarchical Bayesian inference for concurrent model fitting and comparison for group studies. PLoS Comput. Biol. 15. https://doi.org/10.1371/journal.pcbi.1007043</w:t>
      </w:r>
    </w:p>
    <w:p w:rsidRPr="008B2823" w:rsidR="008B2823" w:rsidP="008B2823" w:rsidRDefault="008B2823" w14:paraId="380C5BA7"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Plessow, F., Fischer, R., Kirschbaum, C., Goschke, T., 2011. Inflexibly Focused under Stress: Acute Psychosocial Stress Increases Shielding of Action Goals at the Expense of Reduced Cognitive Flexibility with Increasing Time Lag to the Stressor. J. Cogn. Neurosci. 23, 3218–3227. https://doi.org/10.1162/jocn_a_00024</w:t>
      </w:r>
    </w:p>
    <w:p w:rsidRPr="008B2823" w:rsidR="008B2823" w:rsidP="008B2823" w:rsidRDefault="008B2823" w14:paraId="4D24E7CA"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Plessow, F., Kiesel, A., Kirschbaum, C., 2012. The stressed prefrontal cortex and goal-directed behaviour: Acute psychosocial stress impairs the flexible implementation of task goals. Exp. Brain Res. 216, 397–408. https://doi.org/10.1007/s00221-011-2943-1</w:t>
      </w:r>
    </w:p>
    <w:p w:rsidRPr="008B2823" w:rsidR="008B2823" w:rsidP="008B2823" w:rsidRDefault="008B2823" w14:paraId="1BDD0D39"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lastRenderedPageBreak/>
        <w:t>Porcelli, A.J., Delgado, M.R., 2017. Stress and Decision Making: Effects on Valuation, Learning, and Risk-taking. Curr. Opin. Behav. Sci. 14, 33–39. https://doi.org/10.1016/j.cobeha.2016.11.015</w:t>
      </w:r>
    </w:p>
    <w:p w:rsidRPr="008B2823" w:rsidR="008B2823" w:rsidP="008B2823" w:rsidRDefault="008B2823" w14:paraId="0A50F936"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Rabe, M.M., Vasishth, S., Hohenstein, S., Kliegl, R., Schad, D.J., 2020. hypr: An R package for hypothesis-driven contrast coding. J. Open Source Softw. 5, 2134. https://doi.org/10.21105/joss.02134</w:t>
      </w:r>
    </w:p>
    <w:p w:rsidRPr="008B2823" w:rsidR="008B2823" w:rsidP="008B2823" w:rsidRDefault="008B2823" w14:paraId="5F753441"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Radenbach, C., Reiter, A.M.F., Engert, V., Sjoerds, Z., Villringer, A., Heinze, H.J., Deserno, L., Schlagenhauf, F., 2015a. The interaction of acute and chronic stress impairs model-based behavioral control. Psychoneuroendocrinology 53, 268–280. https://doi.org/10.1016/j.psyneuen.2014.12.017</w:t>
      </w:r>
    </w:p>
    <w:p w:rsidRPr="008B2823" w:rsidR="008B2823" w:rsidP="008B2823" w:rsidRDefault="008B2823" w14:paraId="2E627ED3"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Radenbach, C., Reiter, A.M.F., Engert, V., Sjoerds, Z., Villringer, A., Heinze, H.J., Deserno, L., Schlagenhauf, F., 2015b. The interaction of acute and chronic stress impairs model-based behavioral control. Psychoneuroendocrinology 53, 268–280. https://doi.org/10.1016/j.psyneuen.2014.12.017</w:t>
      </w:r>
    </w:p>
    <w:p w:rsidRPr="008B2823" w:rsidR="008B2823" w:rsidP="008B2823" w:rsidRDefault="008B2823" w14:paraId="13A83CFF"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Raio, C.M., Hartley, C.A., Orederu, T.A., Li, J., Phelps, E.A., 2017. Stress attenuates the flexible updating of aversive value. Proc. Natl. Acad. Sci. U. S. A. 114, 11241–11246. https://doi.org/10.1073/pnas.1702565114</w:t>
      </w:r>
    </w:p>
    <w:p w:rsidRPr="008B2823" w:rsidR="008B2823" w:rsidP="008B2823" w:rsidRDefault="008B2823" w14:paraId="3838BC08"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Raio, C.M., Konova, A.B., Otto, A.R., 2020. Trait impulsivity and acute stress interact to influence choice and decision speed during multi-stage decision-making. Sci. Rep. 10. https://doi.org/10.1038/s41598-020-64540-0</w:t>
      </w:r>
    </w:p>
    <w:p w:rsidRPr="008B2823" w:rsidR="008B2823" w:rsidP="008B2823" w:rsidRDefault="008B2823" w14:paraId="73925DFD"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Reiter, Andrea M.F., Deserno, L., Kallert, T., Heinze, H.J., Heinz, A., Schlagenhauf, F., 2016. Behavioral and neural signatures of reduced updating of alternative options in alcohol-dependent patients during flexible decision-making. J. Neurosci. 36, 10935–10948. https://doi.org/10.1523/JNEUROSCI.4322-15.2016</w:t>
      </w:r>
    </w:p>
    <w:p w:rsidRPr="008B2823" w:rsidR="008B2823" w:rsidP="008B2823" w:rsidRDefault="008B2823" w14:paraId="512CA001"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Reiter, Andrea M F, Deserno, L., Kallert, T., Heinze, H.J., Heinz, A., Schlagenhauf, F., 2016. Behavioral and neural signatures of reduced updating of alternative options in alcohol-</w:t>
      </w:r>
      <w:r w:rsidRPr="008B2823">
        <w:rPr>
          <w:rFonts w:ascii="Arial" w:hAnsi="Arial" w:cs="Arial"/>
          <w:noProof/>
        </w:rPr>
        <w:lastRenderedPageBreak/>
        <w:t>dependent patients during flexible decision-making. J. Neurosci. 36, 10935–10948. https://doi.org/10.1523/JNEUROSCI.4322-15.2016</w:t>
      </w:r>
    </w:p>
    <w:p w:rsidRPr="008B2823" w:rsidR="008B2823" w:rsidP="008B2823" w:rsidRDefault="008B2823" w14:paraId="38033230"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Reiter, A.M.F., Heinze, H.J., Schlagenhauf, F., Deserno, L., 2017. Impaired Flexible Reward-Based Decision-Making in Binge Eating Disorder: Evidence from Computational Modeling and Functional Neuroimaging. Neuropsychopharmacology 42, 628–637. https://doi.org/10.1038/npp.2016.95</w:t>
      </w:r>
    </w:p>
    <w:p w:rsidRPr="008B2823" w:rsidR="008B2823" w:rsidP="008B2823" w:rsidRDefault="008B2823" w14:paraId="6DA91D86"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Schwabe, L., Dalm, S., Schächinger, H., Oitzl, M.S., 2008. Neurobiology of Learning and Memory Chronic stress modulates the use of spatial and stimulus-response learning strategies in mice and man 90, 495–503. https://doi.org/10.1016/j.nlm.2008.07.015</w:t>
      </w:r>
    </w:p>
    <w:p w:rsidRPr="008B2823" w:rsidR="008B2823" w:rsidP="008B2823" w:rsidRDefault="008B2823" w14:paraId="0BDE7F77"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Schwabe, L., Tegenthoff, M., Höffken, O., Wolf, O.T., 2013. Mineralocorticoid Receptor Blockade Prevents Stress-Induced Modulation of Multiple Memory Systems in the Human Brain. Biol. Psychiatry 74, 801–808. https://doi.org/10.1016/j.biopsych.2013.06.001</w:t>
      </w:r>
    </w:p>
    <w:p w:rsidRPr="008B2823" w:rsidR="008B2823" w:rsidP="008B2823" w:rsidRDefault="008B2823" w14:paraId="71CCAD5A"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Schwabe, L., Wolf, O.T., 2011. Stress-induced modulation of instrumental behavior: From goal-directed to habitual control of action. Behav. Brain Res. 219, 321–328. https://doi.org/10.1016/j.bbr.2010.12.038</w:t>
      </w:r>
    </w:p>
    <w:p w:rsidRPr="008B2823" w:rsidR="008B2823" w:rsidP="008B2823" w:rsidRDefault="008B2823" w14:paraId="54234D94"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Schwabe, L., Wolf, O.T., 2009. Stress prompts habit behavior in humans. J. Neurosci. 29, 7191–7198. https://doi.org/10.1523/JNEUROSCI.0979-09.2009</w:t>
      </w:r>
    </w:p>
    <w:p w:rsidRPr="008B2823" w:rsidR="008B2823" w:rsidP="008B2823" w:rsidRDefault="008B2823" w14:paraId="69641894"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Shields, Grant S., Sazma, M.A., Yonelinas, A.P., 2016. The effects of acute stress on core executive functions: A meta-analysis and comparison with cortisol. Neurosci. Biobehav. Rev. 68, 651–668. https://doi.org/10.1016/j.neubiorev.2016.06.038</w:t>
      </w:r>
    </w:p>
    <w:p w:rsidRPr="008B2823" w:rsidR="008B2823" w:rsidP="008B2823" w:rsidRDefault="008B2823" w14:paraId="400FE299"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Shields, Grant S, Trainor, B.C., Lam, J.C.W., Yonelinas, A.P., 2016. Acute stress impairs cognitive flexibility in men, not women. Stress 19, 542–546. https://doi.org/10.1080/10253890.2016.1192603</w:t>
      </w:r>
    </w:p>
    <w:p w:rsidRPr="008B2823" w:rsidR="008B2823" w:rsidP="008B2823" w:rsidRDefault="008B2823" w14:paraId="3C74D296"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t>Starcke, K., Brand, M., 2016. Effects of stress on decisions under uncertainty: A meta-analysis. Psychol. Bull. 142, 909–933. https://doi.org/10.1037/bul0000060</w:t>
      </w:r>
    </w:p>
    <w:p w:rsidRPr="008B2823" w:rsidR="008B2823" w:rsidP="008B2823" w:rsidRDefault="008B2823" w14:paraId="68BF9783" w14:textId="77777777">
      <w:pPr>
        <w:widowControl w:val="0"/>
        <w:autoSpaceDE w:val="0"/>
        <w:autoSpaceDN w:val="0"/>
        <w:adjustRightInd w:val="0"/>
        <w:spacing w:line="480" w:lineRule="auto"/>
        <w:ind w:left="480" w:hanging="480"/>
        <w:rPr>
          <w:rFonts w:ascii="Arial" w:hAnsi="Arial" w:cs="Arial"/>
          <w:noProof/>
        </w:rPr>
      </w:pPr>
      <w:r w:rsidRPr="008B2823">
        <w:rPr>
          <w:rFonts w:ascii="Arial" w:hAnsi="Arial" w:cs="Arial"/>
          <w:noProof/>
        </w:rPr>
        <w:lastRenderedPageBreak/>
        <w:t>Voon, V., Reiter, A., Sebold, M., Groman, S., 2017. Model-Based Control in Dimensional Psychiatry. Biol. Psychiatry 82, 391–400. https://doi.org/10.1016/j.biopsych.2017.04.006</w:t>
      </w:r>
    </w:p>
    <w:p w:rsidRPr="00F0778F" w:rsidR="00F0778F" w:rsidP="008B2823" w:rsidRDefault="005C09A5" w14:paraId="5FA5EEF0" w14:textId="19246052">
      <w:pPr>
        <w:widowControl w:val="0"/>
        <w:autoSpaceDE w:val="0"/>
        <w:autoSpaceDN w:val="0"/>
        <w:adjustRightInd w:val="0"/>
        <w:spacing w:line="480" w:lineRule="auto"/>
        <w:ind w:left="480" w:hanging="480"/>
        <w:rPr>
          <w:rFonts w:ascii="Arial" w:hAnsi="Arial" w:cs="Arial"/>
          <w:lang w:val="en-US"/>
        </w:rPr>
      </w:pPr>
      <w:r>
        <w:rPr>
          <w:rFonts w:ascii="Arial" w:hAnsi="Arial" w:cs="Arial"/>
          <w:lang w:val="en-US"/>
        </w:rPr>
        <w:fldChar w:fldCharType="end"/>
      </w:r>
    </w:p>
    <w:p w:rsidRPr="00F0778F" w:rsidR="00FE45A0" w:rsidRDefault="00FE45A0" w14:paraId="6418135A" w14:textId="77777777">
      <w:pPr>
        <w:widowControl w:val="0"/>
        <w:autoSpaceDE w:val="0"/>
        <w:autoSpaceDN w:val="0"/>
        <w:adjustRightInd w:val="0"/>
        <w:spacing w:line="480" w:lineRule="auto"/>
        <w:ind w:left="480" w:hanging="480"/>
        <w:rPr>
          <w:rFonts w:ascii="Arial" w:hAnsi="Arial" w:cs="Arial"/>
          <w:lang w:val="en-US"/>
        </w:rPr>
      </w:pPr>
    </w:p>
    <w:sectPr w:rsidRPr="00F0778F" w:rsidR="00FE45A0" w:rsidSect="009904A0">
      <w:pgSz w:w="11906" w:h="16838" w:orient="portrait"/>
      <w:pgMar w:top="1417" w:right="1417" w:bottom="1134"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nitials="SZ" w:author="Sjoerds, Z." w:date="2021-07-07T13:18:00Z" w:id="16">
    <w:p w:rsidRPr="00F12B24" w:rsidR="00DA51AF" w:rsidRDefault="00DA51AF" w14:paraId="2ED54C41" w14:textId="3BD6F5F0">
      <w:pPr>
        <w:rPr>
          <w:lang w:val="en-US"/>
        </w:rPr>
      </w:pPr>
      <w:r w:rsidRPr="00F12B24">
        <w:rPr>
          <w:lang w:val="en-US"/>
        </w:rPr>
        <w:t>Is there a max amount of words for the abstract?</w:t>
      </w:r>
      <w:r>
        <w:annotationRef/>
      </w:r>
    </w:p>
  </w:comment>
  <w:comment w:initials="LW" w:author="Lara Wieland" w:date="2021-08-02T11:54:00Z" w:id="17">
    <w:p w:rsidRPr="00DD55C7" w:rsidR="00DA51AF" w:rsidRDefault="00DA51AF" w14:paraId="67E41D34" w14:textId="6D3F8615">
      <w:pPr>
        <w:pStyle w:val="Kommentartext"/>
        <w:rPr>
          <w:lang w:val="en-US"/>
        </w:rPr>
      </w:pPr>
      <w:r>
        <w:rPr>
          <w:rStyle w:val="Kommentarzeichen"/>
        </w:rPr>
        <w:annotationRef/>
      </w:r>
      <w:r>
        <w:rPr>
          <w:lang w:val="en-US"/>
        </w:rPr>
        <w:t>No I rechecked and there is none for Neurobiology of Stress/</w:t>
      </w:r>
      <w:proofErr w:type="spellStart"/>
      <w:r>
        <w:rPr>
          <w:lang w:val="en-US"/>
        </w:rPr>
        <w:t>Psychoneuroendocrinology</w:t>
      </w:r>
      <w:proofErr w:type="spellEnd"/>
      <w:r>
        <w:rPr>
          <w:lang w:val="en-US"/>
        </w:rPr>
        <w:t>. After incorporating your feedback we are &gt; 300 words, do you think that needs to be shortened again?</w:t>
      </w:r>
    </w:p>
  </w:comment>
  <w:comment w:initials="LL" w:author="Lennart Luettgau" w:date="2021-08-23T21:10:00Z" w:id="22">
    <w:p w:rsidR="00DA51AF" w:rsidRDefault="00DA51AF" w14:paraId="319C2199" w14:textId="6B649376">
      <w:pPr>
        <w:pStyle w:val="Kommentartext"/>
      </w:pPr>
      <w:r>
        <w:rPr>
          <w:rStyle w:val="Kommentarzeichen"/>
        </w:rPr>
        <w:annotationRef/>
      </w:r>
      <w:proofErr w:type="spellStart"/>
      <w:r>
        <w:t>To</w:t>
      </w:r>
      <w:proofErr w:type="spellEnd"/>
      <w:r>
        <w:t xml:space="preserve"> </w:t>
      </w:r>
      <w:proofErr w:type="spellStart"/>
      <w:r>
        <w:t>me</w:t>
      </w:r>
      <w:proofErr w:type="spellEnd"/>
      <w:r>
        <w:t xml:space="preserve"> </w:t>
      </w:r>
      <w:proofErr w:type="spellStart"/>
      <w:r>
        <w:t>this</w:t>
      </w:r>
      <w:proofErr w:type="spellEnd"/>
      <w:r>
        <w:t xml:space="preserve"> was a </w:t>
      </w:r>
      <w:proofErr w:type="spellStart"/>
      <w:r>
        <w:t>bit</w:t>
      </w:r>
      <w:proofErr w:type="spellEnd"/>
      <w:r>
        <w:t xml:space="preserve"> </w:t>
      </w:r>
      <w:proofErr w:type="spellStart"/>
      <w:r>
        <w:t>unclear</w:t>
      </w:r>
      <w:proofErr w:type="spellEnd"/>
      <w:r>
        <w:t xml:space="preserve">. Do </w:t>
      </w:r>
      <w:proofErr w:type="spellStart"/>
      <w:r>
        <w:t>you</w:t>
      </w:r>
      <w:proofErr w:type="spellEnd"/>
      <w:r>
        <w:t xml:space="preserve"> </w:t>
      </w:r>
      <w:proofErr w:type="spellStart"/>
      <w:r>
        <w:t>mean</w:t>
      </w:r>
      <w:proofErr w:type="spellEnd"/>
      <w:r>
        <w:t xml:space="preserve"> </w:t>
      </w:r>
      <w:proofErr w:type="spellStart"/>
      <w:r>
        <w:t>the</w:t>
      </w:r>
      <w:proofErr w:type="spellEnd"/>
      <w:r>
        <w:t xml:space="preserve"> </w:t>
      </w:r>
      <w:proofErr w:type="spellStart"/>
      <w:r>
        <w:t>role</w:t>
      </w:r>
      <w:proofErr w:type="spellEnd"/>
      <w:r>
        <w:t xml:space="preserve"> </w:t>
      </w:r>
      <w:proofErr w:type="spellStart"/>
      <w:r>
        <w:t>that</w:t>
      </w:r>
      <w:proofErr w:type="spellEnd"/>
      <w:r>
        <w:t xml:space="preserve"> </w:t>
      </w:r>
      <w:proofErr w:type="spellStart"/>
      <w:r>
        <w:t>neurocomp</w:t>
      </w:r>
      <w:proofErr w:type="spellEnd"/>
      <w:r>
        <w:t xml:space="preserve"> </w:t>
      </w:r>
      <w:proofErr w:type="spellStart"/>
      <w:r>
        <w:t>mechanisms</w:t>
      </w:r>
      <w:proofErr w:type="spellEnd"/>
      <w:r>
        <w:t xml:space="preserve"> </w:t>
      </w:r>
      <w:proofErr w:type="spellStart"/>
      <w:r>
        <w:t>might</w:t>
      </w:r>
      <w:proofErr w:type="spellEnd"/>
      <w:r>
        <w:t xml:space="preserve"> </w:t>
      </w:r>
      <w:proofErr w:type="spellStart"/>
      <w:r>
        <w:t>play</w:t>
      </w:r>
      <w:proofErr w:type="spellEnd"/>
      <w:r>
        <w:t xml:space="preserve"> in </w:t>
      </w:r>
      <w:proofErr w:type="spellStart"/>
      <w:r>
        <w:t>reward</w:t>
      </w:r>
      <w:proofErr w:type="spellEnd"/>
      <w:r>
        <w:t xml:space="preserve"> </w:t>
      </w:r>
      <w:proofErr w:type="spellStart"/>
      <w:r>
        <w:t>learning</w:t>
      </w:r>
      <w:proofErr w:type="spellEnd"/>
      <w:r>
        <w:t xml:space="preserve">, </w:t>
      </w:r>
      <w:proofErr w:type="spellStart"/>
      <w:r>
        <w:t>or</w:t>
      </w:r>
      <w:proofErr w:type="spellEnd"/>
      <w:r>
        <w:t xml:space="preserve"> in </w:t>
      </w:r>
      <w:proofErr w:type="spellStart"/>
      <w:r>
        <w:t>the</w:t>
      </w:r>
      <w:proofErr w:type="spellEnd"/>
      <w:r>
        <w:t xml:space="preserve"> </w:t>
      </w:r>
      <w:proofErr w:type="spellStart"/>
      <w:r>
        <w:t>heterogeneity</w:t>
      </w:r>
      <w:proofErr w:type="spellEnd"/>
      <w:r>
        <w:t xml:space="preserve"> </w:t>
      </w:r>
      <w:proofErr w:type="spellStart"/>
      <w:r>
        <w:t>that</w:t>
      </w:r>
      <w:proofErr w:type="spellEnd"/>
      <w:r>
        <w:t xml:space="preserve"> </w:t>
      </w:r>
      <w:proofErr w:type="spellStart"/>
      <w:r>
        <w:t>has</w:t>
      </w:r>
      <w:proofErr w:type="spellEnd"/>
      <w:r>
        <w:t xml:space="preserve"> </w:t>
      </w:r>
      <w:proofErr w:type="spellStart"/>
      <w:r>
        <w:t>been</w:t>
      </w:r>
      <w:proofErr w:type="spellEnd"/>
      <w:r>
        <w:t xml:space="preserve"> </w:t>
      </w:r>
      <w:proofErr w:type="spellStart"/>
      <w:r>
        <w:t>found</w:t>
      </w:r>
      <w:proofErr w:type="spellEnd"/>
      <w:r>
        <w:t xml:space="preserve"> </w:t>
      </w:r>
      <w:proofErr w:type="spellStart"/>
      <w:r>
        <w:t>for</w:t>
      </w:r>
      <w:proofErr w:type="spellEnd"/>
      <w:r>
        <w:t xml:space="preserve"> stress </w:t>
      </w:r>
      <w:proofErr w:type="spellStart"/>
      <w:r>
        <w:t>effects</w:t>
      </w:r>
      <w:proofErr w:type="spellEnd"/>
      <w:r>
        <w:t xml:space="preserve"> </w:t>
      </w:r>
      <w:proofErr w:type="spellStart"/>
      <w:r>
        <w:t>to</w:t>
      </w:r>
      <w:proofErr w:type="spellEnd"/>
      <w:r>
        <w:t xml:space="preserve"> RL?</w:t>
      </w:r>
    </w:p>
  </w:comment>
  <w:comment w:initials="LL" w:author="Lennart Luettgau" w:date="2021-08-23T21:12:00Z" w:id="23">
    <w:p w:rsidR="00DA51AF" w:rsidRDefault="00DA51AF" w14:paraId="7E3D8767" w14:textId="77777777">
      <w:pPr>
        <w:pStyle w:val="Kommentartext"/>
      </w:pPr>
      <w:r>
        <w:rPr>
          <w:rStyle w:val="Kommentarzeichen"/>
        </w:rPr>
        <w:annotationRef/>
      </w:r>
      <w:proofErr w:type="spellStart"/>
      <w:r>
        <w:t>Might</w:t>
      </w:r>
      <w:proofErr w:type="spellEnd"/>
      <w:r>
        <w:t xml:space="preserve"> </w:t>
      </w:r>
      <w:proofErr w:type="spellStart"/>
      <w:r>
        <w:t>be</w:t>
      </w:r>
      <w:proofErr w:type="spellEnd"/>
      <w:r>
        <w:t xml:space="preserve"> </w:t>
      </w:r>
      <w:proofErr w:type="spellStart"/>
      <w:r>
        <w:t>good</w:t>
      </w:r>
      <w:proofErr w:type="spellEnd"/>
      <w:r>
        <w:t xml:space="preserve"> </w:t>
      </w:r>
      <w:proofErr w:type="spellStart"/>
      <w:r>
        <w:t>to</w:t>
      </w:r>
      <w:proofErr w:type="spellEnd"/>
      <w:r>
        <w:t xml:space="preserve"> </w:t>
      </w:r>
      <w:proofErr w:type="spellStart"/>
      <w:r>
        <w:t>motivate</w:t>
      </w:r>
      <w:proofErr w:type="spellEnd"/>
      <w:r>
        <w:t xml:space="preserve"> </w:t>
      </w:r>
      <w:proofErr w:type="spellStart"/>
      <w:r>
        <w:t>our</w:t>
      </w:r>
      <w:proofErr w:type="spellEnd"/>
      <w:r>
        <w:t xml:space="preserve"> </w:t>
      </w:r>
      <w:proofErr w:type="spellStart"/>
      <w:r>
        <w:t>within-subjects</w:t>
      </w:r>
      <w:proofErr w:type="spellEnd"/>
      <w:r>
        <w:t xml:space="preserve"> design </w:t>
      </w:r>
      <w:proofErr w:type="spellStart"/>
      <w:r>
        <w:t>already</w:t>
      </w:r>
      <w:proofErr w:type="spellEnd"/>
      <w:r>
        <w:t xml:space="preserve"> </w:t>
      </w:r>
      <w:proofErr w:type="spellStart"/>
      <w:r>
        <w:t>here</w:t>
      </w:r>
      <w:proofErr w:type="spellEnd"/>
      <w:r>
        <w:t xml:space="preserve">, e.g. </w:t>
      </w:r>
      <w:proofErr w:type="spellStart"/>
      <w:r>
        <w:t>by</w:t>
      </w:r>
      <w:proofErr w:type="spellEnd"/>
      <w:r>
        <w:t xml:space="preserve"> </w:t>
      </w:r>
      <w:proofErr w:type="spellStart"/>
      <w:r>
        <w:t>mentioning</w:t>
      </w:r>
      <w:proofErr w:type="spellEnd"/>
      <w:r>
        <w:t xml:space="preserve"> </w:t>
      </w:r>
      <w:proofErr w:type="spellStart"/>
      <w:r>
        <w:t>that</w:t>
      </w:r>
      <w:proofErr w:type="spellEnd"/>
      <w:r>
        <w:t xml:space="preserve"> </w:t>
      </w:r>
      <w:proofErr w:type="spellStart"/>
      <w:r>
        <w:t>some</w:t>
      </w:r>
      <w:proofErr w:type="spellEnd"/>
      <w:r>
        <w:t xml:space="preserve"> </w:t>
      </w:r>
      <w:proofErr w:type="spellStart"/>
      <w:r>
        <w:t>of</w:t>
      </w:r>
      <w:proofErr w:type="spellEnd"/>
      <w:r>
        <w:t xml:space="preserve"> </w:t>
      </w:r>
      <w:proofErr w:type="spellStart"/>
      <w:r>
        <w:t>the</w:t>
      </w:r>
      <w:proofErr w:type="spellEnd"/>
      <w:r>
        <w:t xml:space="preserve"> </w:t>
      </w:r>
      <w:proofErr w:type="spellStart"/>
      <w:r>
        <w:t>heterogeneity</w:t>
      </w:r>
      <w:proofErr w:type="spellEnd"/>
      <w:r>
        <w:t xml:space="preserve"> </w:t>
      </w:r>
      <w:proofErr w:type="spellStart"/>
      <w:r>
        <w:t>of</w:t>
      </w:r>
      <w:proofErr w:type="spellEnd"/>
      <w:r>
        <w:t xml:space="preserve"> </w:t>
      </w:r>
      <w:proofErr w:type="spellStart"/>
      <w:r>
        <w:t>previous</w:t>
      </w:r>
      <w:proofErr w:type="spellEnd"/>
      <w:r>
        <w:t xml:space="preserve"> </w:t>
      </w:r>
      <w:proofErr w:type="spellStart"/>
      <w:r>
        <w:t>studies</w:t>
      </w:r>
      <w:proofErr w:type="spellEnd"/>
      <w:r>
        <w:t xml:space="preserve"> </w:t>
      </w:r>
      <w:proofErr w:type="spellStart"/>
      <w:r>
        <w:t>might</w:t>
      </w:r>
      <w:proofErr w:type="spellEnd"/>
      <w:r>
        <w:t xml:space="preserve"> </w:t>
      </w:r>
      <w:proofErr w:type="spellStart"/>
      <w:r>
        <w:t>be</w:t>
      </w:r>
      <w:proofErr w:type="spellEnd"/>
      <w:r>
        <w:t xml:space="preserve"> </w:t>
      </w:r>
      <w:proofErr w:type="spellStart"/>
      <w:r>
        <w:t>related</w:t>
      </w:r>
      <w:proofErr w:type="spellEnd"/>
      <w:r>
        <w:t xml:space="preserve"> </w:t>
      </w:r>
      <w:proofErr w:type="spellStart"/>
      <w:r>
        <w:t>to</w:t>
      </w:r>
      <w:proofErr w:type="spellEnd"/>
      <w:r>
        <w:t xml:space="preserve"> „</w:t>
      </w:r>
      <w:proofErr w:type="spellStart"/>
      <w:r>
        <w:t>only</w:t>
      </w:r>
      <w:proofErr w:type="spellEnd"/>
      <w:r>
        <w:t xml:space="preserve">“ </w:t>
      </w:r>
      <w:proofErr w:type="spellStart"/>
      <w:r>
        <w:t>testing</w:t>
      </w:r>
      <w:proofErr w:type="spellEnd"/>
      <w:r>
        <w:t xml:space="preserve"> </w:t>
      </w:r>
      <w:proofErr w:type="spellStart"/>
      <w:r>
        <w:t>between-subjects</w:t>
      </w:r>
      <w:proofErr w:type="spellEnd"/>
      <w:r>
        <w:t xml:space="preserve">, </w:t>
      </w:r>
      <w:proofErr w:type="spellStart"/>
      <w:r>
        <w:t>which</w:t>
      </w:r>
      <w:proofErr w:type="spellEnd"/>
      <w:r>
        <w:t xml:space="preserve"> </w:t>
      </w:r>
      <w:proofErr w:type="spellStart"/>
      <w:r>
        <w:t>does</w:t>
      </w:r>
      <w:proofErr w:type="spellEnd"/>
      <w:r>
        <w:t xml:space="preserve"> not </w:t>
      </w:r>
      <w:proofErr w:type="spellStart"/>
      <w:r>
        <w:t>really</w:t>
      </w:r>
      <w:proofErr w:type="spellEnd"/>
      <w:r>
        <w:t xml:space="preserve"> </w:t>
      </w:r>
      <w:proofErr w:type="spellStart"/>
      <w:r>
        <w:t>allow</w:t>
      </w:r>
      <w:proofErr w:type="spellEnd"/>
      <w:r>
        <w:t xml:space="preserve"> </w:t>
      </w:r>
      <w:proofErr w:type="spellStart"/>
      <w:r>
        <w:t>to</w:t>
      </w:r>
      <w:proofErr w:type="spellEnd"/>
      <w:r>
        <w:t xml:space="preserve"> </w:t>
      </w:r>
      <w:proofErr w:type="spellStart"/>
      <w:r>
        <w:t>tackle</w:t>
      </w:r>
      <w:proofErr w:type="spellEnd"/>
      <w:r>
        <w:t xml:space="preserve"> </w:t>
      </w:r>
      <w:proofErr w:type="spellStart"/>
      <w:r>
        <w:t>issues</w:t>
      </w:r>
      <w:proofErr w:type="spellEnd"/>
      <w:r>
        <w:t xml:space="preserve"> </w:t>
      </w:r>
      <w:proofErr w:type="spellStart"/>
      <w:r>
        <w:t>of</w:t>
      </w:r>
      <w:proofErr w:type="spellEnd"/>
      <w:r>
        <w:t xml:space="preserve"> individual stress </w:t>
      </w:r>
      <w:proofErr w:type="spellStart"/>
      <w:r>
        <w:t>reactivitiy</w:t>
      </w:r>
      <w:proofErr w:type="spellEnd"/>
      <w:r>
        <w:t xml:space="preserve"> </w:t>
      </w:r>
      <w:proofErr w:type="spellStart"/>
      <w:r>
        <w:t>etc</w:t>
      </w:r>
      <w:proofErr w:type="spellEnd"/>
      <w:r>
        <w:t>?</w:t>
      </w:r>
    </w:p>
    <w:p w:rsidR="00DA51AF" w:rsidRDefault="00DA51AF" w14:paraId="727204C5" w14:textId="25B3633B">
      <w:pPr>
        <w:pStyle w:val="Kommentartext"/>
      </w:pPr>
      <w:proofErr w:type="spellStart"/>
      <w:r>
        <w:t>Otherwise</w:t>
      </w:r>
      <w:proofErr w:type="spellEnd"/>
      <w:r>
        <w:t xml:space="preserve"> </w:t>
      </w:r>
      <w:proofErr w:type="spellStart"/>
      <w:r>
        <w:t>the</w:t>
      </w:r>
      <w:proofErr w:type="spellEnd"/>
      <w:r>
        <w:t xml:space="preserve"> „</w:t>
      </w:r>
      <w:proofErr w:type="spellStart"/>
      <w:r>
        <w:t>Here</w:t>
      </w:r>
      <w:proofErr w:type="spellEnd"/>
      <w:r>
        <w:t xml:space="preserve">, </w:t>
      </w:r>
      <w:proofErr w:type="spellStart"/>
      <w:r>
        <w:t>we</w:t>
      </w:r>
      <w:proofErr w:type="spellEnd"/>
      <w:r>
        <w:t xml:space="preserve">…“ </w:t>
      </w:r>
      <w:proofErr w:type="spellStart"/>
      <w:r>
        <w:t>comes</w:t>
      </w:r>
      <w:proofErr w:type="spellEnd"/>
      <w:r>
        <w:t xml:space="preserve"> a </w:t>
      </w:r>
      <w:proofErr w:type="spellStart"/>
      <w:r>
        <w:t>bit</w:t>
      </w:r>
      <w:proofErr w:type="spellEnd"/>
      <w:r>
        <w:t xml:space="preserve"> out </w:t>
      </w:r>
      <w:proofErr w:type="spellStart"/>
      <w:r>
        <w:t>of</w:t>
      </w:r>
      <w:proofErr w:type="spellEnd"/>
      <w:r>
        <w:t xml:space="preserve"> </w:t>
      </w:r>
      <w:proofErr w:type="spellStart"/>
      <w:r>
        <w:t>the</w:t>
      </w:r>
      <w:proofErr w:type="spellEnd"/>
      <w:r>
        <w:t xml:space="preserve"> </w:t>
      </w:r>
      <w:proofErr w:type="spellStart"/>
      <w:r>
        <w:t>blue</w:t>
      </w:r>
      <w:proofErr w:type="spellEnd"/>
    </w:p>
  </w:comment>
  <w:comment w:initials="CE" w:author="Claudia Ebrahimi" w:date="2021-08-26T10:37:00Z" w:id="57">
    <w:p w:rsidR="00DA51AF" w:rsidRDefault="00DA51AF" w14:paraId="4B2F7BD2" w14:textId="5F0186F4">
      <w:pPr>
        <w:pStyle w:val="Kommentartext"/>
      </w:pPr>
      <w:r>
        <w:rPr>
          <w:rStyle w:val="Kommentarzeichen"/>
        </w:rPr>
        <w:annotationRef/>
      </w:r>
      <w:r>
        <w:t xml:space="preserve">I </w:t>
      </w:r>
      <w:proofErr w:type="spellStart"/>
      <w:r>
        <w:t>would</w:t>
      </w:r>
      <w:proofErr w:type="spellEnd"/>
      <w:r>
        <w:t xml:space="preserve"> </w:t>
      </w:r>
      <w:proofErr w:type="spellStart"/>
      <w:r>
        <w:t>exclude</w:t>
      </w:r>
      <w:proofErr w:type="spellEnd"/>
      <w:r>
        <w:t xml:space="preserve"> </w:t>
      </w:r>
      <w:proofErr w:type="spellStart"/>
      <w:r>
        <w:t>this</w:t>
      </w:r>
      <w:proofErr w:type="spellEnd"/>
      <w:r>
        <w:t xml:space="preserve"> </w:t>
      </w:r>
      <w:proofErr w:type="spellStart"/>
      <w:r>
        <w:t>detail</w:t>
      </w:r>
      <w:proofErr w:type="spellEnd"/>
      <w:r>
        <w:t xml:space="preserve"> </w:t>
      </w:r>
      <w:proofErr w:type="spellStart"/>
      <w:r>
        <w:t>from</w:t>
      </w:r>
      <w:proofErr w:type="spellEnd"/>
      <w:r>
        <w:t xml:space="preserve"> </w:t>
      </w:r>
      <w:proofErr w:type="spellStart"/>
      <w:r>
        <w:t>the</w:t>
      </w:r>
      <w:proofErr w:type="spellEnd"/>
      <w:r>
        <w:t xml:space="preserve"> </w:t>
      </w:r>
      <w:proofErr w:type="spellStart"/>
      <w:r>
        <w:t>abstract</w:t>
      </w:r>
      <w:proofErr w:type="spellEnd"/>
    </w:p>
  </w:comment>
  <w:comment w:initials="LL" w:author="Lennart Luettgau" w:date="2021-08-23T21:29:00Z" w:id="69">
    <w:p w:rsidR="00DA51AF" w:rsidRDefault="00DA51AF" w14:paraId="5F62BDDE" w14:textId="5687D394">
      <w:pPr>
        <w:pStyle w:val="Kommentartext"/>
      </w:pPr>
      <w:r>
        <w:rPr>
          <w:rStyle w:val="Kommentarzeichen"/>
        </w:rPr>
        <w:annotationRef/>
      </w:r>
      <w:proofErr w:type="spellStart"/>
      <w:r>
        <w:t>Would</w:t>
      </w:r>
      <w:proofErr w:type="spellEnd"/>
      <w:r>
        <w:t xml:space="preserve"> </w:t>
      </w:r>
      <w:proofErr w:type="spellStart"/>
      <w:r>
        <w:t>vote</w:t>
      </w:r>
      <w:proofErr w:type="spellEnd"/>
      <w:r>
        <w:t xml:space="preserve"> </w:t>
      </w:r>
      <w:proofErr w:type="spellStart"/>
      <w:r>
        <w:t>for</w:t>
      </w:r>
      <w:proofErr w:type="spellEnd"/>
      <w:r>
        <w:t xml:space="preserve"> „</w:t>
      </w:r>
      <w:proofErr w:type="spellStart"/>
      <w:r>
        <w:t>represented</w:t>
      </w:r>
      <w:proofErr w:type="spellEnd"/>
      <w:r>
        <w:t xml:space="preserve">“ </w:t>
      </w:r>
      <w:proofErr w:type="spellStart"/>
      <w:r>
        <w:t>instead</w:t>
      </w:r>
      <w:proofErr w:type="spellEnd"/>
      <w:r>
        <w:t xml:space="preserve"> </w:t>
      </w:r>
      <w:proofErr w:type="spellStart"/>
      <w:r>
        <w:t>of</w:t>
      </w:r>
      <w:proofErr w:type="spellEnd"/>
      <w:r>
        <w:t xml:space="preserve"> „</w:t>
      </w:r>
      <w:proofErr w:type="spellStart"/>
      <w:r>
        <w:t>coded</w:t>
      </w:r>
      <w:proofErr w:type="spellEnd"/>
      <w:r>
        <w:t xml:space="preserve">“ </w:t>
      </w:r>
      <w:proofErr w:type="spellStart"/>
      <w:r>
        <w:t>here</w:t>
      </w:r>
      <w:proofErr w:type="spellEnd"/>
      <w:r>
        <w:t xml:space="preserve">. Not </w:t>
      </w:r>
      <w:proofErr w:type="spellStart"/>
      <w:r>
        <w:t>sure</w:t>
      </w:r>
      <w:proofErr w:type="spellEnd"/>
      <w:r>
        <w:t xml:space="preserve"> </w:t>
      </w:r>
      <w:proofErr w:type="spellStart"/>
      <w:r>
        <w:t>whether</w:t>
      </w:r>
      <w:proofErr w:type="spellEnd"/>
      <w:r>
        <w:t xml:space="preserve"> </w:t>
      </w:r>
      <w:proofErr w:type="spellStart"/>
      <w:r>
        <w:t>or</w:t>
      </w:r>
      <w:proofErr w:type="spellEnd"/>
      <w:r>
        <w:t xml:space="preserve"> not BOLD </w:t>
      </w:r>
      <w:proofErr w:type="spellStart"/>
      <w:r>
        <w:t>shows</w:t>
      </w:r>
      <w:proofErr w:type="spellEnd"/>
      <w:r>
        <w:t xml:space="preserve"> </w:t>
      </w:r>
      <w:proofErr w:type="spellStart"/>
      <w:r>
        <w:t>what</w:t>
      </w:r>
      <w:proofErr w:type="spellEnd"/>
      <w:r>
        <w:t xml:space="preserve"> </w:t>
      </w:r>
      <w:proofErr w:type="spellStart"/>
      <w:r>
        <w:t>is</w:t>
      </w:r>
      <w:proofErr w:type="spellEnd"/>
      <w:r>
        <w:t xml:space="preserve"> </w:t>
      </w:r>
      <w:proofErr w:type="spellStart"/>
      <w:r>
        <w:t>coded</w:t>
      </w:r>
      <w:proofErr w:type="spellEnd"/>
      <w:r>
        <w:t xml:space="preserve"> in </w:t>
      </w:r>
      <w:proofErr w:type="spellStart"/>
      <w:r>
        <w:t>the</w:t>
      </w:r>
      <w:proofErr w:type="spellEnd"/>
      <w:r>
        <w:t xml:space="preserve"> </w:t>
      </w:r>
      <w:proofErr w:type="spellStart"/>
      <w:r>
        <w:t>brain</w:t>
      </w:r>
      <w:proofErr w:type="spellEnd"/>
      <w:r>
        <w:t xml:space="preserve"> </w:t>
      </w:r>
      <w:r>
        <w:rPr>
          <w:rFonts w:ascii="Segoe UI Emoji" w:hAnsi="Segoe UI Emoji" w:eastAsia="Segoe UI Emoji" w:cs="Segoe UI Emoji"/>
        </w:rPr>
        <w:t>😊</w:t>
      </w:r>
      <w:r>
        <w:br/>
      </w:r>
      <w:r>
        <w:br/>
      </w:r>
      <w:proofErr w:type="spellStart"/>
      <w:r>
        <w:t>or</w:t>
      </w:r>
      <w:proofErr w:type="spellEnd"/>
      <w:r>
        <w:t xml:space="preserve"> </w:t>
      </w:r>
      <w:proofErr w:type="spellStart"/>
      <w:r>
        <w:t>maybe</w:t>
      </w:r>
      <w:proofErr w:type="spellEnd"/>
      <w:r>
        <w:t xml:space="preserve"> </w:t>
      </w:r>
      <w:proofErr w:type="spellStart"/>
      <w:r>
        <w:t>alternatively</w:t>
      </w:r>
      <w:proofErr w:type="spellEnd"/>
      <w:r>
        <w:t xml:space="preserve">: „…RPE </w:t>
      </w:r>
      <w:proofErr w:type="spellStart"/>
      <w:r>
        <w:t>signals</w:t>
      </w:r>
      <w:proofErr w:type="spellEnd"/>
      <w:r>
        <w:t xml:space="preserve"> </w:t>
      </w:r>
      <w:proofErr w:type="spellStart"/>
      <w:r>
        <w:t>correlated</w:t>
      </w:r>
      <w:proofErr w:type="spellEnd"/>
      <w:r>
        <w:t xml:space="preserve"> </w:t>
      </w:r>
      <w:proofErr w:type="spellStart"/>
      <w:r>
        <w:t>with</w:t>
      </w:r>
      <w:proofErr w:type="spellEnd"/>
      <w:r>
        <w:t xml:space="preserve"> BOLD </w:t>
      </w:r>
      <w:proofErr w:type="spellStart"/>
      <w:r>
        <w:t>signal</w:t>
      </w:r>
      <w:proofErr w:type="spellEnd"/>
      <w:r>
        <w:t xml:space="preserve"> in </w:t>
      </w:r>
      <w:proofErr w:type="spellStart"/>
      <w:r>
        <w:t>striatum</w:t>
      </w:r>
      <w:proofErr w:type="spellEnd"/>
      <w:r>
        <w:t xml:space="preserve"> </w:t>
      </w:r>
      <w:proofErr w:type="spellStart"/>
      <w:r>
        <w:t>and</w:t>
      </w:r>
      <w:proofErr w:type="spellEnd"/>
      <w:r>
        <w:t xml:space="preserve"> </w:t>
      </w:r>
      <w:proofErr w:type="spellStart"/>
      <w:r>
        <w:t>vmPFC</w:t>
      </w:r>
      <w:proofErr w:type="spellEnd"/>
      <w:r>
        <w:t>“</w:t>
      </w:r>
    </w:p>
  </w:comment>
  <w:comment w:initials="LL" w:author="Lennart Luettgau" w:date="2021-08-23T21:32:00Z" w:id="70">
    <w:p w:rsidR="00DA51AF" w:rsidRDefault="00DA51AF" w14:paraId="58F23C94" w14:textId="6CEF9DB6">
      <w:pPr>
        <w:pStyle w:val="Kommentartext"/>
      </w:pPr>
      <w:r>
        <w:rPr>
          <w:rStyle w:val="Kommentarzeichen"/>
        </w:rPr>
        <w:annotationRef/>
      </w:r>
      <w:proofErr w:type="spellStart"/>
      <w:r>
        <w:t>Introduce</w:t>
      </w:r>
      <w:proofErr w:type="spellEnd"/>
      <w:r>
        <w:t xml:space="preserve"> </w:t>
      </w:r>
      <w:proofErr w:type="spellStart"/>
      <w:r>
        <w:t>abbreviation</w:t>
      </w:r>
      <w:proofErr w:type="spellEnd"/>
      <w:r>
        <w:t xml:space="preserve"> </w:t>
      </w:r>
      <w:proofErr w:type="spellStart"/>
      <w:r>
        <w:t>here</w:t>
      </w:r>
      <w:proofErr w:type="spellEnd"/>
    </w:p>
  </w:comment>
  <w:comment w:initials="LL" w:author="Lennart Luettgau" w:date="2021-08-23T21:36:00Z" w:id="76">
    <w:p w:rsidR="00DA51AF" w:rsidRDefault="00DA51AF" w14:paraId="5C0D8EE8" w14:textId="42A70768">
      <w:pPr>
        <w:pStyle w:val="Kommentartext"/>
      </w:pPr>
      <w:r>
        <w:rPr>
          <w:rStyle w:val="Kommentarzeichen"/>
        </w:rPr>
        <w:annotationRef/>
      </w:r>
      <w:proofErr w:type="spellStart"/>
      <w:r>
        <w:t>Would</w:t>
      </w:r>
      <w:proofErr w:type="spellEnd"/>
      <w:r>
        <w:t xml:space="preserve"> </w:t>
      </w:r>
      <w:proofErr w:type="spellStart"/>
      <w:r>
        <w:t>probably</w:t>
      </w:r>
      <w:proofErr w:type="spellEnd"/>
      <w:r>
        <w:t xml:space="preserve"> </w:t>
      </w:r>
      <w:proofErr w:type="spellStart"/>
      <w:r>
        <w:t>leave</w:t>
      </w:r>
      <w:proofErr w:type="spellEnd"/>
      <w:r>
        <w:t xml:space="preserve"> </w:t>
      </w:r>
      <w:proofErr w:type="spellStart"/>
      <w:r>
        <w:t>this</w:t>
      </w:r>
      <w:proofErr w:type="spellEnd"/>
      <w:r>
        <w:t xml:space="preserve"> </w:t>
      </w:r>
      <w:proofErr w:type="spellStart"/>
      <w:r>
        <w:t>sentence</w:t>
      </w:r>
      <w:proofErr w:type="spellEnd"/>
      <w:r>
        <w:t xml:space="preserve"> out </w:t>
      </w:r>
      <w:proofErr w:type="spellStart"/>
      <w:r>
        <w:t>and</w:t>
      </w:r>
      <w:proofErr w:type="spellEnd"/>
      <w:r>
        <w:t xml:space="preserve"> </w:t>
      </w:r>
      <w:proofErr w:type="spellStart"/>
      <w:r>
        <w:t>dive</w:t>
      </w:r>
      <w:proofErr w:type="spellEnd"/>
      <w:r>
        <w:t xml:space="preserve"> a </w:t>
      </w:r>
      <w:proofErr w:type="spellStart"/>
      <w:r>
        <w:t>bit</w:t>
      </w:r>
      <w:proofErr w:type="spellEnd"/>
      <w:r>
        <w:t xml:space="preserve"> </w:t>
      </w:r>
      <w:proofErr w:type="spellStart"/>
      <w:r>
        <w:t>more</w:t>
      </w:r>
      <w:proofErr w:type="spellEnd"/>
      <w:r>
        <w:t xml:space="preserve"> </w:t>
      </w:r>
      <w:proofErr w:type="spellStart"/>
      <w:r>
        <w:t>into</w:t>
      </w:r>
      <w:proofErr w:type="spellEnd"/>
      <w:r>
        <w:t xml:space="preserve"> </w:t>
      </w:r>
      <w:proofErr w:type="spellStart"/>
      <w:r>
        <w:t>interpretation</w:t>
      </w:r>
      <w:proofErr w:type="spellEnd"/>
      <w:r>
        <w:t xml:space="preserve"> </w:t>
      </w:r>
      <w:proofErr w:type="spellStart"/>
      <w:r>
        <w:t>of</w:t>
      </w:r>
      <w:proofErr w:type="spellEnd"/>
      <w:r>
        <w:t xml:space="preserve"> </w:t>
      </w:r>
      <w:proofErr w:type="spellStart"/>
      <w:r>
        <w:t>our</w:t>
      </w:r>
      <w:proofErr w:type="spellEnd"/>
      <w:r>
        <w:t xml:space="preserve"> </w:t>
      </w:r>
      <w:proofErr w:type="spellStart"/>
      <w:r>
        <w:t>results</w:t>
      </w:r>
      <w:proofErr w:type="spellEnd"/>
      <w:r>
        <w:t xml:space="preserve">, e.g. </w:t>
      </w:r>
      <w:proofErr w:type="spellStart"/>
      <w:r>
        <w:t>what</w:t>
      </w:r>
      <w:proofErr w:type="spellEnd"/>
      <w:r>
        <w:t xml:space="preserve"> I </w:t>
      </w:r>
      <w:proofErr w:type="spellStart"/>
      <w:r>
        <w:t>guess</w:t>
      </w:r>
      <w:proofErr w:type="spellEnd"/>
      <w:r>
        <w:t xml:space="preserve"> </w:t>
      </w:r>
      <w:proofErr w:type="spellStart"/>
      <w:r>
        <w:t>is</w:t>
      </w:r>
      <w:proofErr w:type="spellEnd"/>
      <w:r>
        <w:t xml:space="preserve"> an </w:t>
      </w:r>
      <w:proofErr w:type="spellStart"/>
      <w:r>
        <w:t>important</w:t>
      </w:r>
      <w:proofErr w:type="spellEnd"/>
      <w:r>
        <w:t xml:space="preserve"> </w:t>
      </w:r>
      <w:proofErr w:type="spellStart"/>
      <w:r>
        <w:t>take</w:t>
      </w:r>
      <w:proofErr w:type="spellEnd"/>
      <w:r>
        <w:t xml:space="preserve"> </w:t>
      </w:r>
      <w:proofErr w:type="spellStart"/>
      <w:r>
        <w:t>is</w:t>
      </w:r>
      <w:proofErr w:type="spellEnd"/>
      <w:r>
        <w:t xml:space="preserve"> </w:t>
      </w:r>
      <w:proofErr w:type="spellStart"/>
      <w:r>
        <w:t>that</w:t>
      </w:r>
      <w:proofErr w:type="spellEnd"/>
      <w:r>
        <w:t xml:space="preserve"> stress </w:t>
      </w:r>
      <w:proofErr w:type="spellStart"/>
      <w:r>
        <w:t>actually</w:t>
      </w:r>
      <w:proofErr w:type="spellEnd"/>
      <w:r>
        <w:t xml:space="preserve"> </w:t>
      </w:r>
      <w:proofErr w:type="spellStart"/>
      <w:r>
        <w:t>makes</w:t>
      </w:r>
      <w:proofErr w:type="spellEnd"/>
      <w:r>
        <w:t xml:space="preserve"> </w:t>
      </w:r>
      <w:proofErr w:type="spellStart"/>
      <w:r>
        <w:t>you</w:t>
      </w:r>
      <w:proofErr w:type="spellEnd"/>
      <w:r>
        <w:t xml:space="preserve"> </w:t>
      </w:r>
      <w:proofErr w:type="spellStart"/>
      <w:r>
        <w:t>better</w:t>
      </w:r>
      <w:proofErr w:type="spellEnd"/>
      <w:r>
        <w:t xml:space="preserve"> </w:t>
      </w:r>
      <w:proofErr w:type="spellStart"/>
      <w:r>
        <w:t>at</w:t>
      </w:r>
      <w:proofErr w:type="spellEnd"/>
      <w:r>
        <w:t xml:space="preserve"> </w:t>
      </w:r>
      <w:proofErr w:type="spellStart"/>
      <w:r>
        <w:t>reversal</w:t>
      </w:r>
      <w:proofErr w:type="spellEnd"/>
      <w:r>
        <w:t xml:space="preserve"> </w:t>
      </w:r>
      <w:proofErr w:type="spellStart"/>
      <w:r>
        <w:t>learning</w:t>
      </w:r>
      <w:proofErr w:type="spellEnd"/>
      <w:r>
        <w:t xml:space="preserve">, </w:t>
      </w:r>
      <w:proofErr w:type="spellStart"/>
      <w:r>
        <w:t>without</w:t>
      </w:r>
      <w:proofErr w:type="spellEnd"/>
      <w:r>
        <w:t xml:space="preserve"> </w:t>
      </w:r>
      <w:proofErr w:type="spellStart"/>
      <w:r>
        <w:t>altering</w:t>
      </w:r>
      <w:proofErr w:type="spellEnd"/>
      <w:r>
        <w:t xml:space="preserve"> </w:t>
      </w:r>
      <w:proofErr w:type="spellStart"/>
      <w:r>
        <w:t>the</w:t>
      </w:r>
      <w:proofErr w:type="spellEnd"/>
      <w:r>
        <w:t xml:space="preserve"> </w:t>
      </w:r>
      <w:proofErr w:type="spellStart"/>
      <w:r>
        <w:t>representation</w:t>
      </w:r>
      <w:proofErr w:type="spellEnd"/>
      <w:r>
        <w:t xml:space="preserve"> </w:t>
      </w:r>
      <w:proofErr w:type="spellStart"/>
      <w:r>
        <w:t>of</w:t>
      </w:r>
      <w:proofErr w:type="spellEnd"/>
      <w:r>
        <w:t xml:space="preserve"> RPEs! </w:t>
      </w:r>
    </w:p>
  </w:comment>
  <w:comment w:initials="LL" w:author="Lennart Luettgau" w:date="2021-08-23T21:45:00Z" w:id="97">
    <w:p w:rsidR="00DA51AF" w:rsidRDefault="00DA51AF" w14:paraId="10A73B83" w14:textId="3AFCF225">
      <w:pPr>
        <w:pStyle w:val="Kommentartext"/>
      </w:pPr>
      <w:r>
        <w:rPr>
          <w:rStyle w:val="Kommentarzeichen"/>
        </w:rPr>
        <w:annotationRef/>
      </w:r>
      <w:proofErr w:type="spellStart"/>
      <w:r>
        <w:t>Might</w:t>
      </w:r>
      <w:proofErr w:type="spellEnd"/>
      <w:r>
        <w:t xml:space="preserve"> </w:t>
      </w:r>
      <w:proofErr w:type="spellStart"/>
      <w:r>
        <w:t>be</w:t>
      </w:r>
      <w:proofErr w:type="spellEnd"/>
      <w:r>
        <w:t xml:space="preserve"> </w:t>
      </w:r>
      <w:proofErr w:type="spellStart"/>
      <w:r>
        <w:t>good</w:t>
      </w:r>
      <w:proofErr w:type="spellEnd"/>
      <w:r>
        <w:t xml:space="preserve"> </w:t>
      </w:r>
      <w:proofErr w:type="spellStart"/>
      <w:r>
        <w:t>to</w:t>
      </w:r>
      <w:proofErr w:type="spellEnd"/>
      <w:r>
        <w:t xml:space="preserve"> </w:t>
      </w:r>
      <w:proofErr w:type="spellStart"/>
      <w:r>
        <w:t>have</w:t>
      </w:r>
      <w:proofErr w:type="spellEnd"/>
      <w:r>
        <w:t xml:space="preserve"> a </w:t>
      </w:r>
      <w:proofErr w:type="spellStart"/>
      <w:r>
        <w:t>reference</w:t>
      </w:r>
      <w:proofErr w:type="spellEnd"/>
      <w:r>
        <w:t xml:space="preserve"> </w:t>
      </w:r>
      <w:proofErr w:type="spellStart"/>
      <w:r>
        <w:t>here</w:t>
      </w:r>
      <w:proofErr w:type="spellEnd"/>
      <w:r>
        <w:t xml:space="preserve"> – </w:t>
      </w:r>
      <w:proofErr w:type="spellStart"/>
      <w:r>
        <w:t>some</w:t>
      </w:r>
      <w:proofErr w:type="spellEnd"/>
      <w:r>
        <w:t xml:space="preserve"> </w:t>
      </w:r>
      <w:proofErr w:type="spellStart"/>
      <w:r>
        <w:t>overview</w:t>
      </w:r>
      <w:proofErr w:type="spellEnd"/>
      <w:r>
        <w:t>/</w:t>
      </w:r>
      <w:proofErr w:type="spellStart"/>
      <w:r>
        <w:t>review</w:t>
      </w:r>
      <w:proofErr w:type="spellEnd"/>
      <w:r>
        <w:t xml:space="preserve"> </w:t>
      </w:r>
      <w:proofErr w:type="spellStart"/>
      <w:r>
        <w:t>paper</w:t>
      </w:r>
      <w:proofErr w:type="spellEnd"/>
      <w:r>
        <w:t xml:space="preserve"> </w:t>
      </w:r>
      <w:proofErr w:type="spellStart"/>
      <w:r>
        <w:t>or</w:t>
      </w:r>
      <w:proofErr w:type="spellEnd"/>
      <w:r>
        <w:t xml:space="preserve"> </w:t>
      </w:r>
      <w:proofErr w:type="spellStart"/>
      <w:r>
        <w:t>similar</w:t>
      </w:r>
      <w:proofErr w:type="spellEnd"/>
    </w:p>
  </w:comment>
  <w:comment w:initials="LL" w:author="Lennart Luettgau" w:date="2021-08-23T21:52:00Z" w:id="116">
    <w:p w:rsidR="00DA51AF" w:rsidRDefault="00DA51AF" w14:paraId="21B98A9F" w14:textId="4F2ADCB8">
      <w:pPr>
        <w:pStyle w:val="Kommentartext"/>
      </w:pPr>
      <w:r>
        <w:rPr>
          <w:rStyle w:val="Kommentarzeichen"/>
        </w:rPr>
        <w:annotationRef/>
      </w:r>
      <w:r>
        <w:t xml:space="preserve">I </w:t>
      </w:r>
      <w:proofErr w:type="spellStart"/>
      <w:r>
        <w:t>think</w:t>
      </w:r>
      <w:proofErr w:type="spellEnd"/>
      <w:r>
        <w:t xml:space="preserve"> </w:t>
      </w:r>
      <w:proofErr w:type="spellStart"/>
      <w:r>
        <w:t>this</w:t>
      </w:r>
      <w:proofErr w:type="spellEnd"/>
      <w:r>
        <w:t xml:space="preserve"> </w:t>
      </w:r>
      <w:proofErr w:type="spellStart"/>
      <w:r>
        <w:t>sentence</w:t>
      </w:r>
      <w:proofErr w:type="spellEnd"/>
      <w:r>
        <w:t xml:space="preserve"> </w:t>
      </w:r>
      <w:proofErr w:type="spellStart"/>
      <w:r>
        <w:t>comes</w:t>
      </w:r>
      <w:proofErr w:type="spellEnd"/>
      <w:r>
        <w:t xml:space="preserve"> a </w:t>
      </w:r>
      <w:proofErr w:type="spellStart"/>
      <w:r>
        <w:t>bit</w:t>
      </w:r>
      <w:proofErr w:type="spellEnd"/>
      <w:r>
        <w:t xml:space="preserve"> out </w:t>
      </w:r>
      <w:proofErr w:type="spellStart"/>
      <w:r>
        <w:t>of</w:t>
      </w:r>
      <w:proofErr w:type="spellEnd"/>
      <w:r>
        <w:t xml:space="preserve"> </w:t>
      </w:r>
      <w:proofErr w:type="spellStart"/>
      <w:r>
        <w:t>the</w:t>
      </w:r>
      <w:proofErr w:type="spellEnd"/>
      <w:r>
        <w:t xml:space="preserve"> </w:t>
      </w:r>
      <w:proofErr w:type="spellStart"/>
      <w:r>
        <w:t>blue</w:t>
      </w:r>
      <w:proofErr w:type="spellEnd"/>
      <w:r>
        <w:t xml:space="preserve">. </w:t>
      </w:r>
      <w:proofErr w:type="spellStart"/>
      <w:r>
        <w:t>Would</w:t>
      </w:r>
      <w:proofErr w:type="spellEnd"/>
      <w:r>
        <w:t xml:space="preserve"> </w:t>
      </w:r>
      <w:proofErr w:type="spellStart"/>
      <w:r>
        <w:t>try</w:t>
      </w:r>
      <w:proofErr w:type="spellEnd"/>
      <w:r>
        <w:t xml:space="preserve"> </w:t>
      </w:r>
      <w:proofErr w:type="spellStart"/>
      <w:r>
        <w:t>to</w:t>
      </w:r>
      <w:proofErr w:type="spellEnd"/>
      <w:r>
        <w:t xml:space="preserve"> find a </w:t>
      </w:r>
      <w:proofErr w:type="spellStart"/>
      <w:r>
        <w:t>linking</w:t>
      </w:r>
      <w:proofErr w:type="spellEnd"/>
      <w:r>
        <w:t xml:space="preserve"> </w:t>
      </w:r>
      <w:proofErr w:type="spellStart"/>
      <w:r>
        <w:t>sentence</w:t>
      </w:r>
      <w:proofErr w:type="spellEnd"/>
      <w:r>
        <w:t xml:space="preserve"> in </w:t>
      </w:r>
      <w:proofErr w:type="spellStart"/>
      <w:r>
        <w:t>between</w:t>
      </w:r>
      <w:proofErr w:type="spellEnd"/>
      <w:r>
        <w:t xml:space="preserve"> </w:t>
      </w:r>
      <w:proofErr w:type="spellStart"/>
      <w:r>
        <w:t>the</w:t>
      </w:r>
      <w:proofErr w:type="spellEnd"/>
      <w:r>
        <w:t xml:space="preserve"> rationale oft he </w:t>
      </w:r>
      <w:proofErr w:type="spellStart"/>
      <w:r>
        <w:t>study</w:t>
      </w:r>
      <w:proofErr w:type="spellEnd"/>
      <w:r>
        <w:t xml:space="preserve"> </w:t>
      </w:r>
      <w:proofErr w:type="spellStart"/>
      <w:r>
        <w:t>and</w:t>
      </w:r>
      <w:proofErr w:type="spellEnd"/>
      <w:r>
        <w:t xml:space="preserve"> </w:t>
      </w:r>
      <w:proofErr w:type="spellStart"/>
      <w:r>
        <w:t>the</w:t>
      </w:r>
      <w:proofErr w:type="spellEnd"/>
      <w:r>
        <w:t xml:space="preserve"> </w:t>
      </w:r>
      <w:proofErr w:type="spellStart"/>
      <w:r>
        <w:t>problem</w:t>
      </w:r>
      <w:proofErr w:type="spellEnd"/>
      <w:r>
        <w:t xml:space="preserve"> </w:t>
      </w:r>
      <w:proofErr w:type="spellStart"/>
      <w:r>
        <w:t>of</w:t>
      </w:r>
      <w:proofErr w:type="spellEnd"/>
      <w:r>
        <w:t xml:space="preserve"> </w:t>
      </w:r>
      <w:proofErr w:type="spellStart"/>
      <w:r>
        <w:t>heterogeneity</w:t>
      </w:r>
      <w:proofErr w:type="spellEnd"/>
    </w:p>
  </w:comment>
  <w:comment w:initials="LL" w:author="Lennart Luettgau" w:date="2021-08-23T22:20:00Z" w:id="121">
    <w:p w:rsidR="00DA51AF" w:rsidRDefault="00DA51AF" w14:paraId="326E3A0F" w14:textId="63D2F947">
      <w:pPr>
        <w:pStyle w:val="Kommentartext"/>
      </w:pPr>
      <w:r>
        <w:rPr>
          <w:rStyle w:val="Kommentarzeichen"/>
        </w:rPr>
        <w:annotationRef/>
      </w:r>
      <w:proofErr w:type="spellStart"/>
      <w:r>
        <w:t>Could</w:t>
      </w:r>
      <w:proofErr w:type="spellEnd"/>
      <w:r>
        <w:t xml:space="preserve"> </w:t>
      </w:r>
      <w:proofErr w:type="spellStart"/>
      <w:r>
        <w:t>be</w:t>
      </w:r>
      <w:proofErr w:type="spellEnd"/>
      <w:r>
        <w:t xml:space="preserve"> </w:t>
      </w:r>
      <w:proofErr w:type="spellStart"/>
      <w:r>
        <w:t>removed</w:t>
      </w:r>
      <w:proofErr w:type="spellEnd"/>
      <w:r>
        <w:t xml:space="preserve"> in </w:t>
      </w:r>
      <w:proofErr w:type="spellStart"/>
      <w:r>
        <w:t>my</w:t>
      </w:r>
      <w:proofErr w:type="spellEnd"/>
      <w:r>
        <w:t xml:space="preserve"> </w:t>
      </w:r>
      <w:proofErr w:type="spellStart"/>
      <w:r>
        <w:t>view</w:t>
      </w:r>
      <w:proofErr w:type="spellEnd"/>
    </w:p>
  </w:comment>
  <w:comment w:initials="SZ" w:author="Sjoerds, Z." w:date="2021-08-25T10:53:00Z" w:id="122">
    <w:p w:rsidR="00DA51AF" w:rsidRDefault="00DA51AF" w14:paraId="67106872" w14:textId="39106E9C">
      <w:proofErr w:type="spellStart"/>
      <w:r>
        <w:t>Agree</w:t>
      </w:r>
      <w:proofErr w:type="spellEnd"/>
      <w:r>
        <w:t xml:space="preserve">, in </w:t>
      </w:r>
      <w:proofErr w:type="spellStart"/>
      <w:r>
        <w:t>principle</w:t>
      </w:r>
      <w:proofErr w:type="spellEnd"/>
      <w:r>
        <w:t xml:space="preserve"> </w:t>
      </w:r>
      <w:proofErr w:type="spellStart"/>
      <w:r>
        <w:t>it</w:t>
      </w:r>
      <w:proofErr w:type="spellEnd"/>
      <w:r>
        <w:t xml:space="preserve"> </w:t>
      </w:r>
      <w:proofErr w:type="spellStart"/>
      <w:r>
        <w:t>is</w:t>
      </w:r>
      <w:proofErr w:type="spellEnd"/>
      <w:r>
        <w:t xml:space="preserve"> </w:t>
      </w:r>
      <w:proofErr w:type="spellStart"/>
      <w:r>
        <w:t>what</w:t>
      </w:r>
      <w:proofErr w:type="spellEnd"/>
      <w:r>
        <w:t xml:space="preserve"> </w:t>
      </w:r>
      <w:proofErr w:type="spellStart"/>
      <w:r>
        <w:t>you</w:t>
      </w:r>
      <w:proofErr w:type="spellEnd"/>
      <w:r>
        <w:t xml:space="preserve"> </w:t>
      </w:r>
      <w:proofErr w:type="spellStart"/>
      <w:r>
        <w:t>say</w:t>
      </w:r>
      <w:proofErr w:type="spellEnd"/>
      <w:r>
        <w:t xml:space="preserve"> </w:t>
      </w:r>
      <w:proofErr w:type="spellStart"/>
      <w:r>
        <w:t>above</w:t>
      </w:r>
      <w:proofErr w:type="spellEnd"/>
      <w:r>
        <w:t>.</w:t>
      </w:r>
      <w:r>
        <w:annotationRef/>
      </w:r>
    </w:p>
  </w:comment>
  <w:comment w:initials="LL" w:author="Lennart Luettgau" w:date="2021-08-23T21:58:00Z" w:id="146">
    <w:p w:rsidR="00DA51AF" w:rsidRDefault="00DA51AF" w14:paraId="4E00F67F" w14:textId="4EBA3982">
      <w:pPr>
        <w:pStyle w:val="Kommentartext"/>
      </w:pPr>
      <w:r>
        <w:rPr>
          <w:rStyle w:val="Kommentarzeichen"/>
        </w:rPr>
        <w:annotationRef/>
      </w:r>
      <w:r>
        <w:t xml:space="preserve">I </w:t>
      </w:r>
      <w:proofErr w:type="spellStart"/>
      <w:r>
        <w:t>think</w:t>
      </w:r>
      <w:proofErr w:type="spellEnd"/>
      <w:r>
        <w:t xml:space="preserve"> </w:t>
      </w:r>
      <w:proofErr w:type="spellStart"/>
      <w:r>
        <w:t>this</w:t>
      </w:r>
      <w:proofErr w:type="spellEnd"/>
      <w:r>
        <w:t xml:space="preserve"> </w:t>
      </w:r>
      <w:proofErr w:type="spellStart"/>
      <w:r>
        <w:t>sentence</w:t>
      </w:r>
      <w:proofErr w:type="spellEnd"/>
      <w:r>
        <w:t xml:space="preserve"> </w:t>
      </w:r>
      <w:proofErr w:type="spellStart"/>
      <w:r>
        <w:t>could</w:t>
      </w:r>
      <w:proofErr w:type="spellEnd"/>
      <w:r>
        <w:t xml:space="preserve"> </w:t>
      </w:r>
      <w:proofErr w:type="spellStart"/>
      <w:r>
        <w:t>be</w:t>
      </w:r>
      <w:proofErr w:type="spellEnd"/>
      <w:r>
        <w:t xml:space="preserve"> </w:t>
      </w:r>
      <w:proofErr w:type="spellStart"/>
      <w:r>
        <w:t>left</w:t>
      </w:r>
      <w:proofErr w:type="spellEnd"/>
      <w:r>
        <w:t xml:space="preserve"> out. </w:t>
      </w:r>
      <w:proofErr w:type="spellStart"/>
      <w:r>
        <w:t>Does</w:t>
      </w:r>
      <w:proofErr w:type="spellEnd"/>
      <w:r>
        <w:t xml:space="preserve"> not </w:t>
      </w:r>
      <w:proofErr w:type="spellStart"/>
      <w:r>
        <w:t>really</w:t>
      </w:r>
      <w:proofErr w:type="spellEnd"/>
      <w:r>
        <w:t xml:space="preserve"> </w:t>
      </w:r>
      <w:proofErr w:type="spellStart"/>
      <w:r>
        <w:t>help</w:t>
      </w:r>
      <w:proofErr w:type="spellEnd"/>
      <w:r>
        <w:t xml:space="preserve"> </w:t>
      </w:r>
      <w:proofErr w:type="spellStart"/>
      <w:r>
        <w:t>to</w:t>
      </w:r>
      <w:proofErr w:type="spellEnd"/>
      <w:r>
        <w:t xml:space="preserve"> </w:t>
      </w:r>
      <w:proofErr w:type="spellStart"/>
      <w:r>
        <w:t>develop</w:t>
      </w:r>
      <w:proofErr w:type="spellEnd"/>
      <w:r>
        <w:t xml:space="preserve"> </w:t>
      </w:r>
      <w:proofErr w:type="spellStart"/>
      <w:r>
        <w:t>the</w:t>
      </w:r>
      <w:proofErr w:type="spellEnd"/>
      <w:r>
        <w:t xml:space="preserve"> </w:t>
      </w:r>
      <w:proofErr w:type="spellStart"/>
      <w:r>
        <w:t>argument</w:t>
      </w:r>
      <w:proofErr w:type="spellEnd"/>
      <w:r>
        <w:t xml:space="preserve"> </w:t>
      </w:r>
    </w:p>
  </w:comment>
  <w:comment w:initials="SZ" w:author="Sjoerds, Z." w:date="2021-08-25T11:37:00Z" w:id="148">
    <w:p w:rsidR="00DA51AF" w:rsidRDefault="00DA51AF" w14:paraId="6E83E711" w14:textId="64319828">
      <w:r>
        <w:t xml:space="preserve">I </w:t>
      </w:r>
      <w:proofErr w:type="spellStart"/>
      <w:r>
        <w:t>kind</w:t>
      </w:r>
      <w:proofErr w:type="spellEnd"/>
      <w:r>
        <w:t xml:space="preserve"> </w:t>
      </w:r>
      <w:proofErr w:type="spellStart"/>
      <w:r>
        <w:t>of</w:t>
      </w:r>
      <w:proofErr w:type="spellEnd"/>
      <w:r>
        <w:t xml:space="preserve"> lost </w:t>
      </w:r>
      <w:proofErr w:type="spellStart"/>
      <w:r>
        <w:t>track</w:t>
      </w:r>
      <w:proofErr w:type="spellEnd"/>
      <w:r>
        <w:t xml:space="preserve"> </w:t>
      </w:r>
      <w:proofErr w:type="spellStart"/>
      <w:r>
        <w:t>what</w:t>
      </w:r>
      <w:proofErr w:type="spellEnd"/>
      <w:r>
        <w:t xml:space="preserve"> </w:t>
      </w:r>
      <w:proofErr w:type="spellStart"/>
      <w:r>
        <w:t>enumeration</w:t>
      </w:r>
      <w:proofErr w:type="spellEnd"/>
      <w:r>
        <w:t xml:space="preserve"> </w:t>
      </w:r>
      <w:proofErr w:type="spellStart"/>
      <w:r>
        <w:t>this</w:t>
      </w:r>
      <w:proofErr w:type="spellEnd"/>
      <w:r>
        <w:t xml:space="preserve"> </w:t>
      </w:r>
      <w:proofErr w:type="spellStart"/>
      <w:r>
        <w:t>is</w:t>
      </w:r>
      <w:proofErr w:type="spellEnd"/>
      <w:r>
        <w:t xml:space="preserve"> </w:t>
      </w:r>
      <w:proofErr w:type="spellStart"/>
      <w:r>
        <w:t>part</w:t>
      </w:r>
      <w:proofErr w:type="spellEnd"/>
      <w:r>
        <w:t xml:space="preserve"> </w:t>
      </w:r>
      <w:proofErr w:type="spellStart"/>
      <w:r>
        <w:t>of</w:t>
      </w:r>
      <w:proofErr w:type="spellEnd"/>
      <w:r>
        <w:t xml:space="preserve">. </w:t>
      </w:r>
      <w:proofErr w:type="spellStart"/>
      <w:r>
        <w:t>What</w:t>
      </w:r>
      <w:proofErr w:type="spellEnd"/>
      <w:r>
        <w:t xml:space="preserve"> </w:t>
      </w:r>
      <w:proofErr w:type="spellStart"/>
      <w:r>
        <w:t>does</w:t>
      </w:r>
      <w:proofErr w:type="spellEnd"/>
      <w:r>
        <w:t xml:space="preserve"> </w:t>
      </w:r>
      <w:proofErr w:type="spellStart"/>
      <w:r>
        <w:t>it</w:t>
      </w:r>
      <w:proofErr w:type="spellEnd"/>
      <w:r>
        <w:t xml:space="preserve"> </w:t>
      </w:r>
      <w:proofErr w:type="spellStart"/>
      <w:r>
        <w:t>connect</w:t>
      </w:r>
      <w:proofErr w:type="spellEnd"/>
      <w:r>
        <w:t xml:space="preserve"> </w:t>
      </w:r>
      <w:proofErr w:type="spellStart"/>
      <w:r>
        <w:t>to</w:t>
      </w:r>
      <w:proofErr w:type="spellEnd"/>
      <w:r>
        <w:t xml:space="preserve">? </w:t>
      </w:r>
      <w:proofErr w:type="spellStart"/>
      <w:r>
        <w:t>Which</w:t>
      </w:r>
      <w:proofErr w:type="spellEnd"/>
      <w:r>
        <w:t xml:space="preserve"> </w:t>
      </w:r>
      <w:proofErr w:type="spellStart"/>
      <w:r>
        <w:t>are</w:t>
      </w:r>
      <w:proofErr w:type="spellEnd"/>
      <w:r>
        <w:t xml:space="preserve"> </w:t>
      </w:r>
      <w:proofErr w:type="spellStart"/>
      <w:r>
        <w:t>the</w:t>
      </w:r>
      <w:proofErr w:type="spellEnd"/>
      <w:r>
        <w:t xml:space="preserve"> </w:t>
      </w:r>
      <w:proofErr w:type="spellStart"/>
      <w:r>
        <w:t>other</w:t>
      </w:r>
      <w:proofErr w:type="spellEnd"/>
      <w:r>
        <w:t xml:space="preserve"> </w:t>
      </w:r>
      <w:proofErr w:type="spellStart"/>
      <w:r>
        <w:t>understudied</w:t>
      </w:r>
      <w:proofErr w:type="spellEnd"/>
      <w:r>
        <w:t xml:space="preserve"> </w:t>
      </w:r>
      <w:proofErr w:type="spellStart"/>
      <w:r>
        <w:t>subjects</w:t>
      </w:r>
      <w:proofErr w:type="spellEnd"/>
      <w:r>
        <w:t xml:space="preserve">? I </w:t>
      </w:r>
      <w:proofErr w:type="spellStart"/>
      <w:r>
        <w:t>mainly</w:t>
      </w:r>
      <w:proofErr w:type="spellEnd"/>
      <w:r>
        <w:t xml:space="preserve"> </w:t>
      </w:r>
      <w:proofErr w:type="spellStart"/>
      <w:r>
        <w:t>read</w:t>
      </w:r>
      <w:proofErr w:type="spellEnd"/>
      <w:r>
        <w:t xml:space="preserve"> </w:t>
      </w:r>
      <w:proofErr w:type="spellStart"/>
      <w:r>
        <w:t>about</w:t>
      </w:r>
      <w:proofErr w:type="spellEnd"/>
      <w:r>
        <w:t xml:space="preserve"> </w:t>
      </w:r>
      <w:proofErr w:type="spellStart"/>
      <w:r>
        <w:t>inconsistencies</w:t>
      </w:r>
      <w:proofErr w:type="spellEnd"/>
      <w:r>
        <w:t xml:space="preserve">, not lack </w:t>
      </w:r>
      <w:proofErr w:type="spellStart"/>
      <w:r>
        <w:t>of</w:t>
      </w:r>
      <w:proofErr w:type="spellEnd"/>
      <w:r>
        <w:t xml:space="preserve"> </w:t>
      </w:r>
      <w:proofErr w:type="spellStart"/>
      <w:r>
        <w:t>being</w:t>
      </w:r>
      <w:proofErr w:type="spellEnd"/>
      <w:r>
        <w:t xml:space="preserve"> </w:t>
      </w:r>
      <w:proofErr w:type="spellStart"/>
      <w:r>
        <w:t>studied</w:t>
      </w:r>
      <w:proofErr w:type="spellEnd"/>
      <w:r>
        <w:t xml:space="preserve">? </w:t>
      </w:r>
      <w:proofErr w:type="spellStart"/>
      <w:r>
        <w:t>Would</w:t>
      </w:r>
      <w:proofErr w:type="spellEnd"/>
      <w:r>
        <w:t xml:space="preserve"> </w:t>
      </w:r>
      <w:proofErr w:type="spellStart"/>
      <w:r>
        <w:t>this</w:t>
      </w:r>
      <w:proofErr w:type="spellEnd"/>
      <w:r>
        <w:t xml:space="preserve"> </w:t>
      </w:r>
      <w:proofErr w:type="spellStart"/>
      <w:r>
        <w:t>be</w:t>
      </w:r>
      <w:proofErr w:type="spellEnd"/>
      <w:r>
        <w:t xml:space="preserve"> a </w:t>
      </w:r>
      <w:proofErr w:type="spellStart"/>
      <w:r>
        <w:t>new</w:t>
      </w:r>
      <w:proofErr w:type="spellEnd"/>
      <w:r>
        <w:t xml:space="preserve"> </w:t>
      </w:r>
      <w:proofErr w:type="spellStart"/>
      <w:r>
        <w:t>paragraph</w:t>
      </w:r>
      <w:proofErr w:type="spellEnd"/>
      <w:r>
        <w:t xml:space="preserve"> </w:t>
      </w:r>
      <w:proofErr w:type="spellStart"/>
      <w:r>
        <w:t>maybe</w:t>
      </w:r>
      <w:proofErr w:type="spellEnd"/>
      <w:r>
        <w:t xml:space="preserve">? </w:t>
      </w:r>
      <w:r>
        <w:annotationRef/>
      </w:r>
    </w:p>
  </w:comment>
  <w:comment w:initials="SZ" w:author="Sjoerds, Z." w:date="2021-08-25T11:38:00Z" w:id="151">
    <w:p w:rsidR="00DA51AF" w:rsidRDefault="00DA51AF" w14:paraId="01C2AFFC" w14:textId="414C980C">
      <w:proofErr w:type="spellStart"/>
      <w:r>
        <w:t>and</w:t>
      </w:r>
      <w:proofErr w:type="spellEnd"/>
      <w:r>
        <w:t xml:space="preserve"> </w:t>
      </w:r>
      <w:proofErr w:type="spellStart"/>
      <w:r>
        <w:t>changing</w:t>
      </w:r>
      <w:proofErr w:type="spellEnd"/>
      <w:r>
        <w:t>?</w:t>
      </w:r>
      <w:r>
        <w:annotationRef/>
      </w:r>
    </w:p>
  </w:comment>
  <w:comment w:initials="LL" w:author="Lennart Luettgau" w:date="2021-08-23T22:10:00Z" w:id="244">
    <w:p w:rsidR="00DA51AF" w:rsidRDefault="00DA51AF" w14:paraId="41106464" w14:textId="51B133CE">
      <w:pPr>
        <w:pStyle w:val="Kommentartext"/>
      </w:pPr>
      <w:r>
        <w:rPr>
          <w:rStyle w:val="Kommentarzeichen"/>
        </w:rPr>
        <w:annotationRef/>
      </w:r>
      <w:r>
        <w:t xml:space="preserve">I </w:t>
      </w:r>
      <w:proofErr w:type="spellStart"/>
      <w:r>
        <w:t>don’t</w:t>
      </w:r>
      <w:proofErr w:type="spellEnd"/>
      <w:r>
        <w:t xml:space="preserve"> </w:t>
      </w:r>
      <w:proofErr w:type="spellStart"/>
      <w:r>
        <w:t>know</w:t>
      </w:r>
      <w:proofErr w:type="spellEnd"/>
      <w:r>
        <w:t xml:space="preserve"> </w:t>
      </w:r>
      <w:proofErr w:type="spellStart"/>
      <w:r>
        <w:t>about</w:t>
      </w:r>
      <w:proofErr w:type="spellEnd"/>
      <w:r>
        <w:t xml:space="preserve"> </w:t>
      </w:r>
      <w:proofErr w:type="spellStart"/>
      <w:r>
        <w:t>the</w:t>
      </w:r>
      <w:proofErr w:type="spellEnd"/>
      <w:r>
        <w:t xml:space="preserve"> style </w:t>
      </w:r>
      <w:proofErr w:type="spellStart"/>
      <w:r>
        <w:t>of</w:t>
      </w:r>
      <w:proofErr w:type="spellEnd"/>
      <w:r>
        <w:t xml:space="preserve"> </w:t>
      </w:r>
      <w:proofErr w:type="spellStart"/>
      <w:r>
        <w:t>the</w:t>
      </w:r>
      <w:proofErr w:type="spellEnd"/>
      <w:r>
        <w:t xml:space="preserve"> </w:t>
      </w:r>
      <w:proofErr w:type="spellStart"/>
      <w:r>
        <w:t>journal</w:t>
      </w:r>
      <w:proofErr w:type="spellEnd"/>
      <w:r>
        <w:t xml:space="preserve"> </w:t>
      </w:r>
      <w:proofErr w:type="spellStart"/>
      <w:r>
        <w:t>we</w:t>
      </w:r>
      <w:proofErr w:type="spellEnd"/>
      <w:r>
        <w:t xml:space="preserve"> plan </w:t>
      </w:r>
      <w:proofErr w:type="spellStart"/>
      <w:r>
        <w:t>to</w:t>
      </w:r>
      <w:proofErr w:type="spellEnd"/>
      <w:r>
        <w:t xml:space="preserve"> </w:t>
      </w:r>
      <w:proofErr w:type="spellStart"/>
      <w:r>
        <w:t>submit</w:t>
      </w:r>
      <w:proofErr w:type="spellEnd"/>
      <w:r>
        <w:t xml:space="preserve">, but I </w:t>
      </w:r>
      <w:proofErr w:type="spellStart"/>
      <w:r>
        <w:t>always</w:t>
      </w:r>
      <w:proofErr w:type="spellEnd"/>
      <w:r>
        <w:t xml:space="preserve"> </w:t>
      </w:r>
      <w:proofErr w:type="spellStart"/>
      <w:r>
        <w:t>like</w:t>
      </w:r>
      <w:proofErr w:type="spellEnd"/>
      <w:r>
        <w:t xml:space="preserve"> </w:t>
      </w:r>
      <w:proofErr w:type="spellStart"/>
      <w:r>
        <w:t>having</w:t>
      </w:r>
      <w:proofErr w:type="spellEnd"/>
      <w:r>
        <w:t xml:space="preserve"> a </w:t>
      </w:r>
      <w:proofErr w:type="spellStart"/>
      <w:r>
        <w:t>brief</w:t>
      </w:r>
      <w:proofErr w:type="spellEnd"/>
      <w:r>
        <w:t xml:space="preserve"> </w:t>
      </w:r>
      <w:proofErr w:type="spellStart"/>
      <w:r>
        <w:t>preview</w:t>
      </w:r>
      <w:proofErr w:type="spellEnd"/>
      <w:r>
        <w:t>/</w:t>
      </w:r>
      <w:proofErr w:type="spellStart"/>
      <w:r>
        <w:t>paragraph</w:t>
      </w:r>
      <w:proofErr w:type="spellEnd"/>
      <w:r>
        <w:t xml:space="preserve"> on </w:t>
      </w:r>
      <w:proofErr w:type="spellStart"/>
      <w:r>
        <w:t>the</w:t>
      </w:r>
      <w:proofErr w:type="spellEnd"/>
      <w:r>
        <w:t xml:space="preserve"> </w:t>
      </w:r>
      <w:proofErr w:type="spellStart"/>
      <w:r>
        <w:t>methods</w:t>
      </w:r>
      <w:proofErr w:type="spellEnd"/>
      <w:r>
        <w:t xml:space="preserve"> </w:t>
      </w:r>
      <w:proofErr w:type="spellStart"/>
      <w:r>
        <w:t>and</w:t>
      </w:r>
      <w:proofErr w:type="spellEnd"/>
      <w:r>
        <w:t xml:space="preserve"> </w:t>
      </w:r>
      <w:proofErr w:type="spellStart"/>
      <w:r>
        <w:t>results</w:t>
      </w:r>
      <w:proofErr w:type="spellEnd"/>
      <w:r>
        <w:t xml:space="preserve"> </w:t>
      </w:r>
      <w:proofErr w:type="spellStart"/>
      <w:r>
        <w:t>already</w:t>
      </w:r>
      <w:proofErr w:type="spellEnd"/>
      <w:r>
        <w:t xml:space="preserve"> </w:t>
      </w:r>
      <w:proofErr w:type="spellStart"/>
      <w:r>
        <w:t>at</w:t>
      </w:r>
      <w:proofErr w:type="spellEnd"/>
      <w:r>
        <w:t xml:space="preserve"> </w:t>
      </w:r>
      <w:proofErr w:type="spellStart"/>
      <w:r>
        <w:t>the</w:t>
      </w:r>
      <w:proofErr w:type="spellEnd"/>
      <w:r>
        <w:t xml:space="preserve"> end oft he </w:t>
      </w:r>
      <w:proofErr w:type="spellStart"/>
      <w:r>
        <w:t>introduction</w:t>
      </w:r>
      <w:proofErr w:type="spellEnd"/>
      <w:r>
        <w:t xml:space="preserve">. Something </w:t>
      </w:r>
      <w:proofErr w:type="spellStart"/>
      <w:r>
        <w:t>like</w:t>
      </w:r>
      <w:proofErr w:type="spellEnd"/>
      <w:r>
        <w:t>: „</w:t>
      </w:r>
      <w:proofErr w:type="spellStart"/>
      <w:r>
        <w:t>Here</w:t>
      </w:r>
      <w:proofErr w:type="spellEnd"/>
      <w:r>
        <w:t xml:space="preserve">, </w:t>
      </w:r>
      <w:proofErr w:type="spellStart"/>
      <w:r>
        <w:t>we</w:t>
      </w:r>
      <w:proofErr w:type="spellEnd"/>
      <w:r>
        <w:t xml:space="preserve"> </w:t>
      </w:r>
      <w:proofErr w:type="spellStart"/>
      <w:r>
        <w:t>used</w:t>
      </w:r>
      <w:proofErr w:type="spellEnd"/>
      <w:r>
        <w:t xml:space="preserve"> </w:t>
      </w:r>
      <w:proofErr w:type="spellStart"/>
      <w:r>
        <w:t>fMRI</w:t>
      </w:r>
      <w:proofErr w:type="spellEnd"/>
      <w:r>
        <w:t xml:space="preserve"> </w:t>
      </w:r>
      <w:proofErr w:type="spellStart"/>
      <w:r>
        <w:t>and</w:t>
      </w:r>
      <w:proofErr w:type="spellEnd"/>
      <w:r>
        <w:t xml:space="preserve"> a </w:t>
      </w:r>
      <w:proofErr w:type="spellStart"/>
      <w:r>
        <w:t>psychosocial</w:t>
      </w:r>
      <w:proofErr w:type="spellEnd"/>
      <w:r>
        <w:t xml:space="preserve"> stress </w:t>
      </w:r>
      <w:proofErr w:type="spellStart"/>
      <w:r>
        <w:t>intervention</w:t>
      </w:r>
      <w:proofErr w:type="spellEnd"/>
      <w:r>
        <w:t xml:space="preserve"> </w:t>
      </w:r>
      <w:proofErr w:type="spellStart"/>
      <w:r>
        <w:t>to</w:t>
      </w:r>
      <w:proofErr w:type="spellEnd"/>
      <w:r>
        <w:t xml:space="preserve"> </w:t>
      </w:r>
      <w:proofErr w:type="spellStart"/>
      <w:r>
        <w:t>study</w:t>
      </w:r>
      <w:proofErr w:type="spellEnd"/>
      <w:r>
        <w:t xml:space="preserve">… </w:t>
      </w:r>
      <w:proofErr w:type="spellStart"/>
      <w:r>
        <w:t>We</w:t>
      </w:r>
      <w:proofErr w:type="spellEnd"/>
      <w:r>
        <w:t xml:space="preserve"> </w:t>
      </w:r>
      <w:proofErr w:type="spellStart"/>
      <w:r>
        <w:t>found</w:t>
      </w:r>
      <w:proofErr w:type="spellEnd"/>
      <w:r>
        <w:t xml:space="preserve"> </w:t>
      </w:r>
      <w:proofErr w:type="spellStart"/>
      <w:r>
        <w:t>that</w:t>
      </w:r>
      <w:proofErr w:type="spellEnd"/>
      <w:r>
        <w:t xml:space="preserve">…“ </w:t>
      </w:r>
      <w:proofErr w:type="spellStart"/>
      <w:r>
        <w:t>Almost</w:t>
      </w:r>
      <w:proofErr w:type="spellEnd"/>
      <w:r>
        <w:t xml:space="preserve"> </w:t>
      </w:r>
      <w:proofErr w:type="spellStart"/>
      <w:r>
        <w:t>like</w:t>
      </w:r>
      <w:proofErr w:type="spellEnd"/>
      <w:r>
        <w:t xml:space="preserve"> in </w:t>
      </w:r>
      <w:proofErr w:type="spellStart"/>
      <w:r>
        <w:t>the</w:t>
      </w:r>
      <w:proofErr w:type="spellEnd"/>
      <w:r>
        <w:t xml:space="preserve"> </w:t>
      </w:r>
      <w:proofErr w:type="spellStart"/>
      <w:r>
        <w:t>abstract</w:t>
      </w:r>
      <w:proofErr w:type="spellEnd"/>
      <w:r>
        <w:t xml:space="preserve">, but a </w:t>
      </w:r>
      <w:proofErr w:type="spellStart"/>
      <w:r>
        <w:t>little</w:t>
      </w:r>
      <w:proofErr w:type="spellEnd"/>
      <w:r>
        <w:t xml:space="preserve"> </w:t>
      </w:r>
      <w:proofErr w:type="spellStart"/>
      <w:r>
        <w:t>more</w:t>
      </w:r>
      <w:proofErr w:type="spellEnd"/>
      <w:r>
        <w:t xml:space="preserve"> </w:t>
      </w:r>
      <w:proofErr w:type="spellStart"/>
      <w:r>
        <w:t>detailed</w:t>
      </w:r>
      <w:proofErr w:type="spellEnd"/>
      <w:r>
        <w:t>.</w:t>
      </w:r>
    </w:p>
  </w:comment>
  <w:comment w:initials="WL" w:author="Wieland, Lara" w:date="2021-08-23T14:23:00Z" w:id="246">
    <w:p w:rsidR="00DA51AF" w:rsidRDefault="00DA51AF" w14:paraId="0C1B70B3" w14:textId="5F140C68">
      <w:r>
        <w:t xml:space="preserve">This </w:t>
      </w:r>
      <w:proofErr w:type="spellStart"/>
      <w:r>
        <w:t>is</w:t>
      </w:r>
      <w:proofErr w:type="spellEnd"/>
      <w:r>
        <w:t xml:space="preserve"> different </w:t>
      </w:r>
      <w:proofErr w:type="spellStart"/>
      <w:r>
        <w:t>from</w:t>
      </w:r>
      <w:proofErr w:type="spellEnd"/>
      <w:r>
        <w:t xml:space="preserve"> </w:t>
      </w:r>
      <w:proofErr w:type="spellStart"/>
      <w:r>
        <w:t>the</w:t>
      </w:r>
      <w:proofErr w:type="spellEnd"/>
      <w:r>
        <w:t xml:space="preserve"> last </w:t>
      </w:r>
      <w:proofErr w:type="spellStart"/>
      <w:r>
        <w:t>version</w:t>
      </w:r>
      <w:proofErr w:type="spellEnd"/>
      <w:r>
        <w:t xml:space="preserve">, </w:t>
      </w:r>
      <w:proofErr w:type="spellStart"/>
      <w:r>
        <w:t>where</w:t>
      </w:r>
      <w:proofErr w:type="spellEnd"/>
      <w:r>
        <w:t xml:space="preserve"> I was not </w:t>
      </w:r>
      <w:proofErr w:type="spellStart"/>
      <w:r>
        <w:t>quite</w:t>
      </w:r>
      <w:proofErr w:type="spellEnd"/>
      <w:r>
        <w:t xml:space="preserve"> </w:t>
      </w:r>
      <w:proofErr w:type="spellStart"/>
      <w:r>
        <w:t>clear</w:t>
      </w:r>
      <w:proofErr w:type="spellEnd"/>
      <w:r>
        <w:t>. @</w:t>
      </w:r>
      <w:proofErr w:type="spellStart"/>
      <w:r>
        <w:t>Zsuzsi</w:t>
      </w:r>
      <w:proofErr w:type="spellEnd"/>
      <w:r>
        <w:t xml:space="preserve"> + Florian </w:t>
      </w:r>
      <w:proofErr w:type="spellStart"/>
      <w:r>
        <w:t>maybe</w:t>
      </w:r>
      <w:proofErr w:type="spellEnd"/>
      <w:r>
        <w:t xml:space="preserve"> </w:t>
      </w:r>
      <w:proofErr w:type="spellStart"/>
      <w:r>
        <w:t>you</w:t>
      </w:r>
      <w:proofErr w:type="spellEnd"/>
      <w:r>
        <w:t xml:space="preserve"> </w:t>
      </w:r>
      <w:proofErr w:type="spellStart"/>
      <w:r>
        <w:t>could</w:t>
      </w:r>
      <w:proofErr w:type="spellEnd"/>
      <w:r>
        <w:t xml:space="preserve"> </w:t>
      </w:r>
      <w:proofErr w:type="spellStart"/>
      <w:r>
        <w:t>confirm</w:t>
      </w:r>
      <w:proofErr w:type="spellEnd"/>
      <w:r>
        <w:t xml:space="preserve"> </w:t>
      </w:r>
      <w:proofErr w:type="spellStart"/>
      <w:r>
        <w:t>what</w:t>
      </w:r>
      <w:proofErr w:type="spellEnd"/>
      <w:r>
        <w:t xml:space="preserve"> I </w:t>
      </w:r>
      <w:proofErr w:type="spellStart"/>
      <w:r>
        <w:t>derived</w:t>
      </w:r>
      <w:proofErr w:type="spellEnd"/>
      <w:r>
        <w:t xml:space="preserve"> </w:t>
      </w:r>
      <w:proofErr w:type="spellStart"/>
      <w:r>
        <w:t>from</w:t>
      </w:r>
      <w:proofErr w:type="spellEnd"/>
      <w:r>
        <w:t xml:space="preserve"> </w:t>
      </w:r>
      <w:proofErr w:type="spellStart"/>
      <w:r>
        <w:t>the</w:t>
      </w:r>
      <w:proofErr w:type="spellEnd"/>
      <w:r>
        <w:t xml:space="preserve"> Excel "</w:t>
      </w:r>
      <w:proofErr w:type="spellStart"/>
      <w:r>
        <w:t>Tested_Sample</w:t>
      </w:r>
      <w:proofErr w:type="spellEnd"/>
      <w:r>
        <w:t xml:space="preserve">": 38 </w:t>
      </w:r>
      <w:proofErr w:type="spellStart"/>
      <w:r>
        <w:t>were</w:t>
      </w:r>
      <w:proofErr w:type="spellEnd"/>
      <w:r>
        <w:t xml:space="preserve"> </w:t>
      </w:r>
      <w:proofErr w:type="spellStart"/>
      <w:r>
        <w:t>tested</w:t>
      </w:r>
      <w:proofErr w:type="spellEnd"/>
      <w:r>
        <w:t xml:space="preserve">, 8 </w:t>
      </w:r>
      <w:proofErr w:type="spellStart"/>
      <w:r>
        <w:t>were</w:t>
      </w:r>
      <w:proofErr w:type="spellEnd"/>
      <w:r>
        <w:t xml:space="preserve"> </w:t>
      </w:r>
      <w:proofErr w:type="spellStart"/>
      <w:r>
        <w:t>excluded</w:t>
      </w:r>
      <w:proofErr w:type="spellEnd"/>
      <w:r>
        <w:t xml:space="preserve"> due </w:t>
      </w:r>
      <w:proofErr w:type="spellStart"/>
      <w:r>
        <w:t>to</w:t>
      </w:r>
      <w:proofErr w:type="spellEnd"/>
      <w:r>
        <w:t xml:space="preserve"> </w:t>
      </w:r>
      <w:proofErr w:type="spellStart"/>
      <w:r>
        <w:t>matching</w:t>
      </w:r>
      <w:proofErr w:type="spellEnd"/>
      <w:r>
        <w:t xml:space="preserve"> </w:t>
      </w:r>
      <w:proofErr w:type="spellStart"/>
      <w:r>
        <w:t>procedure</w:t>
      </w:r>
      <w:proofErr w:type="spellEnd"/>
      <w:r>
        <w:t xml:space="preserve"> (not </w:t>
      </w:r>
      <w:proofErr w:type="spellStart"/>
      <w:r>
        <w:t>part</w:t>
      </w:r>
      <w:proofErr w:type="spellEnd"/>
      <w:r>
        <w:t xml:space="preserve"> </w:t>
      </w:r>
      <w:proofErr w:type="spellStart"/>
      <w:r>
        <w:t>of</w:t>
      </w:r>
      <w:proofErr w:type="spellEnd"/>
      <w:r>
        <w:t xml:space="preserve"> "sample 1"). </w:t>
      </w:r>
      <w:proofErr w:type="spellStart"/>
      <w:r>
        <w:t>Then</w:t>
      </w:r>
      <w:proofErr w:type="spellEnd"/>
      <w:r>
        <w:t xml:space="preserve"> </w:t>
      </w:r>
      <w:proofErr w:type="spellStart"/>
      <w:r>
        <w:t>we</w:t>
      </w:r>
      <w:proofErr w:type="spellEnd"/>
      <w:r>
        <w:t xml:space="preserve"> </w:t>
      </w:r>
      <w:proofErr w:type="spellStart"/>
      <w:r>
        <w:t>had</w:t>
      </w:r>
      <w:proofErr w:type="spellEnd"/>
      <w:r>
        <w:t xml:space="preserve"> </w:t>
      </w:r>
      <w:proofErr w:type="spellStart"/>
      <w:r>
        <w:t>to</w:t>
      </w:r>
      <w:proofErr w:type="spellEnd"/>
      <w:r>
        <w:t xml:space="preserve"> </w:t>
      </w:r>
      <w:proofErr w:type="spellStart"/>
      <w:r>
        <w:t>exclude</w:t>
      </w:r>
      <w:proofErr w:type="spellEnd"/>
      <w:r>
        <w:t xml:space="preserve"> 1 </w:t>
      </w:r>
      <w:proofErr w:type="spellStart"/>
      <w:r>
        <w:t>subject</w:t>
      </w:r>
      <w:proofErr w:type="spellEnd"/>
      <w:r>
        <w:t xml:space="preserve"> due </w:t>
      </w:r>
      <w:proofErr w:type="spellStart"/>
      <w:r>
        <w:t>to</w:t>
      </w:r>
      <w:proofErr w:type="spellEnd"/>
      <w:r>
        <w:t xml:space="preserve"> </w:t>
      </w:r>
      <w:proofErr w:type="spellStart"/>
      <w:r>
        <w:t>bad</w:t>
      </w:r>
      <w:proofErr w:type="spellEnd"/>
      <w:r>
        <w:t xml:space="preserve"> </w:t>
      </w:r>
      <w:proofErr w:type="spellStart"/>
      <w:r>
        <w:t>reversal</w:t>
      </w:r>
      <w:proofErr w:type="spellEnd"/>
      <w:r>
        <w:t xml:space="preserve"> </w:t>
      </w:r>
      <w:proofErr w:type="spellStart"/>
      <w:r>
        <w:t>performance</w:t>
      </w:r>
      <w:proofErr w:type="spellEnd"/>
      <w:r>
        <w:t xml:space="preserve"> (1A_001) </w:t>
      </w:r>
      <w:proofErr w:type="spellStart"/>
      <w:r>
        <w:t>and</w:t>
      </w:r>
      <w:proofErr w:type="spellEnd"/>
      <w:r>
        <w:t xml:space="preserve"> 1 </w:t>
      </w:r>
      <w:proofErr w:type="spellStart"/>
      <w:r>
        <w:t>subject</w:t>
      </w:r>
      <w:proofErr w:type="spellEnd"/>
      <w:r>
        <w:t xml:space="preserve"> (1A_021) </w:t>
      </w:r>
      <w:proofErr w:type="spellStart"/>
      <w:r>
        <w:t>of</w:t>
      </w:r>
      <w:proofErr w:type="spellEnd"/>
      <w:r>
        <w:t xml:space="preserve"> </w:t>
      </w:r>
      <w:proofErr w:type="spellStart"/>
      <w:r>
        <w:t>which</w:t>
      </w:r>
      <w:proofErr w:type="spellEnd"/>
      <w:r>
        <w:t xml:space="preserve"> </w:t>
      </w:r>
      <w:proofErr w:type="spellStart"/>
      <w:r>
        <w:t>there</w:t>
      </w:r>
      <w:proofErr w:type="spellEnd"/>
      <w:r>
        <w:t xml:space="preserve"> was </w:t>
      </w:r>
      <w:proofErr w:type="spellStart"/>
      <w:r>
        <w:t>no</w:t>
      </w:r>
      <w:proofErr w:type="spellEnd"/>
      <w:r>
        <w:t xml:space="preserve"> </w:t>
      </w:r>
      <w:proofErr w:type="spellStart"/>
      <w:r>
        <w:t>preprocessed</w:t>
      </w:r>
      <w:proofErr w:type="spellEnd"/>
      <w:r>
        <w:t xml:space="preserve"> </w:t>
      </w:r>
      <w:proofErr w:type="spellStart"/>
      <w:r>
        <w:t>fMRI</w:t>
      </w:r>
      <w:proofErr w:type="spellEnd"/>
      <w:r>
        <w:t xml:space="preserve"> </w:t>
      </w:r>
      <w:proofErr w:type="spellStart"/>
      <w:r>
        <w:t>data</w:t>
      </w:r>
      <w:proofErr w:type="spellEnd"/>
      <w:r>
        <w:t xml:space="preserve"> </w:t>
      </w:r>
      <w:proofErr w:type="spellStart"/>
      <w:r>
        <w:t>for</w:t>
      </w:r>
      <w:proofErr w:type="spellEnd"/>
      <w:r>
        <w:t xml:space="preserve"> </w:t>
      </w:r>
      <w:proofErr w:type="spellStart"/>
      <w:r>
        <w:t>some</w:t>
      </w:r>
      <w:proofErr w:type="spellEnd"/>
      <w:r>
        <w:t xml:space="preserve"> </w:t>
      </w:r>
      <w:proofErr w:type="spellStart"/>
      <w:r>
        <w:t>reason</w:t>
      </w:r>
      <w:proofErr w:type="spellEnd"/>
      <w:r>
        <w:t xml:space="preserve"> (not </w:t>
      </w:r>
      <w:proofErr w:type="spellStart"/>
      <w:r>
        <w:t>quite</w:t>
      </w:r>
      <w:proofErr w:type="spellEnd"/>
      <w:r>
        <w:t xml:space="preserve"> </w:t>
      </w:r>
      <w:proofErr w:type="spellStart"/>
      <w:r>
        <w:t>sure</w:t>
      </w:r>
      <w:proofErr w:type="spellEnd"/>
      <w:r>
        <w:t xml:space="preserve"> </w:t>
      </w:r>
      <w:proofErr w:type="spellStart"/>
      <w:r>
        <w:t>why</w:t>
      </w:r>
      <w:proofErr w:type="spellEnd"/>
      <w:r>
        <w:t xml:space="preserve">), </w:t>
      </w:r>
      <w:proofErr w:type="spellStart"/>
      <w:r>
        <w:t>which</w:t>
      </w:r>
      <w:proofErr w:type="spellEnd"/>
      <w:r>
        <w:t xml:space="preserve"> </w:t>
      </w:r>
      <w:proofErr w:type="spellStart"/>
      <w:r>
        <w:t>leaves</w:t>
      </w:r>
      <w:proofErr w:type="spellEnd"/>
      <w:r>
        <w:t xml:space="preserve"> </w:t>
      </w:r>
      <w:proofErr w:type="spellStart"/>
      <w:r>
        <w:t>us</w:t>
      </w:r>
      <w:proofErr w:type="spellEnd"/>
      <w:r>
        <w:t xml:space="preserve"> </w:t>
      </w:r>
      <w:proofErr w:type="spellStart"/>
      <w:r>
        <w:t>with</w:t>
      </w:r>
      <w:proofErr w:type="spellEnd"/>
      <w:r>
        <w:t xml:space="preserve"> a final sample </w:t>
      </w:r>
      <w:proofErr w:type="spellStart"/>
      <w:r>
        <w:t>of</w:t>
      </w:r>
      <w:proofErr w:type="spellEnd"/>
      <w:r>
        <w:t xml:space="preserve"> 28</w:t>
      </w:r>
      <w:r>
        <w:annotationRef/>
      </w:r>
    </w:p>
  </w:comment>
  <w:comment w:initials="LL" w:author="Lennart Lüttgau" w:date="2021-07-06T13:33:00Z" w:id="264">
    <w:p w:rsidRPr="00CB0A0F" w:rsidR="00DA51AF" w:rsidRDefault="00DA51AF" w14:paraId="6655D6B4" w14:textId="6471BA01">
      <w:pPr>
        <w:pStyle w:val="Kommentartext"/>
        <w:rPr>
          <w:lang w:val="en-US"/>
        </w:rPr>
      </w:pPr>
      <w:r>
        <w:rPr>
          <w:rStyle w:val="Kommentarzeichen"/>
        </w:rPr>
        <w:annotationRef/>
      </w:r>
      <w:r w:rsidRPr="00CB0A0F">
        <w:rPr>
          <w:lang w:val="en-US"/>
        </w:rPr>
        <w:t xml:space="preserve">Just out of curiosity, </w:t>
      </w:r>
      <w:r>
        <w:rPr>
          <w:lang w:val="en-US"/>
        </w:rPr>
        <w:t>do the results</w:t>
      </w:r>
      <w:r w:rsidRPr="00CB0A0F">
        <w:rPr>
          <w:lang w:val="en-US"/>
        </w:rPr>
        <w:t xml:space="preserve"> this differ </w:t>
      </w:r>
      <w:r>
        <w:rPr>
          <w:lang w:val="en-US"/>
        </w:rPr>
        <w:t xml:space="preserve">a lot </w:t>
      </w:r>
      <w:r w:rsidRPr="00CB0A0F">
        <w:rPr>
          <w:lang w:val="en-US"/>
        </w:rPr>
        <w:t xml:space="preserve">from the approach we </w:t>
      </w:r>
      <w:r>
        <w:rPr>
          <w:lang w:val="en-US"/>
        </w:rPr>
        <w:t>chose in my paper?</w:t>
      </w:r>
    </w:p>
  </w:comment>
  <w:comment w:initials="SZ" w:author="Sjoerds, Z." w:date="2021-07-19T09:19:00Z" w:id="265">
    <w:p w:rsidRPr="00F12B24" w:rsidR="00DA51AF" w:rsidRDefault="00DA51AF" w14:paraId="491A063F" w14:textId="564F6F6B">
      <w:pPr>
        <w:rPr>
          <w:lang w:val="en-US"/>
        </w:rPr>
      </w:pPr>
      <w:r w:rsidRPr="00F12B24">
        <w:rPr>
          <w:lang w:val="en-US"/>
        </w:rPr>
        <w:t>Ah, I didn't realize there is a difference in approach?</w:t>
      </w:r>
      <w:r>
        <w:annotationRef/>
      </w:r>
    </w:p>
  </w:comment>
  <w:comment w:initials="LW" w:author="Lara Wieland" w:date="2021-08-09T08:29:00Z" w:id="266">
    <w:p w:rsidRPr="00F023B4" w:rsidR="00DA51AF" w:rsidRDefault="00DA51AF" w14:paraId="2DA69D20" w14:textId="6BC986B7">
      <w:pPr>
        <w:pStyle w:val="Kommentartext"/>
        <w:rPr>
          <w:lang w:val="en-US"/>
        </w:rPr>
      </w:pPr>
      <w:r>
        <w:rPr>
          <w:rStyle w:val="Kommentarzeichen"/>
        </w:rPr>
        <w:annotationRef/>
      </w:r>
      <w:r>
        <w:rPr>
          <w:lang w:val="en-US"/>
        </w:rPr>
        <w:t>I think in that paper you used generic time points, right? As far as I can see no difference</w:t>
      </w:r>
    </w:p>
  </w:comment>
  <w:comment w:initials="LL" w:author="Lennart Luettgau" w:date="2021-08-23T22:14:00Z" w:id="267">
    <w:p w:rsidR="00DA51AF" w:rsidRDefault="00DA51AF" w14:paraId="6AAE9F35" w14:textId="2829BBBC">
      <w:pPr>
        <w:pStyle w:val="Kommentartext"/>
      </w:pPr>
      <w:r>
        <w:rPr>
          <w:rStyle w:val="Kommentarzeichen"/>
        </w:rPr>
        <w:annotationRef/>
      </w:r>
      <w:proofErr w:type="spellStart"/>
      <w:r>
        <w:t>Yeah</w:t>
      </w:r>
      <w:proofErr w:type="spellEnd"/>
      <w:r>
        <w:t xml:space="preserve">, </w:t>
      </w:r>
      <w:proofErr w:type="spellStart"/>
      <w:r>
        <w:t>right</w:t>
      </w:r>
      <w:proofErr w:type="spellEnd"/>
      <w:r>
        <w:t xml:space="preserve">, </w:t>
      </w:r>
      <w:proofErr w:type="spellStart"/>
      <w:r>
        <w:t>it</w:t>
      </w:r>
      <w:proofErr w:type="spellEnd"/>
      <w:r>
        <w:t xml:space="preserve"> was not </w:t>
      </w:r>
      <w:proofErr w:type="spellStart"/>
      <w:r>
        <w:t>the</w:t>
      </w:r>
      <w:proofErr w:type="spellEnd"/>
      <w:r>
        <w:t xml:space="preserve"> individual time </w:t>
      </w:r>
      <w:proofErr w:type="spellStart"/>
      <w:r>
        <w:t>points</w:t>
      </w:r>
      <w:proofErr w:type="spellEnd"/>
      <w:r>
        <w:t xml:space="preserve"> </w:t>
      </w:r>
      <w:proofErr w:type="spellStart"/>
      <w:r>
        <w:t>we</w:t>
      </w:r>
      <w:proofErr w:type="spellEnd"/>
      <w:r>
        <w:t xml:space="preserve"> </w:t>
      </w:r>
      <w:proofErr w:type="spellStart"/>
      <w:r>
        <w:t>used</w:t>
      </w:r>
      <w:proofErr w:type="spellEnd"/>
      <w:r>
        <w:t xml:space="preserve">. Cool, </w:t>
      </w:r>
      <w:proofErr w:type="spellStart"/>
      <w:r>
        <w:t>thanks</w:t>
      </w:r>
      <w:proofErr w:type="spellEnd"/>
      <w:r>
        <w:t xml:space="preserve">! This </w:t>
      </w:r>
      <w:proofErr w:type="spellStart"/>
      <w:r>
        <w:t>is</w:t>
      </w:r>
      <w:proofErr w:type="spellEnd"/>
      <w:r>
        <w:t xml:space="preserve"> </w:t>
      </w:r>
      <w:proofErr w:type="spellStart"/>
      <w:r>
        <w:t>reassuring</w:t>
      </w:r>
      <w:proofErr w:type="spellEnd"/>
      <w:r>
        <w:t xml:space="preserve"> </w:t>
      </w:r>
      <w:proofErr w:type="spellStart"/>
      <w:r>
        <w:t>to</w:t>
      </w:r>
      <w:proofErr w:type="spellEnd"/>
      <w:r>
        <w:t xml:space="preserve"> </w:t>
      </w:r>
      <w:proofErr w:type="spellStart"/>
      <w:r>
        <w:t>hear</w:t>
      </w:r>
      <w:proofErr w:type="spellEnd"/>
      <w:r>
        <w:t xml:space="preserve"> </w:t>
      </w:r>
      <w:r>
        <w:rPr>
          <w:rFonts w:ascii="Segoe UI Emoji" w:hAnsi="Segoe UI Emoji" w:eastAsia="Segoe UI Emoji" w:cs="Segoe UI Emoji"/>
        </w:rPr>
        <w:t>😊</w:t>
      </w:r>
    </w:p>
  </w:comment>
  <w:comment w:initials="SZ" w:author="Sjoerds, Z." w:date="2021-07-19T09:30:00Z" w:id="270">
    <w:p w:rsidRPr="00F12B24" w:rsidR="00DA51AF" w:rsidRDefault="00DA51AF" w14:paraId="371E1C67" w14:textId="44549884">
      <w:pPr>
        <w:rPr>
          <w:lang w:val="en-US"/>
        </w:rPr>
      </w:pPr>
      <w:r w:rsidRPr="00F12B24">
        <w:rPr>
          <w:lang w:val="en-US"/>
        </w:rPr>
        <w:t xml:space="preserve">As far as I can find back, the questions were not this binary. </w:t>
      </w:r>
      <w:proofErr w:type="spellStart"/>
      <w:r>
        <w:t>Rather</w:t>
      </w:r>
      <w:proofErr w:type="spellEnd"/>
      <w:r>
        <w:t xml:space="preserve">: "Bitte schätzen Sie Ihr aktuelles Befinden ein. Platzen Sie dafür die Balken an der Stelle, das am ehesten Ihren Gefühlszustand beschreibt." </w:t>
      </w:r>
      <w:r w:rsidRPr="00F12B24">
        <w:rPr>
          <w:lang w:val="en-US"/>
        </w:rPr>
        <w:t xml:space="preserve">And then the lowest and highest possibilities were defined as </w:t>
      </w:r>
      <w:r>
        <w:annotationRef/>
      </w:r>
      <w:r>
        <w:annotationRef/>
      </w:r>
    </w:p>
    <w:p w:rsidRPr="00F12B24" w:rsidR="00DA51AF" w:rsidRDefault="00DA51AF" w14:paraId="4F1DCCF0" w14:textId="05C37AF1">
      <w:pPr>
        <w:rPr>
          <w:lang w:val="en-US"/>
        </w:rPr>
      </w:pPr>
    </w:p>
    <w:p w:rsidRPr="00F12B24" w:rsidR="00DA51AF" w:rsidRDefault="00DA51AF" w14:paraId="4EDF7F6E" w14:textId="4FA7001C">
      <w:pPr>
        <w:rPr>
          <w:lang w:val="en-US"/>
        </w:rPr>
      </w:pPr>
      <w:r w:rsidRPr="00F12B24">
        <w:rPr>
          <w:lang w:val="en-US"/>
        </w:rPr>
        <w:t xml:space="preserve">  '</w:t>
      </w:r>
      <w:proofErr w:type="spellStart"/>
      <w:r w:rsidRPr="00F12B24">
        <w:rPr>
          <w:lang w:val="en-US"/>
        </w:rPr>
        <w:t>Erregung</w:t>
      </w:r>
      <w:proofErr w:type="spellEnd"/>
      <w:r w:rsidRPr="00F12B24">
        <w:rPr>
          <w:lang w:val="en-US"/>
        </w:rPr>
        <w:t>' '</w:t>
      </w:r>
      <w:proofErr w:type="spellStart"/>
      <w:r w:rsidRPr="00F12B24">
        <w:rPr>
          <w:lang w:val="en-US"/>
        </w:rPr>
        <w:t>Schläfrigkeit</w:t>
      </w:r>
      <w:proofErr w:type="spellEnd"/>
      <w:r w:rsidRPr="00F12B24">
        <w:rPr>
          <w:lang w:val="en-US"/>
        </w:rPr>
        <w:t>'</w:t>
      </w:r>
      <w:proofErr w:type="gramStart"/>
      <w:r w:rsidRPr="00F12B24">
        <w:rPr>
          <w:lang w:val="en-US"/>
        </w:rPr>
        <w:t>; ...</w:t>
      </w:r>
      <w:proofErr w:type="gramEnd"/>
    </w:p>
    <w:p w:rsidRPr="00F12B24" w:rsidR="00DA51AF" w:rsidRDefault="00DA51AF" w14:paraId="3FE1657C" w14:textId="42003911">
      <w:pPr>
        <w:rPr>
          <w:lang w:val="en-US"/>
        </w:rPr>
      </w:pPr>
      <w:r w:rsidRPr="00F12B24">
        <w:rPr>
          <w:lang w:val="en-US"/>
        </w:rPr>
        <w:t xml:space="preserve">  '</w:t>
      </w:r>
      <w:proofErr w:type="spellStart"/>
      <w:r w:rsidRPr="00F12B24">
        <w:rPr>
          <w:lang w:val="en-US"/>
        </w:rPr>
        <w:t>Unangenehm</w:t>
      </w:r>
      <w:proofErr w:type="spellEnd"/>
      <w:r w:rsidRPr="00F12B24">
        <w:rPr>
          <w:lang w:val="en-US"/>
        </w:rPr>
        <w:t>' '</w:t>
      </w:r>
      <w:proofErr w:type="spellStart"/>
      <w:r w:rsidRPr="00F12B24">
        <w:rPr>
          <w:lang w:val="en-US"/>
        </w:rPr>
        <w:t>Angenehm</w:t>
      </w:r>
      <w:proofErr w:type="spellEnd"/>
      <w:r w:rsidRPr="00F12B24">
        <w:rPr>
          <w:lang w:val="en-US"/>
        </w:rPr>
        <w:t>'</w:t>
      </w:r>
      <w:proofErr w:type="gramStart"/>
      <w:r w:rsidRPr="00F12B24">
        <w:rPr>
          <w:lang w:val="en-US"/>
        </w:rPr>
        <w:t>; ...</w:t>
      </w:r>
      <w:proofErr w:type="gramEnd"/>
    </w:p>
    <w:p w:rsidRPr="00F12B24" w:rsidR="00DA51AF" w:rsidRDefault="00DA51AF" w14:paraId="399EEB91" w14:textId="32406F80">
      <w:pPr>
        <w:rPr>
          <w:lang w:val="en-US"/>
        </w:rPr>
      </w:pPr>
      <w:r w:rsidRPr="00F12B24">
        <w:rPr>
          <w:lang w:val="en-US"/>
        </w:rPr>
        <w:t xml:space="preserve">  '</w:t>
      </w:r>
      <w:proofErr w:type="spellStart"/>
      <w:r w:rsidRPr="00F12B24">
        <w:rPr>
          <w:lang w:val="en-US"/>
        </w:rPr>
        <w:t>Etspannen</w:t>
      </w:r>
      <w:proofErr w:type="spellEnd"/>
      <w:r w:rsidRPr="00F12B24">
        <w:rPr>
          <w:lang w:val="en-US"/>
        </w:rPr>
        <w:t>' '</w:t>
      </w:r>
      <w:proofErr w:type="spellStart"/>
      <w:r w:rsidRPr="00F12B24">
        <w:rPr>
          <w:lang w:val="en-US"/>
        </w:rPr>
        <w:t>Betont</w:t>
      </w:r>
      <w:proofErr w:type="spellEnd"/>
      <w:r w:rsidRPr="00F12B24">
        <w:rPr>
          <w:lang w:val="en-US"/>
        </w:rPr>
        <w:t>'</w:t>
      </w:r>
      <w:proofErr w:type="gramStart"/>
      <w:r w:rsidRPr="00F12B24">
        <w:rPr>
          <w:lang w:val="en-US"/>
        </w:rPr>
        <w:t>; ...</w:t>
      </w:r>
      <w:proofErr w:type="gramEnd"/>
    </w:p>
  </w:comment>
  <w:comment w:initials="SF" w:author="Schlagenhauf, Florian" w:date="2021-07-20T13:30:00Z" w:id="271">
    <w:p w:rsidRPr="001942CC" w:rsidR="00DA51AF" w:rsidRDefault="00DA51AF" w14:paraId="229F8E7A" w14:textId="7A5138E2">
      <w:pPr>
        <w:pStyle w:val="Kommentartext"/>
        <w:rPr>
          <w:lang w:val="en-US"/>
        </w:rPr>
      </w:pPr>
      <w:r>
        <w:rPr>
          <w:rStyle w:val="Kommentarzeichen"/>
        </w:rPr>
        <w:annotationRef/>
      </w:r>
      <w:r w:rsidRPr="001942CC">
        <w:rPr>
          <w:lang w:val="en-US"/>
        </w:rPr>
        <w:t>Similar a</w:t>
      </w:r>
      <w:r>
        <w:rPr>
          <w:lang w:val="en-US"/>
        </w:rPr>
        <w:t>s in the previous paper. Do we need to change this here?</w:t>
      </w:r>
      <w:r>
        <w:annotationRef/>
      </w:r>
    </w:p>
  </w:comment>
  <w:comment w:initials="LW" w:author="Lara Wieland" w:date="2021-08-09T10:22:00Z" w:id="272">
    <w:p w:rsidRPr="006D3B0F" w:rsidR="00DA51AF" w:rsidRDefault="00DA51AF" w14:paraId="0413B604" w14:textId="2EE0C897">
      <w:pPr>
        <w:pStyle w:val="Kommentartext"/>
        <w:rPr>
          <w:lang w:val="en-US"/>
        </w:rPr>
      </w:pPr>
      <w:r>
        <w:rPr>
          <w:rStyle w:val="Kommentarzeichen"/>
        </w:rPr>
        <w:annotationRef/>
      </w:r>
      <w:r w:rsidRPr="006D3B0F">
        <w:rPr>
          <w:lang w:val="en-US"/>
        </w:rPr>
        <w:t xml:space="preserve">I </w:t>
      </w:r>
      <w:r>
        <w:rPr>
          <w:lang w:val="en-US"/>
        </w:rPr>
        <w:t xml:space="preserve">stuck to </w:t>
      </w:r>
      <w:proofErr w:type="spellStart"/>
      <w:r>
        <w:rPr>
          <w:lang w:val="en-US"/>
        </w:rPr>
        <w:t>Lennart's</w:t>
      </w:r>
      <w:proofErr w:type="spellEnd"/>
      <w:r>
        <w:rPr>
          <w:lang w:val="en-US"/>
        </w:rPr>
        <w:t xml:space="preserve"> phrasing. Should I rephrase to "Please rate your current state:" and then the adjectives as "active</w:t>
      </w:r>
      <w:r>
        <w:annotationRef/>
      </w:r>
    </w:p>
  </w:comment>
  <w:comment w:initials="SZ" w:author="Sjoerds, Z." w:date="2021-08-25T11:56:00Z" w:id="276">
    <w:p w:rsidR="00DA51AF" w:rsidRDefault="00DA51AF" w14:paraId="7A0B0564" w14:textId="6D93BFF4">
      <w:r>
        <w:t xml:space="preserve">In </w:t>
      </w:r>
      <w:proofErr w:type="spellStart"/>
      <w:r>
        <w:t>the</w:t>
      </w:r>
      <w:proofErr w:type="spellEnd"/>
      <w:r>
        <w:t xml:space="preserve"> </w:t>
      </w:r>
      <w:proofErr w:type="spellStart"/>
      <w:r>
        <w:t>reference</w:t>
      </w:r>
      <w:proofErr w:type="spellEnd"/>
      <w:r>
        <w:t xml:space="preserve"> </w:t>
      </w:r>
      <w:proofErr w:type="spellStart"/>
      <w:r>
        <w:t>here</w:t>
      </w:r>
      <w:proofErr w:type="spellEnd"/>
      <w:r>
        <w:t xml:space="preserve"> </w:t>
      </w:r>
      <w:proofErr w:type="spellStart"/>
      <w:r>
        <w:t>no</w:t>
      </w:r>
      <w:proofErr w:type="spellEnd"/>
      <w:r>
        <w:t xml:space="preserve"> </w:t>
      </w:r>
      <w:proofErr w:type="spellStart"/>
      <w:r>
        <w:t>need</w:t>
      </w:r>
      <w:proofErr w:type="spellEnd"/>
      <w:r>
        <w:t xml:space="preserve"> </w:t>
      </w:r>
      <w:proofErr w:type="spellStart"/>
      <w:r>
        <w:t>to</w:t>
      </w:r>
      <w:proofErr w:type="spellEnd"/>
      <w:r>
        <w:t xml:space="preserve"> </w:t>
      </w:r>
      <w:proofErr w:type="spellStart"/>
      <w:r>
        <w:t>add</w:t>
      </w:r>
      <w:proofErr w:type="spellEnd"/>
      <w:r>
        <w:t xml:space="preserve"> </w:t>
      </w:r>
      <w:proofErr w:type="spellStart"/>
      <w:r>
        <w:t>first</w:t>
      </w:r>
      <w:proofErr w:type="spellEnd"/>
      <w:r>
        <w:t xml:space="preserve"> </w:t>
      </w:r>
      <w:proofErr w:type="spellStart"/>
      <w:r>
        <w:t>name</w:t>
      </w:r>
      <w:proofErr w:type="spellEnd"/>
      <w:r>
        <w:t xml:space="preserve"> </w:t>
      </w:r>
      <w:proofErr w:type="spellStart"/>
      <w:r>
        <w:t>and</w:t>
      </w:r>
      <w:proofErr w:type="spellEnd"/>
      <w:r>
        <w:t xml:space="preserve"> </w:t>
      </w:r>
      <w:proofErr w:type="spellStart"/>
      <w:r>
        <w:t>initials</w:t>
      </w:r>
      <w:proofErr w:type="spellEnd"/>
      <w:r>
        <w:annotationRef/>
      </w:r>
    </w:p>
  </w:comment>
  <w:comment w:initials="LL" w:author="Lennart Lüttgau" w:date="2021-07-06T13:59:00Z" w:id="277">
    <w:p w:rsidRPr="00433DBC" w:rsidR="00DA51AF" w:rsidRDefault="00DA51AF" w14:paraId="5D8267A4" w14:textId="72F12AAD">
      <w:pPr>
        <w:pStyle w:val="Kommentartext"/>
        <w:rPr>
          <w:lang w:val="en-US"/>
        </w:rPr>
      </w:pPr>
      <w:r>
        <w:rPr>
          <w:rStyle w:val="Kommentarzeichen"/>
        </w:rPr>
        <w:annotationRef/>
      </w:r>
      <w:r w:rsidRPr="00433DBC">
        <w:rPr>
          <w:lang w:val="en-US"/>
        </w:rPr>
        <w:t xml:space="preserve">Probably good to indicate the </w:t>
      </w:r>
      <w:proofErr w:type="spellStart"/>
      <w:r>
        <w:rPr>
          <w:lang w:val="en-US"/>
        </w:rPr>
        <w:t>Matlab</w:t>
      </w:r>
      <w:proofErr w:type="spellEnd"/>
      <w:r>
        <w:rPr>
          <w:lang w:val="en-US"/>
        </w:rPr>
        <w:t xml:space="preserve"> version here</w:t>
      </w:r>
    </w:p>
  </w:comment>
  <w:comment w:initials="SZ" w:author="Sjoerds, Z." w:date="2021-07-19T09:30:00Z" w:id="278">
    <w:p w:rsidRPr="00F12B24" w:rsidR="00DA51AF" w:rsidRDefault="00DA51AF" w14:paraId="2CAC3C3A" w14:textId="13F18D03">
      <w:pPr>
        <w:rPr>
          <w:lang w:val="en-US"/>
        </w:rPr>
      </w:pPr>
      <w:r w:rsidRPr="00F12B24">
        <w:rPr>
          <w:lang w:val="en-US"/>
        </w:rPr>
        <w:t>I don't know this</w:t>
      </w:r>
      <w:proofErr w:type="gramStart"/>
      <w:r w:rsidRPr="00F12B24">
        <w:rPr>
          <w:lang w:val="en-US"/>
        </w:rPr>
        <w:t>..</w:t>
      </w:r>
      <w:proofErr w:type="gramEnd"/>
      <w:r w:rsidRPr="00F12B24">
        <w:rPr>
          <w:lang w:val="en-US"/>
        </w:rPr>
        <w:t xml:space="preserve"> </w:t>
      </w:r>
      <w:proofErr w:type="gramStart"/>
      <w:r w:rsidRPr="00F12B24">
        <w:rPr>
          <w:lang w:val="en-US"/>
        </w:rPr>
        <w:t>the</w:t>
      </w:r>
      <w:proofErr w:type="gramEnd"/>
      <w:r w:rsidRPr="00F12B24">
        <w:rPr>
          <w:lang w:val="en-US"/>
        </w:rPr>
        <w:t xml:space="preserve"> task was programmed and adjusted over years and </w:t>
      </w:r>
      <w:proofErr w:type="spellStart"/>
      <w:r w:rsidRPr="00F12B24">
        <w:rPr>
          <w:lang w:val="en-US"/>
        </w:rPr>
        <w:t>matlab</w:t>
      </w:r>
      <w:proofErr w:type="spellEnd"/>
      <w:r w:rsidRPr="00F12B24">
        <w:rPr>
          <w:lang w:val="en-US"/>
        </w:rPr>
        <w:t xml:space="preserve"> versions..</w:t>
      </w:r>
      <w:r>
        <w:annotationRef/>
      </w:r>
    </w:p>
  </w:comment>
  <w:comment w:initials="LL" w:author="Lennart Luettgau" w:date="2021-08-23T22:16:00Z" w:id="279">
    <w:p w:rsidR="00DA51AF" w:rsidRDefault="00DA51AF" w14:paraId="5AB7B208" w14:textId="6D01F56C">
      <w:pPr>
        <w:pStyle w:val="Kommentartext"/>
      </w:pPr>
      <w:r>
        <w:rPr>
          <w:rStyle w:val="Kommentarzeichen"/>
        </w:rPr>
        <w:annotationRef/>
      </w:r>
      <w:r>
        <w:t xml:space="preserve">Ok </w:t>
      </w:r>
      <w:r>
        <w:rPr>
          <w:rFonts w:ascii="Segoe UI Emoji" w:hAnsi="Segoe UI Emoji" w:eastAsia="Segoe UI Emoji" w:cs="Segoe UI Emoji"/>
        </w:rPr>
        <w:t>😊</w:t>
      </w:r>
    </w:p>
  </w:comment>
  <w:comment w:initials="LL" w:author="Lennart Luettgau" w:date="2021-08-23T22:17:00Z" w:id="280">
    <w:p w:rsidR="00DA51AF" w:rsidRDefault="00DA51AF" w14:paraId="212282B0" w14:textId="02563D47">
      <w:pPr>
        <w:pStyle w:val="Kommentartext"/>
      </w:pPr>
      <w:r>
        <w:rPr>
          <w:rStyle w:val="Kommentarzeichen"/>
        </w:rPr>
        <w:annotationRef/>
      </w:r>
      <w:proofErr w:type="spellStart"/>
      <w:r>
        <w:t>Would</w:t>
      </w:r>
      <w:proofErr w:type="spellEnd"/>
      <w:r>
        <w:t xml:space="preserve"> </w:t>
      </w:r>
      <w:proofErr w:type="spellStart"/>
      <w:r>
        <w:t>reference</w:t>
      </w:r>
      <w:proofErr w:type="spellEnd"/>
      <w:r>
        <w:t xml:space="preserve"> </w:t>
      </w:r>
      <w:proofErr w:type="spellStart"/>
      <w:r>
        <w:t>Brainard</w:t>
      </w:r>
      <w:proofErr w:type="spellEnd"/>
      <w:r>
        <w:t xml:space="preserve">, 1997 </w:t>
      </w:r>
      <w:proofErr w:type="spellStart"/>
      <w:r>
        <w:t>here</w:t>
      </w:r>
      <w:proofErr w:type="spellEnd"/>
      <w:r>
        <w:t xml:space="preserve"> (</w:t>
      </w:r>
      <w:proofErr w:type="spellStart"/>
      <w:r>
        <w:t>or</w:t>
      </w:r>
      <w:proofErr w:type="spellEnd"/>
      <w:r>
        <w:t xml:space="preserve"> </w:t>
      </w:r>
      <w:proofErr w:type="spellStart"/>
      <w:r>
        <w:t>the</w:t>
      </w:r>
      <w:proofErr w:type="spellEnd"/>
      <w:r>
        <w:t xml:space="preserve"> </w:t>
      </w:r>
      <w:proofErr w:type="spellStart"/>
      <w:r>
        <w:t>more</w:t>
      </w:r>
      <w:proofErr w:type="spellEnd"/>
      <w:r>
        <w:t xml:space="preserve"> </w:t>
      </w:r>
      <w:proofErr w:type="spellStart"/>
      <w:r>
        <w:t>recent</w:t>
      </w:r>
      <w:proofErr w:type="spellEnd"/>
      <w:r>
        <w:t xml:space="preserve"> </w:t>
      </w:r>
      <w:proofErr w:type="spellStart"/>
      <w:r>
        <w:t>one</w:t>
      </w:r>
      <w:proofErr w:type="spellEnd"/>
      <w:r>
        <w:t xml:space="preserve">, </w:t>
      </w:r>
      <w:proofErr w:type="spellStart"/>
      <w:r>
        <w:t>if</w:t>
      </w:r>
      <w:proofErr w:type="spellEnd"/>
      <w:r>
        <w:t xml:space="preserve"> </w:t>
      </w:r>
      <w:proofErr w:type="spellStart"/>
      <w:r>
        <w:t>using</w:t>
      </w:r>
      <w:proofErr w:type="spellEnd"/>
      <w:r>
        <w:t xml:space="preserve"> PTB-3)</w:t>
      </w:r>
    </w:p>
  </w:comment>
  <w:comment w:initials="LL" w:author="Lennart Lüttgau" w:date="2021-07-06T13:36:00Z" w:id="285">
    <w:p w:rsidRPr="00552D40" w:rsidR="00DA51AF" w:rsidRDefault="00DA51AF" w14:paraId="7933265B" w14:textId="740A67AE">
      <w:pPr>
        <w:pStyle w:val="Kommentartext"/>
        <w:rPr>
          <w:lang w:val="en-US"/>
        </w:rPr>
      </w:pPr>
      <w:r>
        <w:rPr>
          <w:rStyle w:val="Kommentarzeichen"/>
        </w:rPr>
        <w:annotationRef/>
      </w:r>
      <w:r w:rsidRPr="00552D40">
        <w:rPr>
          <w:lang w:val="en-US"/>
        </w:rPr>
        <w:t>Inference is a little s</w:t>
      </w:r>
      <w:r>
        <w:rPr>
          <w:lang w:val="en-US"/>
        </w:rPr>
        <w:t>t</w:t>
      </w:r>
      <w:r w:rsidRPr="00552D40">
        <w:rPr>
          <w:lang w:val="en-US"/>
        </w:rPr>
        <w:t>rong</w:t>
      </w:r>
      <w:r>
        <w:rPr>
          <w:lang w:val="en-US"/>
        </w:rPr>
        <w:t xml:space="preserve"> word</w:t>
      </w:r>
      <w:r w:rsidRPr="00552D40">
        <w:rPr>
          <w:lang w:val="en-US"/>
        </w:rPr>
        <w:t xml:space="preserve"> </w:t>
      </w:r>
      <w:r>
        <w:rPr>
          <w:lang w:val="en-US"/>
        </w:rPr>
        <w:t>for this process in my view. Maybe “learned”</w:t>
      </w:r>
    </w:p>
  </w:comment>
  <w:comment w:initials="SF" w:author="Schlagenhauf, Florian" w:date="2021-07-20T13:36:00Z" w:id="286">
    <w:p w:rsidRPr="0062233F" w:rsidR="00DA51AF" w:rsidRDefault="00DA51AF" w14:paraId="6F1213A8" w14:textId="30A24E64">
      <w:pPr>
        <w:pStyle w:val="Kommentartext"/>
        <w:rPr>
          <w:lang w:val="en-US"/>
        </w:rPr>
      </w:pPr>
      <w:r>
        <w:rPr>
          <w:rStyle w:val="Kommentarzeichen"/>
        </w:rPr>
        <w:annotationRef/>
      </w:r>
      <w:r w:rsidRPr="0062233F">
        <w:rPr>
          <w:lang w:val="en-US"/>
        </w:rPr>
        <w:t>I woul</w:t>
      </w:r>
      <w:r>
        <w:rPr>
          <w:lang w:val="en-US"/>
        </w:rPr>
        <w:t xml:space="preserve">d keep inference, because this is how we conceptualized it before. </w:t>
      </w:r>
    </w:p>
  </w:comment>
  <w:comment w:initials="LL" w:author="Lennart Luettgau" w:date="2021-08-23T22:18:00Z" w:id="287">
    <w:p w:rsidR="00DA51AF" w:rsidRDefault="00DA51AF" w14:paraId="7D9BA6DD" w14:textId="4CB6E4E9">
      <w:pPr>
        <w:pStyle w:val="Kommentartext"/>
      </w:pPr>
      <w:r>
        <w:rPr>
          <w:rStyle w:val="Kommentarzeichen"/>
        </w:rPr>
        <w:annotationRef/>
      </w:r>
      <w:proofErr w:type="spellStart"/>
      <w:r>
        <w:t>Alright</w:t>
      </w:r>
      <w:proofErr w:type="spellEnd"/>
      <w:r>
        <w:t xml:space="preserve"> </w:t>
      </w:r>
      <w:r>
        <w:rPr>
          <w:rFonts w:ascii="Segoe UI Emoji" w:hAnsi="Segoe UI Emoji" w:eastAsia="Segoe UI Emoji" w:cs="Segoe UI Emoji"/>
        </w:rPr>
        <w:t>😊</w:t>
      </w:r>
    </w:p>
  </w:comment>
  <w:comment w:initials="SZ" w:author="Sjoerds, Z." w:date="2021-08-25T11:57:00Z" w:id="291">
    <w:p w:rsidR="00DA51AF" w:rsidRDefault="00DA51AF" w14:paraId="2FCEBA62" w14:textId="18F35D7C">
      <w:r>
        <w:t xml:space="preserve">But </w:t>
      </w:r>
      <w:proofErr w:type="spellStart"/>
      <w:r>
        <w:t>they</w:t>
      </w:r>
      <w:proofErr w:type="spellEnd"/>
      <w:r>
        <w:t xml:space="preserve"> </w:t>
      </w:r>
      <w:proofErr w:type="spellStart"/>
      <w:r>
        <w:t>were</w:t>
      </w:r>
      <w:proofErr w:type="spellEnd"/>
      <w:r>
        <w:t xml:space="preserve"> not </w:t>
      </w:r>
      <w:proofErr w:type="spellStart"/>
      <w:r>
        <w:t>told</w:t>
      </w:r>
      <w:proofErr w:type="spellEnd"/>
      <w:r>
        <w:t xml:space="preserve"> </w:t>
      </w:r>
      <w:proofErr w:type="spellStart"/>
      <w:r>
        <w:t>the</w:t>
      </w:r>
      <w:proofErr w:type="spellEnd"/>
      <w:r>
        <w:t xml:space="preserve"> </w:t>
      </w:r>
      <w:proofErr w:type="spellStart"/>
      <w:r>
        <w:t>actual</w:t>
      </w:r>
      <w:proofErr w:type="spellEnd"/>
      <w:r>
        <w:t xml:space="preserve"> </w:t>
      </w:r>
      <w:proofErr w:type="spellStart"/>
      <w:r>
        <w:t>probabilities</w:t>
      </w:r>
      <w:proofErr w:type="spellEnd"/>
      <w:r>
        <w:annotationRef/>
      </w:r>
    </w:p>
  </w:comment>
  <w:comment w:initials="SZ" w:author="Sjoerds, Z." w:date="2021-07-19T09:32:00Z" w:id="295">
    <w:p w:rsidRPr="00F12B24" w:rsidR="00DA51AF" w:rsidP="00E11783" w:rsidRDefault="00DA51AF" w14:paraId="6C88DECB" w14:textId="77777777">
      <w:pPr>
        <w:rPr>
          <w:lang w:val="en-US"/>
        </w:rPr>
      </w:pPr>
      <w:r w:rsidRPr="00F12B24">
        <w:rPr>
          <w:lang w:val="en-US"/>
        </w:rPr>
        <w:t>Can you specify? Was this due to a matching problem?</w:t>
      </w:r>
      <w:r>
        <w:annotationRef/>
      </w:r>
    </w:p>
  </w:comment>
  <w:comment w:initials="SF" w:author="Schlagenhauf, Florian" w:date="2021-07-20T13:36:00Z" w:id="296">
    <w:p w:rsidRPr="006320A6" w:rsidR="00DA51AF" w:rsidP="00E11783" w:rsidRDefault="00DA51AF" w14:paraId="59D805E2" w14:textId="77777777">
      <w:pPr>
        <w:pStyle w:val="Kommentartext"/>
        <w:rPr>
          <w:lang w:val="en-US"/>
        </w:rPr>
      </w:pPr>
      <w:r>
        <w:rPr>
          <w:rStyle w:val="Kommentarzeichen"/>
        </w:rPr>
        <w:annotationRef/>
      </w:r>
      <w:r w:rsidRPr="006320A6">
        <w:rPr>
          <w:lang w:val="en-US"/>
        </w:rPr>
        <w:t>Yes, thi</w:t>
      </w:r>
      <w:r>
        <w:rPr>
          <w:lang w:val="en-US"/>
        </w:rPr>
        <w:t>s was due to the matching procedure.</w:t>
      </w:r>
    </w:p>
  </w:comment>
  <w:comment w:initials="SZ" w:author="Sjoerds, Z." w:date="2021-08-25T11:59:00Z" w:id="299">
    <w:p w:rsidR="00DA51AF" w:rsidRDefault="00DA51AF" w14:paraId="2E83FEAB" w14:textId="03A070B4">
      <w:r>
        <w:t xml:space="preserve">So </w:t>
      </w:r>
      <w:proofErr w:type="spellStart"/>
      <w:r>
        <w:t>this</w:t>
      </w:r>
      <w:proofErr w:type="spellEnd"/>
      <w:r>
        <w:t xml:space="preserve"> </w:t>
      </w:r>
      <w:proofErr w:type="spellStart"/>
      <w:r>
        <w:t>participant</w:t>
      </w:r>
      <w:proofErr w:type="spellEnd"/>
      <w:r>
        <w:t xml:space="preserve"> was not </w:t>
      </w:r>
      <w:proofErr w:type="spellStart"/>
      <w:r>
        <w:t>scanned</w:t>
      </w:r>
      <w:proofErr w:type="spellEnd"/>
      <w:r>
        <w:t xml:space="preserve"> (</w:t>
      </w:r>
      <w:proofErr w:type="spellStart"/>
      <w:r>
        <w:t>and</w:t>
      </w:r>
      <w:proofErr w:type="spellEnd"/>
      <w:r>
        <w:t xml:space="preserve"> </w:t>
      </w:r>
      <w:proofErr w:type="spellStart"/>
      <w:r>
        <w:t>performed</w:t>
      </w:r>
      <w:proofErr w:type="spellEnd"/>
      <w:r>
        <w:t xml:space="preserve"> </w:t>
      </w:r>
      <w:proofErr w:type="spellStart"/>
      <w:r>
        <w:t>the</w:t>
      </w:r>
      <w:proofErr w:type="spellEnd"/>
      <w:r>
        <w:t xml:space="preserve"> </w:t>
      </w:r>
      <w:proofErr w:type="spellStart"/>
      <w:r>
        <w:t>task</w:t>
      </w:r>
      <w:proofErr w:type="spellEnd"/>
      <w:r>
        <w:t xml:space="preserve"> outside </w:t>
      </w:r>
      <w:proofErr w:type="spellStart"/>
      <w:r>
        <w:t>the</w:t>
      </w:r>
      <w:proofErr w:type="spellEnd"/>
      <w:r>
        <w:t xml:space="preserve"> </w:t>
      </w:r>
      <w:proofErr w:type="spellStart"/>
      <w:r>
        <w:t>scanner</w:t>
      </w:r>
      <w:proofErr w:type="spellEnd"/>
      <w:r>
        <w:t xml:space="preserve">)? </w:t>
      </w:r>
      <w:proofErr w:type="spellStart"/>
      <w:r>
        <w:t>Or</w:t>
      </w:r>
      <w:proofErr w:type="spellEnd"/>
      <w:r>
        <w:t xml:space="preserve"> was </w:t>
      </w:r>
      <w:proofErr w:type="spellStart"/>
      <w:r>
        <w:t>the</w:t>
      </w:r>
      <w:proofErr w:type="spellEnd"/>
      <w:r>
        <w:t xml:space="preserve"> MRI </w:t>
      </w:r>
      <w:proofErr w:type="spellStart"/>
      <w:r>
        <w:t>data</w:t>
      </w:r>
      <w:proofErr w:type="spellEnd"/>
      <w:r>
        <w:t xml:space="preserve"> </w:t>
      </w:r>
      <w:proofErr w:type="spellStart"/>
      <w:r>
        <w:t>collected</w:t>
      </w:r>
      <w:proofErr w:type="spellEnd"/>
      <w:r>
        <w:t xml:space="preserve"> </w:t>
      </w:r>
      <w:proofErr w:type="spellStart"/>
      <w:r>
        <w:t>of</w:t>
      </w:r>
      <w:proofErr w:type="spellEnd"/>
      <w:r>
        <w:t xml:space="preserve"> </w:t>
      </w:r>
      <w:proofErr w:type="spellStart"/>
      <w:r>
        <w:t>bad</w:t>
      </w:r>
      <w:proofErr w:type="spellEnd"/>
      <w:r>
        <w:t xml:space="preserve"> </w:t>
      </w:r>
      <w:proofErr w:type="spellStart"/>
      <w:r>
        <w:t>quality</w:t>
      </w:r>
      <w:proofErr w:type="spellEnd"/>
      <w:r>
        <w:t>?</w:t>
      </w:r>
      <w:r>
        <w:annotationRef/>
      </w:r>
    </w:p>
  </w:comment>
  <w:comment w:initials="CE" w:author="Claudia Ebrahimi" w:date="2021-08-26T10:50:00Z" w:id="308">
    <w:p w:rsidR="00DA51AF" w:rsidRDefault="00DA51AF" w14:paraId="4CDFEC93" w14:textId="66983A53">
      <w:pPr>
        <w:pStyle w:val="Kommentartext"/>
      </w:pPr>
      <w:r>
        <w:rPr>
          <w:rStyle w:val="Kommentarzeichen"/>
        </w:rPr>
        <w:annotationRef/>
      </w:r>
      <w:r>
        <w:t xml:space="preserve">Not </w:t>
      </w:r>
      <w:proofErr w:type="spellStart"/>
      <w:r>
        <w:t>shure</w:t>
      </w:r>
      <w:proofErr w:type="spellEnd"/>
      <w:r>
        <w:t xml:space="preserve"> </w:t>
      </w:r>
      <w:proofErr w:type="spellStart"/>
      <w:r>
        <w:t>if</w:t>
      </w:r>
      <w:proofErr w:type="spellEnd"/>
      <w:r>
        <w:t xml:space="preserve"> </w:t>
      </w:r>
      <w:proofErr w:type="spellStart"/>
      <w:r>
        <w:t>this</w:t>
      </w:r>
      <w:proofErr w:type="spellEnd"/>
      <w:r>
        <w:t xml:space="preserve"> </w:t>
      </w:r>
      <w:proofErr w:type="spellStart"/>
      <w:r>
        <w:t>is</w:t>
      </w:r>
      <w:proofErr w:type="spellEnd"/>
      <w:r>
        <w:t xml:space="preserve"> </w:t>
      </w:r>
      <w:proofErr w:type="spellStart"/>
      <w:r>
        <w:t>clear</w:t>
      </w:r>
      <w:proofErr w:type="spellEnd"/>
      <w:r>
        <w:t xml:space="preserve"> </w:t>
      </w:r>
      <w:proofErr w:type="spellStart"/>
      <w:r>
        <w:t>to</w:t>
      </w:r>
      <w:proofErr w:type="spellEnd"/>
      <w:r>
        <w:t xml:space="preserve"> </w:t>
      </w:r>
      <w:proofErr w:type="spellStart"/>
      <w:r>
        <w:t>the</w:t>
      </w:r>
      <w:proofErr w:type="spellEnd"/>
      <w:r>
        <w:t xml:space="preserve"> </w:t>
      </w:r>
      <w:proofErr w:type="spellStart"/>
      <w:r>
        <w:t>reader</w:t>
      </w:r>
      <w:proofErr w:type="spellEnd"/>
      <w:r>
        <w:t xml:space="preserve">; </w:t>
      </w:r>
      <w:proofErr w:type="spellStart"/>
      <w:r>
        <w:t>maybe</w:t>
      </w:r>
      <w:proofErr w:type="spellEnd"/>
      <w:r>
        <w:t xml:space="preserve"> </w:t>
      </w:r>
      <w:proofErr w:type="spellStart"/>
      <w:r>
        <w:t>specify</w:t>
      </w:r>
      <w:proofErr w:type="spellEnd"/>
    </w:p>
  </w:comment>
  <w:comment w:initials="SZ" w:author="Sjoerds, Z." w:date="2021-07-19T09:33:00Z" w:id="315">
    <w:p w:rsidRPr="00F12B24" w:rsidR="00DA51AF" w:rsidRDefault="00DA51AF" w14:paraId="6BEA0921" w14:textId="6BDE6C69">
      <w:pPr>
        <w:rPr>
          <w:lang w:val="en-US"/>
        </w:rPr>
      </w:pPr>
      <w:r w:rsidRPr="00F12B24">
        <w:rPr>
          <w:lang w:val="en-US"/>
        </w:rPr>
        <w:t xml:space="preserve">Didn't you do an </w:t>
      </w:r>
      <w:proofErr w:type="spellStart"/>
      <w:r w:rsidRPr="00F12B24">
        <w:rPr>
          <w:lang w:val="en-US"/>
        </w:rPr>
        <w:t>rmANOVA</w:t>
      </w:r>
      <w:proofErr w:type="spellEnd"/>
      <w:r w:rsidRPr="00F12B24">
        <w:rPr>
          <w:lang w:val="en-US"/>
        </w:rPr>
        <w:t xml:space="preserve"> before? And the pairs were then T1 stress </w:t>
      </w:r>
      <w:proofErr w:type="spellStart"/>
      <w:r w:rsidRPr="00F12B24">
        <w:rPr>
          <w:lang w:val="en-US"/>
        </w:rPr>
        <w:t>vs</w:t>
      </w:r>
      <w:proofErr w:type="spellEnd"/>
      <w:r w:rsidRPr="00F12B24">
        <w:rPr>
          <w:lang w:val="en-US"/>
        </w:rPr>
        <w:t xml:space="preserve"> T1 control, T2 stress </w:t>
      </w:r>
      <w:proofErr w:type="spellStart"/>
      <w:r w:rsidRPr="00F12B24">
        <w:rPr>
          <w:lang w:val="en-US"/>
        </w:rPr>
        <w:t>vs</w:t>
      </w:r>
      <w:proofErr w:type="spellEnd"/>
      <w:r w:rsidRPr="00F12B24">
        <w:rPr>
          <w:lang w:val="en-US"/>
        </w:rPr>
        <w:t xml:space="preserve"> T2 control, </w:t>
      </w:r>
      <w:proofErr w:type="spellStart"/>
      <w:r w:rsidRPr="00F12B24">
        <w:rPr>
          <w:lang w:val="en-US"/>
        </w:rPr>
        <w:t>etc</w:t>
      </w:r>
      <w:proofErr w:type="spellEnd"/>
      <w:r w:rsidRPr="00F12B24">
        <w:rPr>
          <w:lang w:val="en-US"/>
        </w:rPr>
        <w:t>?</w:t>
      </w:r>
      <w:r>
        <w:annotationRef/>
      </w:r>
    </w:p>
  </w:comment>
  <w:comment w:initials="SF" w:author="Schlagenhauf, Florian" w:date="2021-07-20T13:40:00Z" w:id="316">
    <w:p w:rsidRPr="00B527FE" w:rsidR="00DA51AF" w:rsidRDefault="00DA51AF" w14:paraId="578674C1" w14:textId="787B5939">
      <w:pPr>
        <w:pStyle w:val="Kommentartext"/>
        <w:rPr>
          <w:lang w:val="en-US"/>
        </w:rPr>
      </w:pPr>
      <w:r>
        <w:rPr>
          <w:rStyle w:val="Kommentarzeichen"/>
        </w:rPr>
        <w:annotationRef/>
      </w:r>
      <w:r w:rsidRPr="00B527FE">
        <w:rPr>
          <w:lang w:val="en-US"/>
        </w:rPr>
        <w:t xml:space="preserve">No ANOVA, only AUC with paired t-test control </w:t>
      </w:r>
      <w:proofErr w:type="spellStart"/>
      <w:r w:rsidRPr="00B527FE">
        <w:rPr>
          <w:lang w:val="en-US"/>
        </w:rPr>
        <w:t>vs</w:t>
      </w:r>
      <w:proofErr w:type="spellEnd"/>
      <w:r w:rsidRPr="00B527FE">
        <w:rPr>
          <w:lang w:val="en-US"/>
        </w:rPr>
        <w:t xml:space="preserve"> stress.</w:t>
      </w:r>
    </w:p>
  </w:comment>
  <w:comment w:initials="SZ" w:author="Sjoerds, Z." w:date="2021-07-19T09:35:00Z" w:id="323">
    <w:p w:rsidRPr="00F12B24" w:rsidR="00DA51AF" w:rsidRDefault="00DA51AF" w14:paraId="08B9EDF8" w14:textId="1791031F">
      <w:pPr>
        <w:rPr>
          <w:lang w:val="en-US"/>
        </w:rPr>
      </w:pPr>
      <w:r w:rsidRPr="00F12B24">
        <w:rPr>
          <w:lang w:val="en-US"/>
        </w:rPr>
        <w:t>Maybe worth it to describe the calculation of these before?</w:t>
      </w:r>
      <w:r>
        <w:annotationRef/>
      </w:r>
    </w:p>
  </w:comment>
  <w:comment w:initials="SF" w:author="Schlagenhauf, Florian" w:date="2021-07-20T13:47:00Z" w:id="324">
    <w:p w:rsidRPr="0058631E" w:rsidR="00DA51AF" w:rsidRDefault="00DA51AF" w14:paraId="1EF04BAF" w14:textId="69EEA19F">
      <w:pPr>
        <w:pStyle w:val="Kommentartext"/>
        <w:rPr>
          <w:lang w:val="en-US"/>
        </w:rPr>
      </w:pPr>
      <w:r>
        <w:rPr>
          <w:rStyle w:val="Kommentarzeichen"/>
        </w:rPr>
        <w:annotationRef/>
      </w:r>
      <w:r w:rsidRPr="0058631E">
        <w:rPr>
          <w:lang w:val="en-US"/>
        </w:rPr>
        <w:t>Like this? Maybe to d</w:t>
      </w:r>
      <w:r>
        <w:rPr>
          <w:lang w:val="en-US"/>
        </w:rPr>
        <w:t>etailed?</w:t>
      </w:r>
    </w:p>
  </w:comment>
  <w:comment w:initials="SZ" w:author="Sjoerds, Z." w:date="2021-08-25T12:01:00Z" w:id="325">
    <w:p w:rsidR="00DA51AF" w:rsidRDefault="00DA51AF" w14:paraId="2B3E7AF8" w14:textId="014DB77B">
      <w:r>
        <w:t xml:space="preserve">I </w:t>
      </w:r>
      <w:proofErr w:type="spellStart"/>
      <w:r>
        <w:t>think</w:t>
      </w:r>
      <w:proofErr w:type="spellEnd"/>
      <w:r>
        <w:t xml:space="preserve"> </w:t>
      </w:r>
      <w:proofErr w:type="spellStart"/>
      <w:r>
        <w:t>this</w:t>
      </w:r>
      <w:proofErr w:type="spellEnd"/>
      <w:r>
        <w:t xml:space="preserve"> </w:t>
      </w:r>
      <w:proofErr w:type="spellStart"/>
      <w:r>
        <w:t>is</w:t>
      </w:r>
      <w:proofErr w:type="spellEnd"/>
      <w:r>
        <w:t xml:space="preserve"> </w:t>
      </w:r>
      <w:proofErr w:type="spellStart"/>
      <w:r>
        <w:t>fine</w:t>
      </w:r>
      <w:proofErr w:type="spellEnd"/>
      <w:r>
        <w:t xml:space="preserve">. So 1 </w:t>
      </w:r>
      <w:proofErr w:type="spellStart"/>
      <w:r>
        <w:t>stimulus</w:t>
      </w:r>
      <w:proofErr w:type="spellEnd"/>
      <w:r>
        <w:t xml:space="preserve"> after </w:t>
      </w:r>
      <w:proofErr w:type="spellStart"/>
      <w:r>
        <w:t>win</w:t>
      </w:r>
      <w:proofErr w:type="spellEnd"/>
      <w:r>
        <w:t xml:space="preserve"> / </w:t>
      </w:r>
      <w:proofErr w:type="spellStart"/>
      <w:r>
        <w:t>loss</w:t>
      </w:r>
      <w:proofErr w:type="spellEnd"/>
      <w:r>
        <w:t xml:space="preserve">, </w:t>
      </w:r>
      <w:proofErr w:type="spellStart"/>
      <w:r>
        <w:t>and</w:t>
      </w:r>
      <w:proofErr w:type="spellEnd"/>
      <w:r>
        <w:t xml:space="preserve"> not 2, </w:t>
      </w:r>
      <w:proofErr w:type="spellStart"/>
      <w:r>
        <w:t>right</w:t>
      </w:r>
      <w:proofErr w:type="spellEnd"/>
      <w:r>
        <w:t>?</w:t>
      </w:r>
      <w:r>
        <w:annotationRef/>
      </w:r>
    </w:p>
  </w:comment>
  <w:comment w:initials="LL" w:author="Lennart Lüttgau" w:date="2021-07-06T13:45:00Z" w:id="328">
    <w:p w:rsidR="00DA51AF" w:rsidRDefault="00DA51AF" w14:paraId="6BAD0F98" w14:textId="654A2E20">
      <w:pPr>
        <w:pStyle w:val="Kommentartext"/>
        <w:rPr>
          <w:lang w:val="en-US"/>
        </w:rPr>
      </w:pPr>
      <w:r>
        <w:rPr>
          <w:rStyle w:val="Kommentarzeichen"/>
        </w:rPr>
        <w:annotationRef/>
      </w:r>
      <w:r w:rsidRPr="005936AA">
        <w:rPr>
          <w:lang w:val="en-US"/>
        </w:rPr>
        <w:t xml:space="preserve">Did you also try models with </w:t>
      </w:r>
      <w:r>
        <w:rPr>
          <w:lang w:val="en-US"/>
        </w:rPr>
        <w:t>individually varying slopes for condition and experimental phase? (</w:t>
      </w:r>
      <w:proofErr w:type="gramStart"/>
      <w:r>
        <w:rPr>
          <w:lang w:val="en-US"/>
        </w:rPr>
        <w:t>and</w:t>
      </w:r>
      <w:proofErr w:type="gramEnd"/>
      <w:r>
        <w:rPr>
          <w:lang w:val="en-US"/>
        </w:rPr>
        <w:t xml:space="preserve"> additionally covariance between slopes and intercepts)</w:t>
      </w:r>
    </w:p>
    <w:p w:rsidRPr="005936AA" w:rsidR="00DA51AF" w:rsidRDefault="00DA51AF" w14:paraId="7D685152" w14:textId="11DF34E9">
      <w:pPr>
        <w:pStyle w:val="Kommentartext"/>
        <w:rPr>
          <w:lang w:val="en-US"/>
        </w:rPr>
      </w:pPr>
      <w:r>
        <w:rPr>
          <w:lang w:val="en-US"/>
        </w:rPr>
        <w:t xml:space="preserve">As I understand this model, we only model differential average performance across subjects. The model assumes uniform learning curves across subjects (which is clear not what we would expect, right?). Or does this lead to convergence issues?  </w:t>
      </w:r>
    </w:p>
  </w:comment>
  <w:comment w:initials="SF" w:author="Schlagenhauf, Florian" w:date="2021-07-20T13:53:00Z" w:id="329">
    <w:p w:rsidRPr="00C970F7" w:rsidR="00DA51AF" w:rsidRDefault="00DA51AF" w14:paraId="78986347" w14:textId="0561D709">
      <w:pPr>
        <w:pStyle w:val="Kommentartext"/>
        <w:rPr>
          <w:lang w:val="en-US"/>
        </w:rPr>
      </w:pPr>
      <w:r>
        <w:rPr>
          <w:rStyle w:val="Kommentarzeichen"/>
        </w:rPr>
        <w:annotationRef/>
      </w:r>
      <w:r w:rsidRPr="00C970F7">
        <w:rPr>
          <w:lang w:val="en-US"/>
        </w:rPr>
        <w:t>Good point! We should d</w:t>
      </w:r>
      <w:r>
        <w:rPr>
          <w:lang w:val="en-US"/>
        </w:rPr>
        <w:t xml:space="preserve">iscuss this together! I think there were convergence issues. </w:t>
      </w:r>
    </w:p>
  </w:comment>
  <w:comment w:initials="SZ" w:author="Sjoerds, Z." w:date="2021-08-25T12:01:00Z" w:id="330">
    <w:p w:rsidR="00DA51AF" w:rsidRDefault="00DA51AF" w14:paraId="7C4D6492" w14:textId="65D5A3C8">
      <w:r>
        <w:t xml:space="preserve">Yes, </w:t>
      </w:r>
      <w:proofErr w:type="spellStart"/>
      <w:r>
        <w:t>would</w:t>
      </w:r>
      <w:proofErr w:type="spellEnd"/>
      <w:r>
        <w:t xml:space="preserve"> </w:t>
      </w:r>
      <w:proofErr w:type="spellStart"/>
      <w:r>
        <w:t>be</w:t>
      </w:r>
      <w:proofErr w:type="spellEnd"/>
      <w:r>
        <w:t xml:space="preserve"> </w:t>
      </w:r>
      <w:proofErr w:type="spellStart"/>
      <w:r>
        <w:t>very</w:t>
      </w:r>
      <w:proofErr w:type="spellEnd"/>
      <w:r>
        <w:t xml:space="preserve"> </w:t>
      </w:r>
      <w:proofErr w:type="spellStart"/>
      <w:r>
        <w:t>interesting</w:t>
      </w:r>
      <w:proofErr w:type="spellEnd"/>
      <w:r>
        <w:t>!</w:t>
      </w:r>
      <w:r>
        <w:annotationRef/>
      </w:r>
    </w:p>
  </w:comment>
  <w:comment w:initials="CE" w:author="Claudia Ebrahimi" w:date="2021-08-26T10:56:00Z" w:id="335">
    <w:p w:rsidR="00DA51AF" w:rsidRDefault="00DA51AF" w14:paraId="7B805D0B" w14:textId="2097AB54">
      <w:pPr>
        <w:pStyle w:val="Kommentartext"/>
      </w:pPr>
      <w:r>
        <w:rPr>
          <w:rStyle w:val="Kommentarzeichen"/>
        </w:rPr>
        <w:annotationRef/>
      </w:r>
      <w:proofErr w:type="spellStart"/>
      <w:r>
        <w:t>Actually</w:t>
      </w:r>
      <w:proofErr w:type="spellEnd"/>
      <w:r>
        <w:t xml:space="preserve"> </w:t>
      </w:r>
      <w:proofErr w:type="spellStart"/>
      <w:r>
        <w:t>we</w:t>
      </w:r>
      <w:proofErr w:type="spellEnd"/>
      <w:r>
        <w:t xml:space="preserve"> </w:t>
      </w:r>
      <w:proofErr w:type="spellStart"/>
      <w:r>
        <w:t>first</w:t>
      </w:r>
      <w:proofErr w:type="spellEnd"/>
      <w:r>
        <w:t xml:space="preserve"> </w:t>
      </w:r>
      <w:proofErr w:type="spellStart"/>
      <w:r>
        <w:t>compared</w:t>
      </w:r>
      <w:proofErr w:type="spellEnd"/>
      <w:r>
        <w:t xml:space="preserve"> </w:t>
      </w:r>
      <w:proofErr w:type="spellStart"/>
      <w:r>
        <w:t>two</w:t>
      </w:r>
      <w:proofErr w:type="spellEnd"/>
      <w:r>
        <w:t xml:space="preserve"> </w:t>
      </w:r>
      <w:proofErr w:type="spellStart"/>
      <w:r>
        <w:t>intercept-only</w:t>
      </w:r>
      <w:proofErr w:type="spellEnd"/>
      <w:r>
        <w:t xml:space="preserve"> </w:t>
      </w:r>
      <w:proofErr w:type="spellStart"/>
      <w:r>
        <w:t>models</w:t>
      </w:r>
      <w:proofErr w:type="spellEnd"/>
      <w:r>
        <w:t xml:space="preserve"> (</w:t>
      </w:r>
      <w:proofErr w:type="spellStart"/>
      <w:r>
        <w:t>with</w:t>
      </w:r>
      <w:proofErr w:type="spellEnd"/>
      <w:r>
        <w:t xml:space="preserve"> </w:t>
      </w:r>
      <w:proofErr w:type="spellStart"/>
      <w:r>
        <w:t>and</w:t>
      </w:r>
      <w:proofErr w:type="spellEnd"/>
      <w:r>
        <w:t xml:space="preserve"> </w:t>
      </w:r>
      <w:proofErr w:type="spellStart"/>
      <w:r>
        <w:t>without</w:t>
      </w:r>
      <w:proofErr w:type="spellEnd"/>
      <w:r>
        <w:t xml:space="preserve"> </w:t>
      </w:r>
      <w:proofErr w:type="spellStart"/>
      <w:r>
        <w:t>covariates</w:t>
      </w:r>
      <w:proofErr w:type="spellEnd"/>
      <w:r>
        <w:t xml:space="preserve">), </w:t>
      </w:r>
      <w:proofErr w:type="spellStart"/>
      <w:r>
        <w:t>then</w:t>
      </w:r>
      <w:proofErr w:type="spellEnd"/>
      <w:r>
        <w:t xml:space="preserve"> </w:t>
      </w:r>
      <w:proofErr w:type="spellStart"/>
      <w:r>
        <w:t>the</w:t>
      </w:r>
      <w:proofErr w:type="spellEnd"/>
      <w:r>
        <w:t xml:space="preserve"> </w:t>
      </w:r>
      <w:proofErr w:type="spellStart"/>
      <w:r>
        <w:t>intercept-only</w:t>
      </w:r>
      <w:proofErr w:type="spellEnd"/>
      <w:r>
        <w:t xml:space="preserve"> </w:t>
      </w:r>
      <w:proofErr w:type="spellStart"/>
      <w:r>
        <w:t>model</w:t>
      </w:r>
      <w:proofErr w:type="spellEnd"/>
      <w:r>
        <w:t xml:space="preserve"> </w:t>
      </w:r>
      <w:proofErr w:type="spellStart"/>
      <w:r>
        <w:t>with</w:t>
      </w:r>
      <w:proofErr w:type="spellEnd"/>
      <w:r>
        <w:t xml:space="preserve"> </w:t>
      </w:r>
      <w:proofErr w:type="spellStart"/>
      <w:r>
        <w:t>the</w:t>
      </w:r>
      <w:proofErr w:type="spellEnd"/>
      <w:r>
        <w:t xml:space="preserve"> </w:t>
      </w:r>
      <w:proofErr w:type="spellStart"/>
      <w:r>
        <w:t>one</w:t>
      </w:r>
      <w:proofErr w:type="spellEnd"/>
      <w:r>
        <w:t xml:space="preserve"> </w:t>
      </w:r>
      <w:proofErr w:type="spellStart"/>
      <w:r>
        <w:t>including</w:t>
      </w:r>
      <w:proofErr w:type="spellEnd"/>
      <w:r>
        <w:t xml:space="preserve"> </w:t>
      </w:r>
      <w:proofErr w:type="spellStart"/>
      <w:r>
        <w:t>the</w:t>
      </w:r>
      <w:proofErr w:type="spellEnd"/>
      <w:r>
        <w:t xml:space="preserve"> </w:t>
      </w:r>
      <w:proofErr w:type="spellStart"/>
      <w:r>
        <w:t>main</w:t>
      </w:r>
      <w:proofErr w:type="spellEnd"/>
      <w:r>
        <w:t xml:space="preserve"> </w:t>
      </w:r>
      <w:proofErr w:type="spellStart"/>
      <w:r>
        <w:t>effects</w:t>
      </w:r>
      <w:proofErr w:type="spellEnd"/>
      <w:r>
        <w:t xml:space="preserve"> </w:t>
      </w:r>
      <w:proofErr w:type="spellStart"/>
      <w:r>
        <w:t>and</w:t>
      </w:r>
      <w:proofErr w:type="spellEnd"/>
      <w:r>
        <w:t xml:space="preserve"> </w:t>
      </w:r>
      <w:proofErr w:type="spellStart"/>
      <w:r>
        <w:t>if</w:t>
      </w:r>
      <w:proofErr w:type="spellEnd"/>
      <w:r>
        <w:t xml:space="preserve"> </w:t>
      </w:r>
      <w:proofErr w:type="spellStart"/>
      <w:r>
        <w:t>the</w:t>
      </w:r>
      <w:proofErr w:type="spellEnd"/>
      <w:r>
        <w:t xml:space="preserve"> </w:t>
      </w:r>
      <w:proofErr w:type="spellStart"/>
      <w:r>
        <w:t>latter</w:t>
      </w:r>
      <w:proofErr w:type="spellEnd"/>
      <w:r>
        <w:t xml:space="preserve"> </w:t>
      </w:r>
      <w:proofErr w:type="spellStart"/>
      <w:r>
        <w:t>showed</w:t>
      </w:r>
      <w:proofErr w:type="spellEnd"/>
      <w:r>
        <w:t xml:space="preserve"> a </w:t>
      </w:r>
      <w:proofErr w:type="spellStart"/>
      <w:r>
        <w:t>bettter</w:t>
      </w:r>
      <w:proofErr w:type="spellEnd"/>
      <w:r>
        <w:t xml:space="preserve"> fit </w:t>
      </w:r>
      <w:proofErr w:type="spellStart"/>
      <w:r>
        <w:t>the</w:t>
      </w:r>
      <w:proofErr w:type="spellEnd"/>
      <w:r>
        <w:t xml:space="preserve"> </w:t>
      </w:r>
      <w:proofErr w:type="spellStart"/>
      <w:r>
        <w:t>main</w:t>
      </w:r>
      <w:proofErr w:type="spellEnd"/>
      <w:r>
        <w:t xml:space="preserve"> </w:t>
      </w:r>
      <w:proofErr w:type="spellStart"/>
      <w:r>
        <w:t>effects</w:t>
      </w:r>
      <w:proofErr w:type="spellEnd"/>
      <w:r>
        <w:t xml:space="preserve"> </w:t>
      </w:r>
      <w:proofErr w:type="spellStart"/>
      <w:r>
        <w:t>model</w:t>
      </w:r>
      <w:proofErr w:type="spellEnd"/>
      <w:r>
        <w:t xml:space="preserve"> </w:t>
      </w:r>
      <w:proofErr w:type="spellStart"/>
      <w:r>
        <w:t>with</w:t>
      </w:r>
      <w:proofErr w:type="spellEnd"/>
      <w:r>
        <w:t xml:space="preserve"> </w:t>
      </w:r>
      <w:proofErr w:type="spellStart"/>
      <w:r>
        <w:t>the</w:t>
      </w:r>
      <w:proofErr w:type="spellEnd"/>
      <w:r>
        <w:t xml:space="preserve"> </w:t>
      </w:r>
      <w:proofErr w:type="spellStart"/>
      <w:r>
        <w:t>one</w:t>
      </w:r>
      <w:proofErr w:type="spellEnd"/>
      <w:r>
        <w:t xml:space="preserve"> also </w:t>
      </w:r>
      <w:proofErr w:type="spellStart"/>
      <w:r>
        <w:t>including</w:t>
      </w:r>
      <w:proofErr w:type="spellEnd"/>
      <w:r>
        <w:t xml:space="preserve"> </w:t>
      </w:r>
      <w:proofErr w:type="spellStart"/>
      <w:r>
        <w:t>the</w:t>
      </w:r>
      <w:proofErr w:type="spellEnd"/>
      <w:r>
        <w:t xml:space="preserve"> </w:t>
      </w:r>
      <w:proofErr w:type="spellStart"/>
      <w:r>
        <w:t>interaction</w:t>
      </w:r>
      <w:proofErr w:type="spellEnd"/>
      <w:r>
        <w:t>.</w:t>
      </w:r>
    </w:p>
  </w:comment>
  <w:comment w:initials="SZ" w:author="Sjoerds, Z." w:date="2021-08-25T12:04:00Z" w:id="352">
    <w:p w:rsidR="00DA51AF" w:rsidRDefault="00DA51AF" w14:paraId="2D7E436C" w14:textId="61030D0E">
      <w:proofErr w:type="spellStart"/>
      <w:r>
        <w:t>To</w:t>
      </w:r>
      <w:proofErr w:type="spellEnd"/>
      <w:r>
        <w:t xml:space="preserve"> </w:t>
      </w:r>
      <w:proofErr w:type="spellStart"/>
      <w:r>
        <w:t>answer</w:t>
      </w:r>
      <w:proofErr w:type="spellEnd"/>
      <w:r>
        <w:t xml:space="preserve"> </w:t>
      </w:r>
      <w:proofErr w:type="spellStart"/>
      <w:r>
        <w:t>which</w:t>
      </w:r>
      <w:proofErr w:type="spellEnd"/>
      <w:r>
        <w:t xml:space="preserve"> </w:t>
      </w:r>
      <w:proofErr w:type="spellStart"/>
      <w:r>
        <w:t>question</w:t>
      </w:r>
      <w:proofErr w:type="spellEnd"/>
      <w:r>
        <w:t xml:space="preserve">? </w:t>
      </w:r>
      <w:proofErr w:type="spellStart"/>
      <w:r>
        <w:t>Is</w:t>
      </w:r>
      <w:proofErr w:type="spellEnd"/>
      <w:r>
        <w:t xml:space="preserve"> </w:t>
      </w:r>
      <w:proofErr w:type="spellStart"/>
      <w:r>
        <w:t>this</w:t>
      </w:r>
      <w:proofErr w:type="spellEnd"/>
      <w:r>
        <w:t xml:space="preserve"> </w:t>
      </w:r>
      <w:proofErr w:type="spellStart"/>
      <w:r>
        <w:t>to</w:t>
      </w:r>
      <w:proofErr w:type="spellEnd"/>
      <w:r>
        <w:t xml:space="preserve"> check </w:t>
      </w:r>
      <w:proofErr w:type="spellStart"/>
      <w:r>
        <w:t>for</w:t>
      </w:r>
      <w:proofErr w:type="spellEnd"/>
      <w:r>
        <w:t xml:space="preserve"> </w:t>
      </w:r>
      <w:proofErr w:type="spellStart"/>
      <w:r>
        <w:t>the</w:t>
      </w:r>
      <w:proofErr w:type="spellEnd"/>
      <w:r>
        <w:t xml:space="preserve"> </w:t>
      </w:r>
      <w:proofErr w:type="spellStart"/>
      <w:r>
        <w:t>effects</w:t>
      </w:r>
      <w:proofErr w:type="spellEnd"/>
      <w:r>
        <w:t xml:space="preserve"> </w:t>
      </w:r>
      <w:proofErr w:type="spellStart"/>
      <w:r>
        <w:t>seen</w:t>
      </w:r>
      <w:proofErr w:type="spellEnd"/>
      <w:r>
        <w:t xml:space="preserve"> in e.g. </w:t>
      </w:r>
      <w:proofErr w:type="spellStart"/>
      <w:r>
        <w:t>Radenbach</w:t>
      </w:r>
      <w:proofErr w:type="spellEnd"/>
      <w:r>
        <w:t xml:space="preserve"> et al., / Otto et al.,?</w:t>
      </w:r>
      <w:r>
        <w:annotationRef/>
      </w:r>
    </w:p>
  </w:comment>
  <w:comment w:initials="LL" w:author="Lennart Lüttgau" w:date="2021-07-06T13:55:00Z" w:id="368">
    <w:p w:rsidRPr="003331F1" w:rsidR="00DA51AF" w:rsidRDefault="00DA51AF" w14:paraId="5845B5EC" w14:textId="7A8AAA11">
      <w:pPr>
        <w:pStyle w:val="Kommentartext"/>
        <w:rPr>
          <w:lang w:val="en-US"/>
        </w:rPr>
      </w:pPr>
      <w:r>
        <w:rPr>
          <w:rStyle w:val="Kommentarzeichen"/>
        </w:rPr>
        <w:annotationRef/>
      </w:r>
      <w:r w:rsidRPr="003331F1">
        <w:rPr>
          <w:lang w:val="en-US"/>
        </w:rPr>
        <w:t xml:space="preserve">Did you also try </w:t>
      </w:r>
      <w:r>
        <w:rPr>
          <w:lang w:val="en-US"/>
        </w:rPr>
        <w:t>models with only one inverse temperature parameter? It is quite an assumption that subjects employ different decision noises on winning and losing trials. Would be good to have computational evidence, like improved model fits (or at least a reference to justify this)</w:t>
      </w:r>
    </w:p>
  </w:comment>
  <w:comment w:initials="LW" w:author="Lara Wieland" w:date="2021-08-09T08:33:00Z" w:id="369">
    <w:p w:rsidRPr="00F023B4" w:rsidR="00DA51AF" w:rsidRDefault="00DA51AF" w14:paraId="4C6A2AC0" w14:textId="135F3573">
      <w:pPr>
        <w:pStyle w:val="Kommentartext"/>
        <w:rPr>
          <w:lang w:val="en-US"/>
        </w:rPr>
      </w:pPr>
      <w:r>
        <w:rPr>
          <w:rStyle w:val="Kommentarzeichen"/>
        </w:rPr>
        <w:annotationRef/>
      </w:r>
      <w:r>
        <w:rPr>
          <w:lang w:val="en-US"/>
        </w:rPr>
        <w:t xml:space="preserve">Raw </w:t>
      </w:r>
      <w:proofErr w:type="spellStart"/>
      <w:r>
        <w:rPr>
          <w:lang w:val="en-US"/>
        </w:rPr>
        <w:t>d</w:t>
      </w:r>
      <w:r w:rsidRPr="00F023B4">
        <w:rPr>
          <w:lang w:val="en-US"/>
        </w:rPr>
        <w:t>fferences</w:t>
      </w:r>
      <w:proofErr w:type="spellEnd"/>
      <w:r w:rsidRPr="00F023B4">
        <w:rPr>
          <w:lang w:val="en-US"/>
        </w:rPr>
        <w:t xml:space="preserve"> between switching rates for win/loss</w:t>
      </w:r>
      <w:r>
        <w:rPr>
          <w:lang w:val="en-US"/>
        </w:rPr>
        <w:t xml:space="preserve"> would justify that but maybe wait for reviewer comment as this would not be part of raw results otherwise</w:t>
      </w:r>
    </w:p>
  </w:comment>
  <w:comment w:initials="LL" w:author="Lennart Luettgau" w:date="2021-08-23T22:32:00Z" w:id="370">
    <w:p w:rsidR="00DA51AF" w:rsidRDefault="00DA51AF" w14:paraId="18327F90" w14:textId="577A2266">
      <w:pPr>
        <w:pStyle w:val="Kommentartext"/>
      </w:pPr>
      <w:r>
        <w:rPr>
          <w:rStyle w:val="Kommentarzeichen"/>
        </w:rPr>
        <w:annotationRef/>
      </w:r>
      <w:proofErr w:type="spellStart"/>
      <w:r>
        <w:t>Alright</w:t>
      </w:r>
      <w:proofErr w:type="spellEnd"/>
      <w:r>
        <w:t xml:space="preserve">, </w:t>
      </w:r>
      <w:proofErr w:type="spellStart"/>
      <w:r>
        <w:t>sounds</w:t>
      </w:r>
      <w:proofErr w:type="spellEnd"/>
      <w:r>
        <w:t xml:space="preserve"> </w:t>
      </w:r>
      <w:proofErr w:type="spellStart"/>
      <w:r>
        <w:t>like</w:t>
      </w:r>
      <w:proofErr w:type="spellEnd"/>
      <w:r>
        <w:t xml:space="preserve"> a </w:t>
      </w:r>
      <w:proofErr w:type="spellStart"/>
      <w:r>
        <w:t>good</w:t>
      </w:r>
      <w:proofErr w:type="spellEnd"/>
      <w:r>
        <w:t xml:space="preserve"> </w:t>
      </w:r>
      <w:proofErr w:type="spellStart"/>
      <w:r>
        <w:t>idea</w:t>
      </w:r>
      <w:proofErr w:type="spellEnd"/>
      <w:r>
        <w:t>!</w:t>
      </w:r>
    </w:p>
  </w:comment>
  <w:comment w:initials="LL" w:author="Lennart Lüttgau" w:date="2021-07-06T14:02:00Z" w:id="404">
    <w:p w:rsidRPr="00CA1148" w:rsidR="00DA51AF" w:rsidRDefault="00DA51AF" w14:paraId="6B2E70BC" w14:textId="21C4793B">
      <w:pPr>
        <w:pStyle w:val="Kommentartext"/>
        <w:rPr>
          <w:lang w:val="en-US"/>
        </w:rPr>
      </w:pPr>
      <w:r>
        <w:rPr>
          <w:rStyle w:val="Kommentarzeichen"/>
        </w:rPr>
        <w:annotationRef/>
      </w:r>
      <w:r w:rsidRPr="00CA1148">
        <w:rPr>
          <w:lang w:val="en-US"/>
        </w:rPr>
        <w:t xml:space="preserve">In the methods you described that one </w:t>
      </w:r>
      <w:r>
        <w:rPr>
          <w:lang w:val="en-US"/>
        </w:rPr>
        <w:t>more subject had to be excluded due to no learning. Was it n=27 then? Does it change the results if you include him?</w:t>
      </w:r>
    </w:p>
  </w:comment>
  <w:comment w:initials="SF" w:author="Schlagenhauf, Florian" w:date="2021-07-20T14:16:00Z" w:id="405">
    <w:p w:rsidRPr="005C1AB5" w:rsidR="00DA51AF" w:rsidRDefault="00DA51AF" w14:paraId="1148665D" w14:textId="04BE7273">
      <w:pPr>
        <w:pStyle w:val="Kommentartext"/>
        <w:rPr>
          <w:lang w:val="en-US"/>
        </w:rPr>
      </w:pPr>
      <w:r>
        <w:rPr>
          <w:rStyle w:val="Kommentarzeichen"/>
        </w:rPr>
        <w:annotationRef/>
      </w:r>
      <w:r w:rsidRPr="005C1AB5">
        <w:rPr>
          <w:lang w:val="en-US"/>
        </w:rPr>
        <w:t>No, it is n=28. Will</w:t>
      </w:r>
      <w:r>
        <w:rPr>
          <w:lang w:val="en-US"/>
        </w:rPr>
        <w:t xml:space="preserve"> be clarified in the methods section.</w:t>
      </w:r>
    </w:p>
  </w:comment>
  <w:comment w:initials="WL" w:author="Wieland, Lara" w:date="2021-08-23T14:24:00Z" w:id="406">
    <w:p w:rsidR="00DA51AF" w:rsidRDefault="00DA51AF" w14:paraId="6389B248" w14:textId="00F51BDE">
      <w:proofErr w:type="spellStart"/>
      <w:r>
        <w:t>see</w:t>
      </w:r>
      <w:proofErr w:type="spellEnd"/>
      <w:r>
        <w:t xml:space="preserve"> </w:t>
      </w:r>
      <w:proofErr w:type="spellStart"/>
      <w:r>
        <w:t>my</w:t>
      </w:r>
      <w:proofErr w:type="spellEnd"/>
      <w:r>
        <w:t xml:space="preserve"> </w:t>
      </w:r>
      <w:proofErr w:type="spellStart"/>
      <w:r>
        <w:t>comment</w:t>
      </w:r>
      <w:proofErr w:type="spellEnd"/>
      <w:r>
        <w:t xml:space="preserve"> in </w:t>
      </w:r>
      <w:proofErr w:type="spellStart"/>
      <w:r>
        <w:t>Methods</w:t>
      </w:r>
      <w:proofErr w:type="spellEnd"/>
      <w:r>
        <w:t xml:space="preserve"> </w:t>
      </w:r>
      <w:proofErr w:type="spellStart"/>
      <w:r>
        <w:t>section</w:t>
      </w:r>
      <w:proofErr w:type="spellEnd"/>
      <w:r>
        <w:annotationRef/>
      </w:r>
    </w:p>
  </w:comment>
  <w:comment w:initials="LL" w:author="Lennart Luettgau" w:date="2021-08-23T22:36:00Z" w:id="407">
    <w:p w:rsidR="00DA51AF" w:rsidRDefault="00DA51AF" w14:paraId="5C411D1F" w14:textId="2AC0F957">
      <w:pPr>
        <w:pStyle w:val="Kommentartext"/>
      </w:pPr>
      <w:r>
        <w:rPr>
          <w:rStyle w:val="Kommentarzeichen"/>
        </w:rPr>
        <w:annotationRef/>
      </w:r>
      <w:r>
        <w:t>Ok</w:t>
      </w:r>
    </w:p>
  </w:comment>
  <w:comment w:initials="LL" w:author="Lennart Lüttgau" w:date="2021-07-06T14:07:00Z" w:id="415">
    <w:p w:rsidRPr="007E39D4" w:rsidR="00DA51AF" w:rsidRDefault="00DA51AF" w14:paraId="27351DF2" w14:textId="03B2CB10">
      <w:pPr>
        <w:pStyle w:val="Kommentartext"/>
        <w:rPr>
          <w:lang w:val="en-US"/>
        </w:rPr>
      </w:pPr>
      <w:r>
        <w:rPr>
          <w:rStyle w:val="Kommentarzeichen"/>
        </w:rPr>
        <w:annotationRef/>
      </w:r>
      <w:r w:rsidRPr="007E39D4">
        <w:rPr>
          <w:lang w:val="en-US"/>
        </w:rPr>
        <w:t xml:space="preserve">I think the arousal scale was </w:t>
      </w:r>
      <w:r>
        <w:rPr>
          <w:lang w:val="en-US"/>
        </w:rPr>
        <w:t>bipolar, right? So 50 actually indicates “not aroused”. Might be good to describe this once more so that readers don’t ask themselves why our subjects were so aroused all the time</w:t>
      </w:r>
      <w:r>
        <w:annotationRef/>
      </w:r>
    </w:p>
  </w:comment>
  <w:comment w:initials="SZ" w:author="Sjoerds, Z." w:date="2021-07-19T09:42:00Z" w:id="416">
    <w:p w:rsidRPr="00F12B24" w:rsidR="00DA51AF" w:rsidRDefault="00DA51AF" w14:paraId="4F09A083" w14:textId="030E6FBD">
      <w:pPr>
        <w:rPr>
          <w:lang w:val="en-US"/>
        </w:rPr>
      </w:pPr>
      <w:r w:rsidRPr="00F12B24">
        <w:rPr>
          <w:lang w:val="en-US"/>
        </w:rPr>
        <w:t>No, 0 was 'not aroused' / sleepy</w:t>
      </w:r>
      <w:r>
        <w:annotationRef/>
      </w:r>
      <w:r>
        <w:annotationRef/>
      </w:r>
    </w:p>
  </w:comment>
  <w:comment w:initials="SZ" w:author="Sjoerds, Z." w:date="2021-07-19T09:43:00Z" w:id="417">
    <w:p w:rsidRPr="00F12B24" w:rsidR="00DA51AF" w:rsidRDefault="00DA51AF" w14:paraId="4889E219" w14:textId="14E92DFF">
      <w:pPr>
        <w:rPr>
          <w:lang w:val="en-US"/>
        </w:rPr>
      </w:pPr>
      <w:r w:rsidRPr="00F12B24">
        <w:rPr>
          <w:lang w:val="en-US"/>
        </w:rPr>
        <w:t>For valence, indeed 50 was neutral</w:t>
      </w:r>
      <w:r>
        <w:annotationRef/>
      </w:r>
      <w:r>
        <w:annotationRef/>
      </w:r>
    </w:p>
  </w:comment>
  <w:comment w:initials="LL" w:author="Lennart Lüttgau" w:date="2021-07-06T14:09:00Z" w:id="421">
    <w:p w:rsidRPr="00D379F9" w:rsidR="00DA51AF" w:rsidRDefault="00DA51AF" w14:paraId="16837FFF" w14:textId="2E27F8D2">
      <w:pPr>
        <w:pStyle w:val="Kommentartext"/>
        <w:rPr>
          <w:lang w:val="en-US"/>
        </w:rPr>
      </w:pPr>
      <w:r>
        <w:rPr>
          <w:rStyle w:val="Kommentarzeichen"/>
        </w:rPr>
        <w:annotationRef/>
      </w:r>
      <w:r w:rsidRPr="00D379F9">
        <w:rPr>
          <w:lang w:val="en-US"/>
        </w:rPr>
        <w:t xml:space="preserve">I would start with </w:t>
      </w:r>
      <w:r>
        <w:rPr>
          <w:lang w:val="en-US"/>
        </w:rPr>
        <w:t>specifying which was the best fitting model (also indicating the AIC/BIC values)</w:t>
      </w:r>
      <w:r>
        <w:annotationRef/>
      </w:r>
    </w:p>
  </w:comment>
  <w:comment w:initials="SZ" w:author="Sjoerds, Z." w:date="2021-07-19T09:47:00Z" w:id="422">
    <w:p w:rsidRPr="00F12B24" w:rsidR="00DA51AF" w:rsidRDefault="00DA51AF" w14:paraId="78DFBE42" w14:textId="5EBBBCA3">
      <w:pPr>
        <w:rPr>
          <w:lang w:val="en-US"/>
        </w:rPr>
      </w:pPr>
      <w:r w:rsidRPr="00F12B24">
        <w:rPr>
          <w:lang w:val="en-US"/>
        </w:rPr>
        <w:t>No, I think it is actually logical to describe the non-modeled results first: how did people do on the task in general, before the model &amp; session comparison is made. Or this can be added to a table, contrasting control &amp; stress condition on these non-modeled behavioral analyses</w:t>
      </w:r>
      <w:r>
        <w:annotationRef/>
      </w:r>
      <w:r>
        <w:annotationRef/>
      </w:r>
    </w:p>
  </w:comment>
  <w:comment w:initials="SF" w:author="Schlagenhauf, Florian" w:date="2021-07-20T14:24:00Z" w:id="423">
    <w:p w:rsidRPr="00020D19" w:rsidR="00DA51AF" w:rsidRDefault="00DA51AF" w14:paraId="064A1DE5" w14:textId="772124E9">
      <w:pPr>
        <w:pStyle w:val="Kommentartext"/>
        <w:rPr>
          <w:lang w:val="en-US"/>
        </w:rPr>
      </w:pPr>
      <w:r>
        <w:rPr>
          <w:rStyle w:val="Kommentarzeichen"/>
        </w:rPr>
        <w:annotationRef/>
      </w:r>
      <w:r w:rsidRPr="00020D19">
        <w:rPr>
          <w:rStyle w:val="Kommentarzeichen"/>
          <w:lang w:val="en-US"/>
        </w:rPr>
        <w:t xml:space="preserve">We could </w:t>
      </w:r>
      <w:r>
        <w:rPr>
          <w:rStyle w:val="Kommentarzeichen"/>
          <w:lang w:val="en-US"/>
        </w:rPr>
        <w:t>write</w:t>
      </w:r>
      <w:r w:rsidRPr="00020D19">
        <w:rPr>
          <w:rStyle w:val="Kommentarzeichen"/>
          <w:lang w:val="en-US"/>
        </w:rPr>
        <w:t xml:space="preserve"> </w:t>
      </w:r>
      <w:r>
        <w:rPr>
          <w:lang w:val="en-US"/>
        </w:rPr>
        <w:t xml:space="preserve">best-fitting multilevel model </w:t>
      </w:r>
      <w:proofErr w:type="spellStart"/>
      <w:r>
        <w:rPr>
          <w:lang w:val="en-US"/>
        </w:rPr>
        <w:t>includd</w:t>
      </w:r>
      <w:proofErr w:type="spellEnd"/>
      <w:r>
        <w:rPr>
          <w:lang w:val="en-US"/>
        </w:rPr>
        <w:t xml:space="preserve"> main effect of </w:t>
      </w:r>
      <w:proofErr w:type="spellStart"/>
      <w:r>
        <w:rPr>
          <w:lang w:val="en-US"/>
        </w:rPr>
        <w:t>xy</w:t>
      </w:r>
      <w:proofErr w:type="spellEnd"/>
      <w:r>
        <w:rPr>
          <w:lang w:val="en-US"/>
        </w:rPr>
        <w:t>, …</w:t>
      </w:r>
      <w:r>
        <w:annotationRef/>
      </w:r>
    </w:p>
  </w:comment>
  <w:comment w:initials="SZ" w:author="Sjoerds, Z." w:date="2021-08-25T12:11:00Z" w:id="425">
    <w:p w:rsidR="00DA51AF" w:rsidRDefault="00DA51AF" w14:paraId="19C0AA1F" w14:textId="1FAFCA9C">
      <w:proofErr w:type="spellStart"/>
      <w:r>
        <w:t>Now</w:t>
      </w:r>
      <w:proofErr w:type="spellEnd"/>
      <w:r>
        <w:t xml:space="preserve"> </w:t>
      </w:r>
      <w:proofErr w:type="spellStart"/>
      <w:r>
        <w:t>it</w:t>
      </w:r>
      <w:proofErr w:type="spellEnd"/>
      <w:r>
        <w:t xml:space="preserve"> </w:t>
      </w:r>
      <w:proofErr w:type="spellStart"/>
      <w:r>
        <w:t>seems</w:t>
      </w:r>
      <w:proofErr w:type="spellEnd"/>
      <w:r>
        <w:t xml:space="preserve"> </w:t>
      </w:r>
      <w:proofErr w:type="spellStart"/>
      <w:r>
        <w:t>you</w:t>
      </w:r>
      <w:proofErr w:type="spellEnd"/>
      <w:r>
        <w:t xml:space="preserve"> </w:t>
      </w:r>
      <w:proofErr w:type="spellStart"/>
      <w:r>
        <w:t>refer</w:t>
      </w:r>
      <w:proofErr w:type="spellEnd"/>
      <w:r>
        <w:t xml:space="preserve"> </w:t>
      </w:r>
      <w:proofErr w:type="spellStart"/>
      <w:r>
        <w:t>to</w:t>
      </w:r>
      <w:proofErr w:type="spellEnd"/>
      <w:r>
        <w:t xml:space="preserve"> </w:t>
      </w:r>
      <w:proofErr w:type="spellStart"/>
      <w:r>
        <w:t>the</w:t>
      </w:r>
      <w:proofErr w:type="spellEnd"/>
      <w:r>
        <w:t xml:space="preserve"> high </w:t>
      </w:r>
      <w:proofErr w:type="spellStart"/>
      <w:r>
        <w:t>heterogeneity</w:t>
      </w:r>
      <w:proofErr w:type="spellEnd"/>
      <w:r>
        <w:t xml:space="preserve"> (</w:t>
      </w:r>
      <w:proofErr w:type="spellStart"/>
      <w:r>
        <w:t>from</w:t>
      </w:r>
      <w:proofErr w:type="spellEnd"/>
      <w:r>
        <w:t xml:space="preserve"> </w:t>
      </w:r>
      <w:proofErr w:type="spellStart"/>
      <w:r>
        <w:t>the</w:t>
      </w:r>
      <w:proofErr w:type="spellEnd"/>
      <w:r>
        <w:t xml:space="preserve"> </w:t>
      </w:r>
      <w:proofErr w:type="spellStart"/>
      <w:r>
        <w:t>previous</w:t>
      </w:r>
      <w:proofErr w:type="spellEnd"/>
      <w:r>
        <w:t xml:space="preserve"> </w:t>
      </w:r>
      <w:proofErr w:type="spellStart"/>
      <w:r>
        <w:t>sentence</w:t>
      </w:r>
      <w:proofErr w:type="spellEnd"/>
      <w:r>
        <w:t xml:space="preserve">). </w:t>
      </w:r>
      <w:proofErr w:type="spellStart"/>
      <w:r>
        <w:t>Had</w:t>
      </w:r>
      <w:proofErr w:type="spellEnd"/>
      <w:r>
        <w:t xml:space="preserve"> </w:t>
      </w:r>
      <w:proofErr w:type="spellStart"/>
      <w:r>
        <w:t>to</w:t>
      </w:r>
      <w:proofErr w:type="spellEnd"/>
      <w:r>
        <w:t xml:space="preserve"> </w:t>
      </w:r>
      <w:proofErr w:type="spellStart"/>
      <w:r>
        <w:t>read</w:t>
      </w:r>
      <w:proofErr w:type="spellEnd"/>
      <w:r>
        <w:t xml:space="preserve"> </w:t>
      </w:r>
      <w:proofErr w:type="spellStart"/>
      <w:r>
        <w:t>twice</w:t>
      </w:r>
      <w:proofErr w:type="spellEnd"/>
      <w:r>
        <w:t xml:space="preserve"> </w:t>
      </w:r>
      <w:proofErr w:type="spellStart"/>
      <w:r>
        <w:t>to</w:t>
      </w:r>
      <w:proofErr w:type="spellEnd"/>
      <w:r>
        <w:t xml:space="preserve"> </w:t>
      </w:r>
      <w:proofErr w:type="spellStart"/>
      <w:r>
        <w:t>understand</w:t>
      </w:r>
      <w:proofErr w:type="spellEnd"/>
      <w:r>
        <w:t xml:space="preserve">. </w:t>
      </w:r>
      <w:proofErr w:type="spellStart"/>
      <w:r>
        <w:t>Maybe</w:t>
      </w:r>
      <w:proofErr w:type="spellEnd"/>
      <w:r>
        <w:t xml:space="preserve"> </w:t>
      </w:r>
      <w:proofErr w:type="spellStart"/>
      <w:r>
        <w:t>this</w:t>
      </w:r>
      <w:proofErr w:type="spellEnd"/>
      <w:r>
        <w:t xml:space="preserve"> </w:t>
      </w:r>
      <w:proofErr w:type="spellStart"/>
      <w:r>
        <w:t>should</w:t>
      </w:r>
      <w:proofErr w:type="spellEnd"/>
      <w:r>
        <w:t xml:space="preserve"> </w:t>
      </w:r>
      <w:proofErr w:type="spellStart"/>
      <w:r>
        <w:t>be</w:t>
      </w:r>
      <w:proofErr w:type="spellEnd"/>
      <w:r>
        <w:t xml:space="preserve"> </w:t>
      </w:r>
      <w:proofErr w:type="spellStart"/>
      <w:r>
        <w:t>rephrased</w:t>
      </w:r>
      <w:proofErr w:type="spellEnd"/>
      <w:r>
        <w:t xml:space="preserve"> </w:t>
      </w:r>
      <w:proofErr w:type="spellStart"/>
      <w:r>
        <w:t>slightly</w:t>
      </w:r>
      <w:proofErr w:type="spellEnd"/>
      <w:r>
        <w:t>?</w:t>
      </w:r>
      <w:r>
        <w:annotationRef/>
      </w:r>
    </w:p>
  </w:comment>
  <w:comment w:initials="LL" w:author="Lennart Lüttgau" w:date="2021-07-06T14:11:00Z" w:id="427">
    <w:p w:rsidR="00DA51AF" w:rsidRDefault="00DA51AF" w14:paraId="201B06C5" w14:textId="77777777">
      <w:pPr>
        <w:pStyle w:val="Kommentartext"/>
        <w:rPr>
          <w:lang w:val="en-US"/>
        </w:rPr>
      </w:pPr>
      <w:r>
        <w:rPr>
          <w:rStyle w:val="Kommentarzeichen"/>
        </w:rPr>
        <w:annotationRef/>
      </w:r>
      <w:r w:rsidRPr="000B225B">
        <w:rPr>
          <w:lang w:val="en-US"/>
        </w:rPr>
        <w:t>I would refer to</w:t>
      </w:r>
      <w:r>
        <w:rPr>
          <w:lang w:val="en-US"/>
        </w:rPr>
        <w:t xml:space="preserve"> this model as “best-fitting multilevel model”</w:t>
      </w:r>
      <w:r>
        <w:annotationRef/>
      </w:r>
      <w:r>
        <w:annotationRef/>
      </w:r>
    </w:p>
    <w:p w:rsidR="00DA51AF" w:rsidRDefault="00DA51AF" w14:paraId="19719023" w14:textId="77777777">
      <w:pPr>
        <w:pStyle w:val="Kommentartext"/>
        <w:rPr>
          <w:lang w:val="en-US"/>
        </w:rPr>
      </w:pPr>
    </w:p>
    <w:p w:rsidRPr="000B225B" w:rsidR="00DA51AF" w:rsidRDefault="00DA51AF" w14:paraId="3374BE54" w14:textId="5C094639">
      <w:pPr>
        <w:pStyle w:val="Kommentartext"/>
        <w:rPr>
          <w:lang w:val="en-US"/>
        </w:rPr>
      </w:pPr>
      <w:r>
        <w:rPr>
          <w:lang w:val="en-US"/>
        </w:rPr>
        <w:t>I think this figure could be moved to the Supplement. Or maybe add the ORs to Table 1?</w:t>
      </w:r>
    </w:p>
  </w:comment>
  <w:comment w:initials="SF" w:author="Schlagenhauf, Florian" w:date="2021-07-20T14:26:00Z" w:id="428">
    <w:p w:rsidRPr="008951F0" w:rsidR="00DA51AF" w:rsidRDefault="00DA51AF" w14:paraId="5915C964" w14:textId="138FCF54">
      <w:pPr>
        <w:pStyle w:val="Kommentartext"/>
        <w:rPr>
          <w:lang w:val="en-US"/>
        </w:rPr>
      </w:pPr>
      <w:r>
        <w:rPr>
          <w:rStyle w:val="Kommentarzeichen"/>
        </w:rPr>
        <w:annotationRef/>
      </w:r>
      <w:r w:rsidRPr="008951F0">
        <w:rPr>
          <w:lang w:val="en-US"/>
        </w:rPr>
        <w:t xml:space="preserve">I agree, </w:t>
      </w:r>
      <w:proofErr w:type="spellStart"/>
      <w:r w:rsidRPr="008951F0">
        <w:rPr>
          <w:lang w:val="en-US"/>
        </w:rPr>
        <w:t>incude</w:t>
      </w:r>
      <w:proofErr w:type="spellEnd"/>
      <w:r w:rsidRPr="008951F0">
        <w:rPr>
          <w:lang w:val="en-US"/>
        </w:rPr>
        <w:t xml:space="preserve"> in to table.</w:t>
      </w:r>
      <w:r>
        <w:annotationRef/>
      </w:r>
      <w:r>
        <w:annotationRef/>
      </w:r>
    </w:p>
  </w:comment>
  <w:comment w:initials="SZ" w:author="Sjoerds, Z." w:date="2021-07-19T09:56:00Z" w:id="429">
    <w:p w:rsidRPr="00F12B24" w:rsidR="00DA51AF" w:rsidRDefault="00DA51AF" w14:paraId="1448BA99" w14:textId="18967DE7">
      <w:pPr>
        <w:rPr>
          <w:lang w:val="en-US"/>
        </w:rPr>
      </w:pPr>
      <w:r w:rsidRPr="00F12B24">
        <w:rPr>
          <w:lang w:val="en-US"/>
        </w:rPr>
        <w:t>I would also add the win-stay analyses here, to be complete</w:t>
      </w:r>
      <w:r>
        <w:annotationRef/>
      </w:r>
      <w:r>
        <w:annotationRef/>
      </w:r>
    </w:p>
  </w:comment>
  <w:comment w:initials="SF" w:author="Schlagenhauf, Florian" w:date="2021-07-20T14:27:00Z" w:id="430">
    <w:p w:rsidRPr="000005D1" w:rsidR="00DA51AF" w:rsidRDefault="00DA51AF" w14:paraId="1A1D8894" w14:textId="50778A8F">
      <w:pPr>
        <w:pStyle w:val="Kommentartext"/>
        <w:rPr>
          <w:lang w:val="en-US"/>
        </w:rPr>
      </w:pPr>
      <w:r>
        <w:rPr>
          <w:rStyle w:val="Kommentarzeichen"/>
        </w:rPr>
        <w:annotationRef/>
      </w:r>
      <w:r w:rsidRPr="000005D1">
        <w:rPr>
          <w:lang w:val="en-US"/>
        </w:rPr>
        <w:t xml:space="preserve">There is no stress effect therefore I would not have a full table. Maybe into </w:t>
      </w:r>
      <w:proofErr w:type="spellStart"/>
      <w:r w:rsidRPr="000005D1">
        <w:rPr>
          <w:lang w:val="en-US"/>
        </w:rPr>
        <w:t>Supp</w:t>
      </w:r>
      <w:proofErr w:type="spellEnd"/>
      <w:r w:rsidRPr="000005D1">
        <w:rPr>
          <w:lang w:val="en-US"/>
        </w:rPr>
        <w:t>?</w:t>
      </w:r>
      <w:r>
        <w:annotationRef/>
      </w:r>
    </w:p>
  </w:comment>
  <w:comment w:initials="LW" w:author="Lara Wieland" w:date="2021-08-09T18:54:00Z" w:id="431">
    <w:p w:rsidRPr="003B67A5" w:rsidR="00DA51AF" w:rsidRDefault="00DA51AF" w14:paraId="327DAE6E" w14:textId="372CE440">
      <w:pPr>
        <w:pStyle w:val="Kommentartext"/>
        <w:rPr>
          <w:lang w:val="en-US"/>
        </w:rPr>
      </w:pPr>
      <w:r>
        <w:rPr>
          <w:rStyle w:val="Kommentarzeichen"/>
        </w:rPr>
        <w:annotationRef/>
      </w:r>
      <w:r w:rsidRPr="003B67A5">
        <w:rPr>
          <w:lang w:val="en-US"/>
        </w:rPr>
        <w:t>Added them</w:t>
      </w:r>
      <w:r>
        <w:rPr>
          <w:lang w:val="en-US"/>
        </w:rPr>
        <w:t xml:space="preserve"> to </w:t>
      </w:r>
      <w:proofErr w:type="spellStart"/>
      <w:r>
        <w:rPr>
          <w:lang w:val="en-US"/>
        </w:rPr>
        <w:t>Supp</w:t>
      </w:r>
      <w:proofErr w:type="spellEnd"/>
      <w:r>
        <w:annotationRef/>
      </w:r>
    </w:p>
  </w:comment>
  <w:comment w:initials="LL" w:author="Lennart Luettgau" w:date="2021-08-23T22:41:00Z" w:id="439">
    <w:p w:rsidR="00DA51AF" w:rsidRDefault="00DA51AF" w14:paraId="266AEA43" w14:textId="77777777">
      <w:pPr>
        <w:pStyle w:val="Kommentartext"/>
      </w:pPr>
      <w:r>
        <w:rPr>
          <w:rStyle w:val="Kommentarzeichen"/>
        </w:rPr>
        <w:annotationRef/>
      </w:r>
      <w:proofErr w:type="spellStart"/>
      <w:r>
        <w:t>Is</w:t>
      </w:r>
      <w:proofErr w:type="spellEnd"/>
      <w:r>
        <w:t xml:space="preserve"> </w:t>
      </w:r>
      <w:proofErr w:type="spellStart"/>
      <w:r>
        <w:t>that</w:t>
      </w:r>
      <w:proofErr w:type="spellEnd"/>
      <w:r>
        <w:t xml:space="preserve"> </w:t>
      </w:r>
      <w:proofErr w:type="spellStart"/>
      <w:r>
        <w:t>what</w:t>
      </w:r>
      <w:proofErr w:type="spellEnd"/>
      <w:r>
        <w:t xml:space="preserve"> </w:t>
      </w:r>
      <w:proofErr w:type="spellStart"/>
      <w:r>
        <w:t>you</w:t>
      </w:r>
      <w:proofErr w:type="spellEnd"/>
      <w:r>
        <w:t xml:space="preserve"> </w:t>
      </w:r>
      <w:proofErr w:type="spellStart"/>
      <w:r>
        <w:t>show</w:t>
      </w:r>
      <w:proofErr w:type="spellEnd"/>
      <w:r>
        <w:t xml:space="preserve"> in Table 2? </w:t>
      </w:r>
      <w:proofErr w:type="spellStart"/>
      <w:r>
        <w:t>If</w:t>
      </w:r>
      <w:proofErr w:type="spellEnd"/>
      <w:r>
        <w:t xml:space="preserve"> </w:t>
      </w:r>
      <w:proofErr w:type="spellStart"/>
      <w:r>
        <w:t>yes</w:t>
      </w:r>
      <w:proofErr w:type="spellEnd"/>
      <w:r>
        <w:t xml:space="preserve">, </w:t>
      </w:r>
      <w:proofErr w:type="spellStart"/>
      <w:r>
        <w:t>the</w:t>
      </w:r>
      <w:proofErr w:type="spellEnd"/>
      <w:r>
        <w:t xml:space="preserve"> </w:t>
      </w:r>
      <w:proofErr w:type="spellStart"/>
      <w:r>
        <w:t>descriptive</w:t>
      </w:r>
      <w:proofErr w:type="spellEnd"/>
      <w:r>
        <w:t xml:space="preserve"> </w:t>
      </w:r>
      <w:proofErr w:type="spellStart"/>
      <w:r>
        <w:t>stats</w:t>
      </w:r>
      <w:proofErr w:type="spellEnd"/>
      <w:r>
        <w:t xml:space="preserve"> </w:t>
      </w:r>
      <w:proofErr w:type="spellStart"/>
      <w:r>
        <w:t>look</w:t>
      </w:r>
      <w:proofErr w:type="spellEnd"/>
      <w:r>
        <w:t xml:space="preserve"> </w:t>
      </w:r>
      <w:proofErr w:type="spellStart"/>
      <w:r>
        <w:t>like</w:t>
      </w:r>
      <w:proofErr w:type="spellEnd"/>
      <w:r>
        <w:t xml:space="preserve"> </w:t>
      </w:r>
      <w:proofErr w:type="spellStart"/>
      <w:r>
        <w:t>alpha</w:t>
      </w:r>
      <w:proofErr w:type="spellEnd"/>
      <w:r>
        <w:t xml:space="preserve"> </w:t>
      </w:r>
      <w:proofErr w:type="spellStart"/>
      <w:r>
        <w:t>win</w:t>
      </w:r>
      <w:proofErr w:type="spellEnd"/>
      <w:r>
        <w:t xml:space="preserve"> </w:t>
      </w:r>
      <w:proofErr w:type="spellStart"/>
      <w:r>
        <w:t>being</w:t>
      </w:r>
      <w:proofErr w:type="spellEnd"/>
      <w:r>
        <w:t xml:space="preserve"> </w:t>
      </w:r>
      <w:proofErr w:type="spellStart"/>
      <w:r>
        <w:t>lower</w:t>
      </w:r>
      <w:proofErr w:type="spellEnd"/>
      <w:r>
        <w:t xml:space="preserve"> </w:t>
      </w:r>
      <w:proofErr w:type="spellStart"/>
      <w:r>
        <w:t>than</w:t>
      </w:r>
      <w:proofErr w:type="spellEnd"/>
      <w:r>
        <w:t xml:space="preserve"> </w:t>
      </w:r>
      <w:proofErr w:type="spellStart"/>
      <w:r>
        <w:t>alpha</w:t>
      </w:r>
      <w:proofErr w:type="spellEnd"/>
      <w:r>
        <w:t xml:space="preserve"> </w:t>
      </w:r>
      <w:proofErr w:type="spellStart"/>
      <w:r>
        <w:t>loss</w:t>
      </w:r>
      <w:proofErr w:type="spellEnd"/>
      <w:r>
        <w:t>.</w:t>
      </w:r>
    </w:p>
    <w:p w:rsidR="00DA51AF" w:rsidRDefault="00DA51AF" w14:paraId="73844936" w14:textId="6C73BA1C">
      <w:pPr>
        <w:pStyle w:val="Kommentartext"/>
      </w:pPr>
      <w:proofErr w:type="spellStart"/>
      <w:r>
        <w:t>Interesting</w:t>
      </w:r>
      <w:proofErr w:type="spellEnd"/>
      <w:r>
        <w:t xml:space="preserve"> </w:t>
      </w:r>
      <w:proofErr w:type="spellStart"/>
      <w:r>
        <w:t>effect</w:t>
      </w:r>
      <w:proofErr w:type="spellEnd"/>
      <w:r>
        <w:t xml:space="preserve"> </w:t>
      </w:r>
      <w:proofErr w:type="spellStart"/>
      <w:r>
        <w:t>though</w:t>
      </w:r>
      <w:proofErr w:type="spellEnd"/>
      <w:r>
        <w:t xml:space="preserve"> </w:t>
      </w:r>
      <w:proofErr w:type="spellStart"/>
      <w:r>
        <w:t>if</w:t>
      </w:r>
      <w:proofErr w:type="spellEnd"/>
      <w:r>
        <w:t xml:space="preserve"> </w:t>
      </w:r>
      <w:proofErr w:type="spellStart"/>
      <w:r>
        <w:t>loss</w:t>
      </w:r>
      <w:proofErr w:type="spellEnd"/>
      <w:r>
        <w:t xml:space="preserve"> &gt; </w:t>
      </w:r>
      <w:proofErr w:type="spellStart"/>
      <w:r>
        <w:t>win</w:t>
      </w:r>
      <w:proofErr w:type="spellEnd"/>
      <w:r>
        <w:t>!</w:t>
      </w:r>
    </w:p>
  </w:comment>
  <w:comment w:initials="SZ" w:author="Sjoerds, Z." w:date="2021-08-25T12:13:00Z" w:id="440">
    <w:p w:rsidR="00DA51AF" w:rsidRDefault="00DA51AF" w14:paraId="2929F923" w14:textId="2CD1A57B">
      <w:proofErr w:type="spellStart"/>
      <w:r>
        <w:t>Yeah</w:t>
      </w:r>
      <w:proofErr w:type="spellEnd"/>
      <w:r>
        <w:t xml:space="preserve">, I </w:t>
      </w:r>
      <w:proofErr w:type="spellStart"/>
      <w:r>
        <w:t>think</w:t>
      </w:r>
      <w:proofErr w:type="spellEnd"/>
      <w:r>
        <w:t xml:space="preserve"> </w:t>
      </w:r>
      <w:proofErr w:type="spellStart"/>
      <w:r>
        <w:t>the</w:t>
      </w:r>
      <w:proofErr w:type="spellEnd"/>
      <w:r>
        <w:t xml:space="preserve"> </w:t>
      </w:r>
      <w:proofErr w:type="spellStart"/>
      <w:r>
        <w:t>effect</w:t>
      </w:r>
      <w:proofErr w:type="spellEnd"/>
      <w:r>
        <w:t xml:space="preserve"> </w:t>
      </w:r>
      <w:proofErr w:type="spellStart"/>
      <w:r>
        <w:t>is</w:t>
      </w:r>
      <w:proofErr w:type="spellEnd"/>
      <w:r>
        <w:t xml:space="preserve"> </w:t>
      </w:r>
      <w:proofErr w:type="spellStart"/>
      <w:r>
        <w:t>loss</w:t>
      </w:r>
      <w:proofErr w:type="spellEnd"/>
      <w:r>
        <w:t>&gt;</w:t>
      </w:r>
      <w:proofErr w:type="spellStart"/>
      <w:r>
        <w:t>win</w:t>
      </w:r>
      <w:proofErr w:type="spellEnd"/>
      <w:r>
        <w:t xml:space="preserve">. </w:t>
      </w:r>
      <w:proofErr w:type="spellStart"/>
      <w:r>
        <w:t>That</w:t>
      </w:r>
      <w:proofErr w:type="spellEnd"/>
      <w:r>
        <w:t xml:space="preserve"> </w:t>
      </w:r>
      <w:proofErr w:type="spellStart"/>
      <w:r>
        <w:t>is</w:t>
      </w:r>
      <w:proofErr w:type="spellEnd"/>
      <w:r>
        <w:t xml:space="preserve"> </w:t>
      </w:r>
      <w:proofErr w:type="spellStart"/>
      <w:r>
        <w:t>why</w:t>
      </w:r>
      <w:proofErr w:type="spellEnd"/>
      <w:r>
        <w:t xml:space="preserve"> </w:t>
      </w:r>
      <w:proofErr w:type="spellStart"/>
      <w:r>
        <w:t>the</w:t>
      </w:r>
      <w:proofErr w:type="spellEnd"/>
      <w:r>
        <w:t xml:space="preserve"> t-</w:t>
      </w:r>
      <w:proofErr w:type="spellStart"/>
      <w:r>
        <w:t>stat</w:t>
      </w:r>
      <w:proofErr w:type="spellEnd"/>
      <w:r>
        <w:t xml:space="preserve"> </w:t>
      </w:r>
      <w:proofErr w:type="spellStart"/>
      <w:r>
        <w:t>of</w:t>
      </w:r>
      <w:proofErr w:type="spellEnd"/>
      <w:r>
        <w:t xml:space="preserve"> </w:t>
      </w:r>
      <w:proofErr w:type="spellStart"/>
      <w:r>
        <w:t>win</w:t>
      </w:r>
      <w:proofErr w:type="spellEnd"/>
      <w:r>
        <w:t>&gt;</w:t>
      </w:r>
      <w:proofErr w:type="spellStart"/>
      <w:r>
        <w:t>loss</w:t>
      </w:r>
      <w:proofErr w:type="spellEnd"/>
      <w:r>
        <w:t xml:space="preserve"> </w:t>
      </w:r>
      <w:proofErr w:type="spellStart"/>
      <w:r>
        <w:t>is</w:t>
      </w:r>
      <w:proofErr w:type="spellEnd"/>
      <w:r>
        <w:t xml:space="preserve"> negative :) </w:t>
      </w:r>
      <w:proofErr w:type="spellStart"/>
      <w:r>
        <w:t>And</w:t>
      </w:r>
      <w:proofErr w:type="spellEnd"/>
      <w:r>
        <w:t xml:space="preserve"> </w:t>
      </w:r>
      <w:proofErr w:type="spellStart"/>
      <w:r>
        <w:t>the</w:t>
      </w:r>
      <w:proofErr w:type="spellEnd"/>
      <w:r>
        <w:t xml:space="preserve"> </w:t>
      </w:r>
      <w:proofErr w:type="spellStart"/>
      <w:r>
        <w:t>next</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sentence</w:t>
      </w:r>
      <w:proofErr w:type="spellEnd"/>
      <w:r>
        <w:t xml:space="preserve"> '</w:t>
      </w:r>
      <w:proofErr w:type="spellStart"/>
      <w:r>
        <w:t>resulting</w:t>
      </w:r>
      <w:proofErr w:type="spellEnd"/>
      <w:r>
        <w:t xml:space="preserve"> in..' </w:t>
      </w:r>
      <w:proofErr w:type="spellStart"/>
      <w:r>
        <w:t>indeed</w:t>
      </w:r>
      <w:proofErr w:type="spellEnd"/>
      <w:r>
        <w:t xml:space="preserve"> </w:t>
      </w:r>
      <w:proofErr w:type="spellStart"/>
      <w:r>
        <w:t>indicates</w:t>
      </w:r>
      <w:proofErr w:type="spellEnd"/>
      <w:r>
        <w:t xml:space="preserve"> </w:t>
      </w:r>
      <w:proofErr w:type="spellStart"/>
      <w:r>
        <w:t>that</w:t>
      </w:r>
      <w:proofErr w:type="spellEnd"/>
      <w:r>
        <w:t xml:space="preserve"> </w:t>
      </w:r>
      <w:proofErr w:type="spellStart"/>
      <w:r>
        <w:t>direction</w:t>
      </w:r>
      <w:proofErr w:type="spellEnd"/>
      <w:r>
        <w:t>.</w:t>
      </w:r>
      <w:r>
        <w:annotationRef/>
      </w:r>
    </w:p>
  </w:comment>
  <w:comment w:initials="LL" w:author="Lennart Luettgau" w:date="2021-08-23T22:40:00Z" w:id="453">
    <w:p w:rsidR="00DA51AF" w:rsidRDefault="00DA51AF" w14:paraId="7503CA12" w14:textId="677F39C8">
      <w:pPr>
        <w:pStyle w:val="Kommentartext"/>
      </w:pPr>
      <w:r>
        <w:rPr>
          <w:rStyle w:val="Kommentarzeichen"/>
        </w:rPr>
        <w:annotationRef/>
      </w:r>
      <w:r>
        <w:t xml:space="preserve">I </w:t>
      </w:r>
      <w:proofErr w:type="spellStart"/>
      <w:r>
        <w:t>know</w:t>
      </w:r>
      <w:proofErr w:type="spellEnd"/>
      <w:r>
        <w:t xml:space="preserve"> </w:t>
      </w:r>
      <w:proofErr w:type="spellStart"/>
      <w:r>
        <w:t>this</w:t>
      </w:r>
      <w:proofErr w:type="spellEnd"/>
      <w:r>
        <w:t xml:space="preserve"> </w:t>
      </w:r>
      <w:proofErr w:type="spellStart"/>
      <w:r>
        <w:t>is</w:t>
      </w:r>
      <w:proofErr w:type="spellEnd"/>
      <w:r>
        <w:t xml:space="preserve"> </w:t>
      </w:r>
      <w:proofErr w:type="spellStart"/>
      <w:r>
        <w:t>only</w:t>
      </w:r>
      <w:proofErr w:type="spellEnd"/>
      <w:r>
        <w:t xml:space="preserve"> </w:t>
      </w:r>
      <w:proofErr w:type="spellStart"/>
      <w:r>
        <w:t>wording</w:t>
      </w:r>
      <w:proofErr w:type="spellEnd"/>
      <w:r>
        <w:t xml:space="preserve">, but I </w:t>
      </w:r>
      <w:proofErr w:type="spellStart"/>
      <w:r>
        <w:t>would</w:t>
      </w:r>
      <w:proofErr w:type="spellEnd"/>
      <w:r>
        <w:t xml:space="preserve"> </w:t>
      </w:r>
      <w:proofErr w:type="spellStart"/>
      <w:r>
        <w:t>prefer</w:t>
      </w:r>
      <w:proofErr w:type="spellEnd"/>
      <w:r>
        <w:t xml:space="preserve"> „</w:t>
      </w:r>
      <w:proofErr w:type="spellStart"/>
      <w:r>
        <w:t>model</w:t>
      </w:r>
      <w:proofErr w:type="spellEnd"/>
      <w:r>
        <w:t xml:space="preserve"> </w:t>
      </w:r>
      <w:proofErr w:type="spellStart"/>
      <w:r>
        <w:t>comparison</w:t>
      </w:r>
      <w:proofErr w:type="spellEnd"/>
      <w:r>
        <w:t>“</w:t>
      </w:r>
    </w:p>
  </w:comment>
  <w:comment w:initials="SZ" w:author="Sjoerds, Z." w:date="2021-08-25T12:15:00Z" w:id="467">
    <w:p w:rsidR="00DA51AF" w:rsidRDefault="00DA51AF" w14:paraId="292C1D8C" w14:textId="299C80A8">
      <w:proofErr w:type="spellStart"/>
      <w:r>
        <w:t>Maybe</w:t>
      </w:r>
      <w:proofErr w:type="spellEnd"/>
      <w:r>
        <w:t xml:space="preserve"> </w:t>
      </w:r>
      <w:proofErr w:type="spellStart"/>
      <w:r>
        <w:t>indicate</w:t>
      </w:r>
      <w:proofErr w:type="spellEnd"/>
      <w:r>
        <w:t xml:space="preserve"> </w:t>
      </w:r>
      <w:proofErr w:type="spellStart"/>
      <w:r>
        <w:t>the</w:t>
      </w:r>
      <w:proofErr w:type="spellEnd"/>
      <w:r>
        <w:t xml:space="preserve"> </w:t>
      </w:r>
      <w:proofErr w:type="spellStart"/>
      <w:r>
        <w:t>two</w:t>
      </w:r>
      <w:proofErr w:type="spellEnd"/>
      <w:r>
        <w:t xml:space="preserve"> </w:t>
      </w:r>
      <w:proofErr w:type="spellStart"/>
      <w:r>
        <w:t>with</w:t>
      </w:r>
      <w:proofErr w:type="spellEnd"/>
      <w:r>
        <w:t xml:space="preserve"> a </w:t>
      </w:r>
      <w:proofErr w:type="spellStart"/>
      <w:r>
        <w:t>and</w:t>
      </w:r>
      <w:proofErr w:type="spellEnd"/>
      <w:r>
        <w:t xml:space="preserve"> b, </w:t>
      </w:r>
      <w:proofErr w:type="spellStart"/>
      <w:r>
        <w:t>to</w:t>
      </w:r>
      <w:proofErr w:type="spellEnd"/>
      <w:r>
        <w:t xml:space="preserve"> </w:t>
      </w:r>
      <w:proofErr w:type="spellStart"/>
      <w:r>
        <w:t>describe</w:t>
      </w:r>
      <w:proofErr w:type="spellEnd"/>
      <w:r>
        <w:t xml:space="preserve"> </w:t>
      </w:r>
      <w:proofErr w:type="spellStart"/>
      <w:r>
        <w:t>the</w:t>
      </w:r>
      <w:proofErr w:type="spellEnd"/>
      <w:r>
        <w:t xml:space="preserve"> </w:t>
      </w:r>
      <w:proofErr w:type="spellStart"/>
      <w:r>
        <w:t>difference</w:t>
      </w:r>
      <w:proofErr w:type="spellEnd"/>
      <w:r>
        <w:t xml:space="preserve"> </w:t>
      </w:r>
      <w:proofErr w:type="spellStart"/>
      <w:r>
        <w:t>between</w:t>
      </w:r>
      <w:proofErr w:type="spellEnd"/>
      <w:r>
        <w:t xml:space="preserve"> </w:t>
      </w:r>
      <w:proofErr w:type="spellStart"/>
      <w:r>
        <w:t>the</w:t>
      </w:r>
      <w:proofErr w:type="spellEnd"/>
      <w:r>
        <w:t xml:space="preserve"> </w:t>
      </w:r>
      <w:proofErr w:type="spellStart"/>
      <w:r>
        <w:t>above</w:t>
      </w:r>
      <w:proofErr w:type="spellEnd"/>
      <w:r>
        <w:t xml:space="preserve"> </w:t>
      </w:r>
      <w:proofErr w:type="spellStart"/>
      <w:r>
        <w:t>and</w:t>
      </w:r>
      <w:proofErr w:type="spellEnd"/>
      <w:r>
        <w:t xml:space="preserve"> </w:t>
      </w:r>
      <w:proofErr w:type="spellStart"/>
      <w:r>
        <w:t>below</w:t>
      </w:r>
      <w:proofErr w:type="spellEnd"/>
      <w:r>
        <w:t xml:space="preserve"> </w:t>
      </w:r>
      <w:proofErr w:type="spellStart"/>
      <w:r>
        <w:t>figure</w:t>
      </w:r>
      <w:proofErr w:type="spellEnd"/>
      <w:r>
        <w:t xml:space="preserve"> </w:t>
      </w:r>
      <w:proofErr w:type="spellStart"/>
      <w:r>
        <w:t>more</w:t>
      </w:r>
      <w:proofErr w:type="spellEnd"/>
      <w:r>
        <w:t xml:space="preserve"> </w:t>
      </w:r>
      <w:proofErr w:type="spellStart"/>
      <w:r>
        <w:t>clearly</w:t>
      </w:r>
      <w:proofErr w:type="spellEnd"/>
      <w:r>
        <w:t>?</w:t>
      </w:r>
      <w:r>
        <w:annotationRef/>
      </w:r>
    </w:p>
  </w:comment>
  <w:comment w:initials="SZ" w:author="Sjoerds, Z." w:date="2021-07-19T09:52:00Z" w:id="468">
    <w:p w:rsidRPr="00F12B24" w:rsidR="00DA51AF" w:rsidRDefault="00DA51AF" w14:paraId="0D889DB9" w14:textId="6CAC6052">
      <w:pPr>
        <w:rPr>
          <w:lang w:val="en-US"/>
        </w:rPr>
      </w:pPr>
      <w:r w:rsidRPr="00F12B24">
        <w:rPr>
          <w:lang w:val="en-US"/>
        </w:rPr>
        <w:t>So the association with stress level is left out entirely? This is just the binary condition comparison. I thought we also wanted to add the correlational/regression analyses as discussed during our last meeting</w:t>
      </w:r>
      <w:r>
        <w:annotationRef/>
      </w:r>
    </w:p>
  </w:comment>
  <w:comment w:initials="LL" w:author="Lennart Luettgau" w:date="2021-08-23T22:45:00Z" w:id="475">
    <w:p w:rsidR="00DA51AF" w:rsidRDefault="00DA51AF" w14:paraId="63AEE6AF" w14:textId="631BB0D9">
      <w:pPr>
        <w:pStyle w:val="Kommentartext"/>
      </w:pPr>
      <w:r>
        <w:rPr>
          <w:rStyle w:val="Kommentarzeichen"/>
        </w:rPr>
        <w:annotationRef/>
      </w:r>
      <w:proofErr w:type="spellStart"/>
      <w:r>
        <w:t>Does</w:t>
      </w:r>
      <w:proofErr w:type="spellEnd"/>
      <w:r>
        <w:t xml:space="preserve"> </w:t>
      </w:r>
      <w:proofErr w:type="spellStart"/>
      <w:r>
        <w:t>this</w:t>
      </w:r>
      <w:proofErr w:type="spellEnd"/>
      <w:r>
        <w:t xml:space="preserve"> </w:t>
      </w:r>
      <w:proofErr w:type="spellStart"/>
      <w:r>
        <w:t>only</w:t>
      </w:r>
      <w:proofErr w:type="spellEnd"/>
      <w:r>
        <w:t xml:space="preserve"> </w:t>
      </w:r>
      <w:proofErr w:type="spellStart"/>
      <w:r>
        <w:t>go</w:t>
      </w:r>
      <w:proofErr w:type="spellEnd"/>
      <w:r>
        <w:t xml:space="preserve"> fort he </w:t>
      </w:r>
      <w:proofErr w:type="spellStart"/>
      <w:r>
        <w:t>fMRI</w:t>
      </w:r>
      <w:proofErr w:type="spellEnd"/>
      <w:r>
        <w:t xml:space="preserve"> </w:t>
      </w:r>
      <w:proofErr w:type="spellStart"/>
      <w:r>
        <w:t>results</w:t>
      </w:r>
      <w:proofErr w:type="spellEnd"/>
      <w:r>
        <w:t xml:space="preserve">? </w:t>
      </w:r>
      <w:proofErr w:type="spellStart"/>
      <w:r>
        <w:t>How</w:t>
      </w:r>
      <w:proofErr w:type="spellEnd"/>
      <w:r>
        <w:t xml:space="preserve"> </w:t>
      </w:r>
      <w:proofErr w:type="spellStart"/>
      <w:r>
        <w:t>about</w:t>
      </w:r>
      <w:proofErr w:type="spellEnd"/>
      <w:r>
        <w:t xml:space="preserve"> </w:t>
      </w:r>
      <w:proofErr w:type="spellStart"/>
      <w:r>
        <w:t>chronic</w:t>
      </w:r>
      <w:proofErr w:type="spellEnd"/>
      <w:r>
        <w:t xml:space="preserve"> stress </w:t>
      </w:r>
      <w:proofErr w:type="spellStart"/>
      <w:r>
        <w:t>moderation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behavioral</w:t>
      </w:r>
      <w:proofErr w:type="spellEnd"/>
      <w:r>
        <w:t xml:space="preserve"> </w:t>
      </w:r>
      <w:proofErr w:type="spellStart"/>
      <w:r>
        <w:t>finding</w:t>
      </w:r>
      <w:proofErr w:type="spellEnd"/>
      <w:r>
        <w:t xml:space="preserve">? </w:t>
      </w:r>
    </w:p>
  </w:comment>
  <w:comment w:initials="SZ" w:author="Sjoerds, Z." w:date="2021-08-25T12:17:00Z" w:id="476">
    <w:p w:rsidR="00DA51AF" w:rsidRDefault="00DA51AF" w14:paraId="71473433" w14:textId="0B2E00F6">
      <w:r>
        <w:t xml:space="preserve">I </w:t>
      </w:r>
      <w:proofErr w:type="spellStart"/>
      <w:r>
        <w:t>think</w:t>
      </w:r>
      <w:proofErr w:type="spellEnd"/>
      <w:r>
        <w:t xml:space="preserve"> </w:t>
      </w:r>
      <w:proofErr w:type="spellStart"/>
      <w:r>
        <w:t>this</w:t>
      </w:r>
      <w:proofErr w:type="spellEnd"/>
      <w:r>
        <w:t xml:space="preserve"> </w:t>
      </w:r>
      <w:proofErr w:type="spellStart"/>
      <w:r>
        <w:t>is</w:t>
      </w:r>
      <w:proofErr w:type="spellEnd"/>
      <w:r>
        <w:t xml:space="preserve"> just </w:t>
      </w:r>
      <w:proofErr w:type="spellStart"/>
      <w:r>
        <w:t>behavioral</w:t>
      </w:r>
      <w:proofErr w:type="spellEnd"/>
      <w:r>
        <w:t xml:space="preserve">, </w:t>
      </w:r>
      <w:proofErr w:type="spellStart"/>
      <w:r>
        <w:t>no</w:t>
      </w:r>
      <w:proofErr w:type="spellEnd"/>
      <w:r>
        <w:t xml:space="preserve">? I </w:t>
      </w:r>
      <w:proofErr w:type="spellStart"/>
      <w:r>
        <w:t>agree</w:t>
      </w:r>
      <w:proofErr w:type="spellEnd"/>
      <w:r>
        <w:t xml:space="preserve"> </w:t>
      </w:r>
      <w:proofErr w:type="spellStart"/>
      <w:r>
        <w:t>that</w:t>
      </w:r>
      <w:proofErr w:type="spellEnd"/>
      <w:r>
        <w:t xml:space="preserve"> </w:t>
      </w:r>
      <w:proofErr w:type="spellStart"/>
      <w:r>
        <w:t>this</w:t>
      </w:r>
      <w:proofErr w:type="spellEnd"/>
      <w:r>
        <w:t xml:space="preserve"> </w:t>
      </w:r>
      <w:proofErr w:type="spellStart"/>
      <w:r>
        <w:t>should</w:t>
      </w:r>
      <w:proofErr w:type="spellEnd"/>
      <w:r>
        <w:t xml:space="preserve"> </w:t>
      </w:r>
      <w:proofErr w:type="spellStart"/>
      <w:r>
        <w:t>be</w:t>
      </w:r>
      <w:proofErr w:type="spellEnd"/>
      <w:r>
        <w:t xml:space="preserve"> </w:t>
      </w:r>
      <w:proofErr w:type="spellStart"/>
      <w:r>
        <w:t>made</w:t>
      </w:r>
      <w:proofErr w:type="spellEnd"/>
      <w:r>
        <w:t xml:space="preserve"> a </w:t>
      </w:r>
      <w:proofErr w:type="spellStart"/>
      <w:r>
        <w:t>bit</w:t>
      </w:r>
      <w:proofErr w:type="spellEnd"/>
      <w:r>
        <w:t xml:space="preserve"> </w:t>
      </w:r>
      <w:proofErr w:type="spellStart"/>
      <w:r>
        <w:t>more</w:t>
      </w:r>
      <w:proofErr w:type="spellEnd"/>
      <w:r>
        <w:t xml:space="preserve"> </w:t>
      </w:r>
      <w:proofErr w:type="spellStart"/>
      <w:r>
        <w:t>clear</w:t>
      </w:r>
      <w:proofErr w:type="spellEnd"/>
      <w:r>
        <w:t xml:space="preserve">. </w:t>
      </w:r>
      <w:proofErr w:type="spellStart"/>
      <w:r>
        <w:t>And</w:t>
      </w:r>
      <w:proofErr w:type="spellEnd"/>
      <w:r>
        <w:t xml:space="preserve"> </w:t>
      </w:r>
      <w:proofErr w:type="spellStart"/>
      <w:r>
        <w:t>even</w:t>
      </w:r>
      <w:proofErr w:type="spellEnd"/>
      <w:r>
        <w:t xml:space="preserve"> </w:t>
      </w:r>
      <w:proofErr w:type="spellStart"/>
      <w:r>
        <w:t>though</w:t>
      </w:r>
      <w:proofErr w:type="spellEnd"/>
      <w:r>
        <w:t xml:space="preserve"> </w:t>
      </w:r>
      <w:proofErr w:type="spellStart"/>
      <w:r>
        <w:t>the</w:t>
      </w:r>
      <w:proofErr w:type="spellEnd"/>
      <w:r>
        <w:t xml:space="preserve"> </w:t>
      </w:r>
      <w:proofErr w:type="spellStart"/>
      <w:r>
        <w:t>differences</w:t>
      </w:r>
      <w:proofErr w:type="spellEnd"/>
      <w:r>
        <w:t xml:space="preserve"> </w:t>
      </w:r>
      <w:proofErr w:type="spellStart"/>
      <w:r>
        <w:t>are</w:t>
      </w:r>
      <w:proofErr w:type="spellEnd"/>
      <w:r>
        <w:t xml:space="preserve"> non-</w:t>
      </w:r>
      <w:proofErr w:type="spellStart"/>
      <w:r>
        <w:t>significant</w:t>
      </w:r>
      <w:proofErr w:type="spellEnd"/>
      <w:r>
        <w:t xml:space="preserve">, I </w:t>
      </w:r>
      <w:proofErr w:type="spellStart"/>
      <w:r>
        <w:t>would</w:t>
      </w:r>
      <w:proofErr w:type="spellEnd"/>
      <w:r>
        <w:t xml:space="preserve"> </w:t>
      </w:r>
      <w:proofErr w:type="spellStart"/>
      <w:r>
        <w:t>give</w:t>
      </w:r>
      <w:proofErr w:type="spellEnd"/>
      <w:r>
        <w:t xml:space="preserve"> </w:t>
      </w:r>
      <w:proofErr w:type="spellStart"/>
      <w:r>
        <w:t>the</w:t>
      </w:r>
      <w:proofErr w:type="spellEnd"/>
      <w:r>
        <w:t xml:space="preserve"> M/SD/</w:t>
      </w:r>
      <w:proofErr w:type="spellStart"/>
      <w:r>
        <w:t>stats</w:t>
      </w:r>
      <w:proofErr w:type="spellEnd"/>
      <w:r>
        <w:t xml:space="preserve"> (</w:t>
      </w:r>
      <w:proofErr w:type="spellStart"/>
      <w:r>
        <w:t>the</w:t>
      </w:r>
      <w:proofErr w:type="spellEnd"/>
      <w:r>
        <w:t xml:space="preserve"> </w:t>
      </w:r>
      <w:proofErr w:type="spellStart"/>
      <w:r>
        <w:t>numbers</w:t>
      </w:r>
      <w:proofErr w:type="spellEnd"/>
      <w:r>
        <w:t xml:space="preserve">) </w:t>
      </w:r>
      <w:proofErr w:type="spellStart"/>
      <w:r>
        <w:t>anyways</w:t>
      </w:r>
      <w:proofErr w:type="spellEnd"/>
      <w:r>
        <w:annotationRef/>
      </w:r>
    </w:p>
  </w:comment>
  <w:comment w:initials="LL" w:author="Lennart Luettgau" w:date="2021-08-23T22:52:00Z" w:id="486">
    <w:p w:rsidR="00DA51AF" w:rsidRDefault="00DA51AF" w14:paraId="30C63720" w14:textId="55BF7B6C">
      <w:pPr>
        <w:pStyle w:val="Kommentartext"/>
      </w:pPr>
      <w:r>
        <w:rPr>
          <w:rStyle w:val="Kommentarzeichen"/>
        </w:rPr>
        <w:annotationRef/>
      </w:r>
      <w:r>
        <w:t xml:space="preserve">The Otto </w:t>
      </w:r>
      <w:proofErr w:type="spellStart"/>
      <w:r>
        <w:t>study</w:t>
      </w:r>
      <w:proofErr w:type="spellEnd"/>
      <w:r>
        <w:t xml:space="preserve"> </w:t>
      </w:r>
      <w:proofErr w:type="spellStart"/>
      <w:r>
        <w:t>is</w:t>
      </w:r>
      <w:proofErr w:type="spellEnd"/>
      <w:r>
        <w:t xml:space="preserve"> also </w:t>
      </w:r>
      <w:proofErr w:type="spellStart"/>
      <w:r>
        <w:t>quite</w:t>
      </w:r>
      <w:proofErr w:type="spellEnd"/>
      <w:r>
        <w:t xml:space="preserve"> „</w:t>
      </w:r>
      <w:proofErr w:type="spellStart"/>
      <w:r>
        <w:t>old</w:t>
      </w:r>
      <w:proofErr w:type="spellEnd"/>
      <w:r>
        <w:t>“</w:t>
      </w:r>
    </w:p>
  </w:comment>
  <w:comment w:initials="SZ" w:author="Sjoerds, Z." w:date="2021-07-19T10:02:00Z" w:id="488">
    <w:p w:rsidRPr="00F12B24" w:rsidR="00DA51AF" w:rsidRDefault="00DA51AF" w14:paraId="527D4D19" w14:textId="599DD0C0">
      <w:pPr>
        <w:rPr>
          <w:lang w:val="en-US"/>
        </w:rPr>
      </w:pPr>
      <w:r w:rsidRPr="00F12B24">
        <w:rPr>
          <w:lang w:val="en-US"/>
        </w:rPr>
        <w:t>This is interesting, and as you also pay quite some attention to the MB-MF distinction in the intro, it might be worth then putting our results in this light. Maybe the task is just not suited enough to make this distinction, hence the lack of strong effects</w:t>
      </w:r>
      <w:r>
        <w:annotationRef/>
      </w:r>
    </w:p>
  </w:comment>
  <w:comment w:initials="WL" w:author="Wieland, Lara" w:date="2021-08-23T17:40:00Z" w:id="491">
    <w:p w:rsidR="00DA51AF" w:rsidRDefault="00DA51AF" w14:paraId="60B9D691" w14:textId="3C2D3A7E">
      <w:proofErr w:type="spellStart"/>
      <w:r>
        <w:t>citations</w:t>
      </w:r>
      <w:proofErr w:type="spellEnd"/>
      <w:r>
        <w:t xml:space="preserve"> still </w:t>
      </w:r>
      <w:proofErr w:type="spellStart"/>
      <w:r>
        <w:t>need</w:t>
      </w:r>
      <w:proofErr w:type="spellEnd"/>
      <w:r>
        <w:t xml:space="preserve"> </w:t>
      </w:r>
      <w:proofErr w:type="spellStart"/>
      <w:r>
        <w:t>to</w:t>
      </w:r>
      <w:proofErr w:type="spellEnd"/>
      <w:r>
        <w:t xml:space="preserve"> </w:t>
      </w:r>
      <w:proofErr w:type="spellStart"/>
      <w:r>
        <w:t>be</w:t>
      </w:r>
      <w:proofErr w:type="spellEnd"/>
      <w:r>
        <w:t xml:space="preserve"> </w:t>
      </w:r>
      <w:proofErr w:type="spellStart"/>
      <w:r>
        <w:t>added</w:t>
      </w:r>
      <w:proofErr w:type="spellEnd"/>
      <w:r>
        <w:annotationRef/>
      </w:r>
    </w:p>
  </w:comment>
  <w:comment w:initials="LL" w:author="Lennart Luettgau" w:date="2021-08-23T22:53:00Z" w:id="507">
    <w:p w:rsidR="00DA51AF" w:rsidRDefault="00DA51AF" w14:paraId="4487DC7B" w14:textId="51F82A60">
      <w:pPr>
        <w:pStyle w:val="Kommentartext"/>
      </w:pPr>
      <w:r>
        <w:rPr>
          <w:rStyle w:val="Kommentarzeichen"/>
        </w:rPr>
        <w:annotationRef/>
      </w:r>
      <w:proofErr w:type="spellStart"/>
      <w:r>
        <w:t>Probably</w:t>
      </w:r>
      <w:proofErr w:type="spellEnd"/>
      <w:r>
        <w:t xml:space="preserve"> </w:t>
      </w:r>
      <w:proofErr w:type="spellStart"/>
      <w:r>
        <w:t>good</w:t>
      </w:r>
      <w:proofErr w:type="spellEnd"/>
      <w:r>
        <w:t xml:space="preserve"> </w:t>
      </w:r>
      <w:proofErr w:type="spellStart"/>
      <w:r>
        <w:t>to</w:t>
      </w:r>
      <w:proofErr w:type="spellEnd"/>
      <w:r>
        <w:t xml:space="preserve"> </w:t>
      </w:r>
      <w:proofErr w:type="spellStart"/>
      <w:r>
        <w:t>discuss</w:t>
      </w:r>
      <w:proofErr w:type="spellEnd"/>
      <w:r>
        <w:t xml:space="preserve"> </w:t>
      </w:r>
      <w:proofErr w:type="spellStart"/>
      <w:r>
        <w:t>vulnerability</w:t>
      </w:r>
      <w:proofErr w:type="spellEnd"/>
      <w:r>
        <w:t xml:space="preserve">-stress </w:t>
      </w:r>
      <w:proofErr w:type="spellStart"/>
      <w:r>
        <w:t>models</w:t>
      </w:r>
      <w:proofErr w:type="spellEnd"/>
      <w:r>
        <w:t xml:space="preserve"> in </w:t>
      </w:r>
      <w:proofErr w:type="spellStart"/>
      <w:r>
        <w:t>this</w:t>
      </w:r>
      <w:proofErr w:type="spellEnd"/>
      <w:r>
        <w:t xml:space="preserve"> </w:t>
      </w:r>
      <w:proofErr w:type="spellStart"/>
      <w:r>
        <w:t>context</w:t>
      </w:r>
      <w:proofErr w:type="spellEnd"/>
      <w:r>
        <w:t xml:space="preserve"> </w:t>
      </w:r>
      <w:proofErr w:type="spellStart"/>
      <w:r>
        <w:t>as</w:t>
      </w:r>
      <w:proofErr w:type="spellEnd"/>
      <w:r>
        <w:t xml:space="preserve"> </w:t>
      </w:r>
      <w:proofErr w:type="spellStart"/>
      <w:r>
        <w:t>well</w:t>
      </w:r>
      <w:proofErr w:type="spellEnd"/>
      <w:r>
        <w:t xml:space="preserve">, </w:t>
      </w:r>
      <w:proofErr w:type="spellStart"/>
      <w:r>
        <w:t>and</w:t>
      </w:r>
      <w:proofErr w:type="spellEnd"/>
      <w:r>
        <w:t xml:space="preserve"> </w:t>
      </w:r>
      <w:proofErr w:type="spellStart"/>
      <w:r>
        <w:t>how</w:t>
      </w:r>
      <w:proofErr w:type="spellEnd"/>
      <w:r>
        <w:t xml:space="preserve"> a </w:t>
      </w:r>
      <w:proofErr w:type="spellStart"/>
      <w:r>
        <w:t>relatively</w:t>
      </w:r>
      <w:proofErr w:type="spellEnd"/>
      <w:r>
        <w:t xml:space="preserve"> </w:t>
      </w:r>
      <w:proofErr w:type="spellStart"/>
      <w:r>
        <w:t>young</w:t>
      </w:r>
      <w:proofErr w:type="spellEnd"/>
      <w:r>
        <w:t xml:space="preserve"> </w:t>
      </w:r>
      <w:proofErr w:type="spellStart"/>
      <w:r>
        <w:t>and</w:t>
      </w:r>
      <w:proofErr w:type="spellEnd"/>
      <w:r>
        <w:t xml:space="preserve"> </w:t>
      </w:r>
      <w:proofErr w:type="spellStart"/>
      <w:r>
        <w:t>healthy</w:t>
      </w:r>
      <w:proofErr w:type="spellEnd"/>
      <w:r>
        <w:t xml:space="preserve"> </w:t>
      </w:r>
      <w:proofErr w:type="spellStart"/>
      <w:r>
        <w:t>population</w:t>
      </w:r>
      <w:proofErr w:type="spellEnd"/>
      <w:r>
        <w:t xml:space="preserve"> </w:t>
      </w:r>
      <w:proofErr w:type="spellStart"/>
      <w:r>
        <w:t>as</w:t>
      </w:r>
      <w:proofErr w:type="spellEnd"/>
      <w:r>
        <w:t xml:space="preserve"> </w:t>
      </w:r>
      <w:proofErr w:type="spellStart"/>
      <w:r>
        <w:t>tested</w:t>
      </w:r>
      <w:proofErr w:type="spellEnd"/>
      <w:r>
        <w:t xml:space="preserve"> </w:t>
      </w:r>
      <w:proofErr w:type="spellStart"/>
      <w:r>
        <w:t>here</w:t>
      </w:r>
      <w:proofErr w:type="spellEnd"/>
      <w:r>
        <w:t xml:space="preserve"> </w:t>
      </w:r>
      <w:proofErr w:type="spellStart"/>
      <w:r>
        <w:t>might</w:t>
      </w:r>
      <w:proofErr w:type="spellEnd"/>
      <w:r>
        <w:t xml:space="preserve"> not </w:t>
      </w:r>
      <w:proofErr w:type="spellStart"/>
      <w:r>
        <w:t>be</w:t>
      </w:r>
      <w:proofErr w:type="spellEnd"/>
      <w:r>
        <w:t xml:space="preserve"> </w:t>
      </w:r>
      <w:proofErr w:type="spellStart"/>
      <w:r>
        <w:t>affected</w:t>
      </w:r>
      <w:proofErr w:type="spellEnd"/>
      <w:r>
        <w:t xml:space="preserve"> </w:t>
      </w:r>
      <w:proofErr w:type="spellStart"/>
      <w:r>
        <w:t>as</w:t>
      </w:r>
      <w:proofErr w:type="spellEnd"/>
      <w:r>
        <w:t xml:space="preserve"> </w:t>
      </w:r>
      <w:proofErr w:type="spellStart"/>
      <w:r>
        <w:t>severely</w:t>
      </w:r>
      <w:proofErr w:type="spellEnd"/>
      <w:r>
        <w:t xml:space="preserve"> </w:t>
      </w:r>
      <w:proofErr w:type="spellStart"/>
      <w:r>
        <w:t>by</w:t>
      </w:r>
      <w:proofErr w:type="spellEnd"/>
      <w:r>
        <w:t xml:space="preserve"> stress </w:t>
      </w:r>
      <w:proofErr w:type="spellStart"/>
      <w:r>
        <w:t>as</w:t>
      </w:r>
      <w:proofErr w:type="spellEnd"/>
      <w:r>
        <w:t xml:space="preserve"> </w:t>
      </w:r>
      <w:proofErr w:type="spellStart"/>
      <w:r>
        <w:t>other</w:t>
      </w:r>
      <w:proofErr w:type="spellEnd"/>
      <w:r>
        <w:t xml:space="preserve">, </w:t>
      </w:r>
      <w:proofErr w:type="spellStart"/>
      <w:r>
        <w:t>more</w:t>
      </w:r>
      <w:proofErr w:type="spellEnd"/>
      <w:r>
        <w:t xml:space="preserve"> </w:t>
      </w:r>
      <w:proofErr w:type="spellStart"/>
      <w:r>
        <w:t>prone</w:t>
      </w:r>
      <w:proofErr w:type="spellEnd"/>
      <w:r>
        <w:t xml:space="preserve"> </w:t>
      </w:r>
      <w:proofErr w:type="spellStart"/>
      <w:r>
        <w:t>individuals</w:t>
      </w:r>
      <w:proofErr w:type="spellEnd"/>
      <w:r>
        <w:annotationRef/>
      </w:r>
    </w:p>
  </w:comment>
  <w:comment w:initials="SZ" w:author="Sjoerds, Z." w:date="2021-08-25T12:26:00Z" w:id="508">
    <w:p w:rsidR="00DA51AF" w:rsidRDefault="00DA51AF" w14:paraId="5127A122" w14:textId="507EA27F">
      <w:r>
        <w:t xml:space="preserve">Yes, </w:t>
      </w:r>
      <w:proofErr w:type="spellStart"/>
      <w:r>
        <w:t>especially</w:t>
      </w:r>
      <w:proofErr w:type="spellEnd"/>
      <w:r>
        <w:t xml:space="preserve"> </w:t>
      </w:r>
      <w:proofErr w:type="spellStart"/>
      <w:r>
        <w:t>since</w:t>
      </w:r>
      <w:proofErr w:type="spellEnd"/>
      <w:r>
        <w:t xml:space="preserve"> </w:t>
      </w:r>
      <w:proofErr w:type="spellStart"/>
      <w:r>
        <w:t>eventually</w:t>
      </w:r>
      <w:proofErr w:type="spellEnd"/>
      <w:r>
        <w:t xml:space="preserve"> </w:t>
      </w:r>
      <w:proofErr w:type="spellStart"/>
      <w:r>
        <w:t>you</w:t>
      </w:r>
      <w:proofErr w:type="spellEnd"/>
      <w:r>
        <w:t xml:space="preserve"> </w:t>
      </w:r>
      <w:proofErr w:type="spellStart"/>
      <w:r>
        <w:t>want</w:t>
      </w:r>
      <w:proofErr w:type="spellEnd"/>
      <w:r>
        <w:t xml:space="preserve"> </w:t>
      </w:r>
      <w:proofErr w:type="spellStart"/>
      <w:r>
        <w:t>to</w:t>
      </w:r>
      <w:proofErr w:type="spellEnd"/>
      <w:r>
        <w:t xml:space="preserve"> </w:t>
      </w:r>
      <w:proofErr w:type="spellStart"/>
      <w:r>
        <w:t>make</w:t>
      </w:r>
      <w:proofErr w:type="spellEnd"/>
      <w:r>
        <w:t xml:space="preserve"> a </w:t>
      </w:r>
      <w:proofErr w:type="spellStart"/>
      <w:r>
        <w:t>point</w:t>
      </w:r>
      <w:proofErr w:type="spellEnd"/>
      <w:r>
        <w:t xml:space="preserve"> </w:t>
      </w:r>
      <w:proofErr w:type="spellStart"/>
      <w:r>
        <w:t>for</w:t>
      </w:r>
      <w:proofErr w:type="spellEnd"/>
      <w:r>
        <w:t xml:space="preserve"> </w:t>
      </w:r>
      <w:proofErr w:type="spellStart"/>
      <w:r>
        <w:t>psychiatric</w:t>
      </w:r>
      <w:proofErr w:type="spellEnd"/>
      <w:r>
        <w:t xml:space="preserve"> </w:t>
      </w:r>
      <w:proofErr w:type="spellStart"/>
      <w:r>
        <w:t>populations</w:t>
      </w:r>
      <w:proofErr w:type="spellEnd"/>
      <w:r>
        <w:t xml:space="preserve"> (in a </w:t>
      </w:r>
      <w:proofErr w:type="spellStart"/>
      <w:r>
        <w:t>way</w:t>
      </w:r>
      <w:proofErr w:type="spellEnd"/>
      <w:r>
        <w:t xml:space="preserve"> </w:t>
      </w:r>
      <w:proofErr w:type="spellStart"/>
      <w:r>
        <w:t>you</w:t>
      </w:r>
      <w:proofErr w:type="spellEnd"/>
      <w:r>
        <w:t xml:space="preserve"> also </w:t>
      </w:r>
      <w:proofErr w:type="spellStart"/>
      <w:r>
        <w:t>mention</w:t>
      </w:r>
      <w:proofErr w:type="spellEnd"/>
      <w:r>
        <w:t xml:space="preserve"> </w:t>
      </w:r>
      <w:proofErr w:type="spellStart"/>
      <w:r>
        <w:t>at-risk</w:t>
      </w:r>
      <w:proofErr w:type="spellEnd"/>
      <w:r>
        <w:t xml:space="preserve"> </w:t>
      </w:r>
      <w:proofErr w:type="spellStart"/>
      <w:r>
        <w:t>populations</w:t>
      </w:r>
      <w:proofErr w:type="spellEnd"/>
      <w:r>
        <w:t xml:space="preserve"> </w:t>
      </w:r>
      <w:proofErr w:type="spellStart"/>
      <w:r>
        <w:t>there</w:t>
      </w:r>
      <w:proofErr w:type="spellEnd"/>
      <w:r>
        <w:t>)</w:t>
      </w:r>
      <w:r>
        <w:annotationRef/>
      </w:r>
    </w:p>
  </w:comment>
  <w:comment w:initials="SZ" w:author="Sjoerds, Z." w:date="2021-08-25T12:27:00Z" w:id="509">
    <w:p w:rsidR="00DA51AF" w:rsidRDefault="00DA51AF" w14:paraId="3C72D039" w14:textId="470975AE">
      <w:proofErr w:type="spellStart"/>
      <w:r>
        <w:t>From</w:t>
      </w:r>
      <w:proofErr w:type="spellEnd"/>
      <w:r>
        <w:t xml:space="preserve"> </w:t>
      </w:r>
      <w:proofErr w:type="spellStart"/>
      <w:r>
        <w:t>the</w:t>
      </w:r>
      <w:proofErr w:type="spellEnd"/>
      <w:r>
        <w:t xml:space="preserve"> last </w:t>
      </w:r>
      <w:proofErr w:type="spellStart"/>
      <w:r>
        <w:t>sentence</w:t>
      </w:r>
      <w:proofErr w:type="spellEnd"/>
      <w:r>
        <w:t xml:space="preserve"> in </w:t>
      </w:r>
      <w:proofErr w:type="spellStart"/>
      <w:r>
        <w:t>the</w:t>
      </w:r>
      <w:proofErr w:type="spellEnd"/>
      <w:r>
        <w:t xml:space="preserve"> </w:t>
      </w:r>
      <w:proofErr w:type="spellStart"/>
      <w:r>
        <w:t>results</w:t>
      </w:r>
      <w:proofErr w:type="spellEnd"/>
      <w:r>
        <w:t xml:space="preserve"> I </w:t>
      </w:r>
      <w:proofErr w:type="spellStart"/>
      <w:r>
        <w:t>understood</w:t>
      </w:r>
      <w:proofErr w:type="spellEnd"/>
      <w:r>
        <w:t xml:space="preserve"> </w:t>
      </w:r>
      <w:proofErr w:type="spellStart"/>
      <w:r>
        <w:t>there</w:t>
      </w:r>
      <w:proofErr w:type="spellEnd"/>
      <w:r>
        <w:t xml:space="preserve"> was </w:t>
      </w:r>
      <w:proofErr w:type="spellStart"/>
      <w:r>
        <w:t>no</w:t>
      </w:r>
      <w:proofErr w:type="spellEnd"/>
      <w:r>
        <w:t xml:space="preserve"> </w:t>
      </w:r>
      <w:proofErr w:type="spellStart"/>
      <w:r>
        <w:t>effect</w:t>
      </w:r>
      <w:proofErr w:type="spellEnd"/>
      <w:r>
        <w:t xml:space="preserve">? </w:t>
      </w:r>
      <w:proofErr w:type="spellStart"/>
      <w:r>
        <w:t>Where</w:t>
      </w:r>
      <w:proofErr w:type="spellEnd"/>
      <w:r>
        <w:t xml:space="preserve"> </w:t>
      </w:r>
      <w:proofErr w:type="spellStart"/>
      <w:r>
        <w:t>is</w:t>
      </w:r>
      <w:proofErr w:type="spellEnd"/>
      <w:r>
        <w:t xml:space="preserve"> </w:t>
      </w:r>
      <w:proofErr w:type="spellStart"/>
      <w:r>
        <w:t>this</w:t>
      </w:r>
      <w:proofErr w:type="spellEnd"/>
      <w:r>
        <w:t xml:space="preserve"> </w:t>
      </w:r>
      <w:proofErr w:type="spellStart"/>
      <w:r>
        <w:t>reported</w:t>
      </w:r>
      <w:proofErr w:type="spellEnd"/>
      <w:r>
        <w:t>?</w:t>
      </w:r>
      <w:r>
        <w:annotationRef/>
      </w:r>
    </w:p>
  </w:comment>
  <w:comment w:initials="SZ" w:author="Sjoerds, Z." w:date="2021-07-19T10:02:00Z" w:id="513">
    <w:p w:rsidRPr="00F12B24" w:rsidR="00DA51AF" w:rsidRDefault="00DA51AF" w14:paraId="0F79EFC2" w14:textId="64C85610">
      <w:pPr>
        <w:rPr>
          <w:lang w:val="en-US"/>
        </w:rPr>
      </w:pPr>
      <w:r w:rsidRPr="00F12B24">
        <w:rPr>
          <w:lang w:val="en-US"/>
        </w:rPr>
        <w:t>We had this info, and used it finally in our analyses. So I would suggest to add this to the results section, so we show that we did it at least.</w:t>
      </w:r>
      <w:r>
        <w:annotationRef/>
      </w:r>
      <w:r>
        <w:annotationRef/>
      </w:r>
    </w:p>
  </w:comment>
  <w:comment w:initials="LW" w:author="Lara Wieland" w:date="2021-08-09T09:23:00Z" w:id="514">
    <w:p w:rsidRPr="005272A0" w:rsidR="00DA51AF" w:rsidRDefault="00DA51AF" w14:paraId="14F5B6B0" w14:textId="1CC694C5">
      <w:pPr>
        <w:pStyle w:val="Kommentartext"/>
        <w:rPr>
          <w:lang w:val="en-US"/>
        </w:rPr>
      </w:pPr>
      <w:r>
        <w:rPr>
          <w:rStyle w:val="Kommentarzeichen"/>
        </w:rPr>
        <w:annotationRef/>
      </w:r>
      <w:r w:rsidRPr="005272A0">
        <w:rPr>
          <w:lang w:val="en-US"/>
        </w:rPr>
        <w:t xml:space="preserve">Do you refer the </w:t>
      </w:r>
      <w:r>
        <w:rPr>
          <w:lang w:val="en-US"/>
        </w:rPr>
        <w:t xml:space="preserve">correlation of cortisol reactivity (e.g. cortisol AUC difference control-stress) and </w:t>
      </w:r>
      <w:proofErr w:type="spellStart"/>
      <w:r>
        <w:rPr>
          <w:lang w:val="en-US"/>
        </w:rPr>
        <w:t>p_corr</w:t>
      </w:r>
      <w:proofErr w:type="spellEnd"/>
      <w:r>
        <w:rPr>
          <w:lang w:val="en-US"/>
        </w:rPr>
        <w:t xml:space="preserve"> difference here as </w:t>
      </w:r>
      <w:proofErr w:type="spellStart"/>
      <w:r>
        <w:rPr>
          <w:lang w:val="en-US"/>
        </w:rPr>
        <w:t>Lennart</w:t>
      </w:r>
      <w:proofErr w:type="spellEnd"/>
      <w:r>
        <w:rPr>
          <w:lang w:val="en-US"/>
        </w:rPr>
        <w:t xml:space="preserve"> above or to using </w:t>
      </w:r>
      <w:proofErr w:type="spellStart"/>
      <w:r>
        <w:rPr>
          <w:lang w:val="en-US"/>
        </w:rPr>
        <w:t>p_corr</w:t>
      </w:r>
      <w:proofErr w:type="spellEnd"/>
      <w:r>
        <w:rPr>
          <w:lang w:val="en-US"/>
        </w:rPr>
        <w:t xml:space="preserve"> as a covariate in fMRI analyses?</w:t>
      </w:r>
      <w:r>
        <w:annotationRef/>
      </w:r>
    </w:p>
  </w:comment>
  <w:comment w:initials="LL" w:author="Lennart Lüttgau" w:date="2021-07-06T14:22:00Z" w:id="511">
    <w:p w:rsidRPr="00ED0BEC" w:rsidR="00DA51AF" w:rsidRDefault="00DA51AF" w14:paraId="266CDC27" w14:textId="0C38D3E7">
      <w:pPr>
        <w:pStyle w:val="Kommentartext"/>
        <w:rPr>
          <w:lang w:val="en-US"/>
        </w:rPr>
      </w:pPr>
      <w:r>
        <w:rPr>
          <w:rStyle w:val="Kommentarzeichen"/>
        </w:rPr>
        <w:annotationRef/>
      </w:r>
      <w:r w:rsidRPr="00ED0BEC">
        <w:rPr>
          <w:lang w:val="en-US"/>
        </w:rPr>
        <w:t>This sounds like we</w:t>
      </w:r>
      <w:r>
        <w:rPr>
          <w:lang w:val="en-US"/>
        </w:rPr>
        <w:t xml:space="preserve"> had observed a correlation of cortisol reactivity (e.g. cortisol AUC difference control-stress) and </w:t>
      </w:r>
      <w:proofErr w:type="spellStart"/>
      <w:r>
        <w:rPr>
          <w:lang w:val="en-US"/>
        </w:rPr>
        <w:t>p_corr</w:t>
      </w:r>
      <w:proofErr w:type="spellEnd"/>
      <w:r>
        <w:rPr>
          <w:lang w:val="en-US"/>
        </w:rPr>
        <w:t xml:space="preserve"> difference. I vaguely recall that you had shown us something like this. If this is correct, this finding should definitely be added! If I don’t recall this correctly, I would remove this sentence</w:t>
      </w:r>
      <w:r>
        <w:annotationRef/>
      </w:r>
    </w:p>
  </w:comment>
  <w:comment w:initials="LW" w:author="Lara Wieland" w:date="2021-08-09T09:21:00Z" w:id="512">
    <w:p w:rsidRPr="005272A0" w:rsidR="00DA51AF" w:rsidRDefault="00DA51AF" w14:paraId="1D363CEF" w14:textId="421C42BD">
      <w:pPr>
        <w:pStyle w:val="Kommentartext"/>
        <w:rPr>
          <w:lang w:val="en-US"/>
        </w:rPr>
      </w:pPr>
      <w:r>
        <w:rPr>
          <w:rStyle w:val="Kommentarzeichen"/>
        </w:rPr>
        <w:annotationRef/>
      </w:r>
      <w:r w:rsidRPr="005272A0">
        <w:rPr>
          <w:lang w:val="en-US"/>
        </w:rPr>
        <w:t xml:space="preserve">We did the analysis but there was no </w:t>
      </w:r>
      <w:r>
        <w:rPr>
          <w:lang w:val="en-US"/>
        </w:rPr>
        <w:t>correlation</w:t>
      </w:r>
      <w:r>
        <w:annotationRef/>
      </w:r>
    </w:p>
  </w:comment>
  <w:comment w:initials="LL" w:author="Lennart Luettgau" w:date="2021-08-23T21:44:00Z" w:id="519">
    <w:p w:rsidR="00DA51AF" w:rsidRDefault="00DA51AF" w14:paraId="2EE21A22" w14:textId="77777777">
      <w:pPr>
        <w:pStyle w:val="Kommentartext"/>
      </w:pPr>
      <w:r>
        <w:rPr>
          <w:rStyle w:val="Kommentarzeichen"/>
        </w:rPr>
        <w:annotationRef/>
      </w:r>
      <w:proofErr w:type="spellStart"/>
      <w:r>
        <w:t>Could</w:t>
      </w:r>
      <w:proofErr w:type="spellEnd"/>
      <w:r>
        <w:t xml:space="preserve"> also </w:t>
      </w:r>
      <w:proofErr w:type="spellStart"/>
      <w:r>
        <w:t>be</w:t>
      </w:r>
      <w:proofErr w:type="spellEnd"/>
      <w:r>
        <w:t xml:space="preserve"> </w:t>
      </w:r>
      <w:proofErr w:type="spellStart"/>
      <w:r>
        <w:t>interesting</w:t>
      </w:r>
      <w:proofErr w:type="spellEnd"/>
      <w:r>
        <w:t xml:space="preserve"> </w:t>
      </w:r>
      <w:proofErr w:type="spellStart"/>
      <w:r>
        <w:t>for</w:t>
      </w:r>
      <w:proofErr w:type="spellEnd"/>
      <w:r>
        <w:t xml:space="preserve"> </w:t>
      </w:r>
      <w:proofErr w:type="spellStart"/>
      <w:r>
        <w:t>the</w:t>
      </w:r>
      <w:proofErr w:type="spellEnd"/>
      <w:r>
        <w:t xml:space="preserve"> </w:t>
      </w:r>
      <w:proofErr w:type="spellStart"/>
      <w:r>
        <w:t>discussion</w:t>
      </w:r>
      <w:proofErr w:type="spellEnd"/>
      <w:r>
        <w:t xml:space="preserve"> </w:t>
      </w:r>
      <w:proofErr w:type="spellStart"/>
      <w:r>
        <w:t>to</w:t>
      </w:r>
      <w:proofErr w:type="spellEnd"/>
      <w:r>
        <w:t xml:space="preserve"> </w:t>
      </w:r>
      <w:proofErr w:type="spellStart"/>
      <w:r>
        <w:t>speculate</w:t>
      </w:r>
      <w:proofErr w:type="spellEnd"/>
      <w:r>
        <w:t xml:space="preserve"> a </w:t>
      </w:r>
      <w:proofErr w:type="spellStart"/>
      <w:r>
        <w:t>bit</w:t>
      </w:r>
      <w:proofErr w:type="spellEnd"/>
      <w:r>
        <w:t xml:space="preserve"> </w:t>
      </w:r>
      <w:proofErr w:type="spellStart"/>
      <w:r>
        <w:t>more</w:t>
      </w:r>
      <w:proofErr w:type="spellEnd"/>
      <w:r>
        <w:t xml:space="preserve"> </w:t>
      </w:r>
      <w:proofErr w:type="spellStart"/>
      <w:r>
        <w:t>about</w:t>
      </w:r>
      <w:proofErr w:type="spellEnd"/>
      <w:r>
        <w:t xml:space="preserve"> </w:t>
      </w:r>
      <w:proofErr w:type="spellStart"/>
      <w:r>
        <w:t>the</w:t>
      </w:r>
      <w:proofErr w:type="spellEnd"/>
      <w:r>
        <w:t xml:space="preserve"> </w:t>
      </w:r>
      <w:proofErr w:type="spellStart"/>
      <w:r>
        <w:t>drivers</w:t>
      </w:r>
      <w:proofErr w:type="spellEnd"/>
      <w:r>
        <w:t xml:space="preserve"> oft he </w:t>
      </w:r>
      <w:proofErr w:type="spellStart"/>
      <w:r>
        <w:t>behavioral</w:t>
      </w:r>
      <w:proofErr w:type="spellEnd"/>
      <w:r>
        <w:t xml:space="preserve"> </w:t>
      </w:r>
      <w:proofErr w:type="spellStart"/>
      <w:r>
        <w:t>effect</w:t>
      </w:r>
      <w:proofErr w:type="spellEnd"/>
      <w:r>
        <w:t xml:space="preserve">: </w:t>
      </w:r>
      <w:proofErr w:type="spellStart"/>
      <w:r>
        <w:t>If</w:t>
      </w:r>
      <w:proofErr w:type="spellEnd"/>
      <w:r>
        <w:t xml:space="preserve"> </w:t>
      </w:r>
      <w:proofErr w:type="spellStart"/>
      <w:r>
        <w:t>it</w:t>
      </w:r>
      <w:proofErr w:type="spellEnd"/>
      <w:r>
        <w:t xml:space="preserve"> </w:t>
      </w:r>
      <w:proofErr w:type="spellStart"/>
      <w:r>
        <w:t>is</w:t>
      </w:r>
      <w:proofErr w:type="spellEnd"/>
      <w:r>
        <w:t xml:space="preserve"> not </w:t>
      </w:r>
      <w:proofErr w:type="spellStart"/>
      <w:r>
        <w:t>the</w:t>
      </w:r>
      <w:proofErr w:type="spellEnd"/>
      <w:r>
        <w:t xml:space="preserve"> RPE </w:t>
      </w:r>
      <w:proofErr w:type="spellStart"/>
      <w:r>
        <w:t>that</w:t>
      </w:r>
      <w:proofErr w:type="spellEnd"/>
      <w:r>
        <w:t xml:space="preserve"> </w:t>
      </w:r>
      <w:proofErr w:type="spellStart"/>
      <w:r>
        <w:t>changed</w:t>
      </w:r>
      <w:proofErr w:type="spellEnd"/>
      <w:r>
        <w:t xml:space="preserve"> </w:t>
      </w:r>
      <w:proofErr w:type="spellStart"/>
      <w:r>
        <w:t>at</w:t>
      </w:r>
      <w:proofErr w:type="spellEnd"/>
      <w:r>
        <w:t xml:space="preserve"> </w:t>
      </w:r>
      <w:proofErr w:type="spellStart"/>
      <w:r>
        <w:t>the</w:t>
      </w:r>
      <w:proofErr w:type="spellEnd"/>
      <w:r>
        <w:t xml:space="preserve"> </w:t>
      </w:r>
      <w:proofErr w:type="spellStart"/>
      <w:r>
        <w:t>nerual</w:t>
      </w:r>
      <w:proofErr w:type="spellEnd"/>
      <w:r>
        <w:t>/</w:t>
      </w:r>
      <w:proofErr w:type="spellStart"/>
      <w:r>
        <w:t>computational</w:t>
      </w:r>
      <w:proofErr w:type="spellEnd"/>
      <w:r>
        <w:t xml:space="preserve"> </w:t>
      </w:r>
      <w:proofErr w:type="spellStart"/>
      <w:r>
        <w:t>level</w:t>
      </w:r>
      <w:proofErr w:type="spellEnd"/>
      <w:r>
        <w:t xml:space="preserve">, </w:t>
      </w:r>
      <w:proofErr w:type="spellStart"/>
      <w:r>
        <w:t>what</w:t>
      </w:r>
      <w:proofErr w:type="spellEnd"/>
      <w:r>
        <w:t xml:space="preserve"> </w:t>
      </w:r>
      <w:proofErr w:type="spellStart"/>
      <w:r>
        <w:t>else</w:t>
      </w:r>
      <w:proofErr w:type="spellEnd"/>
      <w:r>
        <w:t xml:space="preserve"> </w:t>
      </w:r>
      <w:proofErr w:type="spellStart"/>
      <w:r>
        <w:t>could</w:t>
      </w:r>
      <w:proofErr w:type="spellEnd"/>
      <w:r>
        <w:t xml:space="preserve"> </w:t>
      </w:r>
      <w:proofErr w:type="spellStart"/>
      <w:r>
        <w:t>it</w:t>
      </w:r>
      <w:proofErr w:type="spellEnd"/>
      <w:r>
        <w:t xml:space="preserve"> </w:t>
      </w:r>
      <w:proofErr w:type="spellStart"/>
      <w:r>
        <w:t>be</w:t>
      </w:r>
      <w:proofErr w:type="spellEnd"/>
      <w:r>
        <w:t>?</w:t>
      </w:r>
      <w:r>
        <w:annotationRef/>
      </w:r>
    </w:p>
    <w:p w:rsidR="00DA51AF" w:rsidRDefault="00DA51AF" w14:paraId="0AE662A8" w14:textId="77777777">
      <w:pPr>
        <w:pStyle w:val="Kommentartext"/>
      </w:pPr>
    </w:p>
    <w:p w:rsidR="00DA51AF" w:rsidRDefault="00DA51AF" w14:paraId="1EDAAABE" w14:textId="722263CB">
      <w:pPr>
        <w:pStyle w:val="Kommentartext"/>
      </w:pPr>
      <w:proofErr w:type="spellStart"/>
      <w:r>
        <w:t>Is</w:t>
      </w:r>
      <w:proofErr w:type="spellEnd"/>
      <w:r>
        <w:t xml:space="preserve"> </w:t>
      </w:r>
      <w:proofErr w:type="spellStart"/>
      <w:r>
        <w:t>the</w:t>
      </w:r>
      <w:proofErr w:type="spellEnd"/>
      <w:r>
        <w:t xml:space="preserve"> </w:t>
      </w:r>
      <w:proofErr w:type="spellStart"/>
      <w:r>
        <w:t>value</w:t>
      </w:r>
      <w:proofErr w:type="spellEnd"/>
      <w:r>
        <w:t xml:space="preserve"> </w:t>
      </w:r>
      <w:proofErr w:type="spellStart"/>
      <w:r>
        <w:t>representation</w:t>
      </w:r>
      <w:proofErr w:type="spellEnd"/>
      <w:r>
        <w:t xml:space="preserve"> </w:t>
      </w:r>
      <w:proofErr w:type="spellStart"/>
      <w:r>
        <w:t>under</w:t>
      </w:r>
      <w:proofErr w:type="spellEnd"/>
      <w:r>
        <w:t xml:space="preserve"> </w:t>
      </w:r>
      <w:proofErr w:type="spellStart"/>
      <w:r>
        <w:t>acute</w:t>
      </w:r>
      <w:proofErr w:type="spellEnd"/>
      <w:r>
        <w:t xml:space="preserve"> stress different? (</w:t>
      </w:r>
      <w:proofErr w:type="spellStart"/>
      <w:r>
        <w:t>probaly</w:t>
      </w:r>
      <w:proofErr w:type="spellEnd"/>
      <w:r>
        <w:t xml:space="preserve"> </w:t>
      </w:r>
      <w:proofErr w:type="spellStart"/>
      <w:r>
        <w:t>hard</w:t>
      </w:r>
      <w:proofErr w:type="spellEnd"/>
      <w:r>
        <w:t xml:space="preserve"> </w:t>
      </w:r>
      <w:proofErr w:type="spellStart"/>
      <w:r>
        <w:t>to</w:t>
      </w:r>
      <w:proofErr w:type="spellEnd"/>
      <w:r>
        <w:t xml:space="preserve"> </w:t>
      </w:r>
      <w:proofErr w:type="spellStart"/>
      <w:r>
        <w:t>say</w:t>
      </w:r>
      <w:proofErr w:type="spellEnd"/>
      <w:r>
        <w:t xml:space="preserve">) </w:t>
      </w:r>
      <w:proofErr w:type="spellStart"/>
      <w:r>
        <w:t>Is</w:t>
      </w:r>
      <w:proofErr w:type="spellEnd"/>
      <w:r>
        <w:t xml:space="preserve"> </w:t>
      </w:r>
      <w:proofErr w:type="spellStart"/>
      <w:r>
        <w:t>it</w:t>
      </w:r>
      <w:proofErr w:type="spellEnd"/>
      <w:r>
        <w:t xml:space="preserve"> </w:t>
      </w:r>
      <w:proofErr w:type="spellStart"/>
      <w:r>
        <w:t>less</w:t>
      </w:r>
      <w:proofErr w:type="spellEnd"/>
      <w:r>
        <w:t xml:space="preserve"> </w:t>
      </w:r>
      <w:proofErr w:type="spellStart"/>
      <w:r>
        <w:t>stable</w:t>
      </w:r>
      <w:proofErr w:type="spellEnd"/>
      <w:r>
        <w:t>/</w:t>
      </w:r>
      <w:proofErr w:type="spellStart"/>
      <w:r>
        <w:t>more</w:t>
      </w:r>
      <w:proofErr w:type="spellEnd"/>
      <w:r>
        <w:t xml:space="preserve"> </w:t>
      </w:r>
      <w:proofErr w:type="spellStart"/>
      <w:r>
        <w:t>noisy</w:t>
      </w:r>
      <w:proofErr w:type="spellEnd"/>
      <w:r>
        <w:t xml:space="preserve"> </w:t>
      </w:r>
      <w:proofErr w:type="spellStart"/>
      <w:r>
        <w:t>and</w:t>
      </w:r>
      <w:proofErr w:type="spellEnd"/>
      <w:r>
        <w:t xml:space="preserve"> </w:t>
      </w:r>
      <w:proofErr w:type="spellStart"/>
      <w:r>
        <w:t>can</w:t>
      </w:r>
      <w:proofErr w:type="spellEnd"/>
      <w:r>
        <w:t xml:space="preserve"> </w:t>
      </w:r>
      <w:proofErr w:type="spellStart"/>
      <w:r>
        <w:t>therefore</w:t>
      </w:r>
      <w:proofErr w:type="spellEnd"/>
      <w:r>
        <w:t xml:space="preserve"> </w:t>
      </w:r>
      <w:proofErr w:type="spellStart"/>
      <w:r>
        <w:t>better</w:t>
      </w:r>
      <w:proofErr w:type="spellEnd"/>
      <w:r>
        <w:t xml:space="preserve"> </w:t>
      </w:r>
      <w:proofErr w:type="spellStart"/>
      <w:r>
        <w:t>adjust</w:t>
      </w:r>
      <w:proofErr w:type="spellEnd"/>
      <w:r>
        <w:t xml:space="preserve"> </w:t>
      </w:r>
      <w:proofErr w:type="spellStart"/>
      <w:r>
        <w:t>to</w:t>
      </w:r>
      <w:proofErr w:type="spellEnd"/>
      <w:r>
        <w:t xml:space="preserve"> </w:t>
      </w:r>
      <w:proofErr w:type="spellStart"/>
      <w:r>
        <w:t>changing</w:t>
      </w:r>
      <w:proofErr w:type="spellEnd"/>
      <w:r>
        <w:t xml:space="preserve"> </w:t>
      </w:r>
      <w:proofErr w:type="spellStart"/>
      <w:r>
        <w:t>contingencies</w:t>
      </w:r>
      <w:proofErr w:type="spellEnd"/>
      <w:r>
        <w:t xml:space="preserve">? I </w:t>
      </w:r>
      <w:proofErr w:type="spellStart"/>
      <w:r>
        <w:t>think</w:t>
      </w:r>
      <w:proofErr w:type="spellEnd"/>
      <w:r>
        <w:t xml:space="preserve"> </w:t>
      </w:r>
      <w:proofErr w:type="spellStart"/>
      <w:r>
        <w:t>the</w:t>
      </w:r>
      <w:proofErr w:type="spellEnd"/>
      <w:r>
        <w:t xml:space="preserve"> </w:t>
      </w:r>
      <w:proofErr w:type="spellStart"/>
      <w:r>
        <w:t>stochasticity</w:t>
      </w:r>
      <w:proofErr w:type="spellEnd"/>
      <w:r>
        <w:t xml:space="preserve"> </w:t>
      </w:r>
      <w:proofErr w:type="spellStart"/>
      <w:r>
        <w:t>parameter</w:t>
      </w:r>
      <w:proofErr w:type="spellEnd"/>
      <w:r>
        <w:t xml:space="preserve"> </w:t>
      </w:r>
      <w:proofErr w:type="spellStart"/>
      <w:r>
        <w:t>changes</w:t>
      </w:r>
      <w:proofErr w:type="spellEnd"/>
      <w:r>
        <w:t xml:space="preserve"> </w:t>
      </w:r>
      <w:proofErr w:type="spellStart"/>
      <w:r>
        <w:t>hint</w:t>
      </w:r>
      <w:proofErr w:type="spellEnd"/>
      <w:r>
        <w:t xml:space="preserve"> a </w:t>
      </w:r>
      <w:proofErr w:type="spellStart"/>
      <w:r>
        <w:t>bit</w:t>
      </w:r>
      <w:proofErr w:type="spellEnd"/>
      <w:r>
        <w:t xml:space="preserve"> on </w:t>
      </w:r>
      <w:proofErr w:type="spellStart"/>
      <w:r>
        <w:t>this</w:t>
      </w:r>
      <w:proofErr w:type="spellEnd"/>
      <w:r>
        <w:t xml:space="preserve">! </w:t>
      </w:r>
      <w:proofErr w:type="spellStart"/>
      <w:r>
        <w:t>Could</w:t>
      </w:r>
      <w:proofErr w:type="spellEnd"/>
      <w:r>
        <w:t xml:space="preserve"> </w:t>
      </w:r>
      <w:proofErr w:type="spellStart"/>
      <w:r>
        <w:t>be</w:t>
      </w:r>
      <w:proofErr w:type="spellEnd"/>
      <w:r>
        <w:t xml:space="preserve"> a </w:t>
      </w:r>
      <w:proofErr w:type="spellStart"/>
      <w:r>
        <w:t>good</w:t>
      </w:r>
      <w:proofErr w:type="spellEnd"/>
      <w:r>
        <w:t xml:space="preserve"> </w:t>
      </w:r>
      <w:proofErr w:type="spellStart"/>
      <w:r>
        <w:t>idea</w:t>
      </w:r>
      <w:proofErr w:type="spellEnd"/>
      <w:r>
        <w:t xml:space="preserve"> </w:t>
      </w:r>
      <w:proofErr w:type="spellStart"/>
      <w:r>
        <w:t>to</w:t>
      </w:r>
      <w:proofErr w:type="spellEnd"/>
      <w:r>
        <w:t xml:space="preserve"> </w:t>
      </w:r>
      <w:proofErr w:type="spellStart"/>
      <w:r>
        <w:t>discuss</w:t>
      </w:r>
      <w:proofErr w:type="spellEnd"/>
      <w:r>
        <w:t xml:space="preserve"> </w:t>
      </w:r>
      <w:proofErr w:type="spellStart"/>
      <w:r>
        <w:t>the</w:t>
      </w:r>
      <w:proofErr w:type="spellEnd"/>
      <w:r>
        <w:t xml:space="preserve"> Findling </w:t>
      </w:r>
      <w:proofErr w:type="spellStart"/>
      <w:r>
        <w:t>model</w:t>
      </w:r>
      <w:proofErr w:type="spellEnd"/>
      <w:r>
        <w:t xml:space="preserve"> </w:t>
      </w:r>
      <w:proofErr w:type="spellStart"/>
      <w:r>
        <w:t>with</w:t>
      </w:r>
      <w:proofErr w:type="spellEnd"/>
      <w:r>
        <w:t xml:space="preserve"> </w:t>
      </w:r>
      <w:proofErr w:type="spellStart"/>
      <w:r>
        <w:t>niosy</w:t>
      </w:r>
      <w:proofErr w:type="spellEnd"/>
      <w:r>
        <w:t xml:space="preserve">-Q </w:t>
      </w:r>
      <w:proofErr w:type="spellStart"/>
      <w:r>
        <w:t>values</w:t>
      </w:r>
      <w:proofErr w:type="spellEnd"/>
      <w:r>
        <w:t xml:space="preserve"> </w:t>
      </w:r>
      <w:proofErr w:type="spellStart"/>
      <w:r>
        <w:t>here</w:t>
      </w:r>
      <w:proofErr w:type="spellEnd"/>
    </w:p>
  </w:comment>
  <w:comment w:initials="SZ" w:author="Sjoerds, Z." w:date="2021-08-25T12:28:00Z" w:id="520">
    <w:p w:rsidR="00DA51AF" w:rsidRDefault="00DA51AF" w14:paraId="36B78512" w14:textId="7CD75DF6">
      <w:r>
        <w:t xml:space="preserve">I </w:t>
      </w:r>
      <w:proofErr w:type="spellStart"/>
      <w:r>
        <w:t>would</w:t>
      </w:r>
      <w:proofErr w:type="spellEnd"/>
      <w:r>
        <w:t xml:space="preserve"> </w:t>
      </w:r>
      <w:proofErr w:type="spellStart"/>
      <w:r>
        <w:t>clarify</w:t>
      </w:r>
      <w:proofErr w:type="spellEnd"/>
      <w:r>
        <w:t xml:space="preserve"> </w:t>
      </w:r>
      <w:proofErr w:type="spellStart"/>
      <w:r>
        <w:t>earlier</w:t>
      </w:r>
      <w:proofErr w:type="spellEnd"/>
      <w:r>
        <w:t xml:space="preserve"> </w:t>
      </w:r>
      <w:proofErr w:type="spellStart"/>
      <w:r>
        <w:t>that</w:t>
      </w:r>
      <w:proofErr w:type="spellEnd"/>
      <w:r>
        <w:t xml:space="preserve"> </w:t>
      </w:r>
      <w:proofErr w:type="spellStart"/>
      <w:r>
        <w:t>this</w:t>
      </w:r>
      <w:proofErr w:type="spellEnd"/>
      <w:r>
        <w:t xml:space="preserve"> </w:t>
      </w:r>
      <w:proofErr w:type="spellStart"/>
      <w:r>
        <w:t>is</w:t>
      </w:r>
      <w:proofErr w:type="spellEnd"/>
      <w:r>
        <w:t xml:space="preserve"> </w:t>
      </w:r>
      <w:proofErr w:type="spellStart"/>
      <w:r>
        <w:t>the</w:t>
      </w:r>
      <w:proofErr w:type="spellEnd"/>
      <w:r>
        <w:t xml:space="preserve"> </w:t>
      </w:r>
      <w:proofErr w:type="spellStart"/>
      <w:r>
        <w:t>reason</w:t>
      </w:r>
      <w:proofErr w:type="spellEnd"/>
      <w:r>
        <w:t xml:space="preserve"> </w:t>
      </w:r>
      <w:proofErr w:type="spellStart"/>
      <w:r>
        <w:t>why</w:t>
      </w:r>
      <w:proofErr w:type="spellEnd"/>
      <w:r>
        <w:t xml:space="preserve"> </w:t>
      </w:r>
      <w:proofErr w:type="spellStart"/>
      <w:r>
        <w:t>you</w:t>
      </w:r>
      <w:proofErr w:type="spellEnd"/>
      <w:r>
        <w:t xml:space="preserve"> </w:t>
      </w:r>
      <w:proofErr w:type="spellStart"/>
      <w:r>
        <w:t>added</w:t>
      </w:r>
      <w:proofErr w:type="spellEnd"/>
      <w:r>
        <w:t xml:space="preserve"> </w:t>
      </w:r>
      <w:proofErr w:type="spellStart"/>
      <w:r>
        <w:t>these</w:t>
      </w:r>
      <w:proofErr w:type="spellEnd"/>
      <w:r>
        <w:t xml:space="preserve"> </w:t>
      </w:r>
      <w:proofErr w:type="spellStart"/>
      <w:r>
        <w:t>exploratory</w:t>
      </w:r>
      <w:proofErr w:type="spellEnd"/>
      <w:r>
        <w:t xml:space="preserve"> </w:t>
      </w:r>
      <w:proofErr w:type="spellStart"/>
      <w:r>
        <w:t>analyses</w:t>
      </w:r>
      <w:proofErr w:type="spellEnd"/>
      <w:r>
        <w:t xml:space="preserve">. </w:t>
      </w:r>
      <w:proofErr w:type="spellStart"/>
      <w:r>
        <w:t>To</w:t>
      </w:r>
      <w:proofErr w:type="spellEnd"/>
      <w:r>
        <w:t xml:space="preserve"> </w:t>
      </w:r>
      <w:proofErr w:type="spellStart"/>
      <w:r>
        <w:t>try</w:t>
      </w:r>
      <w:proofErr w:type="spellEnd"/>
      <w:r>
        <w:t xml:space="preserve"> </w:t>
      </w:r>
      <w:proofErr w:type="spellStart"/>
      <w:r>
        <w:t>to</w:t>
      </w:r>
      <w:proofErr w:type="spellEnd"/>
      <w:r>
        <w:t xml:space="preserve"> </w:t>
      </w:r>
      <w:proofErr w:type="spellStart"/>
      <w:r>
        <w:t>further</w:t>
      </w:r>
      <w:proofErr w:type="spellEnd"/>
      <w:r>
        <w:t xml:space="preserve"> </w:t>
      </w:r>
      <w:proofErr w:type="spellStart"/>
      <w:r>
        <w:t>explain</w:t>
      </w:r>
      <w:proofErr w:type="spellEnd"/>
      <w:r>
        <w:t xml:space="preserve"> </w:t>
      </w:r>
      <w:proofErr w:type="spellStart"/>
      <w:r>
        <w:t>the</w:t>
      </w:r>
      <w:proofErr w:type="spellEnd"/>
      <w:r>
        <w:t xml:space="preserve"> </w:t>
      </w:r>
      <w:proofErr w:type="spellStart"/>
      <w:r>
        <w:t>found</w:t>
      </w:r>
      <w:proofErr w:type="spellEnd"/>
      <w:r>
        <w:t xml:space="preserve"> (null-)</w:t>
      </w:r>
      <w:proofErr w:type="spellStart"/>
      <w:r>
        <w:t>effects</w:t>
      </w:r>
      <w:proofErr w:type="spellEnd"/>
      <w:r>
        <w:annotationRef/>
      </w:r>
    </w:p>
  </w:comment>
  <w:comment w:initials="LW" w:author="Lara Wieland" w:date="2021-08-23T09:03:00Z" w:id="521">
    <w:p w:rsidRPr="00F20E9C" w:rsidR="00DA51AF" w:rsidRDefault="00DA51AF" w14:paraId="5D2618DE" w14:textId="291BBFC3">
      <w:pPr>
        <w:pStyle w:val="Kommentartext"/>
        <w:rPr>
          <w:lang w:val="en-US"/>
        </w:rPr>
      </w:pPr>
      <w:r>
        <w:rPr>
          <w:rStyle w:val="Kommentarzeichen"/>
        </w:rPr>
        <w:annotationRef/>
      </w:r>
      <w:r w:rsidRPr="00F20E9C">
        <w:rPr>
          <w:lang w:val="en-US"/>
        </w:rPr>
        <w:t>Should we include these</w:t>
      </w:r>
      <w:r>
        <w:rPr>
          <w:lang w:val="en-US"/>
        </w:rPr>
        <w:t xml:space="preserve"> non-findings in the result in order to address them here as well?</w:t>
      </w:r>
    </w:p>
  </w:comment>
  <w:comment w:initials="SZ" w:author="Sjoerds, Z." w:date="2021-08-25T12:29:00Z" w:id="522">
    <w:p w:rsidR="00DA51AF" w:rsidRDefault="00DA51AF" w14:paraId="24681896" w14:textId="431C86D8">
      <w:r>
        <w:t xml:space="preserve">Yes, </w:t>
      </w:r>
      <w:proofErr w:type="spellStart"/>
      <w:r>
        <w:t>this</w:t>
      </w:r>
      <w:proofErr w:type="spellEnd"/>
      <w:r>
        <w:t xml:space="preserve"> </w:t>
      </w:r>
      <w:proofErr w:type="spellStart"/>
      <w:r>
        <w:t>is</w:t>
      </w:r>
      <w:proofErr w:type="spellEnd"/>
      <w:r>
        <w:t xml:space="preserve"> </w:t>
      </w:r>
      <w:proofErr w:type="spellStart"/>
      <w:r>
        <w:t>the</w:t>
      </w:r>
      <w:proofErr w:type="spellEnd"/>
      <w:r>
        <w:t xml:space="preserve"> last </w:t>
      </w:r>
      <w:proofErr w:type="spellStart"/>
      <w:r>
        <w:t>sentence</w:t>
      </w:r>
      <w:proofErr w:type="spellEnd"/>
      <w:r>
        <w:t xml:space="preserve">, </w:t>
      </w:r>
      <w:proofErr w:type="spellStart"/>
      <w:r>
        <w:t>no</w:t>
      </w:r>
      <w:proofErr w:type="spellEnd"/>
      <w:r>
        <w:t xml:space="preserve">? I </w:t>
      </w:r>
      <w:proofErr w:type="spellStart"/>
      <w:r>
        <w:t>would</w:t>
      </w:r>
      <w:proofErr w:type="spellEnd"/>
      <w:r>
        <w:t xml:space="preserve"> </w:t>
      </w:r>
      <w:proofErr w:type="spellStart"/>
      <w:r>
        <w:t>add</w:t>
      </w:r>
      <w:proofErr w:type="spellEnd"/>
      <w:r>
        <w:t xml:space="preserve"> </w:t>
      </w:r>
      <w:proofErr w:type="spellStart"/>
      <w:r>
        <w:t>the</w:t>
      </w:r>
      <w:proofErr w:type="spellEnd"/>
      <w:r>
        <w:t xml:space="preserve"> </w:t>
      </w:r>
      <w:proofErr w:type="spellStart"/>
      <w:r>
        <w:t>means</w:t>
      </w:r>
      <w:proofErr w:type="spellEnd"/>
      <w:r>
        <w:t xml:space="preserve"> </w:t>
      </w:r>
      <w:proofErr w:type="spellStart"/>
      <w:r>
        <w:t>and</w:t>
      </w:r>
      <w:proofErr w:type="spellEnd"/>
      <w:r>
        <w:t xml:space="preserve"> </w:t>
      </w:r>
      <w:proofErr w:type="spellStart"/>
      <w:r>
        <w:t>stats</w:t>
      </w:r>
      <w:proofErr w:type="spellEnd"/>
      <w:r>
        <w:t xml:space="preserve"> </w:t>
      </w:r>
      <w:proofErr w:type="spellStart"/>
      <w:r>
        <w:t>there</w:t>
      </w:r>
      <w:proofErr w:type="spellEnd"/>
      <w:r>
        <w:t xml:space="preserve"> </w:t>
      </w:r>
      <w:proofErr w:type="spellStart"/>
      <w:r>
        <w:t>too</w:t>
      </w:r>
      <w:proofErr w:type="spellEnd"/>
      <w:r>
        <w:t>.</w:t>
      </w:r>
      <w:r>
        <w:annotationRef/>
      </w:r>
    </w:p>
  </w:comment>
  <w:comment w:initials="SZ" w:author="Sjoerds, Z." w:date="2021-07-19T10:12:00Z" w:id="542">
    <w:p w:rsidRPr="00F12B24" w:rsidR="00DA51AF" w:rsidRDefault="00DA51AF" w14:paraId="4FD4B733" w14:textId="44261018">
      <w:pPr>
        <w:rPr>
          <w:lang w:val="en-US"/>
        </w:rPr>
      </w:pPr>
      <w:r w:rsidRPr="00F12B24">
        <w:rPr>
          <w:lang w:val="en-US"/>
        </w:rPr>
        <w:t>In the WM paper we also added the following funding info for Florian: the Max Planck Society and grants from the German Research Foundation awarded to FS (DFG SCHL 1969/2-2 as part of FOR1617 and SCHL1969/4-1).</w:t>
      </w:r>
      <w:r>
        <w:annotationRef/>
      </w:r>
    </w:p>
    <w:p w:rsidRPr="00F12B24" w:rsidR="00DA51AF" w:rsidRDefault="00DA51AF" w14:paraId="4BF20677" w14:textId="6785DD82">
      <w:pPr>
        <w:rPr>
          <w:lang w:val="en-US"/>
        </w:rPr>
      </w:pPr>
    </w:p>
    <w:p w:rsidRPr="00F12B24" w:rsidR="00DA51AF" w:rsidRDefault="00DA51AF" w14:paraId="63538B67" w14:textId="7D86F9BC">
      <w:pPr>
        <w:rPr>
          <w:lang w:val="en-US"/>
        </w:rPr>
      </w:pPr>
      <w:r w:rsidRPr="00F12B24">
        <w:rPr>
          <w:lang w:val="en-US"/>
        </w:rPr>
        <w:t>I think for this paper that might still be relevant, as data was collected in the same period</w:t>
      </w:r>
    </w:p>
  </w:comment>
  <w:comment w:initials="LW" w:author="Lara Wieland" w:date="2021-07-30T14:03:00Z" w:id="543">
    <w:p w:rsidRPr="00A04FFB" w:rsidR="00DA51AF" w:rsidRDefault="00DA51AF" w14:paraId="3A09ABF0" w14:textId="1F197C0E">
      <w:pPr>
        <w:pStyle w:val="Kommentartext"/>
        <w:rPr>
          <w:lang w:val="en-US"/>
        </w:rPr>
      </w:pPr>
      <w:r>
        <w:rPr>
          <w:rStyle w:val="Kommentarzeichen"/>
        </w:rPr>
        <w:annotationRef/>
      </w:r>
      <w:r w:rsidRPr="00A04FFB">
        <w:rPr>
          <w:lang w:val="en-US"/>
        </w:rPr>
        <w:t>Do you agree @Florian?</w:t>
      </w:r>
    </w:p>
  </w:comment>
  <w:comment w:initials="SZ" w:author="Sjoerds, Z." w:date="2021-07-19T10:15:00Z" w:id="545">
    <w:p w:rsidRPr="00F12B24" w:rsidR="00DA51AF" w:rsidRDefault="00DA51AF" w14:paraId="4890A28F" w14:textId="43EBEE07">
      <w:pPr>
        <w:rPr>
          <w:lang w:val="en-US"/>
        </w:rPr>
      </w:pPr>
      <w:r w:rsidRPr="00F12B24">
        <w:rPr>
          <w:lang w:val="en-US"/>
        </w:rPr>
        <w:t xml:space="preserve">MRI data also on </w:t>
      </w:r>
      <w:proofErr w:type="spellStart"/>
      <w:r w:rsidRPr="00F12B24">
        <w:rPr>
          <w:lang w:val="en-US"/>
        </w:rPr>
        <w:t>Github</w:t>
      </w:r>
      <w:proofErr w:type="spellEnd"/>
      <w:r w:rsidRPr="00F12B24">
        <w:rPr>
          <w:lang w:val="en-US"/>
        </w:rPr>
        <w:t xml:space="preserve">? Isn't it too big for that? I think we can best make an OSF, linking the </w:t>
      </w:r>
      <w:proofErr w:type="spellStart"/>
      <w:r w:rsidRPr="00F12B24">
        <w:rPr>
          <w:lang w:val="en-US"/>
        </w:rPr>
        <w:t>github</w:t>
      </w:r>
      <w:proofErr w:type="spellEnd"/>
      <w:r w:rsidRPr="00F12B24">
        <w:rPr>
          <w:lang w:val="en-US"/>
        </w:rPr>
        <w:t xml:space="preserve"> with scripts, and another resource for the bigger datasets, plus the preprint of this paper. I can set this up if you like.</w:t>
      </w:r>
      <w:r>
        <w:annotationRef/>
      </w:r>
    </w:p>
    <w:p w:rsidRPr="00F07F27" w:rsidR="00DA51AF" w:rsidRDefault="00DA51AF" w14:paraId="08E97FC5" w14:textId="3D580AED">
      <w:pPr>
        <w:rPr>
          <w:lang w:val="en-US"/>
        </w:rPr>
      </w:pPr>
      <w:r w:rsidRPr="00F12B24">
        <w:rPr>
          <w:lang w:val="en-US"/>
        </w:rPr>
        <w:t xml:space="preserve">And maybe all authors can be added to the </w:t>
      </w:r>
      <w:proofErr w:type="spellStart"/>
      <w:r w:rsidRPr="00F12B24">
        <w:rPr>
          <w:lang w:val="en-US"/>
        </w:rPr>
        <w:t>github</w:t>
      </w:r>
      <w:proofErr w:type="spellEnd"/>
      <w:r w:rsidRPr="00F12B24">
        <w:rPr>
          <w:lang w:val="en-US"/>
        </w:rPr>
        <w:t xml:space="preserve"> repository? </w:t>
      </w:r>
      <w:r w:rsidRPr="00F07F27">
        <w:rPr>
          <w:lang w:val="en-US"/>
        </w:rPr>
        <w:t xml:space="preserve">I am on </w:t>
      </w:r>
      <w:proofErr w:type="spellStart"/>
      <w:r w:rsidRPr="00F07F27">
        <w:rPr>
          <w:lang w:val="en-US"/>
        </w:rPr>
        <w:t>Github</w:t>
      </w:r>
      <w:proofErr w:type="spellEnd"/>
      <w:r w:rsidRPr="00F07F27">
        <w:rPr>
          <w:lang w:val="en-US"/>
        </w:rPr>
        <w:t xml:space="preserve">: </w:t>
      </w:r>
      <w:proofErr w:type="spellStart"/>
      <w:r w:rsidRPr="00F07F27">
        <w:rPr>
          <w:lang w:val="en-US"/>
        </w:rPr>
        <w:t>ZSjoerds</w:t>
      </w:r>
      <w:proofErr w:type="spellEnd"/>
    </w:p>
  </w:comment>
  <w:comment w:initials="LW" w:author="Lara Wieland" w:date="2021-07-30T10:29:00Z" w:id="546">
    <w:p w:rsidRPr="00A467F9" w:rsidR="00DA51AF" w:rsidRDefault="00DA51AF" w14:paraId="50AF9923" w14:textId="77177212">
      <w:pPr>
        <w:pStyle w:val="Kommentartext"/>
        <w:rPr>
          <w:lang w:val="en-US"/>
        </w:rPr>
      </w:pPr>
      <w:r>
        <w:rPr>
          <w:rStyle w:val="Kommentarzeichen"/>
        </w:rPr>
        <w:annotationRef/>
      </w:r>
      <w:r>
        <w:rPr>
          <w:lang w:val="en-US"/>
        </w:rPr>
        <w:t xml:space="preserve">You are already a collaborator on </w:t>
      </w:r>
      <w:proofErr w:type="spellStart"/>
      <w:r>
        <w:rPr>
          <w:lang w:val="en-US"/>
        </w:rPr>
        <w:t>Github</w:t>
      </w:r>
      <w:proofErr w:type="spellEnd"/>
      <w:r>
        <w:rPr>
          <w:lang w:val="en-US"/>
        </w:rPr>
        <w:t xml:space="preserve"> as far as I can see. And yes, that would be great regarding setting up OSF and MRI data - I was not sure how open we can make it but am definitely in favor</w:t>
      </w:r>
    </w:p>
  </w:comment>
  <w:comment w:initials="SZ" w:author="Sjoerds, Z." w:date="2021-08-25T12:30:00Z" w:id="548">
    <w:p w:rsidR="00DA51AF" w:rsidRDefault="00DA51AF" w14:paraId="755DAEAC" w14:textId="128B6B65">
      <w:proofErr w:type="spellStart"/>
      <w:r>
        <w:t>What</w:t>
      </w:r>
      <w:proofErr w:type="spellEnd"/>
      <w:r>
        <w:t xml:space="preserve"> do </w:t>
      </w:r>
      <w:proofErr w:type="spellStart"/>
      <w:r>
        <w:t>you</w:t>
      </w:r>
      <w:proofErr w:type="spellEnd"/>
      <w:r>
        <w:t xml:space="preserve"> </w:t>
      </w:r>
      <w:proofErr w:type="spellStart"/>
      <w:r>
        <w:t>mean</w:t>
      </w:r>
      <w:proofErr w:type="spellEnd"/>
      <w:r>
        <w:t xml:space="preserve"> </w:t>
      </w:r>
      <w:proofErr w:type="spellStart"/>
      <w:r>
        <w:t>with</w:t>
      </w:r>
      <w:proofErr w:type="spellEnd"/>
      <w:r>
        <w:t xml:space="preserve"> </w:t>
      </w:r>
      <w:proofErr w:type="spellStart"/>
      <w:r>
        <w:t>Roles</w:t>
      </w:r>
      <w:proofErr w:type="spellEnd"/>
      <w:r>
        <w:t xml:space="preserve"> </w:t>
      </w:r>
      <w:proofErr w:type="spellStart"/>
      <w:r>
        <w:t>here</w:t>
      </w:r>
      <w:proofErr w:type="spellEnd"/>
      <w:r>
        <w:t>?</w:t>
      </w:r>
      <w:r>
        <w:annotationRef/>
      </w:r>
    </w:p>
  </w:comment>
</w:comments>
</file>

<file path=word/commentsExtended.xml><?xml version="1.0" encoding="utf-8"?>
<w15:commentsEx xmlns:mc="http://schemas.openxmlformats.org/markup-compatibility/2006" xmlns:w15="http://schemas.microsoft.com/office/word/2012/wordml" mc:Ignorable="w15">
  <w15:commentEx w15:done="0" w15:paraId="2ED54C41"/>
  <w15:commentEx w15:done="0" w15:paraId="67E41D34" w15:paraIdParent="2ED54C41"/>
  <w15:commentEx w15:done="0" w15:paraId="319C2199"/>
  <w15:commentEx w15:done="0" w15:paraId="727204C5"/>
  <w15:commentEx w15:done="0" w15:paraId="5F62BDDE"/>
  <w15:commentEx w15:done="0" w15:paraId="58F23C94"/>
  <w15:commentEx w15:done="0" w15:paraId="5C0D8EE8"/>
  <w15:commentEx w15:done="0" w15:paraId="10A73B83"/>
  <w15:commentEx w15:done="0" w15:paraId="21B98A9F"/>
  <w15:commentEx w15:done="0" w15:paraId="326E3A0F"/>
  <w15:commentEx w15:done="0" w15:paraId="4E00F67F"/>
  <w15:commentEx w15:done="0" w15:paraId="41106464"/>
  <w15:commentEx w15:done="0" w15:paraId="0C1B70B3"/>
  <w15:commentEx w15:done="0" w15:paraId="6655D6B4"/>
  <w15:commentEx w15:done="0" w15:paraId="491A063F" w15:paraIdParent="6655D6B4"/>
  <w15:commentEx w15:done="0" w15:paraId="2DA69D20" w15:paraIdParent="6655D6B4"/>
  <w15:commentEx w15:done="0" w15:paraId="6AAE9F35" w15:paraIdParent="6655D6B4"/>
  <w15:commentEx w15:done="1" w15:paraId="399EEB91"/>
  <w15:commentEx w15:done="1" w15:paraId="229F8E7A" w15:paraIdParent="399EEB91"/>
  <w15:commentEx w15:done="1" w15:paraId="0413B604" w15:paraIdParent="399EEB91"/>
  <w15:commentEx w15:done="0" w15:paraId="5D8267A4"/>
  <w15:commentEx w15:done="0" w15:paraId="2CAC3C3A" w15:paraIdParent="5D8267A4"/>
  <w15:commentEx w15:done="0" w15:paraId="5AB7B208" w15:paraIdParent="5D8267A4"/>
  <w15:commentEx w15:done="0" w15:paraId="212282B0"/>
  <w15:commentEx w15:done="0" w15:paraId="7933265B"/>
  <w15:commentEx w15:done="0" w15:paraId="6F1213A8" w15:paraIdParent="7933265B"/>
  <w15:commentEx w15:done="0" w15:paraId="7D9BA6DD" w15:paraIdParent="7933265B"/>
  <w15:commentEx w15:done="0" w15:paraId="6C88DECB"/>
  <w15:commentEx w15:done="0" w15:paraId="59D805E2" w15:paraIdParent="6C88DECB"/>
  <w15:commentEx w15:done="0" w15:paraId="6BEA0921"/>
  <w15:commentEx w15:done="0" w15:paraId="578674C1" w15:paraIdParent="6BEA0921"/>
  <w15:commentEx w15:done="0" w15:paraId="08B9EDF8"/>
  <w15:commentEx w15:done="0" w15:paraId="1EF04BAF" w15:paraIdParent="08B9EDF8"/>
  <w15:commentEx w15:done="0" w15:paraId="7D685152"/>
  <w15:commentEx w15:done="0" w15:paraId="78986347" w15:paraIdParent="7D685152"/>
  <w15:commentEx w15:done="0" w15:paraId="5845B5EC"/>
  <w15:commentEx w15:done="0" w15:paraId="4C6A2AC0" w15:paraIdParent="5845B5EC"/>
  <w15:commentEx w15:done="0" w15:paraId="18327F90" w15:paraIdParent="5845B5EC"/>
  <w15:commentEx w15:done="0" w15:paraId="6B2E70BC"/>
  <w15:commentEx w15:done="0" w15:paraId="1148665D" w15:paraIdParent="6B2E70BC"/>
  <w15:commentEx w15:done="0" w15:paraId="6389B248" w15:paraIdParent="6B2E70BC"/>
  <w15:commentEx w15:done="0" w15:paraId="5C411D1F" w15:paraIdParent="6B2E70BC"/>
  <w15:commentEx w15:done="1" w15:paraId="27351DF2"/>
  <w15:commentEx w15:done="1" w15:paraId="4F09A083" w15:paraIdParent="27351DF2"/>
  <w15:commentEx w15:done="1" w15:paraId="4889E219" w15:paraIdParent="27351DF2"/>
  <w15:commentEx w15:done="1" w15:paraId="16837FFF"/>
  <w15:commentEx w15:done="1" w15:paraId="78DFBE42" w15:paraIdParent="16837FFF"/>
  <w15:commentEx w15:done="1" w15:paraId="064A1DE5" w15:paraIdParent="16837FFF"/>
  <w15:commentEx w15:done="1" w15:paraId="3374BE54"/>
  <w15:commentEx w15:done="1" w15:paraId="5915C964" w15:paraIdParent="3374BE54"/>
  <w15:commentEx w15:done="1" w15:paraId="1448BA99"/>
  <w15:commentEx w15:done="1" w15:paraId="1A1D8894" w15:paraIdParent="1448BA99"/>
  <w15:commentEx w15:done="1" w15:paraId="327DAE6E" w15:paraIdParent="1448BA99"/>
  <w15:commentEx w15:done="0" w15:paraId="73844936"/>
  <w15:commentEx w15:done="0" w15:paraId="7503CA12"/>
  <w15:commentEx w15:done="0" w15:paraId="0D889DB9"/>
  <w15:commentEx w15:done="0" w15:paraId="63AEE6AF"/>
  <w15:commentEx w15:done="0" w15:paraId="30C63720"/>
  <w15:commentEx w15:done="0" w15:paraId="527D4D19"/>
  <w15:commentEx w15:done="0" w15:paraId="60B9D691"/>
  <w15:commentEx w15:done="0" w15:paraId="4487DC7B"/>
  <w15:commentEx w15:done="0" w15:paraId="0F79EFC2"/>
  <w15:commentEx w15:done="0" w15:paraId="14F5B6B0" w15:paraIdParent="0F79EFC2"/>
  <w15:commentEx w15:done="0" w15:paraId="266CDC27"/>
  <w15:commentEx w15:done="0" w15:paraId="1D363CEF" w15:paraIdParent="266CDC27"/>
  <w15:commentEx w15:done="0" w15:paraId="1EDAAABE"/>
  <w15:commentEx w15:done="0" w15:paraId="5D2618DE"/>
  <w15:commentEx w15:done="0" w15:paraId="63538B67"/>
  <w15:commentEx w15:done="0" w15:paraId="3A09ABF0" w15:paraIdParent="63538B67"/>
  <w15:commentEx w15:done="0" w15:paraId="08E97FC5"/>
  <w15:commentEx w15:done="0" w15:paraId="50AF9923" w15:paraIdParent="08E97FC5"/>
  <w15:commentEx w15:done="0" w15:paraId="67106872" w15:paraIdParent="326E3A0F"/>
  <w15:commentEx w15:done="0" w15:paraId="6E83E711"/>
  <w15:commentEx w15:done="0" w15:paraId="01C2AFFC"/>
  <w15:commentEx w15:done="0" w15:paraId="7A0B0564"/>
  <w15:commentEx w15:done="0" w15:paraId="2FCEBA62"/>
  <w15:commentEx w15:done="0" w15:paraId="2E83FEAB"/>
  <w15:commentEx w15:done="0" w15:paraId="2B3E7AF8" w15:paraIdParent="08B9EDF8"/>
  <w15:commentEx w15:done="0" w15:paraId="7C4D6492" w15:paraIdParent="7D685152"/>
  <w15:commentEx w15:done="0" w15:paraId="2D7E436C"/>
  <w15:commentEx w15:done="0" w15:paraId="19C0AA1F"/>
  <w15:commentEx w15:done="0" w15:paraId="2929F923" w15:paraIdParent="73844936"/>
  <w15:commentEx w15:done="0" w15:paraId="292C1D8C"/>
  <w15:commentEx w15:done="0" w15:paraId="71473433" w15:paraIdParent="63AEE6AF"/>
  <w15:commentEx w15:done="0" w15:paraId="5127A122" w15:paraIdParent="4487DC7B"/>
  <w15:commentEx w15:done="0" w15:paraId="3C72D039"/>
  <w15:commentEx w15:done="0" w15:paraId="36B78512"/>
  <w15:commentEx w15:done="0" w15:paraId="24681896" w15:paraIdParent="5D2618DE"/>
  <w15:commentEx w15:done="0" w15:paraId="755DAEAC"/>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253D78A" w16cex:dateUtc="2021-07-07T11:18:00Z"/>
  <w16cex:commentExtensible w16cex:durableId="24B25B8A" w16cex:dateUtc="2021-08-02T09:54:00Z"/>
  <w16cex:commentExtensible w16cex:durableId="24CE8D5E" w16cex:dateUtc="2021-08-23T20:10:00Z"/>
  <w16cex:commentExtensible w16cex:durableId="24CE8DC4" w16cex:dateUtc="2021-08-23T20:12:00Z"/>
  <w16cex:commentExtensible w16cex:durableId="24CE91CF" w16cex:dateUtc="2021-08-23T20:29:00Z"/>
  <w16cex:commentExtensible w16cex:durableId="24CE9255" w16cex:dateUtc="2021-08-23T20:32:00Z"/>
  <w16cex:commentExtensible w16cex:durableId="24CE9350" w16cex:dateUtc="2021-08-23T20:36:00Z"/>
  <w16cex:commentExtensible w16cex:durableId="24CE958F" w16cex:dateUtc="2021-08-23T20:45:00Z"/>
  <w16cex:commentExtensible w16cex:durableId="24CE9735" w16cex:dateUtc="2021-08-23T20:52:00Z"/>
  <w16cex:commentExtensible w16cex:durableId="24CE9DC9" w16cex:dateUtc="2021-08-23T21:20:00Z"/>
  <w16cex:commentExtensible w16cex:durableId="24CE987F" w16cex:dateUtc="2021-08-23T20:58:00Z"/>
  <w16cex:commentExtensible w16cex:durableId="24CE9B40" w16cex:dateUtc="2021-08-23T21:10:00Z"/>
  <w16cex:commentExtensible w16cex:durableId="60E7CBF2" w16cex:dateUtc="2021-08-23T12:23:00Z"/>
  <w16cex:commentExtensible w16cex:durableId="248EDA29" w16cex:dateUtc="2021-07-06T11:33:00Z"/>
  <w16cex:commentExtensible w16cex:durableId="2AD2AA45" w16cex:dateUtc="2021-07-19T07:19:00Z"/>
  <w16cex:commentExtensible w16cex:durableId="24BB65FD" w16cex:dateUtc="2021-08-09T06:29:00Z"/>
  <w16cex:commentExtensible w16cex:durableId="24CE9C40" w16cex:dateUtc="2021-08-23T21:14:00Z"/>
  <w16cex:commentExtensible w16cex:durableId="00215AD8" w16cex:dateUtc="2021-07-19T07:30:00Z"/>
  <w16cex:commentExtensible w16cex:durableId="24A14E76" w16cex:dateUtc="2021-07-20T11:30:00Z"/>
  <w16cex:commentExtensible w16cex:durableId="24BB805D" w16cex:dateUtc="2021-08-09T08:22:00Z"/>
  <w16cex:commentExtensible w16cex:durableId="248EE031" w16cex:dateUtc="2021-07-06T11:59:00Z"/>
  <w16cex:commentExtensible w16cex:durableId="3E60A98A" w16cex:dateUtc="2021-07-19T07:30:00Z"/>
  <w16cex:commentExtensible w16cex:durableId="24CE9CC9" w16cex:dateUtc="2021-08-23T21:16:00Z"/>
  <w16cex:commentExtensible w16cex:durableId="24CE9CE4" w16cex:dateUtc="2021-08-23T21:17:00Z"/>
  <w16cex:commentExtensible w16cex:durableId="248EDAD4" w16cex:dateUtc="2021-07-06T11:36:00Z"/>
  <w16cex:commentExtensible w16cex:durableId="24A14FF5" w16cex:dateUtc="2021-07-20T11:36:00Z"/>
  <w16cex:commentExtensible w16cex:durableId="24CE9D34" w16cex:dateUtc="2021-08-23T21:18:00Z"/>
  <w16cex:commentExtensible w16cex:durableId="2D7E0009" w16cex:dateUtc="2021-07-19T07:32:00Z"/>
  <w16cex:commentExtensible w16cex:durableId="24A14FD5" w16cex:dateUtc="2021-07-20T11:36:00Z"/>
  <w16cex:commentExtensible w16cex:durableId="348CEC37" w16cex:dateUtc="2021-07-19T07:33:00Z"/>
  <w16cex:commentExtensible w16cex:durableId="24A150CE" w16cex:dateUtc="2021-07-20T11:40:00Z"/>
  <w16cex:commentExtensible w16cex:durableId="101E0E49" w16cex:dateUtc="2021-07-19T07:35:00Z"/>
  <w16cex:commentExtensible w16cex:durableId="24A1525D" w16cex:dateUtc="2021-07-20T11:47:00Z"/>
  <w16cex:commentExtensible w16cex:durableId="248EDD02" w16cex:dateUtc="2021-07-06T11:45:00Z"/>
  <w16cex:commentExtensible w16cex:durableId="24A153C1" w16cex:dateUtc="2021-07-20T11:53:00Z"/>
  <w16cex:commentExtensible w16cex:durableId="248EDF65" w16cex:dateUtc="2021-07-06T11:55:00Z"/>
  <w16cex:commentExtensible w16cex:durableId="24BB66CC" w16cex:dateUtc="2021-08-09T06:33:00Z"/>
  <w16cex:commentExtensible w16cex:durableId="24CEA074" w16cex:dateUtc="2021-08-23T21:32:00Z"/>
  <w16cex:commentExtensible w16cex:durableId="248EE0F6" w16cex:dateUtc="2021-07-06T12:02:00Z"/>
  <w16cex:commentExtensible w16cex:durableId="24A1595D" w16cex:dateUtc="2021-07-20T12:16:00Z"/>
  <w16cex:commentExtensible w16cex:durableId="0DD7BFDE" w16cex:dateUtc="2021-08-23T12:24:00Z"/>
  <w16cex:commentExtensible w16cex:durableId="24CEA157" w16cex:dateUtc="2021-08-23T21:36:00Z"/>
  <w16cex:commentExtensible w16cex:durableId="248EE20F" w16cex:dateUtc="2021-07-06T12:07:00Z"/>
  <w16cex:commentExtensible w16cex:durableId="1230813C" w16cex:dateUtc="2021-07-19T07:42:00Z"/>
  <w16cex:commentExtensible w16cex:durableId="2342883B" w16cex:dateUtc="2021-07-19T07:43:00Z"/>
  <w16cex:commentExtensible w16cex:durableId="248EE280" w16cex:dateUtc="2021-07-06T12:09:00Z"/>
  <w16cex:commentExtensible w16cex:durableId="4DE46F5E" w16cex:dateUtc="2021-07-19T07:47:00Z"/>
  <w16cex:commentExtensible w16cex:durableId="24A15B3A" w16cex:dateUtc="2021-07-20T12:24:00Z"/>
  <w16cex:commentExtensible w16cex:durableId="248EE321" w16cex:dateUtc="2021-07-06T12:11:00Z"/>
  <w16cex:commentExtensible w16cex:durableId="24A15B95" w16cex:dateUtc="2021-07-20T12:26:00Z"/>
  <w16cex:commentExtensible w16cex:durableId="7FE7F549" w16cex:dateUtc="2021-07-19T07:56:00Z"/>
  <w16cex:commentExtensible w16cex:durableId="24A15BC5" w16cex:dateUtc="2021-07-20T12:27:00Z"/>
  <w16cex:commentExtensible w16cex:durableId="24BBF86D" w16cex:dateUtc="2021-08-09T16:54:00Z"/>
  <w16cex:commentExtensible w16cex:durableId="24CEA2A5" w16cex:dateUtc="2021-08-23T21:41:00Z"/>
  <w16cex:commentExtensible w16cex:durableId="24CEA24E" w16cex:dateUtc="2021-08-23T21:40:00Z"/>
  <w16cex:commentExtensible w16cex:durableId="4865E32B" w16cex:dateUtc="2021-07-19T07:52:00Z"/>
  <w16cex:commentExtensible w16cex:durableId="24CEA395" w16cex:dateUtc="2021-08-23T21:45:00Z"/>
  <w16cex:commentExtensible w16cex:durableId="24CEA54A" w16cex:dateUtc="2021-08-23T21:52:00Z"/>
  <w16cex:commentExtensible w16cex:durableId="6BC3BF00" w16cex:dateUtc="2021-07-19T08:02:00Z"/>
  <w16cex:commentExtensible w16cex:durableId="624F72E0" w16cex:dateUtc="2021-08-23T15:40:00Z"/>
  <w16cex:commentExtensible w16cex:durableId="24CEA583" w16cex:dateUtc="2021-08-23T21:53:00Z"/>
  <w16cex:commentExtensible w16cex:durableId="271563C9" w16cex:dateUtc="2021-07-19T08:02:00Z"/>
  <w16cex:commentExtensible w16cex:durableId="24BB72A3" w16cex:dateUtc="2021-08-09T07:23:00Z"/>
  <w16cex:commentExtensible w16cex:durableId="248EE5C2" w16cex:dateUtc="2021-07-06T12:22:00Z"/>
  <w16cex:commentExtensible w16cex:durableId="24BB721C" w16cex:dateUtc="2021-08-09T07:21:00Z"/>
  <w16cex:commentExtensible w16cex:durableId="24CE9547" w16cex:dateUtc="2021-08-23T20:44:00Z"/>
  <w16cex:commentExtensible w16cex:durableId="24CDE2CC" w16cex:dateUtc="2021-08-23T07:03:00Z"/>
  <w16cex:commentExtensible w16cex:durableId="3F8E6680" w16cex:dateUtc="2021-07-19T08:12:00Z"/>
  <w16cex:commentExtensible w16cex:durableId="24AE8514" w16cex:dateUtc="2021-07-30T12:03:00Z"/>
  <w16cex:commentExtensible w16cex:durableId="225EAC81" w16cex:dateUtc="2021-07-19T08:15:00Z"/>
  <w16cex:commentExtensible w16cex:durableId="24AE5324" w16cex:dateUtc="2021-07-30T08:29:00Z"/>
  <w16cex:commentExtensible w16cex:durableId="10245173" w16cex:dateUtc="2021-08-25T08:53:47.026Z"/>
  <w16cex:commentExtensible w16cex:durableId="477B210E" w16cex:dateUtc="2021-08-25T09:37:19.132Z"/>
  <w16cex:commentExtensible w16cex:durableId="469D6522" w16cex:dateUtc="2021-08-25T09:38:09.854Z"/>
  <w16cex:commentExtensible w16cex:durableId="6DF29544" w16cex:dateUtc="2021-08-25T09:56:30.232Z"/>
  <w16cex:commentExtensible w16cex:durableId="0A921BA7" w16cex:dateUtc="2021-08-25T09:57:33.907Z"/>
  <w16cex:commentExtensible w16cex:durableId="74AF957D" w16cex:dateUtc="2021-08-25T09:59:51.365Z"/>
  <w16cex:commentExtensible w16cex:durableId="175BA619" w16cex:dateUtc="2021-08-25T10:01:13.929Z"/>
  <w16cex:commentExtensible w16cex:durableId="7DDA088D" w16cex:dateUtc="2021-08-25T10:01:55.136Z"/>
  <w16cex:commentExtensible w16cex:durableId="4B4289CD" w16cex:dateUtc="2021-08-25T10:04:21.968Z"/>
  <w16cex:commentExtensible w16cex:durableId="4B82ED06" w16cex:dateUtc="2021-08-25T10:11:30.051Z"/>
  <w16cex:commentExtensible w16cex:durableId="11BDD8F3" w16cex:dateUtc="2021-08-25T10:13:25.813Z"/>
  <w16cex:commentExtensible w16cex:durableId="53597F11" w16cex:dateUtc="2021-08-25T10:15:54.684Z"/>
  <w16cex:commentExtensible w16cex:durableId="00BDE353" w16cex:dateUtc="2021-08-25T10:17:49.423Z"/>
  <w16cex:commentExtensible w16cex:durableId="3E0F60C8" w16cex:dateUtc="2021-08-25T10:26:21.662Z"/>
  <w16cex:commentExtensible w16cex:durableId="2C72C7B9" w16cex:dateUtc="2021-08-25T10:27:35.915Z"/>
  <w16cex:commentExtensible w16cex:durableId="314D698E" w16cex:dateUtc="2021-08-25T10:28:45.219Z"/>
  <w16cex:commentExtensible w16cex:durableId="0C91F422" w16cex:dateUtc="2021-08-25T10:29:14.476Z"/>
  <w16cex:commentExtensible w16cex:durableId="55B074D4" w16cex:dateUtc="2021-08-25T10:30:45.457Z"/>
</w16cex:commentsExtensible>
</file>

<file path=word/commentsIds.xml><?xml version="1.0" encoding="utf-8"?>
<w16cid:commentsIds xmlns:mc="http://schemas.openxmlformats.org/markup-compatibility/2006" xmlns:w16cid="http://schemas.microsoft.com/office/word/2016/wordml/cid" mc:Ignorable="w16cid">
  <w16cid:commentId w16cid:paraId="2ED54C41" w16cid:durableId="3253D78A"/>
  <w16cid:commentId w16cid:paraId="67E41D34" w16cid:durableId="24B25B8A"/>
  <w16cid:commentId w16cid:paraId="319C2199" w16cid:durableId="24CE8D5E"/>
  <w16cid:commentId w16cid:paraId="727204C5" w16cid:durableId="24CE8DC4"/>
  <w16cid:commentId w16cid:paraId="5F62BDDE" w16cid:durableId="24CE91CF"/>
  <w16cid:commentId w16cid:paraId="58F23C94" w16cid:durableId="24CE9255"/>
  <w16cid:commentId w16cid:paraId="5C0D8EE8" w16cid:durableId="24CE9350"/>
  <w16cid:commentId w16cid:paraId="10A73B83" w16cid:durableId="24CE958F"/>
  <w16cid:commentId w16cid:paraId="21B98A9F" w16cid:durableId="24CE9735"/>
  <w16cid:commentId w16cid:paraId="326E3A0F" w16cid:durableId="24CE9DC9"/>
  <w16cid:commentId w16cid:paraId="4E00F67F" w16cid:durableId="24CE987F"/>
  <w16cid:commentId w16cid:paraId="41106464" w16cid:durableId="24CE9B40"/>
  <w16cid:commentId w16cid:paraId="0C1B70B3" w16cid:durableId="60E7CBF2"/>
  <w16cid:commentId w16cid:paraId="6655D6B4" w16cid:durableId="248EDA29"/>
  <w16cid:commentId w16cid:paraId="491A063F" w16cid:durableId="2AD2AA45"/>
  <w16cid:commentId w16cid:paraId="2DA69D20" w16cid:durableId="24BB65FD"/>
  <w16cid:commentId w16cid:paraId="6AAE9F35" w16cid:durableId="24CE9C40"/>
  <w16cid:commentId w16cid:paraId="399EEB91" w16cid:durableId="00215AD8"/>
  <w16cid:commentId w16cid:paraId="229F8E7A" w16cid:durableId="24A14E76"/>
  <w16cid:commentId w16cid:paraId="0413B604" w16cid:durableId="24BB805D"/>
  <w16cid:commentId w16cid:paraId="5D8267A4" w16cid:durableId="248EE031"/>
  <w16cid:commentId w16cid:paraId="2CAC3C3A" w16cid:durableId="3E60A98A"/>
  <w16cid:commentId w16cid:paraId="5AB7B208" w16cid:durableId="24CE9CC9"/>
  <w16cid:commentId w16cid:paraId="212282B0" w16cid:durableId="24CE9CE4"/>
  <w16cid:commentId w16cid:paraId="7933265B" w16cid:durableId="248EDAD4"/>
  <w16cid:commentId w16cid:paraId="6F1213A8" w16cid:durableId="24A14FF5"/>
  <w16cid:commentId w16cid:paraId="7D9BA6DD" w16cid:durableId="24CE9D34"/>
  <w16cid:commentId w16cid:paraId="6C88DECB" w16cid:durableId="2D7E0009"/>
  <w16cid:commentId w16cid:paraId="59D805E2" w16cid:durableId="24A14FD5"/>
  <w16cid:commentId w16cid:paraId="6BEA0921" w16cid:durableId="348CEC37"/>
  <w16cid:commentId w16cid:paraId="578674C1" w16cid:durableId="24A150CE"/>
  <w16cid:commentId w16cid:paraId="08B9EDF8" w16cid:durableId="101E0E49"/>
  <w16cid:commentId w16cid:paraId="1EF04BAF" w16cid:durableId="24A1525D"/>
  <w16cid:commentId w16cid:paraId="7D685152" w16cid:durableId="248EDD02"/>
  <w16cid:commentId w16cid:paraId="78986347" w16cid:durableId="24A153C1"/>
  <w16cid:commentId w16cid:paraId="5845B5EC" w16cid:durableId="248EDF65"/>
  <w16cid:commentId w16cid:paraId="4C6A2AC0" w16cid:durableId="24BB66CC"/>
  <w16cid:commentId w16cid:paraId="18327F90" w16cid:durableId="24CEA074"/>
  <w16cid:commentId w16cid:paraId="6B2E70BC" w16cid:durableId="248EE0F6"/>
  <w16cid:commentId w16cid:paraId="1148665D" w16cid:durableId="24A1595D"/>
  <w16cid:commentId w16cid:paraId="6389B248" w16cid:durableId="0DD7BFDE"/>
  <w16cid:commentId w16cid:paraId="5C411D1F" w16cid:durableId="24CEA157"/>
  <w16cid:commentId w16cid:paraId="27351DF2" w16cid:durableId="248EE20F"/>
  <w16cid:commentId w16cid:paraId="4F09A083" w16cid:durableId="1230813C"/>
  <w16cid:commentId w16cid:paraId="4889E219" w16cid:durableId="2342883B"/>
  <w16cid:commentId w16cid:paraId="16837FFF" w16cid:durableId="248EE280"/>
  <w16cid:commentId w16cid:paraId="78DFBE42" w16cid:durableId="4DE46F5E"/>
  <w16cid:commentId w16cid:paraId="064A1DE5" w16cid:durableId="24A15B3A"/>
  <w16cid:commentId w16cid:paraId="3374BE54" w16cid:durableId="248EE321"/>
  <w16cid:commentId w16cid:paraId="5915C964" w16cid:durableId="24A15B95"/>
  <w16cid:commentId w16cid:paraId="1448BA99" w16cid:durableId="7FE7F549"/>
  <w16cid:commentId w16cid:paraId="1A1D8894" w16cid:durableId="24A15BC5"/>
  <w16cid:commentId w16cid:paraId="327DAE6E" w16cid:durableId="24BBF86D"/>
  <w16cid:commentId w16cid:paraId="73844936" w16cid:durableId="24CEA2A5"/>
  <w16cid:commentId w16cid:paraId="7503CA12" w16cid:durableId="24CEA24E"/>
  <w16cid:commentId w16cid:paraId="0D889DB9" w16cid:durableId="4865E32B"/>
  <w16cid:commentId w16cid:paraId="63AEE6AF" w16cid:durableId="24CEA395"/>
  <w16cid:commentId w16cid:paraId="30C63720" w16cid:durableId="24CEA54A"/>
  <w16cid:commentId w16cid:paraId="527D4D19" w16cid:durableId="6BC3BF00"/>
  <w16cid:commentId w16cid:paraId="60B9D691" w16cid:durableId="624F72E0"/>
  <w16cid:commentId w16cid:paraId="4487DC7B" w16cid:durableId="24CEA583"/>
  <w16cid:commentId w16cid:paraId="0F79EFC2" w16cid:durableId="271563C9"/>
  <w16cid:commentId w16cid:paraId="14F5B6B0" w16cid:durableId="24BB72A3"/>
  <w16cid:commentId w16cid:paraId="266CDC27" w16cid:durableId="248EE5C2"/>
  <w16cid:commentId w16cid:paraId="1D363CEF" w16cid:durableId="24BB721C"/>
  <w16cid:commentId w16cid:paraId="1EDAAABE" w16cid:durableId="24CE9547"/>
  <w16cid:commentId w16cid:paraId="5D2618DE" w16cid:durableId="24CDE2CC"/>
  <w16cid:commentId w16cid:paraId="63538B67" w16cid:durableId="3F8E6680"/>
  <w16cid:commentId w16cid:paraId="3A09ABF0" w16cid:durableId="24AE8514"/>
  <w16cid:commentId w16cid:paraId="08E97FC5" w16cid:durableId="225EAC81"/>
  <w16cid:commentId w16cid:paraId="50AF9923" w16cid:durableId="24AE5324"/>
  <w16cid:commentId w16cid:paraId="67106872" w16cid:durableId="10245173"/>
  <w16cid:commentId w16cid:paraId="6E83E711" w16cid:durableId="477B210E"/>
  <w16cid:commentId w16cid:paraId="01C2AFFC" w16cid:durableId="469D6522"/>
  <w16cid:commentId w16cid:paraId="7A0B0564" w16cid:durableId="6DF29544"/>
  <w16cid:commentId w16cid:paraId="2FCEBA62" w16cid:durableId="0A921BA7"/>
  <w16cid:commentId w16cid:paraId="2E83FEAB" w16cid:durableId="74AF957D"/>
  <w16cid:commentId w16cid:paraId="2B3E7AF8" w16cid:durableId="175BA619"/>
  <w16cid:commentId w16cid:paraId="7C4D6492" w16cid:durableId="7DDA088D"/>
  <w16cid:commentId w16cid:paraId="2D7E436C" w16cid:durableId="4B4289CD"/>
  <w16cid:commentId w16cid:paraId="19C0AA1F" w16cid:durableId="4B82ED06"/>
  <w16cid:commentId w16cid:paraId="2929F923" w16cid:durableId="11BDD8F3"/>
  <w16cid:commentId w16cid:paraId="292C1D8C" w16cid:durableId="53597F11"/>
  <w16cid:commentId w16cid:paraId="71473433" w16cid:durableId="00BDE353"/>
  <w16cid:commentId w16cid:paraId="5127A122" w16cid:durableId="3E0F60C8"/>
  <w16cid:commentId w16cid:paraId="3C72D039" w16cid:durableId="2C72C7B9"/>
  <w16cid:commentId w16cid:paraId="36B78512" w16cid:durableId="314D698E"/>
  <w16cid:commentId w16cid:paraId="24681896" w16cid:durableId="0C91F422"/>
  <w16cid:commentId w16cid:paraId="755DAEAC" w16cid:durableId="55B074D4"/>
  <w16cid:commentId w16cid:paraId="4B2F7BD2" w16cid:durableId="43518BDF"/>
  <w16cid:commentId w16cid:paraId="4CDFEC93" w16cid:durableId="0C9E7A2E"/>
  <w16cid:commentId w16cid:paraId="7B805D0B" w16cid:durableId="0C4E6E75"/>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51AF" w:rsidRDefault="00DA51AF" w14:paraId="2ECD18E7" w14:textId="77777777">
      <w:pPr>
        <w:spacing w:after="0" w:line="240" w:lineRule="auto"/>
      </w:pPr>
      <w:r>
        <w:separator/>
      </w:r>
    </w:p>
  </w:endnote>
  <w:endnote w:type="continuationSeparator" w:id="0">
    <w:p w:rsidR="00DA51AF" w:rsidRDefault="00DA51AF" w14:paraId="1639F507" w14:textId="77777777">
      <w:pPr>
        <w:spacing w:after="0" w:line="240" w:lineRule="auto"/>
      </w:pPr>
      <w:r>
        <w:continuationSeparator/>
      </w:r>
    </w:p>
  </w:endnote>
  <w:endnote w:type="continuationNotice" w:id="1">
    <w:p w:rsidR="00DA51AF" w:rsidRDefault="00DA51AF" w14:paraId="00CC5B8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0000000000000000000"/>
    <w:charset w:val="80"/>
    <w:family w:val="roman"/>
    <w:notTrueType/>
    <w:pitch w:val="default"/>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Segoe UI Emoji">
    <w:altName w:val="Athelas Bold Italic"/>
    <w:charset w:val="00"/>
    <w:family w:val="swiss"/>
    <w:pitch w:val="variable"/>
    <w:sig w:usb0="00000003" w:usb1="02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51AF" w:rsidRDefault="00DA51AF" w14:paraId="610AFE38" w14:textId="77777777">
      <w:pPr>
        <w:spacing w:after="0" w:line="240" w:lineRule="auto"/>
      </w:pPr>
      <w:r>
        <w:separator/>
      </w:r>
    </w:p>
  </w:footnote>
  <w:footnote w:type="continuationSeparator" w:id="0">
    <w:p w:rsidR="00DA51AF" w:rsidRDefault="00DA51AF" w14:paraId="6D73EAB9" w14:textId="77777777">
      <w:pPr>
        <w:spacing w:after="0" w:line="240" w:lineRule="auto"/>
      </w:pPr>
      <w:r>
        <w:continuationSeparator/>
      </w:r>
    </w:p>
  </w:footnote>
  <w:footnote w:type="continuationNotice" w:id="1">
    <w:p w:rsidR="00DA51AF" w:rsidRDefault="00DA51AF" w14:paraId="1AB8A435" w14:textId="77777777">
      <w:pPr>
        <w:spacing w:after="0" w:line="240" w:lineRule="auto"/>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148BE"/>
    <w:multiLevelType w:val="hybridMultilevel"/>
    <w:tmpl w:val="E4B80D04"/>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1">
    <w:nsid w:val="03AC11DE"/>
    <w:multiLevelType w:val="hybridMultilevel"/>
    <w:tmpl w:val="AF9A30D6"/>
    <w:lvl w:ilvl="0" w:tplc="05828592">
      <w:start w:val="1"/>
      <w:numFmt w:val="decimal"/>
      <w:lvlText w:val="(%1)"/>
      <w:lvlJc w:val="left"/>
      <w:pPr>
        <w:ind w:left="720" w:hanging="360"/>
      </w:pPr>
      <w:rPr>
        <w:rFonts w:hint="default" w:eastAsiaTheme="minorEastAsi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6166396"/>
    <w:multiLevelType w:val="hybridMultilevel"/>
    <w:tmpl w:val="9F0CF74C"/>
    <w:lvl w:ilvl="0" w:tplc="E2FED90E">
      <w:numFmt w:val="bullet"/>
      <w:lvlText w:val="-"/>
      <w:lvlJc w:val="left"/>
      <w:pPr>
        <w:ind w:left="720" w:hanging="360"/>
      </w:pPr>
      <w:rPr>
        <w:rFonts w:hint="default" w:ascii="Calibri" w:hAnsi="Calibri" w:cs="Calibri" w:eastAsiaTheme="minorHAnsi"/>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3">
    <w:nsid w:val="36285B39"/>
    <w:multiLevelType w:val="hybridMultilevel"/>
    <w:tmpl w:val="C0889E6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5C1311C9"/>
    <w:multiLevelType w:val="hybridMultilevel"/>
    <w:tmpl w:val="0D82B08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7401288B"/>
    <w:multiLevelType w:val="hybridMultilevel"/>
    <w:tmpl w:val="1508590A"/>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num w:numId="1">
    <w:abstractNumId w:val="2"/>
  </w:num>
  <w:num w:numId="2">
    <w:abstractNumId w:val="0"/>
  </w:num>
  <w:num w:numId="3">
    <w:abstractNumId w:val="1"/>
  </w:num>
  <w:num w:numId="4">
    <w:abstractNumId w:val="4"/>
  </w:num>
  <w:num w:numId="5">
    <w:abstractNumId w:val="3"/>
  </w:num>
  <w:num w:numId="6">
    <w:abstractNumId w:val="5"/>
  </w:num>
</w:numbering>
</file>

<file path=word/people.xml><?xml version="1.0" encoding="utf-8"?>
<w15:people xmlns:mc="http://schemas.openxmlformats.org/markup-compatibility/2006" xmlns:w15="http://schemas.microsoft.com/office/word/2012/wordml" mc:Ignorable="w15">
  <w15:person w15:author="Sjoerds, Z.">
    <w15:presenceInfo w15:providerId="AD" w15:userId="S::z.sjoerds_fsw.leidenuniv.nl#ext#@charitede.onmicrosoft.com::69a8841b-c939-4da6-bf24-998138a642f7"/>
  </w15:person>
  <w15:person w15:author="Lara Wieland">
    <w15:presenceInfo w15:providerId="Windows Live" w15:userId="82132109a08f7d55"/>
  </w15:person>
  <w15:person w15:author="Lennart Luettgau">
    <w15:presenceInfo w15:providerId="None" w15:userId="Lennart Luettgau"/>
  </w15:person>
  <w15:person w15:author="Lennart Lüttgau">
    <w15:presenceInfo w15:providerId="Windows Live" w15:userId="e1fe30f4a2483f59"/>
  </w15:person>
  <w15:person w15:author="Wieland, Lara">
    <w15:presenceInfo w15:providerId="AD" w15:userId="S::lara.wieland@charite.de::52ad65b0-2cf0-403a-b9b1-8e89bb603dae"/>
  </w15:person>
  <w15:person w15:author="Schlagenhauf, Florian">
    <w15:presenceInfo w15:providerId="None" w15:userId="Schlagenhauf, Florian"/>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124"/>
  <w:displayBackgroundShape/>
  <w:proofState w:spelling="clean" w:grammar="dirty"/>
  <w:trackRevisions w:val="tru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11D"/>
    <w:rsid w:val="000005D1"/>
    <w:rsid w:val="00000C95"/>
    <w:rsid w:val="000024B4"/>
    <w:rsid w:val="0000289D"/>
    <w:rsid w:val="000049FD"/>
    <w:rsid w:val="00007377"/>
    <w:rsid w:val="000106DD"/>
    <w:rsid w:val="0002094C"/>
    <w:rsid w:val="00020D19"/>
    <w:rsid w:val="00021DCA"/>
    <w:rsid w:val="000238B2"/>
    <w:rsid w:val="0002569B"/>
    <w:rsid w:val="00030677"/>
    <w:rsid w:val="000354DD"/>
    <w:rsid w:val="000410AD"/>
    <w:rsid w:val="00043040"/>
    <w:rsid w:val="0004720E"/>
    <w:rsid w:val="00047A52"/>
    <w:rsid w:val="00052CFF"/>
    <w:rsid w:val="000555BB"/>
    <w:rsid w:val="00055FD6"/>
    <w:rsid w:val="00060978"/>
    <w:rsid w:val="000620FD"/>
    <w:rsid w:val="0007000E"/>
    <w:rsid w:val="000807AB"/>
    <w:rsid w:val="00081244"/>
    <w:rsid w:val="00082ADD"/>
    <w:rsid w:val="00093E3B"/>
    <w:rsid w:val="000950A7"/>
    <w:rsid w:val="000A02B3"/>
    <w:rsid w:val="000A17D9"/>
    <w:rsid w:val="000A25A0"/>
    <w:rsid w:val="000A670C"/>
    <w:rsid w:val="000A75AF"/>
    <w:rsid w:val="000A7C61"/>
    <w:rsid w:val="000B0E09"/>
    <w:rsid w:val="000B10F6"/>
    <w:rsid w:val="000B225B"/>
    <w:rsid w:val="000C24AB"/>
    <w:rsid w:val="000C264E"/>
    <w:rsid w:val="000C2983"/>
    <w:rsid w:val="000C4EDB"/>
    <w:rsid w:val="000C5F54"/>
    <w:rsid w:val="000C6BC1"/>
    <w:rsid w:val="000D2975"/>
    <w:rsid w:val="000E26D6"/>
    <w:rsid w:val="000E3F54"/>
    <w:rsid w:val="000E5B93"/>
    <w:rsid w:val="000F0D96"/>
    <w:rsid w:val="00105753"/>
    <w:rsid w:val="00123167"/>
    <w:rsid w:val="001236E6"/>
    <w:rsid w:val="001239BC"/>
    <w:rsid w:val="00124B1E"/>
    <w:rsid w:val="0013506A"/>
    <w:rsid w:val="00142D6F"/>
    <w:rsid w:val="001447F3"/>
    <w:rsid w:val="001514FB"/>
    <w:rsid w:val="001571FF"/>
    <w:rsid w:val="00157F49"/>
    <w:rsid w:val="00172318"/>
    <w:rsid w:val="00172731"/>
    <w:rsid w:val="0017434F"/>
    <w:rsid w:val="00181BDF"/>
    <w:rsid w:val="00184910"/>
    <w:rsid w:val="00186207"/>
    <w:rsid w:val="001942CC"/>
    <w:rsid w:val="00197E64"/>
    <w:rsid w:val="001A3B7F"/>
    <w:rsid w:val="001A5526"/>
    <w:rsid w:val="001B0075"/>
    <w:rsid w:val="001C1039"/>
    <w:rsid w:val="001C3801"/>
    <w:rsid w:val="001C43EC"/>
    <w:rsid w:val="001D453D"/>
    <w:rsid w:val="001D6B0C"/>
    <w:rsid w:val="001D789B"/>
    <w:rsid w:val="001E0218"/>
    <w:rsid w:val="001E02DD"/>
    <w:rsid w:val="001E1DDC"/>
    <w:rsid w:val="001E314D"/>
    <w:rsid w:val="001E5676"/>
    <w:rsid w:val="001E797E"/>
    <w:rsid w:val="001F0BC0"/>
    <w:rsid w:val="001F17C9"/>
    <w:rsid w:val="001F6323"/>
    <w:rsid w:val="002030C9"/>
    <w:rsid w:val="00203CCF"/>
    <w:rsid w:val="00207E12"/>
    <w:rsid w:val="0021047A"/>
    <w:rsid w:val="0022308A"/>
    <w:rsid w:val="00227478"/>
    <w:rsid w:val="00231DC1"/>
    <w:rsid w:val="00236977"/>
    <w:rsid w:val="0023740C"/>
    <w:rsid w:val="00240EDE"/>
    <w:rsid w:val="00242FF7"/>
    <w:rsid w:val="00243211"/>
    <w:rsid w:val="00245ABD"/>
    <w:rsid w:val="0025009B"/>
    <w:rsid w:val="002525FC"/>
    <w:rsid w:val="0025308C"/>
    <w:rsid w:val="00256EC4"/>
    <w:rsid w:val="002627F4"/>
    <w:rsid w:val="002662FF"/>
    <w:rsid w:val="0026642F"/>
    <w:rsid w:val="00267BCB"/>
    <w:rsid w:val="00271E99"/>
    <w:rsid w:val="0027316E"/>
    <w:rsid w:val="00274C79"/>
    <w:rsid w:val="002757AE"/>
    <w:rsid w:val="00276A6A"/>
    <w:rsid w:val="00277C76"/>
    <w:rsid w:val="00281BC2"/>
    <w:rsid w:val="002865D6"/>
    <w:rsid w:val="00290F1E"/>
    <w:rsid w:val="00292F0F"/>
    <w:rsid w:val="002933A2"/>
    <w:rsid w:val="002952D9"/>
    <w:rsid w:val="002A0BE1"/>
    <w:rsid w:val="002A22BF"/>
    <w:rsid w:val="002A2C93"/>
    <w:rsid w:val="002B3C00"/>
    <w:rsid w:val="002C17DC"/>
    <w:rsid w:val="002C30BD"/>
    <w:rsid w:val="002C6FE0"/>
    <w:rsid w:val="002D06AF"/>
    <w:rsid w:val="002D24A1"/>
    <w:rsid w:val="002E0CF0"/>
    <w:rsid w:val="002E1EB6"/>
    <w:rsid w:val="002E28D9"/>
    <w:rsid w:val="002E3493"/>
    <w:rsid w:val="002E4D3C"/>
    <w:rsid w:val="002E733C"/>
    <w:rsid w:val="002F0B3D"/>
    <w:rsid w:val="002F0FC8"/>
    <w:rsid w:val="00300F6D"/>
    <w:rsid w:val="003040FF"/>
    <w:rsid w:val="00304416"/>
    <w:rsid w:val="003104C4"/>
    <w:rsid w:val="003139E9"/>
    <w:rsid w:val="00314D10"/>
    <w:rsid w:val="0031729D"/>
    <w:rsid w:val="00325EC4"/>
    <w:rsid w:val="00327D22"/>
    <w:rsid w:val="0033147A"/>
    <w:rsid w:val="003331F1"/>
    <w:rsid w:val="003344A3"/>
    <w:rsid w:val="00337630"/>
    <w:rsid w:val="00342C37"/>
    <w:rsid w:val="003432D8"/>
    <w:rsid w:val="00344898"/>
    <w:rsid w:val="0034606B"/>
    <w:rsid w:val="00346C82"/>
    <w:rsid w:val="00346CB7"/>
    <w:rsid w:val="00353457"/>
    <w:rsid w:val="00354525"/>
    <w:rsid w:val="00355B8F"/>
    <w:rsid w:val="0036588B"/>
    <w:rsid w:val="00370A46"/>
    <w:rsid w:val="00372144"/>
    <w:rsid w:val="00373020"/>
    <w:rsid w:val="003866AE"/>
    <w:rsid w:val="003866E8"/>
    <w:rsid w:val="00387EC7"/>
    <w:rsid w:val="00390FD7"/>
    <w:rsid w:val="0039259E"/>
    <w:rsid w:val="00396987"/>
    <w:rsid w:val="00396D01"/>
    <w:rsid w:val="003A31B3"/>
    <w:rsid w:val="003B0429"/>
    <w:rsid w:val="003B67A5"/>
    <w:rsid w:val="003B7F5C"/>
    <w:rsid w:val="003C12B6"/>
    <w:rsid w:val="003C450F"/>
    <w:rsid w:val="003C72CA"/>
    <w:rsid w:val="003C7502"/>
    <w:rsid w:val="003C7740"/>
    <w:rsid w:val="003D09FA"/>
    <w:rsid w:val="003D6651"/>
    <w:rsid w:val="003E232C"/>
    <w:rsid w:val="003E24CD"/>
    <w:rsid w:val="003E40BE"/>
    <w:rsid w:val="003F6B90"/>
    <w:rsid w:val="00405D87"/>
    <w:rsid w:val="004063F9"/>
    <w:rsid w:val="00406AE4"/>
    <w:rsid w:val="0040761A"/>
    <w:rsid w:val="00407D3B"/>
    <w:rsid w:val="00411BFD"/>
    <w:rsid w:val="004121A4"/>
    <w:rsid w:val="0041300A"/>
    <w:rsid w:val="004138E0"/>
    <w:rsid w:val="00415C84"/>
    <w:rsid w:val="00417526"/>
    <w:rsid w:val="004226C8"/>
    <w:rsid w:val="00424871"/>
    <w:rsid w:val="00424922"/>
    <w:rsid w:val="00424B15"/>
    <w:rsid w:val="0042536E"/>
    <w:rsid w:val="00432BF6"/>
    <w:rsid w:val="00433DBC"/>
    <w:rsid w:val="00435E54"/>
    <w:rsid w:val="004424AF"/>
    <w:rsid w:val="004448CC"/>
    <w:rsid w:val="00447793"/>
    <w:rsid w:val="00451058"/>
    <w:rsid w:val="004510A8"/>
    <w:rsid w:val="0045326B"/>
    <w:rsid w:val="00460824"/>
    <w:rsid w:val="00461E42"/>
    <w:rsid w:val="004623C5"/>
    <w:rsid w:val="004634EE"/>
    <w:rsid w:val="00464EED"/>
    <w:rsid w:val="00466EB5"/>
    <w:rsid w:val="00474BC5"/>
    <w:rsid w:val="00475216"/>
    <w:rsid w:val="00475845"/>
    <w:rsid w:val="00477ABB"/>
    <w:rsid w:val="00477D74"/>
    <w:rsid w:val="00480253"/>
    <w:rsid w:val="00480BA0"/>
    <w:rsid w:val="00481B47"/>
    <w:rsid w:val="004820F4"/>
    <w:rsid w:val="004849C1"/>
    <w:rsid w:val="00496A40"/>
    <w:rsid w:val="004973D9"/>
    <w:rsid w:val="004A08C6"/>
    <w:rsid w:val="004A227E"/>
    <w:rsid w:val="004A42F0"/>
    <w:rsid w:val="004A51E7"/>
    <w:rsid w:val="004A5579"/>
    <w:rsid w:val="004A778F"/>
    <w:rsid w:val="004B3B7E"/>
    <w:rsid w:val="004B4F30"/>
    <w:rsid w:val="004C2497"/>
    <w:rsid w:val="004D239E"/>
    <w:rsid w:val="004E1392"/>
    <w:rsid w:val="004F21E3"/>
    <w:rsid w:val="004F37B8"/>
    <w:rsid w:val="00500E31"/>
    <w:rsid w:val="00501B8E"/>
    <w:rsid w:val="00520019"/>
    <w:rsid w:val="00521131"/>
    <w:rsid w:val="005213EF"/>
    <w:rsid w:val="00523195"/>
    <w:rsid w:val="00525258"/>
    <w:rsid w:val="005272A0"/>
    <w:rsid w:val="00530167"/>
    <w:rsid w:val="005324AF"/>
    <w:rsid w:val="005347B7"/>
    <w:rsid w:val="00536DE8"/>
    <w:rsid w:val="00537339"/>
    <w:rsid w:val="00544CAF"/>
    <w:rsid w:val="00545A5B"/>
    <w:rsid w:val="0054727F"/>
    <w:rsid w:val="00552D40"/>
    <w:rsid w:val="00553BFA"/>
    <w:rsid w:val="00557868"/>
    <w:rsid w:val="00564A00"/>
    <w:rsid w:val="00572426"/>
    <w:rsid w:val="00573412"/>
    <w:rsid w:val="00576032"/>
    <w:rsid w:val="0058631E"/>
    <w:rsid w:val="005936AA"/>
    <w:rsid w:val="00593D49"/>
    <w:rsid w:val="005A2DFB"/>
    <w:rsid w:val="005C0235"/>
    <w:rsid w:val="005C09A5"/>
    <w:rsid w:val="005C1AB5"/>
    <w:rsid w:val="005C41E0"/>
    <w:rsid w:val="005C6446"/>
    <w:rsid w:val="005D518E"/>
    <w:rsid w:val="005D59FD"/>
    <w:rsid w:val="005E0359"/>
    <w:rsid w:val="005F4FDA"/>
    <w:rsid w:val="005F52CD"/>
    <w:rsid w:val="0060708F"/>
    <w:rsid w:val="00607768"/>
    <w:rsid w:val="0060798B"/>
    <w:rsid w:val="00611881"/>
    <w:rsid w:val="006123AE"/>
    <w:rsid w:val="0061592C"/>
    <w:rsid w:val="0062233F"/>
    <w:rsid w:val="00625A59"/>
    <w:rsid w:val="006264E2"/>
    <w:rsid w:val="006301FD"/>
    <w:rsid w:val="006320A6"/>
    <w:rsid w:val="00632DCF"/>
    <w:rsid w:val="006332B8"/>
    <w:rsid w:val="00633842"/>
    <w:rsid w:val="006346D6"/>
    <w:rsid w:val="006401B3"/>
    <w:rsid w:val="006415E5"/>
    <w:rsid w:val="00645285"/>
    <w:rsid w:val="006465B4"/>
    <w:rsid w:val="0065114E"/>
    <w:rsid w:val="00661513"/>
    <w:rsid w:val="00667AA5"/>
    <w:rsid w:val="0067295C"/>
    <w:rsid w:val="006731E6"/>
    <w:rsid w:val="00675ADD"/>
    <w:rsid w:val="006769F5"/>
    <w:rsid w:val="0068039E"/>
    <w:rsid w:val="00682EFA"/>
    <w:rsid w:val="006837FB"/>
    <w:rsid w:val="00683F7C"/>
    <w:rsid w:val="00684962"/>
    <w:rsid w:val="00686443"/>
    <w:rsid w:val="00686512"/>
    <w:rsid w:val="006A5015"/>
    <w:rsid w:val="006B1502"/>
    <w:rsid w:val="006B542B"/>
    <w:rsid w:val="006C0557"/>
    <w:rsid w:val="006C50D3"/>
    <w:rsid w:val="006C6C16"/>
    <w:rsid w:val="006D303E"/>
    <w:rsid w:val="006D3934"/>
    <w:rsid w:val="006D3B0F"/>
    <w:rsid w:val="006E0891"/>
    <w:rsid w:val="006E5DB6"/>
    <w:rsid w:val="006E5F80"/>
    <w:rsid w:val="006F0F08"/>
    <w:rsid w:val="006F1403"/>
    <w:rsid w:val="006F2726"/>
    <w:rsid w:val="006F3AE0"/>
    <w:rsid w:val="00700BAE"/>
    <w:rsid w:val="00700BE0"/>
    <w:rsid w:val="00705773"/>
    <w:rsid w:val="00705912"/>
    <w:rsid w:val="0070620D"/>
    <w:rsid w:val="00707F5B"/>
    <w:rsid w:val="00712CD3"/>
    <w:rsid w:val="0071496F"/>
    <w:rsid w:val="00716EAC"/>
    <w:rsid w:val="007178F4"/>
    <w:rsid w:val="00720A9C"/>
    <w:rsid w:val="007220C1"/>
    <w:rsid w:val="00722296"/>
    <w:rsid w:val="00724A32"/>
    <w:rsid w:val="007352E0"/>
    <w:rsid w:val="007417A3"/>
    <w:rsid w:val="00742ACC"/>
    <w:rsid w:val="00744300"/>
    <w:rsid w:val="00744471"/>
    <w:rsid w:val="0075475E"/>
    <w:rsid w:val="00755EB2"/>
    <w:rsid w:val="0076050F"/>
    <w:rsid w:val="00772340"/>
    <w:rsid w:val="00776092"/>
    <w:rsid w:val="00783468"/>
    <w:rsid w:val="00785271"/>
    <w:rsid w:val="007853FB"/>
    <w:rsid w:val="007871FE"/>
    <w:rsid w:val="00790883"/>
    <w:rsid w:val="00794CD9"/>
    <w:rsid w:val="00797B2F"/>
    <w:rsid w:val="007A6D11"/>
    <w:rsid w:val="007C2DFB"/>
    <w:rsid w:val="007C6D46"/>
    <w:rsid w:val="007D40E2"/>
    <w:rsid w:val="007D6C8F"/>
    <w:rsid w:val="007E0A95"/>
    <w:rsid w:val="007E39D4"/>
    <w:rsid w:val="007E43E5"/>
    <w:rsid w:val="007F20EE"/>
    <w:rsid w:val="00800C72"/>
    <w:rsid w:val="00803A1C"/>
    <w:rsid w:val="008114BF"/>
    <w:rsid w:val="00811ED3"/>
    <w:rsid w:val="0081331D"/>
    <w:rsid w:val="00813EFA"/>
    <w:rsid w:val="00814C00"/>
    <w:rsid w:val="00816B3C"/>
    <w:rsid w:val="00816F64"/>
    <w:rsid w:val="0082088E"/>
    <w:rsid w:val="00823009"/>
    <w:rsid w:val="00830BAE"/>
    <w:rsid w:val="00831ADF"/>
    <w:rsid w:val="00833807"/>
    <w:rsid w:val="0083513D"/>
    <w:rsid w:val="0084256C"/>
    <w:rsid w:val="008459D0"/>
    <w:rsid w:val="00846A1D"/>
    <w:rsid w:val="00853583"/>
    <w:rsid w:val="008545C4"/>
    <w:rsid w:val="00854B2A"/>
    <w:rsid w:val="0085623D"/>
    <w:rsid w:val="00861B3F"/>
    <w:rsid w:val="00861C26"/>
    <w:rsid w:val="00864F0F"/>
    <w:rsid w:val="00872308"/>
    <w:rsid w:val="00872E96"/>
    <w:rsid w:val="008764F6"/>
    <w:rsid w:val="00876C18"/>
    <w:rsid w:val="00876F23"/>
    <w:rsid w:val="008805F1"/>
    <w:rsid w:val="008821D5"/>
    <w:rsid w:val="00882215"/>
    <w:rsid w:val="008822C0"/>
    <w:rsid w:val="00893487"/>
    <w:rsid w:val="008951F0"/>
    <w:rsid w:val="00896EF7"/>
    <w:rsid w:val="008A098F"/>
    <w:rsid w:val="008A3DD9"/>
    <w:rsid w:val="008A5695"/>
    <w:rsid w:val="008B1B23"/>
    <w:rsid w:val="008B1C4B"/>
    <w:rsid w:val="008B2823"/>
    <w:rsid w:val="008B687E"/>
    <w:rsid w:val="008B728F"/>
    <w:rsid w:val="008C2748"/>
    <w:rsid w:val="008C3E6A"/>
    <w:rsid w:val="008C70CB"/>
    <w:rsid w:val="008D4A97"/>
    <w:rsid w:val="008E01B8"/>
    <w:rsid w:val="008E2AC3"/>
    <w:rsid w:val="008E4359"/>
    <w:rsid w:val="008E44FB"/>
    <w:rsid w:val="008E530F"/>
    <w:rsid w:val="008E5904"/>
    <w:rsid w:val="008E5C59"/>
    <w:rsid w:val="008F1CDF"/>
    <w:rsid w:val="008F250E"/>
    <w:rsid w:val="008F2DA7"/>
    <w:rsid w:val="009022DD"/>
    <w:rsid w:val="0090251C"/>
    <w:rsid w:val="009142A7"/>
    <w:rsid w:val="00920646"/>
    <w:rsid w:val="00921085"/>
    <w:rsid w:val="00926FD9"/>
    <w:rsid w:val="00930ABD"/>
    <w:rsid w:val="009329B4"/>
    <w:rsid w:val="00932E43"/>
    <w:rsid w:val="00933591"/>
    <w:rsid w:val="009359FE"/>
    <w:rsid w:val="00936636"/>
    <w:rsid w:val="00945110"/>
    <w:rsid w:val="0094528F"/>
    <w:rsid w:val="00945AD9"/>
    <w:rsid w:val="0095261A"/>
    <w:rsid w:val="009663CF"/>
    <w:rsid w:val="00966B25"/>
    <w:rsid w:val="00967CFC"/>
    <w:rsid w:val="009710D4"/>
    <w:rsid w:val="0097527C"/>
    <w:rsid w:val="00975627"/>
    <w:rsid w:val="00980B03"/>
    <w:rsid w:val="00980ED7"/>
    <w:rsid w:val="009872DF"/>
    <w:rsid w:val="009904A0"/>
    <w:rsid w:val="00991793"/>
    <w:rsid w:val="0099358F"/>
    <w:rsid w:val="00993C8D"/>
    <w:rsid w:val="00995D72"/>
    <w:rsid w:val="00997354"/>
    <w:rsid w:val="009A2E19"/>
    <w:rsid w:val="009A7E90"/>
    <w:rsid w:val="009B518C"/>
    <w:rsid w:val="009C37B8"/>
    <w:rsid w:val="009D0FFE"/>
    <w:rsid w:val="009D5E52"/>
    <w:rsid w:val="009E2A36"/>
    <w:rsid w:val="009F01DD"/>
    <w:rsid w:val="009F0DD7"/>
    <w:rsid w:val="009F28C7"/>
    <w:rsid w:val="009F54E3"/>
    <w:rsid w:val="009F67BA"/>
    <w:rsid w:val="00A009B5"/>
    <w:rsid w:val="00A012BD"/>
    <w:rsid w:val="00A02D1E"/>
    <w:rsid w:val="00A032A5"/>
    <w:rsid w:val="00A04D95"/>
    <w:rsid w:val="00A04FFB"/>
    <w:rsid w:val="00A05617"/>
    <w:rsid w:val="00A05A10"/>
    <w:rsid w:val="00A07752"/>
    <w:rsid w:val="00A1208E"/>
    <w:rsid w:val="00A22BDB"/>
    <w:rsid w:val="00A24425"/>
    <w:rsid w:val="00A24542"/>
    <w:rsid w:val="00A24B6D"/>
    <w:rsid w:val="00A24E52"/>
    <w:rsid w:val="00A253E8"/>
    <w:rsid w:val="00A315D0"/>
    <w:rsid w:val="00A455D2"/>
    <w:rsid w:val="00A467F9"/>
    <w:rsid w:val="00A51A85"/>
    <w:rsid w:val="00A51DED"/>
    <w:rsid w:val="00A53C32"/>
    <w:rsid w:val="00A62E22"/>
    <w:rsid w:val="00A65BF5"/>
    <w:rsid w:val="00A65E44"/>
    <w:rsid w:val="00A71CB5"/>
    <w:rsid w:val="00A74800"/>
    <w:rsid w:val="00A80858"/>
    <w:rsid w:val="00A81717"/>
    <w:rsid w:val="00A834A8"/>
    <w:rsid w:val="00A84D6D"/>
    <w:rsid w:val="00A937E7"/>
    <w:rsid w:val="00A964BF"/>
    <w:rsid w:val="00A967B3"/>
    <w:rsid w:val="00AA653A"/>
    <w:rsid w:val="00AA7588"/>
    <w:rsid w:val="00AB2249"/>
    <w:rsid w:val="00AB2DC7"/>
    <w:rsid w:val="00AB3F77"/>
    <w:rsid w:val="00AB62B7"/>
    <w:rsid w:val="00AB69E0"/>
    <w:rsid w:val="00AC16FA"/>
    <w:rsid w:val="00AC3C89"/>
    <w:rsid w:val="00AD0312"/>
    <w:rsid w:val="00AD2B76"/>
    <w:rsid w:val="00AD372C"/>
    <w:rsid w:val="00AD38A3"/>
    <w:rsid w:val="00AD4EC6"/>
    <w:rsid w:val="00AD6E2B"/>
    <w:rsid w:val="00AD7473"/>
    <w:rsid w:val="00AE2756"/>
    <w:rsid w:val="00AE2B24"/>
    <w:rsid w:val="00AF0920"/>
    <w:rsid w:val="00AF1D88"/>
    <w:rsid w:val="00AF611D"/>
    <w:rsid w:val="00B04C4C"/>
    <w:rsid w:val="00B10AD9"/>
    <w:rsid w:val="00B118F5"/>
    <w:rsid w:val="00B1197B"/>
    <w:rsid w:val="00B12ED9"/>
    <w:rsid w:val="00B13DD8"/>
    <w:rsid w:val="00B14966"/>
    <w:rsid w:val="00B16BB4"/>
    <w:rsid w:val="00B17E20"/>
    <w:rsid w:val="00B24238"/>
    <w:rsid w:val="00B26EF6"/>
    <w:rsid w:val="00B30CBE"/>
    <w:rsid w:val="00B33FAF"/>
    <w:rsid w:val="00B34C82"/>
    <w:rsid w:val="00B36790"/>
    <w:rsid w:val="00B36ECE"/>
    <w:rsid w:val="00B509BC"/>
    <w:rsid w:val="00B527FE"/>
    <w:rsid w:val="00B57467"/>
    <w:rsid w:val="00B60359"/>
    <w:rsid w:val="00B70F66"/>
    <w:rsid w:val="00B72409"/>
    <w:rsid w:val="00B72AC1"/>
    <w:rsid w:val="00B76204"/>
    <w:rsid w:val="00B7743E"/>
    <w:rsid w:val="00B77463"/>
    <w:rsid w:val="00B8730D"/>
    <w:rsid w:val="00BA031D"/>
    <w:rsid w:val="00BA243B"/>
    <w:rsid w:val="00BA438C"/>
    <w:rsid w:val="00BA4A6C"/>
    <w:rsid w:val="00BB2703"/>
    <w:rsid w:val="00BB318C"/>
    <w:rsid w:val="00BB5365"/>
    <w:rsid w:val="00BB7C24"/>
    <w:rsid w:val="00BC2A68"/>
    <w:rsid w:val="00BC49D4"/>
    <w:rsid w:val="00BD2D9F"/>
    <w:rsid w:val="00BD6013"/>
    <w:rsid w:val="00BD79E5"/>
    <w:rsid w:val="00BE2936"/>
    <w:rsid w:val="00BE38B3"/>
    <w:rsid w:val="00BE5434"/>
    <w:rsid w:val="00BF6A6C"/>
    <w:rsid w:val="00C06B22"/>
    <w:rsid w:val="00C07E25"/>
    <w:rsid w:val="00C11E92"/>
    <w:rsid w:val="00C15099"/>
    <w:rsid w:val="00C15582"/>
    <w:rsid w:val="00C233E2"/>
    <w:rsid w:val="00C275CA"/>
    <w:rsid w:val="00C301CF"/>
    <w:rsid w:val="00C328E7"/>
    <w:rsid w:val="00C35FFD"/>
    <w:rsid w:val="00C4173C"/>
    <w:rsid w:val="00C43B7E"/>
    <w:rsid w:val="00C4556D"/>
    <w:rsid w:val="00C475DC"/>
    <w:rsid w:val="00C47CF2"/>
    <w:rsid w:val="00C54CFF"/>
    <w:rsid w:val="00C556C4"/>
    <w:rsid w:val="00C63F9B"/>
    <w:rsid w:val="00C64A28"/>
    <w:rsid w:val="00C65323"/>
    <w:rsid w:val="00C7236B"/>
    <w:rsid w:val="00C7607B"/>
    <w:rsid w:val="00C820B3"/>
    <w:rsid w:val="00C821A2"/>
    <w:rsid w:val="00C830DF"/>
    <w:rsid w:val="00C87DB1"/>
    <w:rsid w:val="00C93A0C"/>
    <w:rsid w:val="00C93A1A"/>
    <w:rsid w:val="00C966FB"/>
    <w:rsid w:val="00C970F7"/>
    <w:rsid w:val="00CA1148"/>
    <w:rsid w:val="00CA213D"/>
    <w:rsid w:val="00CA76AD"/>
    <w:rsid w:val="00CA7A98"/>
    <w:rsid w:val="00CB0629"/>
    <w:rsid w:val="00CB0A0F"/>
    <w:rsid w:val="00CB3A38"/>
    <w:rsid w:val="00CB4EE8"/>
    <w:rsid w:val="00CB72C9"/>
    <w:rsid w:val="00CC0A99"/>
    <w:rsid w:val="00CC2AAB"/>
    <w:rsid w:val="00CE0873"/>
    <w:rsid w:val="00CE17BA"/>
    <w:rsid w:val="00CE4E82"/>
    <w:rsid w:val="00CE5C4C"/>
    <w:rsid w:val="00CE74E4"/>
    <w:rsid w:val="00CF0AB9"/>
    <w:rsid w:val="00CF0F96"/>
    <w:rsid w:val="00CF2F66"/>
    <w:rsid w:val="00CF4A09"/>
    <w:rsid w:val="00CF7DD6"/>
    <w:rsid w:val="00D002C6"/>
    <w:rsid w:val="00D051D4"/>
    <w:rsid w:val="00D059F3"/>
    <w:rsid w:val="00D06790"/>
    <w:rsid w:val="00D07688"/>
    <w:rsid w:val="00D11351"/>
    <w:rsid w:val="00D13A0E"/>
    <w:rsid w:val="00D15B1E"/>
    <w:rsid w:val="00D16115"/>
    <w:rsid w:val="00D216DB"/>
    <w:rsid w:val="00D22AA5"/>
    <w:rsid w:val="00D3325B"/>
    <w:rsid w:val="00D379F9"/>
    <w:rsid w:val="00D516D7"/>
    <w:rsid w:val="00D51EBD"/>
    <w:rsid w:val="00D539D3"/>
    <w:rsid w:val="00D56F5D"/>
    <w:rsid w:val="00D62B83"/>
    <w:rsid w:val="00D65DC7"/>
    <w:rsid w:val="00D677CB"/>
    <w:rsid w:val="00D67DE0"/>
    <w:rsid w:val="00D73C06"/>
    <w:rsid w:val="00D76D32"/>
    <w:rsid w:val="00D838B0"/>
    <w:rsid w:val="00D871C7"/>
    <w:rsid w:val="00D87F94"/>
    <w:rsid w:val="00D91384"/>
    <w:rsid w:val="00D93E91"/>
    <w:rsid w:val="00D96112"/>
    <w:rsid w:val="00D97616"/>
    <w:rsid w:val="00D97794"/>
    <w:rsid w:val="00D97E7A"/>
    <w:rsid w:val="00DA1C2E"/>
    <w:rsid w:val="00DA4022"/>
    <w:rsid w:val="00DA47A4"/>
    <w:rsid w:val="00DA51AF"/>
    <w:rsid w:val="00DA65F1"/>
    <w:rsid w:val="00DA7332"/>
    <w:rsid w:val="00DA77C6"/>
    <w:rsid w:val="00DB04F0"/>
    <w:rsid w:val="00DB23E3"/>
    <w:rsid w:val="00DB4F9C"/>
    <w:rsid w:val="00DB5F25"/>
    <w:rsid w:val="00DC3ADD"/>
    <w:rsid w:val="00DC4DBC"/>
    <w:rsid w:val="00DD0EB0"/>
    <w:rsid w:val="00DD1525"/>
    <w:rsid w:val="00DD55C7"/>
    <w:rsid w:val="00DE0452"/>
    <w:rsid w:val="00DE36C2"/>
    <w:rsid w:val="00DE7E87"/>
    <w:rsid w:val="00DF03F6"/>
    <w:rsid w:val="00DF6328"/>
    <w:rsid w:val="00DF67A4"/>
    <w:rsid w:val="00E00BA8"/>
    <w:rsid w:val="00E03EDD"/>
    <w:rsid w:val="00E11783"/>
    <w:rsid w:val="00E15176"/>
    <w:rsid w:val="00E20C93"/>
    <w:rsid w:val="00E25E7A"/>
    <w:rsid w:val="00E27513"/>
    <w:rsid w:val="00E27547"/>
    <w:rsid w:val="00E30683"/>
    <w:rsid w:val="00E33468"/>
    <w:rsid w:val="00E353C0"/>
    <w:rsid w:val="00E42CC7"/>
    <w:rsid w:val="00E4715D"/>
    <w:rsid w:val="00E5198F"/>
    <w:rsid w:val="00E551B3"/>
    <w:rsid w:val="00E57F38"/>
    <w:rsid w:val="00E6046B"/>
    <w:rsid w:val="00E702D4"/>
    <w:rsid w:val="00E71723"/>
    <w:rsid w:val="00E729ED"/>
    <w:rsid w:val="00E76298"/>
    <w:rsid w:val="00E762F2"/>
    <w:rsid w:val="00E76C3B"/>
    <w:rsid w:val="00E77A28"/>
    <w:rsid w:val="00E84D5A"/>
    <w:rsid w:val="00E87FE0"/>
    <w:rsid w:val="00E9067F"/>
    <w:rsid w:val="00E9252B"/>
    <w:rsid w:val="00E925F5"/>
    <w:rsid w:val="00E92813"/>
    <w:rsid w:val="00EA1352"/>
    <w:rsid w:val="00EA548C"/>
    <w:rsid w:val="00EA5B09"/>
    <w:rsid w:val="00EA5B54"/>
    <w:rsid w:val="00EA5EDB"/>
    <w:rsid w:val="00EAD9B9"/>
    <w:rsid w:val="00EB1963"/>
    <w:rsid w:val="00EB2710"/>
    <w:rsid w:val="00EB3791"/>
    <w:rsid w:val="00EB4E73"/>
    <w:rsid w:val="00EB5627"/>
    <w:rsid w:val="00EB72F6"/>
    <w:rsid w:val="00EB78DF"/>
    <w:rsid w:val="00EC2E2A"/>
    <w:rsid w:val="00EC587F"/>
    <w:rsid w:val="00ED0BEC"/>
    <w:rsid w:val="00ED4670"/>
    <w:rsid w:val="00ED55D6"/>
    <w:rsid w:val="00EE247A"/>
    <w:rsid w:val="00EE4750"/>
    <w:rsid w:val="00EE4A22"/>
    <w:rsid w:val="00EE7BE9"/>
    <w:rsid w:val="00EF14F8"/>
    <w:rsid w:val="00EF5B0E"/>
    <w:rsid w:val="00EF7103"/>
    <w:rsid w:val="00EF7224"/>
    <w:rsid w:val="00F002F3"/>
    <w:rsid w:val="00F00F8C"/>
    <w:rsid w:val="00F023B4"/>
    <w:rsid w:val="00F05535"/>
    <w:rsid w:val="00F0778F"/>
    <w:rsid w:val="00F07F27"/>
    <w:rsid w:val="00F10EB5"/>
    <w:rsid w:val="00F11C43"/>
    <w:rsid w:val="00F122A7"/>
    <w:rsid w:val="00F12B24"/>
    <w:rsid w:val="00F14195"/>
    <w:rsid w:val="00F15579"/>
    <w:rsid w:val="00F20A7C"/>
    <w:rsid w:val="00F20E9C"/>
    <w:rsid w:val="00F221CF"/>
    <w:rsid w:val="00F2346D"/>
    <w:rsid w:val="00F33C85"/>
    <w:rsid w:val="00F377A7"/>
    <w:rsid w:val="00F3787D"/>
    <w:rsid w:val="00F439BD"/>
    <w:rsid w:val="00F454EF"/>
    <w:rsid w:val="00F472EE"/>
    <w:rsid w:val="00F50433"/>
    <w:rsid w:val="00F50C54"/>
    <w:rsid w:val="00F51EDA"/>
    <w:rsid w:val="00F53C65"/>
    <w:rsid w:val="00F54DF9"/>
    <w:rsid w:val="00F64313"/>
    <w:rsid w:val="00F67ACA"/>
    <w:rsid w:val="00F71203"/>
    <w:rsid w:val="00F777D7"/>
    <w:rsid w:val="00F843C8"/>
    <w:rsid w:val="00F85C09"/>
    <w:rsid w:val="00F86226"/>
    <w:rsid w:val="00F9042A"/>
    <w:rsid w:val="00FA28F4"/>
    <w:rsid w:val="00FA301E"/>
    <w:rsid w:val="00FA3B82"/>
    <w:rsid w:val="00FA4620"/>
    <w:rsid w:val="00FA5BBE"/>
    <w:rsid w:val="00FA6C57"/>
    <w:rsid w:val="00FA7131"/>
    <w:rsid w:val="00FA719A"/>
    <w:rsid w:val="00FA74ED"/>
    <w:rsid w:val="00FA7B17"/>
    <w:rsid w:val="00FB051C"/>
    <w:rsid w:val="00FB0A9F"/>
    <w:rsid w:val="00FC6E21"/>
    <w:rsid w:val="00FD77F7"/>
    <w:rsid w:val="00FD7C6F"/>
    <w:rsid w:val="00FE45A0"/>
    <w:rsid w:val="00FE71A3"/>
    <w:rsid w:val="00FF1447"/>
    <w:rsid w:val="00FF4093"/>
    <w:rsid w:val="00FF4769"/>
    <w:rsid w:val="00FF6EC2"/>
    <w:rsid w:val="0108D57B"/>
    <w:rsid w:val="0174B995"/>
    <w:rsid w:val="0184BF40"/>
    <w:rsid w:val="01D053D1"/>
    <w:rsid w:val="01D455AE"/>
    <w:rsid w:val="01F4E0D6"/>
    <w:rsid w:val="0224073F"/>
    <w:rsid w:val="02570AF4"/>
    <w:rsid w:val="02629A96"/>
    <w:rsid w:val="0271E43A"/>
    <w:rsid w:val="0286AA1A"/>
    <w:rsid w:val="028D8A98"/>
    <w:rsid w:val="02BFD672"/>
    <w:rsid w:val="02C94D8B"/>
    <w:rsid w:val="033896CA"/>
    <w:rsid w:val="03437F2F"/>
    <w:rsid w:val="03625941"/>
    <w:rsid w:val="03A78E4F"/>
    <w:rsid w:val="03D8B7E1"/>
    <w:rsid w:val="040AFA7D"/>
    <w:rsid w:val="0432B512"/>
    <w:rsid w:val="04644EF8"/>
    <w:rsid w:val="04C8AEF2"/>
    <w:rsid w:val="04F79F67"/>
    <w:rsid w:val="050B9318"/>
    <w:rsid w:val="05308014"/>
    <w:rsid w:val="05632062"/>
    <w:rsid w:val="05FCB18D"/>
    <w:rsid w:val="0616C831"/>
    <w:rsid w:val="06359F8F"/>
    <w:rsid w:val="0649AE2C"/>
    <w:rsid w:val="067A8836"/>
    <w:rsid w:val="068AB115"/>
    <w:rsid w:val="072C89B0"/>
    <w:rsid w:val="07428ADF"/>
    <w:rsid w:val="0775D630"/>
    <w:rsid w:val="07765056"/>
    <w:rsid w:val="07C0A067"/>
    <w:rsid w:val="0804E8D3"/>
    <w:rsid w:val="081AC8FD"/>
    <w:rsid w:val="08A84148"/>
    <w:rsid w:val="08D27349"/>
    <w:rsid w:val="092CFD3C"/>
    <w:rsid w:val="0951C094"/>
    <w:rsid w:val="095E5DE4"/>
    <w:rsid w:val="098E53AB"/>
    <w:rsid w:val="09B97360"/>
    <w:rsid w:val="0A37B84F"/>
    <w:rsid w:val="0A8F6FD5"/>
    <w:rsid w:val="0A99ABF7"/>
    <w:rsid w:val="0AA68E3E"/>
    <w:rsid w:val="0ADF77C7"/>
    <w:rsid w:val="0B094B2F"/>
    <w:rsid w:val="0B29E255"/>
    <w:rsid w:val="0B3568B7"/>
    <w:rsid w:val="0B7C60BC"/>
    <w:rsid w:val="0BA1A644"/>
    <w:rsid w:val="0C11DE61"/>
    <w:rsid w:val="0CF937F1"/>
    <w:rsid w:val="0D5458CB"/>
    <w:rsid w:val="0D98F263"/>
    <w:rsid w:val="0DD071FC"/>
    <w:rsid w:val="0DF9F269"/>
    <w:rsid w:val="0E068811"/>
    <w:rsid w:val="0E2D5235"/>
    <w:rsid w:val="0F231104"/>
    <w:rsid w:val="100B4EF0"/>
    <w:rsid w:val="10847947"/>
    <w:rsid w:val="10C5892C"/>
    <w:rsid w:val="10E131A6"/>
    <w:rsid w:val="1115DADC"/>
    <w:rsid w:val="11199DD5"/>
    <w:rsid w:val="11254A5A"/>
    <w:rsid w:val="1142D6F4"/>
    <w:rsid w:val="114C88B8"/>
    <w:rsid w:val="116BAAB2"/>
    <w:rsid w:val="116FE193"/>
    <w:rsid w:val="11AADE68"/>
    <w:rsid w:val="11D33BB0"/>
    <w:rsid w:val="1218F7DD"/>
    <w:rsid w:val="12461AE7"/>
    <w:rsid w:val="128F8C37"/>
    <w:rsid w:val="13479DD9"/>
    <w:rsid w:val="13AF354D"/>
    <w:rsid w:val="13CE0CC4"/>
    <w:rsid w:val="1408CD07"/>
    <w:rsid w:val="14BDD4CB"/>
    <w:rsid w:val="151B6CE3"/>
    <w:rsid w:val="15345130"/>
    <w:rsid w:val="154B908F"/>
    <w:rsid w:val="1581B155"/>
    <w:rsid w:val="1603F3E7"/>
    <w:rsid w:val="16696BC5"/>
    <w:rsid w:val="16F6B302"/>
    <w:rsid w:val="17835EAB"/>
    <w:rsid w:val="179B8BD4"/>
    <w:rsid w:val="185074D6"/>
    <w:rsid w:val="18D1B0A0"/>
    <w:rsid w:val="18D7390C"/>
    <w:rsid w:val="1904E27D"/>
    <w:rsid w:val="190FAACC"/>
    <w:rsid w:val="196973D4"/>
    <w:rsid w:val="1998C645"/>
    <w:rsid w:val="19ECD837"/>
    <w:rsid w:val="19F0D098"/>
    <w:rsid w:val="1A311E01"/>
    <w:rsid w:val="1A5FA387"/>
    <w:rsid w:val="1A7079B7"/>
    <w:rsid w:val="1A743C03"/>
    <w:rsid w:val="1A846D4D"/>
    <w:rsid w:val="1A87E095"/>
    <w:rsid w:val="1AE996D3"/>
    <w:rsid w:val="1AF1C194"/>
    <w:rsid w:val="1AFB63B4"/>
    <w:rsid w:val="1B04FCD0"/>
    <w:rsid w:val="1B6AFA61"/>
    <w:rsid w:val="1B6FC5CC"/>
    <w:rsid w:val="1B7CF316"/>
    <w:rsid w:val="1BC5CB28"/>
    <w:rsid w:val="1BCCE2CF"/>
    <w:rsid w:val="1BDEBF8E"/>
    <w:rsid w:val="1C0AB0DF"/>
    <w:rsid w:val="1C8A0702"/>
    <w:rsid w:val="1CF270B4"/>
    <w:rsid w:val="1D34AA17"/>
    <w:rsid w:val="1D67ADF8"/>
    <w:rsid w:val="1D850BAA"/>
    <w:rsid w:val="1DA73F41"/>
    <w:rsid w:val="1E07C6B5"/>
    <w:rsid w:val="1E344899"/>
    <w:rsid w:val="1E6DD68E"/>
    <w:rsid w:val="1E7309BC"/>
    <w:rsid w:val="1E74D6DB"/>
    <w:rsid w:val="1E96F658"/>
    <w:rsid w:val="1F05F466"/>
    <w:rsid w:val="1F45BBDA"/>
    <w:rsid w:val="1F4FFBAD"/>
    <w:rsid w:val="1F743CAF"/>
    <w:rsid w:val="1F76DCA9"/>
    <w:rsid w:val="1F7EBA05"/>
    <w:rsid w:val="1FB981AD"/>
    <w:rsid w:val="1FC532B7"/>
    <w:rsid w:val="2087625C"/>
    <w:rsid w:val="20D854E9"/>
    <w:rsid w:val="213118C1"/>
    <w:rsid w:val="21A6AE79"/>
    <w:rsid w:val="21AF7509"/>
    <w:rsid w:val="21D9E745"/>
    <w:rsid w:val="220C8204"/>
    <w:rsid w:val="222693B8"/>
    <w:rsid w:val="22C192C1"/>
    <w:rsid w:val="2340EB08"/>
    <w:rsid w:val="23BF031E"/>
    <w:rsid w:val="23C58055"/>
    <w:rsid w:val="23EC6333"/>
    <w:rsid w:val="24000ECE"/>
    <w:rsid w:val="247179CF"/>
    <w:rsid w:val="2489833F"/>
    <w:rsid w:val="249B84CD"/>
    <w:rsid w:val="24B16187"/>
    <w:rsid w:val="24C927F1"/>
    <w:rsid w:val="2511DCA7"/>
    <w:rsid w:val="252DBFC7"/>
    <w:rsid w:val="253F1D41"/>
    <w:rsid w:val="259C4AFD"/>
    <w:rsid w:val="2617E398"/>
    <w:rsid w:val="264F5196"/>
    <w:rsid w:val="26A6EF51"/>
    <w:rsid w:val="26A6FF74"/>
    <w:rsid w:val="26EE32E1"/>
    <w:rsid w:val="2707B7FF"/>
    <w:rsid w:val="2745B0D2"/>
    <w:rsid w:val="275178C4"/>
    <w:rsid w:val="278912BB"/>
    <w:rsid w:val="27BB2154"/>
    <w:rsid w:val="27D34600"/>
    <w:rsid w:val="27DED4E1"/>
    <w:rsid w:val="27ED01A7"/>
    <w:rsid w:val="2818F5FF"/>
    <w:rsid w:val="28426468"/>
    <w:rsid w:val="29D8D92F"/>
    <w:rsid w:val="29F8313D"/>
    <w:rsid w:val="29FC3EE1"/>
    <w:rsid w:val="29FF71C2"/>
    <w:rsid w:val="2A150EF1"/>
    <w:rsid w:val="2B07479D"/>
    <w:rsid w:val="2BBC1D82"/>
    <w:rsid w:val="2C1C569F"/>
    <w:rsid w:val="2C748C7E"/>
    <w:rsid w:val="2D9381FE"/>
    <w:rsid w:val="2DABBD6C"/>
    <w:rsid w:val="2E59462E"/>
    <w:rsid w:val="2ED758C9"/>
    <w:rsid w:val="2EE01C69"/>
    <w:rsid w:val="2EE46ED7"/>
    <w:rsid w:val="2EEB55C4"/>
    <w:rsid w:val="2F0800B5"/>
    <w:rsid w:val="2F1A00EE"/>
    <w:rsid w:val="2F4957F4"/>
    <w:rsid w:val="2F4F8124"/>
    <w:rsid w:val="2F5AEF05"/>
    <w:rsid w:val="2F648BE0"/>
    <w:rsid w:val="2F86579E"/>
    <w:rsid w:val="2FC051C1"/>
    <w:rsid w:val="300A8C64"/>
    <w:rsid w:val="301EFC6E"/>
    <w:rsid w:val="3034B95D"/>
    <w:rsid w:val="30466B45"/>
    <w:rsid w:val="30AA0925"/>
    <w:rsid w:val="30B6DC63"/>
    <w:rsid w:val="30D6B646"/>
    <w:rsid w:val="30FA614D"/>
    <w:rsid w:val="315D78C7"/>
    <w:rsid w:val="3169A476"/>
    <w:rsid w:val="31E23BA6"/>
    <w:rsid w:val="31E477B3"/>
    <w:rsid w:val="31EC0A70"/>
    <w:rsid w:val="32513B24"/>
    <w:rsid w:val="32706291"/>
    <w:rsid w:val="33813F1C"/>
    <w:rsid w:val="33E50AFC"/>
    <w:rsid w:val="350D2805"/>
    <w:rsid w:val="354F382C"/>
    <w:rsid w:val="35AA3AD5"/>
    <w:rsid w:val="35CF79EA"/>
    <w:rsid w:val="363DCB55"/>
    <w:rsid w:val="364BE3B4"/>
    <w:rsid w:val="36A42CA3"/>
    <w:rsid w:val="36D5B933"/>
    <w:rsid w:val="36EB2E4E"/>
    <w:rsid w:val="379F1A1C"/>
    <w:rsid w:val="37E76240"/>
    <w:rsid w:val="37F3289B"/>
    <w:rsid w:val="382A0E53"/>
    <w:rsid w:val="38416084"/>
    <w:rsid w:val="385B74BD"/>
    <w:rsid w:val="3883FC34"/>
    <w:rsid w:val="389052F8"/>
    <w:rsid w:val="38F2007B"/>
    <w:rsid w:val="38F5D7F2"/>
    <w:rsid w:val="3912DA7A"/>
    <w:rsid w:val="3919D28E"/>
    <w:rsid w:val="3939E729"/>
    <w:rsid w:val="397013A3"/>
    <w:rsid w:val="399DB7CE"/>
    <w:rsid w:val="3A04FD2D"/>
    <w:rsid w:val="3A6FC244"/>
    <w:rsid w:val="3AA90F87"/>
    <w:rsid w:val="3BCBA58C"/>
    <w:rsid w:val="3C5D1B4E"/>
    <w:rsid w:val="3CA5111E"/>
    <w:rsid w:val="3CB5A4C1"/>
    <w:rsid w:val="3D04D465"/>
    <w:rsid w:val="3D65B1FF"/>
    <w:rsid w:val="3DA0EB98"/>
    <w:rsid w:val="3DB6D8A7"/>
    <w:rsid w:val="3DC18260"/>
    <w:rsid w:val="3E398A79"/>
    <w:rsid w:val="3E3CF481"/>
    <w:rsid w:val="3E795D22"/>
    <w:rsid w:val="3E7F5121"/>
    <w:rsid w:val="3EFE1740"/>
    <w:rsid w:val="3F02F5C9"/>
    <w:rsid w:val="3F35C8AD"/>
    <w:rsid w:val="3F524970"/>
    <w:rsid w:val="3F7B5C55"/>
    <w:rsid w:val="3FB9FACF"/>
    <w:rsid w:val="3FBCCF66"/>
    <w:rsid w:val="3FD6AA07"/>
    <w:rsid w:val="3FD6D73E"/>
    <w:rsid w:val="3FF8FCEF"/>
    <w:rsid w:val="400962E5"/>
    <w:rsid w:val="406D7C49"/>
    <w:rsid w:val="40B8F837"/>
    <w:rsid w:val="40C452D4"/>
    <w:rsid w:val="40FC98F8"/>
    <w:rsid w:val="413D50C3"/>
    <w:rsid w:val="41464608"/>
    <w:rsid w:val="4149A4AB"/>
    <w:rsid w:val="4151C653"/>
    <w:rsid w:val="425E23B0"/>
    <w:rsid w:val="426F3CC6"/>
    <w:rsid w:val="4270306C"/>
    <w:rsid w:val="438F9033"/>
    <w:rsid w:val="43AD5F59"/>
    <w:rsid w:val="446550D0"/>
    <w:rsid w:val="44AD0EC0"/>
    <w:rsid w:val="44D07202"/>
    <w:rsid w:val="450E4154"/>
    <w:rsid w:val="450FB226"/>
    <w:rsid w:val="45C6D2C9"/>
    <w:rsid w:val="45E9C786"/>
    <w:rsid w:val="46133911"/>
    <w:rsid w:val="461459A2"/>
    <w:rsid w:val="466C4263"/>
    <w:rsid w:val="46923F30"/>
    <w:rsid w:val="46C182BB"/>
    <w:rsid w:val="46D3A4E4"/>
    <w:rsid w:val="47A5FA9E"/>
    <w:rsid w:val="47B854B9"/>
    <w:rsid w:val="47B99E5E"/>
    <w:rsid w:val="47C59E35"/>
    <w:rsid w:val="47D09E08"/>
    <w:rsid w:val="48419E76"/>
    <w:rsid w:val="485D531C"/>
    <w:rsid w:val="485FA79D"/>
    <w:rsid w:val="485FD761"/>
    <w:rsid w:val="486DD4D6"/>
    <w:rsid w:val="487AAFE4"/>
    <w:rsid w:val="48825205"/>
    <w:rsid w:val="48953632"/>
    <w:rsid w:val="489559D8"/>
    <w:rsid w:val="48BAEE84"/>
    <w:rsid w:val="48C13DF9"/>
    <w:rsid w:val="4A0BB720"/>
    <w:rsid w:val="4A2E066E"/>
    <w:rsid w:val="4AAD8294"/>
    <w:rsid w:val="4AD87293"/>
    <w:rsid w:val="4B966FFF"/>
    <w:rsid w:val="4B97C5B9"/>
    <w:rsid w:val="4C132E6E"/>
    <w:rsid w:val="4C312A85"/>
    <w:rsid w:val="4C839B26"/>
    <w:rsid w:val="4C9F05C8"/>
    <w:rsid w:val="4CB53A34"/>
    <w:rsid w:val="4D380265"/>
    <w:rsid w:val="4D4B4874"/>
    <w:rsid w:val="4D4B6CA6"/>
    <w:rsid w:val="4D5F58C5"/>
    <w:rsid w:val="4D5FC06D"/>
    <w:rsid w:val="4D6442EE"/>
    <w:rsid w:val="4D90E9CE"/>
    <w:rsid w:val="4DA4C930"/>
    <w:rsid w:val="4DA7085F"/>
    <w:rsid w:val="4E2BBE3C"/>
    <w:rsid w:val="4E6F863B"/>
    <w:rsid w:val="4E97612B"/>
    <w:rsid w:val="4EAA00CD"/>
    <w:rsid w:val="4EC04601"/>
    <w:rsid w:val="4ED9D34B"/>
    <w:rsid w:val="4F4E55D0"/>
    <w:rsid w:val="4F505AB8"/>
    <w:rsid w:val="4FB36B9E"/>
    <w:rsid w:val="4FCC4A80"/>
    <w:rsid w:val="4FD3B066"/>
    <w:rsid w:val="50108575"/>
    <w:rsid w:val="502AF485"/>
    <w:rsid w:val="50A5F350"/>
    <w:rsid w:val="50B0AADF"/>
    <w:rsid w:val="50B5B6BB"/>
    <w:rsid w:val="50D4311C"/>
    <w:rsid w:val="5102944A"/>
    <w:rsid w:val="5146F47B"/>
    <w:rsid w:val="51BAB76C"/>
    <w:rsid w:val="5223509E"/>
    <w:rsid w:val="523ED70B"/>
    <w:rsid w:val="529D1787"/>
    <w:rsid w:val="529EFA39"/>
    <w:rsid w:val="53032239"/>
    <w:rsid w:val="5335F186"/>
    <w:rsid w:val="53AF8287"/>
    <w:rsid w:val="53B571EC"/>
    <w:rsid w:val="53B8158D"/>
    <w:rsid w:val="5490BF33"/>
    <w:rsid w:val="549E3D00"/>
    <w:rsid w:val="54B6DE36"/>
    <w:rsid w:val="54C39414"/>
    <w:rsid w:val="54E3F698"/>
    <w:rsid w:val="551D4D19"/>
    <w:rsid w:val="552368FF"/>
    <w:rsid w:val="558836D2"/>
    <w:rsid w:val="55FF8AAA"/>
    <w:rsid w:val="56A1786B"/>
    <w:rsid w:val="56A9DA84"/>
    <w:rsid w:val="56D407C2"/>
    <w:rsid w:val="56E0AEF8"/>
    <w:rsid w:val="5788DEA8"/>
    <w:rsid w:val="57C6E720"/>
    <w:rsid w:val="57F80962"/>
    <w:rsid w:val="58166881"/>
    <w:rsid w:val="584E01CD"/>
    <w:rsid w:val="5852766A"/>
    <w:rsid w:val="588430E4"/>
    <w:rsid w:val="5890FC15"/>
    <w:rsid w:val="58E48305"/>
    <w:rsid w:val="5923A032"/>
    <w:rsid w:val="596447EE"/>
    <w:rsid w:val="5979D54A"/>
    <w:rsid w:val="597C529A"/>
    <w:rsid w:val="59DF27EB"/>
    <w:rsid w:val="59F8F0C5"/>
    <w:rsid w:val="5A183EF1"/>
    <w:rsid w:val="5A4B5B74"/>
    <w:rsid w:val="5A68BF7F"/>
    <w:rsid w:val="5B0D5F3D"/>
    <w:rsid w:val="5B1447D6"/>
    <w:rsid w:val="5B38AFDC"/>
    <w:rsid w:val="5B56877E"/>
    <w:rsid w:val="5B5A78F5"/>
    <w:rsid w:val="5B69C5C2"/>
    <w:rsid w:val="5B8E3561"/>
    <w:rsid w:val="5BAB846A"/>
    <w:rsid w:val="5BFEB9B8"/>
    <w:rsid w:val="5C6F9E86"/>
    <w:rsid w:val="5CA71F46"/>
    <w:rsid w:val="5CB01515"/>
    <w:rsid w:val="5D5E972B"/>
    <w:rsid w:val="5D7A205A"/>
    <w:rsid w:val="5D9CCA19"/>
    <w:rsid w:val="5DDA00B6"/>
    <w:rsid w:val="5E13F86C"/>
    <w:rsid w:val="5E563265"/>
    <w:rsid w:val="5EA15194"/>
    <w:rsid w:val="5EF35838"/>
    <w:rsid w:val="5F15F0BB"/>
    <w:rsid w:val="5F31F474"/>
    <w:rsid w:val="5F3C30A2"/>
    <w:rsid w:val="5F5E6584"/>
    <w:rsid w:val="5F785F7E"/>
    <w:rsid w:val="5F889D34"/>
    <w:rsid w:val="5FB7CADB"/>
    <w:rsid w:val="6045BE4F"/>
    <w:rsid w:val="605A3014"/>
    <w:rsid w:val="6077C12F"/>
    <w:rsid w:val="60989063"/>
    <w:rsid w:val="60AB4B18"/>
    <w:rsid w:val="60F3CE49"/>
    <w:rsid w:val="611F24EE"/>
    <w:rsid w:val="61855981"/>
    <w:rsid w:val="61A160C4"/>
    <w:rsid w:val="61D8A441"/>
    <w:rsid w:val="6211FAA8"/>
    <w:rsid w:val="623FA605"/>
    <w:rsid w:val="62DFC049"/>
    <w:rsid w:val="6310EDFA"/>
    <w:rsid w:val="631DBDD3"/>
    <w:rsid w:val="63276D12"/>
    <w:rsid w:val="6376B4F2"/>
    <w:rsid w:val="63D1C392"/>
    <w:rsid w:val="63F67968"/>
    <w:rsid w:val="63FAB75C"/>
    <w:rsid w:val="64261233"/>
    <w:rsid w:val="6451D62D"/>
    <w:rsid w:val="645A85AD"/>
    <w:rsid w:val="64795985"/>
    <w:rsid w:val="64D6E0A3"/>
    <w:rsid w:val="652851F2"/>
    <w:rsid w:val="65A5AFAF"/>
    <w:rsid w:val="65D05E90"/>
    <w:rsid w:val="661D223F"/>
    <w:rsid w:val="665BC8FF"/>
    <w:rsid w:val="66765173"/>
    <w:rsid w:val="66850E3A"/>
    <w:rsid w:val="66D01E79"/>
    <w:rsid w:val="6727DAE2"/>
    <w:rsid w:val="674A7BC7"/>
    <w:rsid w:val="678976EF"/>
    <w:rsid w:val="680D1F4D"/>
    <w:rsid w:val="682E1FC6"/>
    <w:rsid w:val="685097DA"/>
    <w:rsid w:val="68550C58"/>
    <w:rsid w:val="6855B8F1"/>
    <w:rsid w:val="68BEEFAD"/>
    <w:rsid w:val="68C35EE2"/>
    <w:rsid w:val="68F54E18"/>
    <w:rsid w:val="691CB35D"/>
    <w:rsid w:val="69382715"/>
    <w:rsid w:val="6955ADA5"/>
    <w:rsid w:val="6976FC15"/>
    <w:rsid w:val="697D4DC3"/>
    <w:rsid w:val="697F835B"/>
    <w:rsid w:val="69879FBF"/>
    <w:rsid w:val="698CA4DE"/>
    <w:rsid w:val="69AEC14D"/>
    <w:rsid w:val="69BCBBCB"/>
    <w:rsid w:val="6A2701C8"/>
    <w:rsid w:val="6AC4A386"/>
    <w:rsid w:val="6AC80E9F"/>
    <w:rsid w:val="6AD75649"/>
    <w:rsid w:val="6AF84D65"/>
    <w:rsid w:val="6B09E894"/>
    <w:rsid w:val="6B6A8D49"/>
    <w:rsid w:val="6BABC113"/>
    <w:rsid w:val="6BE37F4A"/>
    <w:rsid w:val="6C2004AA"/>
    <w:rsid w:val="6C43BA11"/>
    <w:rsid w:val="6C956DE5"/>
    <w:rsid w:val="6D16F561"/>
    <w:rsid w:val="6D3A5443"/>
    <w:rsid w:val="6D65F578"/>
    <w:rsid w:val="6DC6179A"/>
    <w:rsid w:val="6DE44AB4"/>
    <w:rsid w:val="6DF6DE5A"/>
    <w:rsid w:val="6EA08733"/>
    <w:rsid w:val="6EC8734C"/>
    <w:rsid w:val="6F33F811"/>
    <w:rsid w:val="6F39CF1D"/>
    <w:rsid w:val="6F3AEE7A"/>
    <w:rsid w:val="6FC6D319"/>
    <w:rsid w:val="6FE822E7"/>
    <w:rsid w:val="708DF2AA"/>
    <w:rsid w:val="710EDE53"/>
    <w:rsid w:val="7181BE83"/>
    <w:rsid w:val="71B5E105"/>
    <w:rsid w:val="71EAEE8F"/>
    <w:rsid w:val="72053CEA"/>
    <w:rsid w:val="721BC596"/>
    <w:rsid w:val="728432B7"/>
    <w:rsid w:val="72AFBBB5"/>
    <w:rsid w:val="7339AC12"/>
    <w:rsid w:val="733AB966"/>
    <w:rsid w:val="73D568D2"/>
    <w:rsid w:val="73F269DA"/>
    <w:rsid w:val="73F8A0CF"/>
    <w:rsid w:val="743F247E"/>
    <w:rsid w:val="74BA7B74"/>
    <w:rsid w:val="74BF2C5A"/>
    <w:rsid w:val="74C516EA"/>
    <w:rsid w:val="74D68548"/>
    <w:rsid w:val="7517608B"/>
    <w:rsid w:val="75408C5F"/>
    <w:rsid w:val="755328F7"/>
    <w:rsid w:val="75743124"/>
    <w:rsid w:val="75820BF9"/>
    <w:rsid w:val="75997F5D"/>
    <w:rsid w:val="76AA0CA8"/>
    <w:rsid w:val="76EE8204"/>
    <w:rsid w:val="776D6BD4"/>
    <w:rsid w:val="77CE1267"/>
    <w:rsid w:val="77D47482"/>
    <w:rsid w:val="77E31812"/>
    <w:rsid w:val="77F8506F"/>
    <w:rsid w:val="78574FF0"/>
    <w:rsid w:val="7871A15C"/>
    <w:rsid w:val="78C861B6"/>
    <w:rsid w:val="7909A2FC"/>
    <w:rsid w:val="79769D4B"/>
    <w:rsid w:val="79816A2E"/>
    <w:rsid w:val="799EBF02"/>
    <w:rsid w:val="79E4FD4E"/>
    <w:rsid w:val="7A4FB615"/>
    <w:rsid w:val="7AA046ED"/>
    <w:rsid w:val="7AE40E83"/>
    <w:rsid w:val="7B6FB9CD"/>
    <w:rsid w:val="7BD4AFBD"/>
    <w:rsid w:val="7BF33603"/>
    <w:rsid w:val="7C1A3921"/>
    <w:rsid w:val="7C35E520"/>
    <w:rsid w:val="7C40335D"/>
    <w:rsid w:val="7C4B7EA3"/>
    <w:rsid w:val="7C593D12"/>
    <w:rsid w:val="7D299D30"/>
    <w:rsid w:val="7D5D1DB7"/>
    <w:rsid w:val="7D8961C9"/>
    <w:rsid w:val="7D9AD735"/>
    <w:rsid w:val="7E09D8FC"/>
    <w:rsid w:val="7E208A49"/>
    <w:rsid w:val="7E2A8DA9"/>
    <w:rsid w:val="7E3623A3"/>
    <w:rsid w:val="7E4171DC"/>
    <w:rsid w:val="7E5DAEDC"/>
    <w:rsid w:val="7E925802"/>
    <w:rsid w:val="7EBE532D"/>
    <w:rsid w:val="7F6306B5"/>
    <w:rsid w:val="7FB7186F"/>
    <w:rsid w:val="7FC65E0A"/>
    <w:rsid w:val="7FD3222C"/>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1305DFC"/>
  <w15:docId w15:val="{75A9785F-162B-4FD5-9114-A5B614C594D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Standard" w:default="1">
    <w:name w:val="Normal"/>
    <w:qFormat/>
  </w:style>
  <w:style w:type="paragraph" w:styleId="berschrift1">
    <w:name w:val="heading 1"/>
    <w:basedOn w:val="Standard"/>
    <w:next w:val="Standard"/>
    <w:link w:val="berschrift1Zeichen"/>
    <w:uiPriority w:val="9"/>
    <w:qFormat/>
    <w:rsid w:val="00F50433"/>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paragraph" w:styleId="Listenabsatz">
    <w:name w:val="List Paragraph"/>
    <w:basedOn w:val="Standard"/>
    <w:uiPriority w:val="34"/>
    <w:qFormat/>
    <w:rsid w:val="008B728F"/>
    <w:pPr>
      <w:ind w:left="720"/>
      <w:contextualSpacing/>
    </w:pPr>
  </w:style>
  <w:style w:type="character" w:styleId="Zeilennummer">
    <w:name w:val="line number"/>
    <w:basedOn w:val="Absatzstandardschriftart"/>
    <w:uiPriority w:val="99"/>
    <w:semiHidden/>
    <w:unhideWhenUsed/>
    <w:rsid w:val="009904A0"/>
  </w:style>
  <w:style w:type="character" w:styleId="berschrift1Zeichen" w:customStyle="1">
    <w:name w:val="Überschrift 1 Zeichen"/>
    <w:basedOn w:val="Absatzstandardschriftart"/>
    <w:link w:val="berschrift1"/>
    <w:uiPriority w:val="9"/>
    <w:rsid w:val="00F50433"/>
    <w:rPr>
      <w:rFonts w:asciiTheme="majorHAnsi" w:hAnsiTheme="majorHAnsi" w:eastAsiaTheme="majorEastAsia" w:cstheme="majorBidi"/>
      <w:color w:val="2E74B5" w:themeColor="accent1" w:themeShade="BF"/>
      <w:sz w:val="32"/>
      <w:szCs w:val="32"/>
    </w:rPr>
  </w:style>
  <w:style w:type="character" w:styleId="Link">
    <w:name w:val="Hyperlink"/>
    <w:basedOn w:val="Absatzstandardschriftart"/>
    <w:uiPriority w:val="99"/>
    <w:unhideWhenUsed/>
    <w:rsid w:val="00481B47"/>
    <w:rPr>
      <w:color w:val="0563C1" w:themeColor="hyperlink"/>
      <w:u w:val="single"/>
    </w:rPr>
  </w:style>
  <w:style w:type="character" w:styleId="NichtaufgelsteErwhnung1" w:customStyle="1">
    <w:name w:val="Nicht aufgelöste Erwähnung1"/>
    <w:basedOn w:val="Absatzstandardschriftart"/>
    <w:uiPriority w:val="99"/>
    <w:semiHidden/>
    <w:unhideWhenUsed/>
    <w:rsid w:val="00481B47"/>
    <w:rPr>
      <w:color w:val="605E5C"/>
      <w:shd w:val="clear" w:color="auto" w:fill="E1DFDD"/>
    </w:rPr>
  </w:style>
  <w:style w:type="character" w:styleId="GesichteterLink">
    <w:name w:val="FollowedHyperlink"/>
    <w:basedOn w:val="Absatzstandardschriftart"/>
    <w:uiPriority w:val="99"/>
    <w:semiHidden/>
    <w:unhideWhenUsed/>
    <w:rsid w:val="00F54DF9"/>
    <w:rPr>
      <w:color w:val="954F72" w:themeColor="followedHyperlink"/>
      <w:u w:val="single"/>
    </w:rPr>
  </w:style>
  <w:style w:type="paragraph" w:styleId="StandardWeb">
    <w:name w:val="Normal (Web)"/>
    <w:basedOn w:val="Standard"/>
    <w:uiPriority w:val="99"/>
    <w:unhideWhenUsed/>
    <w:rsid w:val="008114BF"/>
    <w:rPr>
      <w:rFonts w:ascii="Times New Roman" w:hAnsi="Times New Roman" w:cs="Times New Roman"/>
      <w:sz w:val="24"/>
      <w:szCs w:val="24"/>
    </w:rPr>
  </w:style>
  <w:style w:type="character" w:styleId="Kommentarzeichen">
    <w:name w:val="annotation reference"/>
    <w:basedOn w:val="Absatzstandardschriftart"/>
    <w:uiPriority w:val="99"/>
    <w:semiHidden/>
    <w:unhideWhenUsed/>
    <w:rsid w:val="00FD7C6F"/>
    <w:rPr>
      <w:sz w:val="16"/>
      <w:szCs w:val="16"/>
    </w:rPr>
  </w:style>
  <w:style w:type="paragraph" w:styleId="Kommentartext">
    <w:name w:val="annotation text"/>
    <w:basedOn w:val="Standard"/>
    <w:link w:val="KommentartextZeichen"/>
    <w:uiPriority w:val="99"/>
    <w:semiHidden/>
    <w:unhideWhenUsed/>
    <w:rsid w:val="00FD7C6F"/>
    <w:pPr>
      <w:spacing w:line="240" w:lineRule="auto"/>
    </w:pPr>
    <w:rPr>
      <w:sz w:val="20"/>
      <w:szCs w:val="20"/>
    </w:rPr>
  </w:style>
  <w:style w:type="character" w:styleId="KommentartextZeichen" w:customStyle="1">
    <w:name w:val="Kommentartext Zeichen"/>
    <w:basedOn w:val="Absatzstandardschriftart"/>
    <w:link w:val="Kommentartext"/>
    <w:uiPriority w:val="99"/>
    <w:semiHidden/>
    <w:rsid w:val="00FD7C6F"/>
    <w:rPr>
      <w:sz w:val="20"/>
      <w:szCs w:val="20"/>
    </w:rPr>
  </w:style>
  <w:style w:type="paragraph" w:styleId="Kommentarthema">
    <w:name w:val="annotation subject"/>
    <w:basedOn w:val="Kommentartext"/>
    <w:next w:val="Kommentartext"/>
    <w:link w:val="KommentarthemaZeichen"/>
    <w:uiPriority w:val="99"/>
    <w:semiHidden/>
    <w:unhideWhenUsed/>
    <w:rsid w:val="00FD7C6F"/>
    <w:rPr>
      <w:b/>
      <w:bCs/>
    </w:rPr>
  </w:style>
  <w:style w:type="character" w:styleId="KommentarthemaZeichen" w:customStyle="1">
    <w:name w:val="Kommentarthema Zeichen"/>
    <w:basedOn w:val="KommentartextZeichen"/>
    <w:link w:val="Kommentarthema"/>
    <w:uiPriority w:val="99"/>
    <w:semiHidden/>
    <w:rsid w:val="00FD7C6F"/>
    <w:rPr>
      <w:b/>
      <w:bCs/>
      <w:sz w:val="20"/>
      <w:szCs w:val="20"/>
    </w:rPr>
  </w:style>
  <w:style w:type="character" w:styleId="Platzhaltertext">
    <w:name w:val="Placeholder Text"/>
    <w:basedOn w:val="Absatzstandardschriftart"/>
    <w:uiPriority w:val="99"/>
    <w:semiHidden/>
    <w:rsid w:val="00271E99"/>
    <w:rPr>
      <w:color w:val="808080"/>
    </w:rPr>
  </w:style>
  <w:style w:type="paragraph" w:styleId="Sprechblasentext">
    <w:name w:val="Balloon Text"/>
    <w:basedOn w:val="Standard"/>
    <w:link w:val="SprechblasentextZeichen"/>
    <w:uiPriority w:val="99"/>
    <w:semiHidden/>
    <w:unhideWhenUsed/>
    <w:rsid w:val="00327D22"/>
    <w:pPr>
      <w:spacing w:after="0" w:line="240" w:lineRule="auto"/>
    </w:pPr>
    <w:rPr>
      <w:rFonts w:ascii="Segoe UI" w:hAnsi="Segoe UI" w:cs="Segoe UI"/>
      <w:sz w:val="18"/>
      <w:szCs w:val="18"/>
    </w:rPr>
  </w:style>
  <w:style w:type="character" w:styleId="SprechblasentextZeichen" w:customStyle="1">
    <w:name w:val="Sprechblasentext Zeichen"/>
    <w:basedOn w:val="Absatzstandardschriftart"/>
    <w:link w:val="Sprechblasentext"/>
    <w:uiPriority w:val="99"/>
    <w:semiHidden/>
    <w:rsid w:val="00327D22"/>
    <w:rPr>
      <w:rFonts w:ascii="Segoe UI" w:hAnsi="Segoe UI" w:cs="Segoe UI"/>
      <w:sz w:val="18"/>
      <w:szCs w:val="18"/>
    </w:rPr>
  </w:style>
  <w:style w:type="paragraph" w:styleId="Kopfzeile">
    <w:name w:val="header"/>
    <w:basedOn w:val="Standard"/>
    <w:link w:val="KopfzeileZeichen"/>
    <w:uiPriority w:val="99"/>
    <w:unhideWhenUsed/>
    <w:rsid w:val="00231DC1"/>
    <w:pPr>
      <w:tabs>
        <w:tab w:val="center" w:pos="4536"/>
        <w:tab w:val="right" w:pos="9072"/>
      </w:tabs>
      <w:spacing w:after="0" w:line="240" w:lineRule="auto"/>
    </w:pPr>
  </w:style>
  <w:style w:type="character" w:styleId="KopfzeileZeichen" w:customStyle="1">
    <w:name w:val="Kopfzeile Zeichen"/>
    <w:basedOn w:val="Absatzstandardschriftart"/>
    <w:link w:val="Kopfzeile"/>
    <w:uiPriority w:val="99"/>
    <w:rsid w:val="00231DC1"/>
  </w:style>
  <w:style w:type="paragraph" w:styleId="Fuzeile">
    <w:name w:val="footer"/>
    <w:basedOn w:val="Standard"/>
    <w:link w:val="FuzeileZeichen"/>
    <w:uiPriority w:val="99"/>
    <w:unhideWhenUsed/>
    <w:rsid w:val="00231DC1"/>
    <w:pPr>
      <w:tabs>
        <w:tab w:val="center" w:pos="4536"/>
        <w:tab w:val="right" w:pos="9072"/>
      </w:tabs>
      <w:spacing w:after="0" w:line="240" w:lineRule="auto"/>
    </w:pPr>
  </w:style>
  <w:style w:type="character" w:styleId="FuzeileZeichen" w:customStyle="1">
    <w:name w:val="Fußzeile Zeichen"/>
    <w:basedOn w:val="Absatzstandardschriftart"/>
    <w:link w:val="Fuzeile"/>
    <w:uiPriority w:val="99"/>
    <w:rsid w:val="00231DC1"/>
  </w:style>
  <w:style w:type="paragraph" w:styleId="Bearbeitung">
    <w:name w:val="Revision"/>
    <w:hidden/>
    <w:uiPriority w:val="99"/>
    <w:semiHidden/>
    <w:rsid w:val="00A71CB5"/>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F504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B728F"/>
    <w:pPr>
      <w:ind w:left="720"/>
      <w:contextualSpacing/>
    </w:pPr>
  </w:style>
  <w:style w:type="character" w:styleId="Zeilennummer">
    <w:name w:val="line number"/>
    <w:basedOn w:val="Absatzstandardschriftart"/>
    <w:uiPriority w:val="99"/>
    <w:semiHidden/>
    <w:unhideWhenUsed/>
    <w:rsid w:val="009904A0"/>
  </w:style>
  <w:style w:type="character" w:customStyle="1" w:styleId="berschrift1Zeichen">
    <w:name w:val="Überschrift 1 Zeichen"/>
    <w:basedOn w:val="Absatzstandardschriftart"/>
    <w:link w:val="berschrift1"/>
    <w:uiPriority w:val="9"/>
    <w:rsid w:val="00F50433"/>
    <w:rPr>
      <w:rFonts w:asciiTheme="majorHAnsi" w:eastAsiaTheme="majorEastAsia" w:hAnsiTheme="majorHAnsi" w:cstheme="majorBidi"/>
      <w:color w:val="2E74B5" w:themeColor="accent1" w:themeShade="BF"/>
      <w:sz w:val="32"/>
      <w:szCs w:val="32"/>
    </w:rPr>
  </w:style>
  <w:style w:type="character" w:styleId="Link">
    <w:name w:val="Hyperlink"/>
    <w:basedOn w:val="Absatzstandardschriftart"/>
    <w:uiPriority w:val="99"/>
    <w:unhideWhenUsed/>
    <w:rsid w:val="00481B47"/>
    <w:rPr>
      <w:color w:val="0563C1" w:themeColor="hyperlink"/>
      <w:u w:val="single"/>
    </w:rPr>
  </w:style>
  <w:style w:type="character" w:customStyle="1" w:styleId="NichtaufgelsteErwhnung1">
    <w:name w:val="Nicht aufgelöste Erwähnung1"/>
    <w:basedOn w:val="Absatzstandardschriftart"/>
    <w:uiPriority w:val="99"/>
    <w:semiHidden/>
    <w:unhideWhenUsed/>
    <w:rsid w:val="00481B47"/>
    <w:rPr>
      <w:color w:val="605E5C"/>
      <w:shd w:val="clear" w:color="auto" w:fill="E1DFDD"/>
    </w:rPr>
  </w:style>
  <w:style w:type="character" w:styleId="GesichteterLink">
    <w:name w:val="FollowedHyperlink"/>
    <w:basedOn w:val="Absatzstandardschriftart"/>
    <w:uiPriority w:val="99"/>
    <w:semiHidden/>
    <w:unhideWhenUsed/>
    <w:rsid w:val="00F54DF9"/>
    <w:rPr>
      <w:color w:val="954F72" w:themeColor="followedHyperlink"/>
      <w:u w:val="single"/>
    </w:rPr>
  </w:style>
  <w:style w:type="paragraph" w:styleId="StandardWeb">
    <w:name w:val="Normal (Web)"/>
    <w:basedOn w:val="Standard"/>
    <w:uiPriority w:val="99"/>
    <w:unhideWhenUsed/>
    <w:rsid w:val="008114BF"/>
    <w:rPr>
      <w:rFonts w:ascii="Times New Roman" w:hAnsi="Times New Roman" w:cs="Times New Roman"/>
      <w:sz w:val="24"/>
      <w:szCs w:val="24"/>
    </w:rPr>
  </w:style>
  <w:style w:type="character" w:styleId="Kommentarzeichen">
    <w:name w:val="annotation reference"/>
    <w:basedOn w:val="Absatzstandardschriftart"/>
    <w:uiPriority w:val="99"/>
    <w:semiHidden/>
    <w:unhideWhenUsed/>
    <w:rsid w:val="00FD7C6F"/>
    <w:rPr>
      <w:sz w:val="16"/>
      <w:szCs w:val="16"/>
    </w:rPr>
  </w:style>
  <w:style w:type="paragraph" w:styleId="Kommentartext">
    <w:name w:val="annotation text"/>
    <w:basedOn w:val="Standard"/>
    <w:link w:val="KommentartextZeichen"/>
    <w:uiPriority w:val="99"/>
    <w:semiHidden/>
    <w:unhideWhenUsed/>
    <w:rsid w:val="00FD7C6F"/>
    <w:pPr>
      <w:spacing w:line="240" w:lineRule="auto"/>
    </w:pPr>
    <w:rPr>
      <w:sz w:val="20"/>
      <w:szCs w:val="20"/>
    </w:rPr>
  </w:style>
  <w:style w:type="character" w:customStyle="1" w:styleId="KommentartextZeichen">
    <w:name w:val="Kommentartext Zeichen"/>
    <w:basedOn w:val="Absatzstandardschriftart"/>
    <w:link w:val="Kommentartext"/>
    <w:uiPriority w:val="99"/>
    <w:semiHidden/>
    <w:rsid w:val="00FD7C6F"/>
    <w:rPr>
      <w:sz w:val="20"/>
      <w:szCs w:val="20"/>
    </w:rPr>
  </w:style>
  <w:style w:type="paragraph" w:styleId="Kommentarthema">
    <w:name w:val="annotation subject"/>
    <w:basedOn w:val="Kommentartext"/>
    <w:next w:val="Kommentartext"/>
    <w:link w:val="KommentarthemaZeichen"/>
    <w:uiPriority w:val="99"/>
    <w:semiHidden/>
    <w:unhideWhenUsed/>
    <w:rsid w:val="00FD7C6F"/>
    <w:rPr>
      <w:b/>
      <w:bCs/>
    </w:rPr>
  </w:style>
  <w:style w:type="character" w:customStyle="1" w:styleId="KommentarthemaZeichen">
    <w:name w:val="Kommentarthema Zeichen"/>
    <w:basedOn w:val="KommentartextZeichen"/>
    <w:link w:val="Kommentarthema"/>
    <w:uiPriority w:val="99"/>
    <w:semiHidden/>
    <w:rsid w:val="00FD7C6F"/>
    <w:rPr>
      <w:b/>
      <w:bCs/>
      <w:sz w:val="20"/>
      <w:szCs w:val="20"/>
    </w:rPr>
  </w:style>
  <w:style w:type="character" w:styleId="Platzhaltertext">
    <w:name w:val="Placeholder Text"/>
    <w:basedOn w:val="Absatzstandardschriftart"/>
    <w:uiPriority w:val="99"/>
    <w:semiHidden/>
    <w:rsid w:val="00271E99"/>
    <w:rPr>
      <w:color w:val="808080"/>
    </w:rPr>
  </w:style>
  <w:style w:type="paragraph" w:styleId="Sprechblasentext">
    <w:name w:val="Balloon Text"/>
    <w:basedOn w:val="Standard"/>
    <w:link w:val="SprechblasentextZeichen"/>
    <w:uiPriority w:val="99"/>
    <w:semiHidden/>
    <w:unhideWhenUsed/>
    <w:rsid w:val="00327D22"/>
    <w:pPr>
      <w:spacing w:after="0" w:line="240" w:lineRule="auto"/>
    </w:pPr>
    <w:rPr>
      <w:rFonts w:ascii="Segoe UI" w:hAnsi="Segoe UI" w:cs="Segoe UI"/>
      <w:sz w:val="18"/>
      <w:szCs w:val="18"/>
    </w:rPr>
  </w:style>
  <w:style w:type="character" w:customStyle="1" w:styleId="SprechblasentextZeichen">
    <w:name w:val="Sprechblasentext Zeichen"/>
    <w:basedOn w:val="Absatzstandardschriftart"/>
    <w:link w:val="Sprechblasentext"/>
    <w:uiPriority w:val="99"/>
    <w:semiHidden/>
    <w:rsid w:val="00327D22"/>
    <w:rPr>
      <w:rFonts w:ascii="Segoe UI" w:hAnsi="Segoe UI" w:cs="Segoe UI"/>
      <w:sz w:val="18"/>
      <w:szCs w:val="18"/>
    </w:rPr>
  </w:style>
  <w:style w:type="paragraph" w:styleId="Kopfzeile">
    <w:name w:val="header"/>
    <w:basedOn w:val="Standard"/>
    <w:link w:val="KopfzeileZeichen"/>
    <w:uiPriority w:val="99"/>
    <w:unhideWhenUsed/>
    <w:rsid w:val="00231DC1"/>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231DC1"/>
  </w:style>
  <w:style w:type="paragraph" w:styleId="Fuzeile">
    <w:name w:val="footer"/>
    <w:basedOn w:val="Standard"/>
    <w:link w:val="FuzeileZeichen"/>
    <w:uiPriority w:val="99"/>
    <w:unhideWhenUsed/>
    <w:rsid w:val="00231DC1"/>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231DC1"/>
  </w:style>
  <w:style w:type="paragraph" w:styleId="Bearbeitung">
    <w:name w:val="Revision"/>
    <w:hidden/>
    <w:uiPriority w:val="99"/>
    <w:semiHidden/>
    <w:rsid w:val="00A71CB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51693">
      <w:bodyDiv w:val="1"/>
      <w:marLeft w:val="0"/>
      <w:marRight w:val="0"/>
      <w:marTop w:val="0"/>
      <w:marBottom w:val="0"/>
      <w:divBdr>
        <w:top w:val="none" w:sz="0" w:space="0" w:color="auto"/>
        <w:left w:val="none" w:sz="0" w:space="0" w:color="auto"/>
        <w:bottom w:val="none" w:sz="0" w:space="0" w:color="auto"/>
        <w:right w:val="none" w:sz="0" w:space="0" w:color="auto"/>
      </w:divBdr>
    </w:div>
    <w:div w:id="11421492">
      <w:bodyDiv w:val="1"/>
      <w:marLeft w:val="0"/>
      <w:marRight w:val="0"/>
      <w:marTop w:val="0"/>
      <w:marBottom w:val="0"/>
      <w:divBdr>
        <w:top w:val="none" w:sz="0" w:space="0" w:color="auto"/>
        <w:left w:val="none" w:sz="0" w:space="0" w:color="auto"/>
        <w:bottom w:val="none" w:sz="0" w:space="0" w:color="auto"/>
        <w:right w:val="none" w:sz="0" w:space="0" w:color="auto"/>
      </w:divBdr>
    </w:div>
    <w:div w:id="23019905">
      <w:bodyDiv w:val="1"/>
      <w:marLeft w:val="0"/>
      <w:marRight w:val="0"/>
      <w:marTop w:val="0"/>
      <w:marBottom w:val="0"/>
      <w:divBdr>
        <w:top w:val="none" w:sz="0" w:space="0" w:color="auto"/>
        <w:left w:val="none" w:sz="0" w:space="0" w:color="auto"/>
        <w:bottom w:val="none" w:sz="0" w:space="0" w:color="auto"/>
        <w:right w:val="none" w:sz="0" w:space="0" w:color="auto"/>
      </w:divBdr>
    </w:div>
    <w:div w:id="29306837">
      <w:bodyDiv w:val="1"/>
      <w:marLeft w:val="0"/>
      <w:marRight w:val="0"/>
      <w:marTop w:val="0"/>
      <w:marBottom w:val="0"/>
      <w:divBdr>
        <w:top w:val="none" w:sz="0" w:space="0" w:color="auto"/>
        <w:left w:val="none" w:sz="0" w:space="0" w:color="auto"/>
        <w:bottom w:val="none" w:sz="0" w:space="0" w:color="auto"/>
        <w:right w:val="none" w:sz="0" w:space="0" w:color="auto"/>
      </w:divBdr>
    </w:div>
    <w:div w:id="74060811">
      <w:bodyDiv w:val="1"/>
      <w:marLeft w:val="0"/>
      <w:marRight w:val="0"/>
      <w:marTop w:val="0"/>
      <w:marBottom w:val="0"/>
      <w:divBdr>
        <w:top w:val="none" w:sz="0" w:space="0" w:color="auto"/>
        <w:left w:val="none" w:sz="0" w:space="0" w:color="auto"/>
        <w:bottom w:val="none" w:sz="0" w:space="0" w:color="auto"/>
        <w:right w:val="none" w:sz="0" w:space="0" w:color="auto"/>
      </w:divBdr>
    </w:div>
    <w:div w:id="97023207">
      <w:bodyDiv w:val="1"/>
      <w:marLeft w:val="0"/>
      <w:marRight w:val="0"/>
      <w:marTop w:val="0"/>
      <w:marBottom w:val="0"/>
      <w:divBdr>
        <w:top w:val="none" w:sz="0" w:space="0" w:color="auto"/>
        <w:left w:val="none" w:sz="0" w:space="0" w:color="auto"/>
        <w:bottom w:val="none" w:sz="0" w:space="0" w:color="auto"/>
        <w:right w:val="none" w:sz="0" w:space="0" w:color="auto"/>
      </w:divBdr>
      <w:divsChild>
        <w:div w:id="1848710232">
          <w:marLeft w:val="0"/>
          <w:marRight w:val="0"/>
          <w:marTop w:val="0"/>
          <w:marBottom w:val="0"/>
          <w:divBdr>
            <w:top w:val="none" w:sz="0" w:space="0" w:color="auto"/>
            <w:left w:val="none" w:sz="0" w:space="0" w:color="auto"/>
            <w:bottom w:val="none" w:sz="0" w:space="0" w:color="auto"/>
            <w:right w:val="none" w:sz="0" w:space="0" w:color="auto"/>
          </w:divBdr>
          <w:divsChild>
            <w:div w:id="1141776516">
              <w:marLeft w:val="0"/>
              <w:marRight w:val="0"/>
              <w:marTop w:val="0"/>
              <w:marBottom w:val="0"/>
              <w:divBdr>
                <w:top w:val="none" w:sz="0" w:space="0" w:color="auto"/>
                <w:left w:val="none" w:sz="0" w:space="0" w:color="auto"/>
                <w:bottom w:val="none" w:sz="0" w:space="0" w:color="auto"/>
                <w:right w:val="none" w:sz="0" w:space="0" w:color="auto"/>
              </w:divBdr>
              <w:divsChild>
                <w:div w:id="20678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5585">
      <w:bodyDiv w:val="1"/>
      <w:marLeft w:val="0"/>
      <w:marRight w:val="0"/>
      <w:marTop w:val="0"/>
      <w:marBottom w:val="0"/>
      <w:divBdr>
        <w:top w:val="none" w:sz="0" w:space="0" w:color="auto"/>
        <w:left w:val="none" w:sz="0" w:space="0" w:color="auto"/>
        <w:bottom w:val="none" w:sz="0" w:space="0" w:color="auto"/>
        <w:right w:val="none" w:sz="0" w:space="0" w:color="auto"/>
      </w:divBdr>
    </w:div>
    <w:div w:id="150416425">
      <w:bodyDiv w:val="1"/>
      <w:marLeft w:val="0"/>
      <w:marRight w:val="0"/>
      <w:marTop w:val="0"/>
      <w:marBottom w:val="0"/>
      <w:divBdr>
        <w:top w:val="none" w:sz="0" w:space="0" w:color="auto"/>
        <w:left w:val="none" w:sz="0" w:space="0" w:color="auto"/>
        <w:bottom w:val="none" w:sz="0" w:space="0" w:color="auto"/>
        <w:right w:val="none" w:sz="0" w:space="0" w:color="auto"/>
      </w:divBdr>
      <w:divsChild>
        <w:div w:id="1615208824">
          <w:marLeft w:val="0"/>
          <w:marRight w:val="0"/>
          <w:marTop w:val="0"/>
          <w:marBottom w:val="0"/>
          <w:divBdr>
            <w:top w:val="none" w:sz="0" w:space="0" w:color="auto"/>
            <w:left w:val="none" w:sz="0" w:space="0" w:color="auto"/>
            <w:bottom w:val="none" w:sz="0" w:space="0" w:color="auto"/>
            <w:right w:val="none" w:sz="0" w:space="0" w:color="auto"/>
          </w:divBdr>
          <w:divsChild>
            <w:div w:id="956374918">
              <w:marLeft w:val="0"/>
              <w:marRight w:val="0"/>
              <w:marTop w:val="0"/>
              <w:marBottom w:val="0"/>
              <w:divBdr>
                <w:top w:val="none" w:sz="0" w:space="0" w:color="auto"/>
                <w:left w:val="none" w:sz="0" w:space="0" w:color="auto"/>
                <w:bottom w:val="none" w:sz="0" w:space="0" w:color="auto"/>
                <w:right w:val="none" w:sz="0" w:space="0" w:color="auto"/>
              </w:divBdr>
              <w:divsChild>
                <w:div w:id="1534230301">
                  <w:marLeft w:val="0"/>
                  <w:marRight w:val="0"/>
                  <w:marTop w:val="0"/>
                  <w:marBottom w:val="0"/>
                  <w:divBdr>
                    <w:top w:val="none" w:sz="0" w:space="0" w:color="auto"/>
                    <w:left w:val="none" w:sz="0" w:space="0" w:color="auto"/>
                    <w:bottom w:val="none" w:sz="0" w:space="0" w:color="auto"/>
                    <w:right w:val="none" w:sz="0" w:space="0" w:color="auto"/>
                  </w:divBdr>
                  <w:divsChild>
                    <w:div w:id="1561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65842">
      <w:bodyDiv w:val="1"/>
      <w:marLeft w:val="0"/>
      <w:marRight w:val="0"/>
      <w:marTop w:val="0"/>
      <w:marBottom w:val="0"/>
      <w:divBdr>
        <w:top w:val="none" w:sz="0" w:space="0" w:color="auto"/>
        <w:left w:val="none" w:sz="0" w:space="0" w:color="auto"/>
        <w:bottom w:val="none" w:sz="0" w:space="0" w:color="auto"/>
        <w:right w:val="none" w:sz="0" w:space="0" w:color="auto"/>
      </w:divBdr>
    </w:div>
    <w:div w:id="177430898">
      <w:bodyDiv w:val="1"/>
      <w:marLeft w:val="0"/>
      <w:marRight w:val="0"/>
      <w:marTop w:val="0"/>
      <w:marBottom w:val="0"/>
      <w:divBdr>
        <w:top w:val="none" w:sz="0" w:space="0" w:color="auto"/>
        <w:left w:val="none" w:sz="0" w:space="0" w:color="auto"/>
        <w:bottom w:val="none" w:sz="0" w:space="0" w:color="auto"/>
        <w:right w:val="none" w:sz="0" w:space="0" w:color="auto"/>
      </w:divBdr>
    </w:div>
    <w:div w:id="197204538">
      <w:bodyDiv w:val="1"/>
      <w:marLeft w:val="0"/>
      <w:marRight w:val="0"/>
      <w:marTop w:val="0"/>
      <w:marBottom w:val="0"/>
      <w:divBdr>
        <w:top w:val="none" w:sz="0" w:space="0" w:color="auto"/>
        <w:left w:val="none" w:sz="0" w:space="0" w:color="auto"/>
        <w:bottom w:val="none" w:sz="0" w:space="0" w:color="auto"/>
        <w:right w:val="none" w:sz="0" w:space="0" w:color="auto"/>
      </w:divBdr>
      <w:divsChild>
        <w:div w:id="357125659">
          <w:marLeft w:val="0"/>
          <w:marRight w:val="0"/>
          <w:marTop w:val="0"/>
          <w:marBottom w:val="0"/>
          <w:divBdr>
            <w:top w:val="none" w:sz="0" w:space="0" w:color="auto"/>
            <w:left w:val="none" w:sz="0" w:space="0" w:color="auto"/>
            <w:bottom w:val="none" w:sz="0" w:space="0" w:color="auto"/>
            <w:right w:val="none" w:sz="0" w:space="0" w:color="auto"/>
          </w:divBdr>
          <w:divsChild>
            <w:div w:id="524363649">
              <w:marLeft w:val="0"/>
              <w:marRight w:val="0"/>
              <w:marTop w:val="0"/>
              <w:marBottom w:val="0"/>
              <w:divBdr>
                <w:top w:val="none" w:sz="0" w:space="0" w:color="auto"/>
                <w:left w:val="none" w:sz="0" w:space="0" w:color="auto"/>
                <w:bottom w:val="none" w:sz="0" w:space="0" w:color="auto"/>
                <w:right w:val="none" w:sz="0" w:space="0" w:color="auto"/>
              </w:divBdr>
              <w:divsChild>
                <w:div w:id="967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3843">
      <w:bodyDiv w:val="1"/>
      <w:marLeft w:val="0"/>
      <w:marRight w:val="0"/>
      <w:marTop w:val="0"/>
      <w:marBottom w:val="0"/>
      <w:divBdr>
        <w:top w:val="none" w:sz="0" w:space="0" w:color="auto"/>
        <w:left w:val="none" w:sz="0" w:space="0" w:color="auto"/>
        <w:bottom w:val="none" w:sz="0" w:space="0" w:color="auto"/>
        <w:right w:val="none" w:sz="0" w:space="0" w:color="auto"/>
      </w:divBdr>
    </w:div>
    <w:div w:id="240019387">
      <w:bodyDiv w:val="1"/>
      <w:marLeft w:val="0"/>
      <w:marRight w:val="0"/>
      <w:marTop w:val="0"/>
      <w:marBottom w:val="0"/>
      <w:divBdr>
        <w:top w:val="none" w:sz="0" w:space="0" w:color="auto"/>
        <w:left w:val="none" w:sz="0" w:space="0" w:color="auto"/>
        <w:bottom w:val="none" w:sz="0" w:space="0" w:color="auto"/>
        <w:right w:val="none" w:sz="0" w:space="0" w:color="auto"/>
      </w:divBdr>
    </w:div>
    <w:div w:id="307900425">
      <w:bodyDiv w:val="1"/>
      <w:marLeft w:val="0"/>
      <w:marRight w:val="0"/>
      <w:marTop w:val="0"/>
      <w:marBottom w:val="0"/>
      <w:divBdr>
        <w:top w:val="none" w:sz="0" w:space="0" w:color="auto"/>
        <w:left w:val="none" w:sz="0" w:space="0" w:color="auto"/>
        <w:bottom w:val="none" w:sz="0" w:space="0" w:color="auto"/>
        <w:right w:val="none" w:sz="0" w:space="0" w:color="auto"/>
      </w:divBdr>
    </w:div>
    <w:div w:id="313222903">
      <w:bodyDiv w:val="1"/>
      <w:marLeft w:val="0"/>
      <w:marRight w:val="0"/>
      <w:marTop w:val="0"/>
      <w:marBottom w:val="0"/>
      <w:divBdr>
        <w:top w:val="none" w:sz="0" w:space="0" w:color="auto"/>
        <w:left w:val="none" w:sz="0" w:space="0" w:color="auto"/>
        <w:bottom w:val="none" w:sz="0" w:space="0" w:color="auto"/>
        <w:right w:val="none" w:sz="0" w:space="0" w:color="auto"/>
      </w:divBdr>
    </w:div>
    <w:div w:id="328943509">
      <w:bodyDiv w:val="1"/>
      <w:marLeft w:val="0"/>
      <w:marRight w:val="0"/>
      <w:marTop w:val="0"/>
      <w:marBottom w:val="0"/>
      <w:divBdr>
        <w:top w:val="none" w:sz="0" w:space="0" w:color="auto"/>
        <w:left w:val="none" w:sz="0" w:space="0" w:color="auto"/>
        <w:bottom w:val="none" w:sz="0" w:space="0" w:color="auto"/>
        <w:right w:val="none" w:sz="0" w:space="0" w:color="auto"/>
      </w:divBdr>
    </w:div>
    <w:div w:id="349767896">
      <w:bodyDiv w:val="1"/>
      <w:marLeft w:val="0"/>
      <w:marRight w:val="0"/>
      <w:marTop w:val="0"/>
      <w:marBottom w:val="0"/>
      <w:divBdr>
        <w:top w:val="none" w:sz="0" w:space="0" w:color="auto"/>
        <w:left w:val="none" w:sz="0" w:space="0" w:color="auto"/>
        <w:bottom w:val="none" w:sz="0" w:space="0" w:color="auto"/>
        <w:right w:val="none" w:sz="0" w:space="0" w:color="auto"/>
      </w:divBdr>
    </w:div>
    <w:div w:id="450171561">
      <w:bodyDiv w:val="1"/>
      <w:marLeft w:val="0"/>
      <w:marRight w:val="0"/>
      <w:marTop w:val="0"/>
      <w:marBottom w:val="0"/>
      <w:divBdr>
        <w:top w:val="none" w:sz="0" w:space="0" w:color="auto"/>
        <w:left w:val="none" w:sz="0" w:space="0" w:color="auto"/>
        <w:bottom w:val="none" w:sz="0" w:space="0" w:color="auto"/>
        <w:right w:val="none" w:sz="0" w:space="0" w:color="auto"/>
      </w:divBdr>
      <w:divsChild>
        <w:div w:id="242684096">
          <w:marLeft w:val="0"/>
          <w:marRight w:val="0"/>
          <w:marTop w:val="0"/>
          <w:marBottom w:val="0"/>
          <w:divBdr>
            <w:top w:val="none" w:sz="0" w:space="0" w:color="auto"/>
            <w:left w:val="none" w:sz="0" w:space="0" w:color="auto"/>
            <w:bottom w:val="none" w:sz="0" w:space="0" w:color="auto"/>
            <w:right w:val="none" w:sz="0" w:space="0" w:color="auto"/>
          </w:divBdr>
          <w:divsChild>
            <w:div w:id="139739594">
              <w:marLeft w:val="0"/>
              <w:marRight w:val="0"/>
              <w:marTop w:val="0"/>
              <w:marBottom w:val="0"/>
              <w:divBdr>
                <w:top w:val="none" w:sz="0" w:space="0" w:color="auto"/>
                <w:left w:val="none" w:sz="0" w:space="0" w:color="auto"/>
                <w:bottom w:val="none" w:sz="0" w:space="0" w:color="auto"/>
                <w:right w:val="none" w:sz="0" w:space="0" w:color="auto"/>
              </w:divBdr>
              <w:divsChild>
                <w:div w:id="9201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79708">
      <w:bodyDiv w:val="1"/>
      <w:marLeft w:val="0"/>
      <w:marRight w:val="0"/>
      <w:marTop w:val="0"/>
      <w:marBottom w:val="0"/>
      <w:divBdr>
        <w:top w:val="none" w:sz="0" w:space="0" w:color="auto"/>
        <w:left w:val="none" w:sz="0" w:space="0" w:color="auto"/>
        <w:bottom w:val="none" w:sz="0" w:space="0" w:color="auto"/>
        <w:right w:val="none" w:sz="0" w:space="0" w:color="auto"/>
      </w:divBdr>
      <w:divsChild>
        <w:div w:id="1334645085">
          <w:marLeft w:val="0"/>
          <w:marRight w:val="0"/>
          <w:marTop w:val="0"/>
          <w:marBottom w:val="0"/>
          <w:divBdr>
            <w:top w:val="none" w:sz="0" w:space="0" w:color="auto"/>
            <w:left w:val="none" w:sz="0" w:space="0" w:color="auto"/>
            <w:bottom w:val="none" w:sz="0" w:space="0" w:color="auto"/>
            <w:right w:val="none" w:sz="0" w:space="0" w:color="auto"/>
          </w:divBdr>
          <w:divsChild>
            <w:div w:id="18316532">
              <w:marLeft w:val="0"/>
              <w:marRight w:val="0"/>
              <w:marTop w:val="0"/>
              <w:marBottom w:val="0"/>
              <w:divBdr>
                <w:top w:val="none" w:sz="0" w:space="0" w:color="auto"/>
                <w:left w:val="none" w:sz="0" w:space="0" w:color="auto"/>
                <w:bottom w:val="none" w:sz="0" w:space="0" w:color="auto"/>
                <w:right w:val="none" w:sz="0" w:space="0" w:color="auto"/>
              </w:divBdr>
              <w:divsChild>
                <w:div w:id="149483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48853">
      <w:bodyDiv w:val="1"/>
      <w:marLeft w:val="0"/>
      <w:marRight w:val="0"/>
      <w:marTop w:val="0"/>
      <w:marBottom w:val="0"/>
      <w:divBdr>
        <w:top w:val="none" w:sz="0" w:space="0" w:color="auto"/>
        <w:left w:val="none" w:sz="0" w:space="0" w:color="auto"/>
        <w:bottom w:val="none" w:sz="0" w:space="0" w:color="auto"/>
        <w:right w:val="none" w:sz="0" w:space="0" w:color="auto"/>
      </w:divBdr>
    </w:div>
    <w:div w:id="474682057">
      <w:bodyDiv w:val="1"/>
      <w:marLeft w:val="0"/>
      <w:marRight w:val="0"/>
      <w:marTop w:val="0"/>
      <w:marBottom w:val="0"/>
      <w:divBdr>
        <w:top w:val="none" w:sz="0" w:space="0" w:color="auto"/>
        <w:left w:val="none" w:sz="0" w:space="0" w:color="auto"/>
        <w:bottom w:val="none" w:sz="0" w:space="0" w:color="auto"/>
        <w:right w:val="none" w:sz="0" w:space="0" w:color="auto"/>
      </w:divBdr>
    </w:div>
    <w:div w:id="479536291">
      <w:bodyDiv w:val="1"/>
      <w:marLeft w:val="0"/>
      <w:marRight w:val="0"/>
      <w:marTop w:val="0"/>
      <w:marBottom w:val="0"/>
      <w:divBdr>
        <w:top w:val="none" w:sz="0" w:space="0" w:color="auto"/>
        <w:left w:val="none" w:sz="0" w:space="0" w:color="auto"/>
        <w:bottom w:val="none" w:sz="0" w:space="0" w:color="auto"/>
        <w:right w:val="none" w:sz="0" w:space="0" w:color="auto"/>
      </w:divBdr>
    </w:div>
    <w:div w:id="518812286">
      <w:bodyDiv w:val="1"/>
      <w:marLeft w:val="0"/>
      <w:marRight w:val="0"/>
      <w:marTop w:val="0"/>
      <w:marBottom w:val="0"/>
      <w:divBdr>
        <w:top w:val="none" w:sz="0" w:space="0" w:color="auto"/>
        <w:left w:val="none" w:sz="0" w:space="0" w:color="auto"/>
        <w:bottom w:val="none" w:sz="0" w:space="0" w:color="auto"/>
        <w:right w:val="none" w:sz="0" w:space="0" w:color="auto"/>
      </w:divBdr>
    </w:div>
    <w:div w:id="530267926">
      <w:bodyDiv w:val="1"/>
      <w:marLeft w:val="0"/>
      <w:marRight w:val="0"/>
      <w:marTop w:val="0"/>
      <w:marBottom w:val="0"/>
      <w:divBdr>
        <w:top w:val="none" w:sz="0" w:space="0" w:color="auto"/>
        <w:left w:val="none" w:sz="0" w:space="0" w:color="auto"/>
        <w:bottom w:val="none" w:sz="0" w:space="0" w:color="auto"/>
        <w:right w:val="none" w:sz="0" w:space="0" w:color="auto"/>
      </w:divBdr>
    </w:div>
    <w:div w:id="542519671">
      <w:bodyDiv w:val="1"/>
      <w:marLeft w:val="0"/>
      <w:marRight w:val="0"/>
      <w:marTop w:val="0"/>
      <w:marBottom w:val="0"/>
      <w:divBdr>
        <w:top w:val="none" w:sz="0" w:space="0" w:color="auto"/>
        <w:left w:val="none" w:sz="0" w:space="0" w:color="auto"/>
        <w:bottom w:val="none" w:sz="0" w:space="0" w:color="auto"/>
        <w:right w:val="none" w:sz="0" w:space="0" w:color="auto"/>
      </w:divBdr>
    </w:div>
    <w:div w:id="570970291">
      <w:bodyDiv w:val="1"/>
      <w:marLeft w:val="0"/>
      <w:marRight w:val="0"/>
      <w:marTop w:val="0"/>
      <w:marBottom w:val="0"/>
      <w:divBdr>
        <w:top w:val="none" w:sz="0" w:space="0" w:color="auto"/>
        <w:left w:val="none" w:sz="0" w:space="0" w:color="auto"/>
        <w:bottom w:val="none" w:sz="0" w:space="0" w:color="auto"/>
        <w:right w:val="none" w:sz="0" w:space="0" w:color="auto"/>
      </w:divBdr>
      <w:divsChild>
        <w:div w:id="2146854376">
          <w:marLeft w:val="0"/>
          <w:marRight w:val="0"/>
          <w:marTop w:val="0"/>
          <w:marBottom w:val="0"/>
          <w:divBdr>
            <w:top w:val="none" w:sz="0" w:space="0" w:color="auto"/>
            <w:left w:val="none" w:sz="0" w:space="0" w:color="auto"/>
            <w:bottom w:val="none" w:sz="0" w:space="0" w:color="auto"/>
            <w:right w:val="none" w:sz="0" w:space="0" w:color="auto"/>
          </w:divBdr>
          <w:divsChild>
            <w:div w:id="863860331">
              <w:marLeft w:val="0"/>
              <w:marRight w:val="0"/>
              <w:marTop w:val="0"/>
              <w:marBottom w:val="0"/>
              <w:divBdr>
                <w:top w:val="none" w:sz="0" w:space="0" w:color="auto"/>
                <w:left w:val="none" w:sz="0" w:space="0" w:color="auto"/>
                <w:bottom w:val="none" w:sz="0" w:space="0" w:color="auto"/>
                <w:right w:val="none" w:sz="0" w:space="0" w:color="auto"/>
              </w:divBdr>
              <w:divsChild>
                <w:div w:id="2117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466966">
      <w:bodyDiv w:val="1"/>
      <w:marLeft w:val="0"/>
      <w:marRight w:val="0"/>
      <w:marTop w:val="0"/>
      <w:marBottom w:val="0"/>
      <w:divBdr>
        <w:top w:val="none" w:sz="0" w:space="0" w:color="auto"/>
        <w:left w:val="none" w:sz="0" w:space="0" w:color="auto"/>
        <w:bottom w:val="none" w:sz="0" w:space="0" w:color="auto"/>
        <w:right w:val="none" w:sz="0" w:space="0" w:color="auto"/>
      </w:divBdr>
    </w:div>
    <w:div w:id="613901189">
      <w:bodyDiv w:val="1"/>
      <w:marLeft w:val="0"/>
      <w:marRight w:val="0"/>
      <w:marTop w:val="0"/>
      <w:marBottom w:val="0"/>
      <w:divBdr>
        <w:top w:val="none" w:sz="0" w:space="0" w:color="auto"/>
        <w:left w:val="none" w:sz="0" w:space="0" w:color="auto"/>
        <w:bottom w:val="none" w:sz="0" w:space="0" w:color="auto"/>
        <w:right w:val="none" w:sz="0" w:space="0" w:color="auto"/>
      </w:divBdr>
    </w:div>
    <w:div w:id="668481280">
      <w:bodyDiv w:val="1"/>
      <w:marLeft w:val="0"/>
      <w:marRight w:val="0"/>
      <w:marTop w:val="0"/>
      <w:marBottom w:val="0"/>
      <w:divBdr>
        <w:top w:val="none" w:sz="0" w:space="0" w:color="auto"/>
        <w:left w:val="none" w:sz="0" w:space="0" w:color="auto"/>
        <w:bottom w:val="none" w:sz="0" w:space="0" w:color="auto"/>
        <w:right w:val="none" w:sz="0" w:space="0" w:color="auto"/>
      </w:divBdr>
    </w:div>
    <w:div w:id="675577533">
      <w:bodyDiv w:val="1"/>
      <w:marLeft w:val="0"/>
      <w:marRight w:val="0"/>
      <w:marTop w:val="0"/>
      <w:marBottom w:val="0"/>
      <w:divBdr>
        <w:top w:val="none" w:sz="0" w:space="0" w:color="auto"/>
        <w:left w:val="none" w:sz="0" w:space="0" w:color="auto"/>
        <w:bottom w:val="none" w:sz="0" w:space="0" w:color="auto"/>
        <w:right w:val="none" w:sz="0" w:space="0" w:color="auto"/>
      </w:divBdr>
    </w:div>
    <w:div w:id="704477779">
      <w:bodyDiv w:val="1"/>
      <w:marLeft w:val="0"/>
      <w:marRight w:val="0"/>
      <w:marTop w:val="0"/>
      <w:marBottom w:val="0"/>
      <w:divBdr>
        <w:top w:val="none" w:sz="0" w:space="0" w:color="auto"/>
        <w:left w:val="none" w:sz="0" w:space="0" w:color="auto"/>
        <w:bottom w:val="none" w:sz="0" w:space="0" w:color="auto"/>
        <w:right w:val="none" w:sz="0" w:space="0" w:color="auto"/>
      </w:divBdr>
      <w:divsChild>
        <w:div w:id="308899849">
          <w:marLeft w:val="0"/>
          <w:marRight w:val="0"/>
          <w:marTop w:val="0"/>
          <w:marBottom w:val="0"/>
          <w:divBdr>
            <w:top w:val="none" w:sz="0" w:space="0" w:color="auto"/>
            <w:left w:val="none" w:sz="0" w:space="0" w:color="auto"/>
            <w:bottom w:val="none" w:sz="0" w:space="0" w:color="auto"/>
            <w:right w:val="none" w:sz="0" w:space="0" w:color="auto"/>
          </w:divBdr>
          <w:divsChild>
            <w:div w:id="1292635511">
              <w:marLeft w:val="0"/>
              <w:marRight w:val="0"/>
              <w:marTop w:val="0"/>
              <w:marBottom w:val="0"/>
              <w:divBdr>
                <w:top w:val="none" w:sz="0" w:space="0" w:color="auto"/>
                <w:left w:val="none" w:sz="0" w:space="0" w:color="auto"/>
                <w:bottom w:val="none" w:sz="0" w:space="0" w:color="auto"/>
                <w:right w:val="none" w:sz="0" w:space="0" w:color="auto"/>
              </w:divBdr>
              <w:divsChild>
                <w:div w:id="1421484647">
                  <w:marLeft w:val="0"/>
                  <w:marRight w:val="0"/>
                  <w:marTop w:val="0"/>
                  <w:marBottom w:val="0"/>
                  <w:divBdr>
                    <w:top w:val="none" w:sz="0" w:space="0" w:color="auto"/>
                    <w:left w:val="none" w:sz="0" w:space="0" w:color="auto"/>
                    <w:bottom w:val="none" w:sz="0" w:space="0" w:color="auto"/>
                    <w:right w:val="none" w:sz="0" w:space="0" w:color="auto"/>
                  </w:divBdr>
                  <w:divsChild>
                    <w:div w:id="182158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678708">
          <w:marLeft w:val="225"/>
          <w:marRight w:val="225"/>
          <w:marTop w:val="300"/>
          <w:marBottom w:val="300"/>
          <w:divBdr>
            <w:top w:val="none" w:sz="0" w:space="0" w:color="auto"/>
            <w:left w:val="none" w:sz="0" w:space="0" w:color="auto"/>
            <w:bottom w:val="none" w:sz="0" w:space="0" w:color="auto"/>
            <w:right w:val="none" w:sz="0" w:space="0" w:color="auto"/>
          </w:divBdr>
        </w:div>
      </w:divsChild>
    </w:div>
    <w:div w:id="726992314">
      <w:bodyDiv w:val="1"/>
      <w:marLeft w:val="0"/>
      <w:marRight w:val="0"/>
      <w:marTop w:val="0"/>
      <w:marBottom w:val="0"/>
      <w:divBdr>
        <w:top w:val="none" w:sz="0" w:space="0" w:color="auto"/>
        <w:left w:val="none" w:sz="0" w:space="0" w:color="auto"/>
        <w:bottom w:val="none" w:sz="0" w:space="0" w:color="auto"/>
        <w:right w:val="none" w:sz="0" w:space="0" w:color="auto"/>
      </w:divBdr>
    </w:div>
    <w:div w:id="727188861">
      <w:bodyDiv w:val="1"/>
      <w:marLeft w:val="0"/>
      <w:marRight w:val="0"/>
      <w:marTop w:val="0"/>
      <w:marBottom w:val="0"/>
      <w:divBdr>
        <w:top w:val="none" w:sz="0" w:space="0" w:color="auto"/>
        <w:left w:val="none" w:sz="0" w:space="0" w:color="auto"/>
        <w:bottom w:val="none" w:sz="0" w:space="0" w:color="auto"/>
        <w:right w:val="none" w:sz="0" w:space="0" w:color="auto"/>
      </w:divBdr>
    </w:div>
    <w:div w:id="753235605">
      <w:bodyDiv w:val="1"/>
      <w:marLeft w:val="0"/>
      <w:marRight w:val="0"/>
      <w:marTop w:val="0"/>
      <w:marBottom w:val="0"/>
      <w:divBdr>
        <w:top w:val="none" w:sz="0" w:space="0" w:color="auto"/>
        <w:left w:val="none" w:sz="0" w:space="0" w:color="auto"/>
        <w:bottom w:val="none" w:sz="0" w:space="0" w:color="auto"/>
        <w:right w:val="none" w:sz="0" w:space="0" w:color="auto"/>
      </w:divBdr>
      <w:divsChild>
        <w:div w:id="249122542">
          <w:marLeft w:val="0"/>
          <w:marRight w:val="0"/>
          <w:marTop w:val="0"/>
          <w:marBottom w:val="0"/>
          <w:divBdr>
            <w:top w:val="none" w:sz="0" w:space="0" w:color="auto"/>
            <w:left w:val="none" w:sz="0" w:space="0" w:color="auto"/>
            <w:bottom w:val="none" w:sz="0" w:space="0" w:color="auto"/>
            <w:right w:val="none" w:sz="0" w:space="0" w:color="auto"/>
          </w:divBdr>
          <w:divsChild>
            <w:div w:id="125970358">
              <w:marLeft w:val="0"/>
              <w:marRight w:val="0"/>
              <w:marTop w:val="0"/>
              <w:marBottom w:val="0"/>
              <w:divBdr>
                <w:top w:val="none" w:sz="0" w:space="0" w:color="auto"/>
                <w:left w:val="none" w:sz="0" w:space="0" w:color="auto"/>
                <w:bottom w:val="none" w:sz="0" w:space="0" w:color="auto"/>
                <w:right w:val="none" w:sz="0" w:space="0" w:color="auto"/>
              </w:divBdr>
              <w:divsChild>
                <w:div w:id="1557618344">
                  <w:marLeft w:val="0"/>
                  <w:marRight w:val="0"/>
                  <w:marTop w:val="0"/>
                  <w:marBottom w:val="0"/>
                  <w:divBdr>
                    <w:top w:val="none" w:sz="0" w:space="0" w:color="auto"/>
                    <w:left w:val="none" w:sz="0" w:space="0" w:color="auto"/>
                    <w:bottom w:val="none" w:sz="0" w:space="0" w:color="auto"/>
                    <w:right w:val="none" w:sz="0" w:space="0" w:color="auto"/>
                  </w:divBdr>
                  <w:divsChild>
                    <w:div w:id="5622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299893">
          <w:marLeft w:val="225"/>
          <w:marRight w:val="225"/>
          <w:marTop w:val="300"/>
          <w:marBottom w:val="300"/>
          <w:divBdr>
            <w:top w:val="none" w:sz="0" w:space="0" w:color="auto"/>
            <w:left w:val="none" w:sz="0" w:space="0" w:color="auto"/>
            <w:bottom w:val="none" w:sz="0" w:space="0" w:color="auto"/>
            <w:right w:val="none" w:sz="0" w:space="0" w:color="auto"/>
          </w:divBdr>
        </w:div>
      </w:divsChild>
    </w:div>
    <w:div w:id="766510665">
      <w:bodyDiv w:val="1"/>
      <w:marLeft w:val="0"/>
      <w:marRight w:val="0"/>
      <w:marTop w:val="0"/>
      <w:marBottom w:val="0"/>
      <w:divBdr>
        <w:top w:val="none" w:sz="0" w:space="0" w:color="auto"/>
        <w:left w:val="none" w:sz="0" w:space="0" w:color="auto"/>
        <w:bottom w:val="none" w:sz="0" w:space="0" w:color="auto"/>
        <w:right w:val="none" w:sz="0" w:space="0" w:color="auto"/>
      </w:divBdr>
    </w:div>
    <w:div w:id="773596420">
      <w:bodyDiv w:val="1"/>
      <w:marLeft w:val="0"/>
      <w:marRight w:val="0"/>
      <w:marTop w:val="0"/>
      <w:marBottom w:val="0"/>
      <w:divBdr>
        <w:top w:val="none" w:sz="0" w:space="0" w:color="auto"/>
        <w:left w:val="none" w:sz="0" w:space="0" w:color="auto"/>
        <w:bottom w:val="none" w:sz="0" w:space="0" w:color="auto"/>
        <w:right w:val="none" w:sz="0" w:space="0" w:color="auto"/>
      </w:divBdr>
    </w:div>
    <w:div w:id="781875138">
      <w:bodyDiv w:val="1"/>
      <w:marLeft w:val="0"/>
      <w:marRight w:val="0"/>
      <w:marTop w:val="0"/>
      <w:marBottom w:val="0"/>
      <w:divBdr>
        <w:top w:val="none" w:sz="0" w:space="0" w:color="auto"/>
        <w:left w:val="none" w:sz="0" w:space="0" w:color="auto"/>
        <w:bottom w:val="none" w:sz="0" w:space="0" w:color="auto"/>
        <w:right w:val="none" w:sz="0" w:space="0" w:color="auto"/>
      </w:divBdr>
      <w:divsChild>
        <w:div w:id="1649086463">
          <w:marLeft w:val="0"/>
          <w:marRight w:val="0"/>
          <w:marTop w:val="0"/>
          <w:marBottom w:val="0"/>
          <w:divBdr>
            <w:top w:val="none" w:sz="0" w:space="0" w:color="auto"/>
            <w:left w:val="none" w:sz="0" w:space="0" w:color="auto"/>
            <w:bottom w:val="none" w:sz="0" w:space="0" w:color="auto"/>
            <w:right w:val="none" w:sz="0" w:space="0" w:color="auto"/>
          </w:divBdr>
          <w:divsChild>
            <w:div w:id="1101610194">
              <w:marLeft w:val="0"/>
              <w:marRight w:val="0"/>
              <w:marTop w:val="0"/>
              <w:marBottom w:val="0"/>
              <w:divBdr>
                <w:top w:val="none" w:sz="0" w:space="0" w:color="auto"/>
                <w:left w:val="none" w:sz="0" w:space="0" w:color="auto"/>
                <w:bottom w:val="none" w:sz="0" w:space="0" w:color="auto"/>
                <w:right w:val="none" w:sz="0" w:space="0" w:color="auto"/>
              </w:divBdr>
              <w:divsChild>
                <w:div w:id="7934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784551">
      <w:bodyDiv w:val="1"/>
      <w:marLeft w:val="0"/>
      <w:marRight w:val="0"/>
      <w:marTop w:val="0"/>
      <w:marBottom w:val="0"/>
      <w:divBdr>
        <w:top w:val="none" w:sz="0" w:space="0" w:color="auto"/>
        <w:left w:val="none" w:sz="0" w:space="0" w:color="auto"/>
        <w:bottom w:val="none" w:sz="0" w:space="0" w:color="auto"/>
        <w:right w:val="none" w:sz="0" w:space="0" w:color="auto"/>
      </w:divBdr>
      <w:divsChild>
        <w:div w:id="1759323013">
          <w:marLeft w:val="0"/>
          <w:marRight w:val="0"/>
          <w:marTop w:val="0"/>
          <w:marBottom w:val="0"/>
          <w:divBdr>
            <w:top w:val="none" w:sz="0" w:space="0" w:color="auto"/>
            <w:left w:val="none" w:sz="0" w:space="0" w:color="auto"/>
            <w:bottom w:val="none" w:sz="0" w:space="0" w:color="auto"/>
            <w:right w:val="none" w:sz="0" w:space="0" w:color="auto"/>
          </w:divBdr>
          <w:divsChild>
            <w:div w:id="1987930415">
              <w:marLeft w:val="0"/>
              <w:marRight w:val="0"/>
              <w:marTop w:val="0"/>
              <w:marBottom w:val="0"/>
              <w:divBdr>
                <w:top w:val="none" w:sz="0" w:space="0" w:color="auto"/>
                <w:left w:val="none" w:sz="0" w:space="0" w:color="auto"/>
                <w:bottom w:val="none" w:sz="0" w:space="0" w:color="auto"/>
                <w:right w:val="none" w:sz="0" w:space="0" w:color="auto"/>
              </w:divBdr>
              <w:divsChild>
                <w:div w:id="707268218">
                  <w:marLeft w:val="0"/>
                  <w:marRight w:val="0"/>
                  <w:marTop w:val="0"/>
                  <w:marBottom w:val="0"/>
                  <w:divBdr>
                    <w:top w:val="none" w:sz="0" w:space="0" w:color="auto"/>
                    <w:left w:val="none" w:sz="0" w:space="0" w:color="auto"/>
                    <w:bottom w:val="none" w:sz="0" w:space="0" w:color="auto"/>
                    <w:right w:val="none" w:sz="0" w:space="0" w:color="auto"/>
                  </w:divBdr>
                  <w:divsChild>
                    <w:div w:id="89871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169084">
      <w:bodyDiv w:val="1"/>
      <w:marLeft w:val="0"/>
      <w:marRight w:val="0"/>
      <w:marTop w:val="0"/>
      <w:marBottom w:val="0"/>
      <w:divBdr>
        <w:top w:val="none" w:sz="0" w:space="0" w:color="auto"/>
        <w:left w:val="none" w:sz="0" w:space="0" w:color="auto"/>
        <w:bottom w:val="none" w:sz="0" w:space="0" w:color="auto"/>
        <w:right w:val="none" w:sz="0" w:space="0" w:color="auto"/>
      </w:divBdr>
    </w:div>
    <w:div w:id="847333798">
      <w:bodyDiv w:val="1"/>
      <w:marLeft w:val="0"/>
      <w:marRight w:val="0"/>
      <w:marTop w:val="0"/>
      <w:marBottom w:val="0"/>
      <w:divBdr>
        <w:top w:val="none" w:sz="0" w:space="0" w:color="auto"/>
        <w:left w:val="none" w:sz="0" w:space="0" w:color="auto"/>
        <w:bottom w:val="none" w:sz="0" w:space="0" w:color="auto"/>
        <w:right w:val="none" w:sz="0" w:space="0" w:color="auto"/>
      </w:divBdr>
      <w:divsChild>
        <w:div w:id="1282877681">
          <w:marLeft w:val="0"/>
          <w:marRight w:val="0"/>
          <w:marTop w:val="0"/>
          <w:marBottom w:val="0"/>
          <w:divBdr>
            <w:top w:val="none" w:sz="0" w:space="0" w:color="auto"/>
            <w:left w:val="none" w:sz="0" w:space="0" w:color="auto"/>
            <w:bottom w:val="none" w:sz="0" w:space="0" w:color="auto"/>
            <w:right w:val="none" w:sz="0" w:space="0" w:color="auto"/>
          </w:divBdr>
          <w:divsChild>
            <w:div w:id="1265652707">
              <w:marLeft w:val="0"/>
              <w:marRight w:val="0"/>
              <w:marTop w:val="0"/>
              <w:marBottom w:val="0"/>
              <w:divBdr>
                <w:top w:val="none" w:sz="0" w:space="0" w:color="auto"/>
                <w:left w:val="none" w:sz="0" w:space="0" w:color="auto"/>
                <w:bottom w:val="none" w:sz="0" w:space="0" w:color="auto"/>
                <w:right w:val="none" w:sz="0" w:space="0" w:color="auto"/>
              </w:divBdr>
              <w:divsChild>
                <w:div w:id="1695956785">
                  <w:marLeft w:val="0"/>
                  <w:marRight w:val="0"/>
                  <w:marTop w:val="0"/>
                  <w:marBottom w:val="0"/>
                  <w:divBdr>
                    <w:top w:val="none" w:sz="0" w:space="0" w:color="auto"/>
                    <w:left w:val="none" w:sz="0" w:space="0" w:color="auto"/>
                    <w:bottom w:val="none" w:sz="0" w:space="0" w:color="auto"/>
                    <w:right w:val="none" w:sz="0" w:space="0" w:color="auto"/>
                  </w:divBdr>
                  <w:divsChild>
                    <w:div w:id="113969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798069">
      <w:bodyDiv w:val="1"/>
      <w:marLeft w:val="0"/>
      <w:marRight w:val="0"/>
      <w:marTop w:val="0"/>
      <w:marBottom w:val="0"/>
      <w:divBdr>
        <w:top w:val="none" w:sz="0" w:space="0" w:color="auto"/>
        <w:left w:val="none" w:sz="0" w:space="0" w:color="auto"/>
        <w:bottom w:val="none" w:sz="0" w:space="0" w:color="auto"/>
        <w:right w:val="none" w:sz="0" w:space="0" w:color="auto"/>
      </w:divBdr>
    </w:div>
    <w:div w:id="949777647">
      <w:bodyDiv w:val="1"/>
      <w:marLeft w:val="0"/>
      <w:marRight w:val="0"/>
      <w:marTop w:val="0"/>
      <w:marBottom w:val="0"/>
      <w:divBdr>
        <w:top w:val="none" w:sz="0" w:space="0" w:color="auto"/>
        <w:left w:val="none" w:sz="0" w:space="0" w:color="auto"/>
        <w:bottom w:val="none" w:sz="0" w:space="0" w:color="auto"/>
        <w:right w:val="none" w:sz="0" w:space="0" w:color="auto"/>
      </w:divBdr>
    </w:div>
    <w:div w:id="955527559">
      <w:bodyDiv w:val="1"/>
      <w:marLeft w:val="0"/>
      <w:marRight w:val="0"/>
      <w:marTop w:val="0"/>
      <w:marBottom w:val="0"/>
      <w:divBdr>
        <w:top w:val="none" w:sz="0" w:space="0" w:color="auto"/>
        <w:left w:val="none" w:sz="0" w:space="0" w:color="auto"/>
        <w:bottom w:val="none" w:sz="0" w:space="0" w:color="auto"/>
        <w:right w:val="none" w:sz="0" w:space="0" w:color="auto"/>
      </w:divBdr>
    </w:div>
    <w:div w:id="993289958">
      <w:bodyDiv w:val="1"/>
      <w:marLeft w:val="0"/>
      <w:marRight w:val="0"/>
      <w:marTop w:val="0"/>
      <w:marBottom w:val="0"/>
      <w:divBdr>
        <w:top w:val="none" w:sz="0" w:space="0" w:color="auto"/>
        <w:left w:val="none" w:sz="0" w:space="0" w:color="auto"/>
        <w:bottom w:val="none" w:sz="0" w:space="0" w:color="auto"/>
        <w:right w:val="none" w:sz="0" w:space="0" w:color="auto"/>
      </w:divBdr>
      <w:divsChild>
        <w:div w:id="1796757608">
          <w:marLeft w:val="0"/>
          <w:marRight w:val="0"/>
          <w:marTop w:val="0"/>
          <w:marBottom w:val="0"/>
          <w:divBdr>
            <w:top w:val="none" w:sz="0" w:space="0" w:color="auto"/>
            <w:left w:val="none" w:sz="0" w:space="0" w:color="auto"/>
            <w:bottom w:val="none" w:sz="0" w:space="0" w:color="auto"/>
            <w:right w:val="none" w:sz="0" w:space="0" w:color="auto"/>
          </w:divBdr>
          <w:divsChild>
            <w:div w:id="1688173159">
              <w:marLeft w:val="0"/>
              <w:marRight w:val="0"/>
              <w:marTop w:val="0"/>
              <w:marBottom w:val="0"/>
              <w:divBdr>
                <w:top w:val="none" w:sz="0" w:space="0" w:color="auto"/>
                <w:left w:val="none" w:sz="0" w:space="0" w:color="auto"/>
                <w:bottom w:val="none" w:sz="0" w:space="0" w:color="auto"/>
                <w:right w:val="none" w:sz="0" w:space="0" w:color="auto"/>
              </w:divBdr>
              <w:divsChild>
                <w:div w:id="560795762">
                  <w:marLeft w:val="0"/>
                  <w:marRight w:val="0"/>
                  <w:marTop w:val="0"/>
                  <w:marBottom w:val="0"/>
                  <w:divBdr>
                    <w:top w:val="none" w:sz="0" w:space="0" w:color="auto"/>
                    <w:left w:val="none" w:sz="0" w:space="0" w:color="auto"/>
                    <w:bottom w:val="none" w:sz="0" w:space="0" w:color="auto"/>
                    <w:right w:val="none" w:sz="0" w:space="0" w:color="auto"/>
                  </w:divBdr>
                  <w:divsChild>
                    <w:div w:id="505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988236">
      <w:bodyDiv w:val="1"/>
      <w:marLeft w:val="0"/>
      <w:marRight w:val="0"/>
      <w:marTop w:val="0"/>
      <w:marBottom w:val="0"/>
      <w:divBdr>
        <w:top w:val="none" w:sz="0" w:space="0" w:color="auto"/>
        <w:left w:val="none" w:sz="0" w:space="0" w:color="auto"/>
        <w:bottom w:val="none" w:sz="0" w:space="0" w:color="auto"/>
        <w:right w:val="none" w:sz="0" w:space="0" w:color="auto"/>
      </w:divBdr>
    </w:div>
    <w:div w:id="1081368035">
      <w:bodyDiv w:val="1"/>
      <w:marLeft w:val="0"/>
      <w:marRight w:val="0"/>
      <w:marTop w:val="0"/>
      <w:marBottom w:val="0"/>
      <w:divBdr>
        <w:top w:val="none" w:sz="0" w:space="0" w:color="auto"/>
        <w:left w:val="none" w:sz="0" w:space="0" w:color="auto"/>
        <w:bottom w:val="none" w:sz="0" w:space="0" w:color="auto"/>
        <w:right w:val="none" w:sz="0" w:space="0" w:color="auto"/>
      </w:divBdr>
    </w:div>
    <w:div w:id="1082022021">
      <w:bodyDiv w:val="1"/>
      <w:marLeft w:val="0"/>
      <w:marRight w:val="0"/>
      <w:marTop w:val="0"/>
      <w:marBottom w:val="0"/>
      <w:divBdr>
        <w:top w:val="none" w:sz="0" w:space="0" w:color="auto"/>
        <w:left w:val="none" w:sz="0" w:space="0" w:color="auto"/>
        <w:bottom w:val="none" w:sz="0" w:space="0" w:color="auto"/>
        <w:right w:val="none" w:sz="0" w:space="0" w:color="auto"/>
      </w:divBdr>
    </w:div>
    <w:div w:id="1137533298">
      <w:bodyDiv w:val="1"/>
      <w:marLeft w:val="0"/>
      <w:marRight w:val="0"/>
      <w:marTop w:val="0"/>
      <w:marBottom w:val="0"/>
      <w:divBdr>
        <w:top w:val="none" w:sz="0" w:space="0" w:color="auto"/>
        <w:left w:val="none" w:sz="0" w:space="0" w:color="auto"/>
        <w:bottom w:val="none" w:sz="0" w:space="0" w:color="auto"/>
        <w:right w:val="none" w:sz="0" w:space="0" w:color="auto"/>
      </w:divBdr>
    </w:div>
    <w:div w:id="1138523932">
      <w:bodyDiv w:val="1"/>
      <w:marLeft w:val="0"/>
      <w:marRight w:val="0"/>
      <w:marTop w:val="0"/>
      <w:marBottom w:val="0"/>
      <w:divBdr>
        <w:top w:val="none" w:sz="0" w:space="0" w:color="auto"/>
        <w:left w:val="none" w:sz="0" w:space="0" w:color="auto"/>
        <w:bottom w:val="none" w:sz="0" w:space="0" w:color="auto"/>
        <w:right w:val="none" w:sz="0" w:space="0" w:color="auto"/>
      </w:divBdr>
      <w:divsChild>
        <w:div w:id="555355889">
          <w:marLeft w:val="0"/>
          <w:marRight w:val="0"/>
          <w:marTop w:val="0"/>
          <w:marBottom w:val="0"/>
          <w:divBdr>
            <w:top w:val="none" w:sz="0" w:space="0" w:color="auto"/>
            <w:left w:val="none" w:sz="0" w:space="0" w:color="auto"/>
            <w:bottom w:val="none" w:sz="0" w:space="0" w:color="auto"/>
            <w:right w:val="none" w:sz="0" w:space="0" w:color="auto"/>
          </w:divBdr>
          <w:divsChild>
            <w:div w:id="874392840">
              <w:marLeft w:val="0"/>
              <w:marRight w:val="0"/>
              <w:marTop w:val="0"/>
              <w:marBottom w:val="0"/>
              <w:divBdr>
                <w:top w:val="none" w:sz="0" w:space="0" w:color="auto"/>
                <w:left w:val="none" w:sz="0" w:space="0" w:color="auto"/>
                <w:bottom w:val="none" w:sz="0" w:space="0" w:color="auto"/>
                <w:right w:val="none" w:sz="0" w:space="0" w:color="auto"/>
              </w:divBdr>
              <w:divsChild>
                <w:div w:id="2087417155">
                  <w:marLeft w:val="0"/>
                  <w:marRight w:val="0"/>
                  <w:marTop w:val="0"/>
                  <w:marBottom w:val="0"/>
                  <w:divBdr>
                    <w:top w:val="none" w:sz="0" w:space="0" w:color="auto"/>
                    <w:left w:val="none" w:sz="0" w:space="0" w:color="auto"/>
                    <w:bottom w:val="none" w:sz="0" w:space="0" w:color="auto"/>
                    <w:right w:val="none" w:sz="0" w:space="0" w:color="auto"/>
                  </w:divBdr>
                  <w:divsChild>
                    <w:div w:id="811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205778">
      <w:bodyDiv w:val="1"/>
      <w:marLeft w:val="0"/>
      <w:marRight w:val="0"/>
      <w:marTop w:val="0"/>
      <w:marBottom w:val="0"/>
      <w:divBdr>
        <w:top w:val="none" w:sz="0" w:space="0" w:color="auto"/>
        <w:left w:val="none" w:sz="0" w:space="0" w:color="auto"/>
        <w:bottom w:val="none" w:sz="0" w:space="0" w:color="auto"/>
        <w:right w:val="none" w:sz="0" w:space="0" w:color="auto"/>
      </w:divBdr>
    </w:div>
    <w:div w:id="1212034944">
      <w:bodyDiv w:val="1"/>
      <w:marLeft w:val="0"/>
      <w:marRight w:val="0"/>
      <w:marTop w:val="0"/>
      <w:marBottom w:val="0"/>
      <w:divBdr>
        <w:top w:val="none" w:sz="0" w:space="0" w:color="auto"/>
        <w:left w:val="none" w:sz="0" w:space="0" w:color="auto"/>
        <w:bottom w:val="none" w:sz="0" w:space="0" w:color="auto"/>
        <w:right w:val="none" w:sz="0" w:space="0" w:color="auto"/>
      </w:divBdr>
    </w:div>
    <w:div w:id="1219585372">
      <w:bodyDiv w:val="1"/>
      <w:marLeft w:val="0"/>
      <w:marRight w:val="0"/>
      <w:marTop w:val="0"/>
      <w:marBottom w:val="0"/>
      <w:divBdr>
        <w:top w:val="none" w:sz="0" w:space="0" w:color="auto"/>
        <w:left w:val="none" w:sz="0" w:space="0" w:color="auto"/>
        <w:bottom w:val="none" w:sz="0" w:space="0" w:color="auto"/>
        <w:right w:val="none" w:sz="0" w:space="0" w:color="auto"/>
      </w:divBdr>
    </w:div>
    <w:div w:id="1221943837">
      <w:bodyDiv w:val="1"/>
      <w:marLeft w:val="0"/>
      <w:marRight w:val="0"/>
      <w:marTop w:val="0"/>
      <w:marBottom w:val="0"/>
      <w:divBdr>
        <w:top w:val="none" w:sz="0" w:space="0" w:color="auto"/>
        <w:left w:val="none" w:sz="0" w:space="0" w:color="auto"/>
        <w:bottom w:val="none" w:sz="0" w:space="0" w:color="auto"/>
        <w:right w:val="none" w:sz="0" w:space="0" w:color="auto"/>
      </w:divBdr>
    </w:div>
    <w:div w:id="1252272701">
      <w:bodyDiv w:val="1"/>
      <w:marLeft w:val="0"/>
      <w:marRight w:val="0"/>
      <w:marTop w:val="0"/>
      <w:marBottom w:val="0"/>
      <w:divBdr>
        <w:top w:val="none" w:sz="0" w:space="0" w:color="auto"/>
        <w:left w:val="none" w:sz="0" w:space="0" w:color="auto"/>
        <w:bottom w:val="none" w:sz="0" w:space="0" w:color="auto"/>
        <w:right w:val="none" w:sz="0" w:space="0" w:color="auto"/>
      </w:divBdr>
    </w:div>
    <w:div w:id="1270940304">
      <w:bodyDiv w:val="1"/>
      <w:marLeft w:val="0"/>
      <w:marRight w:val="0"/>
      <w:marTop w:val="0"/>
      <w:marBottom w:val="0"/>
      <w:divBdr>
        <w:top w:val="none" w:sz="0" w:space="0" w:color="auto"/>
        <w:left w:val="none" w:sz="0" w:space="0" w:color="auto"/>
        <w:bottom w:val="none" w:sz="0" w:space="0" w:color="auto"/>
        <w:right w:val="none" w:sz="0" w:space="0" w:color="auto"/>
      </w:divBdr>
      <w:divsChild>
        <w:div w:id="1248461352">
          <w:marLeft w:val="0"/>
          <w:marRight w:val="0"/>
          <w:marTop w:val="0"/>
          <w:marBottom w:val="0"/>
          <w:divBdr>
            <w:top w:val="none" w:sz="0" w:space="0" w:color="auto"/>
            <w:left w:val="none" w:sz="0" w:space="0" w:color="auto"/>
            <w:bottom w:val="none" w:sz="0" w:space="0" w:color="auto"/>
            <w:right w:val="none" w:sz="0" w:space="0" w:color="auto"/>
          </w:divBdr>
          <w:divsChild>
            <w:div w:id="1654989248">
              <w:marLeft w:val="0"/>
              <w:marRight w:val="0"/>
              <w:marTop w:val="0"/>
              <w:marBottom w:val="0"/>
              <w:divBdr>
                <w:top w:val="none" w:sz="0" w:space="0" w:color="auto"/>
                <w:left w:val="none" w:sz="0" w:space="0" w:color="auto"/>
                <w:bottom w:val="none" w:sz="0" w:space="0" w:color="auto"/>
                <w:right w:val="none" w:sz="0" w:space="0" w:color="auto"/>
              </w:divBdr>
              <w:divsChild>
                <w:div w:id="9842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7968">
      <w:bodyDiv w:val="1"/>
      <w:marLeft w:val="0"/>
      <w:marRight w:val="0"/>
      <w:marTop w:val="0"/>
      <w:marBottom w:val="0"/>
      <w:divBdr>
        <w:top w:val="none" w:sz="0" w:space="0" w:color="auto"/>
        <w:left w:val="none" w:sz="0" w:space="0" w:color="auto"/>
        <w:bottom w:val="none" w:sz="0" w:space="0" w:color="auto"/>
        <w:right w:val="none" w:sz="0" w:space="0" w:color="auto"/>
      </w:divBdr>
      <w:divsChild>
        <w:div w:id="511379522">
          <w:marLeft w:val="0"/>
          <w:marRight w:val="0"/>
          <w:marTop w:val="0"/>
          <w:marBottom w:val="0"/>
          <w:divBdr>
            <w:top w:val="none" w:sz="0" w:space="0" w:color="auto"/>
            <w:left w:val="none" w:sz="0" w:space="0" w:color="auto"/>
            <w:bottom w:val="none" w:sz="0" w:space="0" w:color="auto"/>
            <w:right w:val="none" w:sz="0" w:space="0" w:color="auto"/>
          </w:divBdr>
          <w:divsChild>
            <w:div w:id="1388605318">
              <w:marLeft w:val="0"/>
              <w:marRight w:val="0"/>
              <w:marTop w:val="0"/>
              <w:marBottom w:val="0"/>
              <w:divBdr>
                <w:top w:val="none" w:sz="0" w:space="0" w:color="auto"/>
                <w:left w:val="none" w:sz="0" w:space="0" w:color="auto"/>
                <w:bottom w:val="none" w:sz="0" w:space="0" w:color="auto"/>
                <w:right w:val="none" w:sz="0" w:space="0" w:color="auto"/>
              </w:divBdr>
              <w:divsChild>
                <w:div w:id="158047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13393">
      <w:bodyDiv w:val="1"/>
      <w:marLeft w:val="0"/>
      <w:marRight w:val="0"/>
      <w:marTop w:val="0"/>
      <w:marBottom w:val="0"/>
      <w:divBdr>
        <w:top w:val="none" w:sz="0" w:space="0" w:color="auto"/>
        <w:left w:val="none" w:sz="0" w:space="0" w:color="auto"/>
        <w:bottom w:val="none" w:sz="0" w:space="0" w:color="auto"/>
        <w:right w:val="none" w:sz="0" w:space="0" w:color="auto"/>
      </w:divBdr>
    </w:div>
    <w:div w:id="1279143407">
      <w:bodyDiv w:val="1"/>
      <w:marLeft w:val="0"/>
      <w:marRight w:val="0"/>
      <w:marTop w:val="0"/>
      <w:marBottom w:val="0"/>
      <w:divBdr>
        <w:top w:val="none" w:sz="0" w:space="0" w:color="auto"/>
        <w:left w:val="none" w:sz="0" w:space="0" w:color="auto"/>
        <w:bottom w:val="none" w:sz="0" w:space="0" w:color="auto"/>
        <w:right w:val="none" w:sz="0" w:space="0" w:color="auto"/>
      </w:divBdr>
      <w:divsChild>
        <w:div w:id="1060518428">
          <w:marLeft w:val="0"/>
          <w:marRight w:val="0"/>
          <w:marTop w:val="0"/>
          <w:marBottom w:val="0"/>
          <w:divBdr>
            <w:top w:val="none" w:sz="0" w:space="0" w:color="auto"/>
            <w:left w:val="none" w:sz="0" w:space="0" w:color="auto"/>
            <w:bottom w:val="none" w:sz="0" w:space="0" w:color="auto"/>
            <w:right w:val="none" w:sz="0" w:space="0" w:color="auto"/>
          </w:divBdr>
          <w:divsChild>
            <w:div w:id="1107892861">
              <w:marLeft w:val="0"/>
              <w:marRight w:val="0"/>
              <w:marTop w:val="0"/>
              <w:marBottom w:val="0"/>
              <w:divBdr>
                <w:top w:val="none" w:sz="0" w:space="0" w:color="auto"/>
                <w:left w:val="none" w:sz="0" w:space="0" w:color="auto"/>
                <w:bottom w:val="none" w:sz="0" w:space="0" w:color="auto"/>
                <w:right w:val="none" w:sz="0" w:space="0" w:color="auto"/>
              </w:divBdr>
              <w:divsChild>
                <w:div w:id="853112005">
                  <w:marLeft w:val="0"/>
                  <w:marRight w:val="0"/>
                  <w:marTop w:val="0"/>
                  <w:marBottom w:val="0"/>
                  <w:divBdr>
                    <w:top w:val="none" w:sz="0" w:space="0" w:color="auto"/>
                    <w:left w:val="none" w:sz="0" w:space="0" w:color="auto"/>
                    <w:bottom w:val="none" w:sz="0" w:space="0" w:color="auto"/>
                    <w:right w:val="none" w:sz="0" w:space="0" w:color="auto"/>
                  </w:divBdr>
                  <w:divsChild>
                    <w:div w:id="7240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208946">
      <w:bodyDiv w:val="1"/>
      <w:marLeft w:val="0"/>
      <w:marRight w:val="0"/>
      <w:marTop w:val="0"/>
      <w:marBottom w:val="0"/>
      <w:divBdr>
        <w:top w:val="none" w:sz="0" w:space="0" w:color="auto"/>
        <w:left w:val="none" w:sz="0" w:space="0" w:color="auto"/>
        <w:bottom w:val="none" w:sz="0" w:space="0" w:color="auto"/>
        <w:right w:val="none" w:sz="0" w:space="0" w:color="auto"/>
      </w:divBdr>
    </w:div>
    <w:div w:id="1491141898">
      <w:bodyDiv w:val="1"/>
      <w:marLeft w:val="0"/>
      <w:marRight w:val="0"/>
      <w:marTop w:val="0"/>
      <w:marBottom w:val="0"/>
      <w:divBdr>
        <w:top w:val="none" w:sz="0" w:space="0" w:color="auto"/>
        <w:left w:val="none" w:sz="0" w:space="0" w:color="auto"/>
        <w:bottom w:val="none" w:sz="0" w:space="0" w:color="auto"/>
        <w:right w:val="none" w:sz="0" w:space="0" w:color="auto"/>
      </w:divBdr>
    </w:div>
    <w:div w:id="1513571721">
      <w:bodyDiv w:val="1"/>
      <w:marLeft w:val="0"/>
      <w:marRight w:val="0"/>
      <w:marTop w:val="0"/>
      <w:marBottom w:val="0"/>
      <w:divBdr>
        <w:top w:val="none" w:sz="0" w:space="0" w:color="auto"/>
        <w:left w:val="none" w:sz="0" w:space="0" w:color="auto"/>
        <w:bottom w:val="none" w:sz="0" w:space="0" w:color="auto"/>
        <w:right w:val="none" w:sz="0" w:space="0" w:color="auto"/>
      </w:divBdr>
    </w:div>
    <w:div w:id="1515270168">
      <w:bodyDiv w:val="1"/>
      <w:marLeft w:val="0"/>
      <w:marRight w:val="0"/>
      <w:marTop w:val="0"/>
      <w:marBottom w:val="0"/>
      <w:divBdr>
        <w:top w:val="none" w:sz="0" w:space="0" w:color="auto"/>
        <w:left w:val="none" w:sz="0" w:space="0" w:color="auto"/>
        <w:bottom w:val="none" w:sz="0" w:space="0" w:color="auto"/>
        <w:right w:val="none" w:sz="0" w:space="0" w:color="auto"/>
      </w:divBdr>
    </w:div>
    <w:div w:id="1525557056">
      <w:bodyDiv w:val="1"/>
      <w:marLeft w:val="0"/>
      <w:marRight w:val="0"/>
      <w:marTop w:val="0"/>
      <w:marBottom w:val="0"/>
      <w:divBdr>
        <w:top w:val="none" w:sz="0" w:space="0" w:color="auto"/>
        <w:left w:val="none" w:sz="0" w:space="0" w:color="auto"/>
        <w:bottom w:val="none" w:sz="0" w:space="0" w:color="auto"/>
        <w:right w:val="none" w:sz="0" w:space="0" w:color="auto"/>
      </w:divBdr>
    </w:div>
    <w:div w:id="1560170679">
      <w:bodyDiv w:val="1"/>
      <w:marLeft w:val="0"/>
      <w:marRight w:val="0"/>
      <w:marTop w:val="0"/>
      <w:marBottom w:val="0"/>
      <w:divBdr>
        <w:top w:val="none" w:sz="0" w:space="0" w:color="auto"/>
        <w:left w:val="none" w:sz="0" w:space="0" w:color="auto"/>
        <w:bottom w:val="none" w:sz="0" w:space="0" w:color="auto"/>
        <w:right w:val="none" w:sz="0" w:space="0" w:color="auto"/>
      </w:divBdr>
    </w:div>
    <w:div w:id="1569222441">
      <w:bodyDiv w:val="1"/>
      <w:marLeft w:val="0"/>
      <w:marRight w:val="0"/>
      <w:marTop w:val="0"/>
      <w:marBottom w:val="0"/>
      <w:divBdr>
        <w:top w:val="none" w:sz="0" w:space="0" w:color="auto"/>
        <w:left w:val="none" w:sz="0" w:space="0" w:color="auto"/>
        <w:bottom w:val="none" w:sz="0" w:space="0" w:color="auto"/>
        <w:right w:val="none" w:sz="0" w:space="0" w:color="auto"/>
      </w:divBdr>
    </w:div>
    <w:div w:id="1635328938">
      <w:bodyDiv w:val="1"/>
      <w:marLeft w:val="0"/>
      <w:marRight w:val="0"/>
      <w:marTop w:val="0"/>
      <w:marBottom w:val="0"/>
      <w:divBdr>
        <w:top w:val="none" w:sz="0" w:space="0" w:color="auto"/>
        <w:left w:val="none" w:sz="0" w:space="0" w:color="auto"/>
        <w:bottom w:val="none" w:sz="0" w:space="0" w:color="auto"/>
        <w:right w:val="none" w:sz="0" w:space="0" w:color="auto"/>
      </w:divBdr>
    </w:div>
    <w:div w:id="1681812515">
      <w:bodyDiv w:val="1"/>
      <w:marLeft w:val="0"/>
      <w:marRight w:val="0"/>
      <w:marTop w:val="0"/>
      <w:marBottom w:val="0"/>
      <w:divBdr>
        <w:top w:val="none" w:sz="0" w:space="0" w:color="auto"/>
        <w:left w:val="none" w:sz="0" w:space="0" w:color="auto"/>
        <w:bottom w:val="none" w:sz="0" w:space="0" w:color="auto"/>
        <w:right w:val="none" w:sz="0" w:space="0" w:color="auto"/>
      </w:divBdr>
    </w:div>
    <w:div w:id="1692992152">
      <w:bodyDiv w:val="1"/>
      <w:marLeft w:val="0"/>
      <w:marRight w:val="0"/>
      <w:marTop w:val="0"/>
      <w:marBottom w:val="0"/>
      <w:divBdr>
        <w:top w:val="none" w:sz="0" w:space="0" w:color="auto"/>
        <w:left w:val="none" w:sz="0" w:space="0" w:color="auto"/>
        <w:bottom w:val="none" w:sz="0" w:space="0" w:color="auto"/>
        <w:right w:val="none" w:sz="0" w:space="0" w:color="auto"/>
      </w:divBdr>
      <w:divsChild>
        <w:div w:id="1227686538">
          <w:marLeft w:val="0"/>
          <w:marRight w:val="0"/>
          <w:marTop w:val="0"/>
          <w:marBottom w:val="0"/>
          <w:divBdr>
            <w:top w:val="none" w:sz="0" w:space="0" w:color="auto"/>
            <w:left w:val="none" w:sz="0" w:space="0" w:color="auto"/>
            <w:bottom w:val="none" w:sz="0" w:space="0" w:color="auto"/>
            <w:right w:val="none" w:sz="0" w:space="0" w:color="auto"/>
          </w:divBdr>
          <w:divsChild>
            <w:div w:id="595796302">
              <w:marLeft w:val="0"/>
              <w:marRight w:val="0"/>
              <w:marTop w:val="0"/>
              <w:marBottom w:val="0"/>
              <w:divBdr>
                <w:top w:val="none" w:sz="0" w:space="0" w:color="auto"/>
                <w:left w:val="none" w:sz="0" w:space="0" w:color="auto"/>
                <w:bottom w:val="none" w:sz="0" w:space="0" w:color="auto"/>
                <w:right w:val="none" w:sz="0" w:space="0" w:color="auto"/>
              </w:divBdr>
              <w:divsChild>
                <w:div w:id="36984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7931">
      <w:bodyDiv w:val="1"/>
      <w:marLeft w:val="0"/>
      <w:marRight w:val="0"/>
      <w:marTop w:val="0"/>
      <w:marBottom w:val="0"/>
      <w:divBdr>
        <w:top w:val="none" w:sz="0" w:space="0" w:color="auto"/>
        <w:left w:val="none" w:sz="0" w:space="0" w:color="auto"/>
        <w:bottom w:val="none" w:sz="0" w:space="0" w:color="auto"/>
        <w:right w:val="none" w:sz="0" w:space="0" w:color="auto"/>
      </w:divBdr>
    </w:div>
    <w:div w:id="1695185897">
      <w:bodyDiv w:val="1"/>
      <w:marLeft w:val="0"/>
      <w:marRight w:val="0"/>
      <w:marTop w:val="0"/>
      <w:marBottom w:val="0"/>
      <w:divBdr>
        <w:top w:val="none" w:sz="0" w:space="0" w:color="auto"/>
        <w:left w:val="none" w:sz="0" w:space="0" w:color="auto"/>
        <w:bottom w:val="none" w:sz="0" w:space="0" w:color="auto"/>
        <w:right w:val="none" w:sz="0" w:space="0" w:color="auto"/>
      </w:divBdr>
    </w:div>
    <w:div w:id="1725331320">
      <w:bodyDiv w:val="1"/>
      <w:marLeft w:val="0"/>
      <w:marRight w:val="0"/>
      <w:marTop w:val="0"/>
      <w:marBottom w:val="0"/>
      <w:divBdr>
        <w:top w:val="none" w:sz="0" w:space="0" w:color="auto"/>
        <w:left w:val="none" w:sz="0" w:space="0" w:color="auto"/>
        <w:bottom w:val="none" w:sz="0" w:space="0" w:color="auto"/>
        <w:right w:val="none" w:sz="0" w:space="0" w:color="auto"/>
      </w:divBdr>
    </w:div>
    <w:div w:id="1749955687">
      <w:bodyDiv w:val="1"/>
      <w:marLeft w:val="0"/>
      <w:marRight w:val="0"/>
      <w:marTop w:val="0"/>
      <w:marBottom w:val="0"/>
      <w:divBdr>
        <w:top w:val="none" w:sz="0" w:space="0" w:color="auto"/>
        <w:left w:val="none" w:sz="0" w:space="0" w:color="auto"/>
        <w:bottom w:val="none" w:sz="0" w:space="0" w:color="auto"/>
        <w:right w:val="none" w:sz="0" w:space="0" w:color="auto"/>
      </w:divBdr>
    </w:div>
    <w:div w:id="1815560237">
      <w:bodyDiv w:val="1"/>
      <w:marLeft w:val="0"/>
      <w:marRight w:val="0"/>
      <w:marTop w:val="0"/>
      <w:marBottom w:val="0"/>
      <w:divBdr>
        <w:top w:val="none" w:sz="0" w:space="0" w:color="auto"/>
        <w:left w:val="none" w:sz="0" w:space="0" w:color="auto"/>
        <w:bottom w:val="none" w:sz="0" w:space="0" w:color="auto"/>
        <w:right w:val="none" w:sz="0" w:space="0" w:color="auto"/>
      </w:divBdr>
    </w:div>
    <w:div w:id="1838880866">
      <w:bodyDiv w:val="1"/>
      <w:marLeft w:val="0"/>
      <w:marRight w:val="0"/>
      <w:marTop w:val="0"/>
      <w:marBottom w:val="0"/>
      <w:divBdr>
        <w:top w:val="none" w:sz="0" w:space="0" w:color="auto"/>
        <w:left w:val="none" w:sz="0" w:space="0" w:color="auto"/>
        <w:bottom w:val="none" w:sz="0" w:space="0" w:color="auto"/>
        <w:right w:val="none" w:sz="0" w:space="0" w:color="auto"/>
      </w:divBdr>
    </w:div>
    <w:div w:id="1859545047">
      <w:bodyDiv w:val="1"/>
      <w:marLeft w:val="0"/>
      <w:marRight w:val="0"/>
      <w:marTop w:val="0"/>
      <w:marBottom w:val="0"/>
      <w:divBdr>
        <w:top w:val="none" w:sz="0" w:space="0" w:color="auto"/>
        <w:left w:val="none" w:sz="0" w:space="0" w:color="auto"/>
        <w:bottom w:val="none" w:sz="0" w:space="0" w:color="auto"/>
        <w:right w:val="none" w:sz="0" w:space="0" w:color="auto"/>
      </w:divBdr>
    </w:div>
    <w:div w:id="1894536936">
      <w:bodyDiv w:val="1"/>
      <w:marLeft w:val="0"/>
      <w:marRight w:val="0"/>
      <w:marTop w:val="0"/>
      <w:marBottom w:val="0"/>
      <w:divBdr>
        <w:top w:val="none" w:sz="0" w:space="0" w:color="auto"/>
        <w:left w:val="none" w:sz="0" w:space="0" w:color="auto"/>
        <w:bottom w:val="none" w:sz="0" w:space="0" w:color="auto"/>
        <w:right w:val="none" w:sz="0" w:space="0" w:color="auto"/>
      </w:divBdr>
    </w:div>
    <w:div w:id="1934626295">
      <w:bodyDiv w:val="1"/>
      <w:marLeft w:val="0"/>
      <w:marRight w:val="0"/>
      <w:marTop w:val="0"/>
      <w:marBottom w:val="0"/>
      <w:divBdr>
        <w:top w:val="none" w:sz="0" w:space="0" w:color="auto"/>
        <w:left w:val="none" w:sz="0" w:space="0" w:color="auto"/>
        <w:bottom w:val="none" w:sz="0" w:space="0" w:color="auto"/>
        <w:right w:val="none" w:sz="0" w:space="0" w:color="auto"/>
      </w:divBdr>
    </w:div>
    <w:div w:id="1995984563">
      <w:bodyDiv w:val="1"/>
      <w:marLeft w:val="0"/>
      <w:marRight w:val="0"/>
      <w:marTop w:val="0"/>
      <w:marBottom w:val="0"/>
      <w:divBdr>
        <w:top w:val="none" w:sz="0" w:space="0" w:color="auto"/>
        <w:left w:val="none" w:sz="0" w:space="0" w:color="auto"/>
        <w:bottom w:val="none" w:sz="0" w:space="0" w:color="auto"/>
        <w:right w:val="none" w:sz="0" w:space="0" w:color="auto"/>
      </w:divBdr>
    </w:div>
    <w:div w:id="2017461560">
      <w:bodyDiv w:val="1"/>
      <w:marLeft w:val="0"/>
      <w:marRight w:val="0"/>
      <w:marTop w:val="0"/>
      <w:marBottom w:val="0"/>
      <w:divBdr>
        <w:top w:val="none" w:sz="0" w:space="0" w:color="auto"/>
        <w:left w:val="none" w:sz="0" w:space="0" w:color="auto"/>
        <w:bottom w:val="none" w:sz="0" w:space="0" w:color="auto"/>
        <w:right w:val="none" w:sz="0" w:space="0" w:color="auto"/>
      </w:divBdr>
    </w:div>
    <w:div w:id="2111855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fontTable" Target="fontTable.xml"/><Relationship Id="rId21" Type="http://schemas.openxmlformats.org/officeDocument/2006/relationships/theme" Target="theme/theme1.xml"/><Relationship Id="rId23" Type="http://schemas.microsoft.com/office/2011/relationships/people" Target="people.xml"/><Relationship Id="rId24" Type="http://schemas.microsoft.com/office/2011/relationships/commentsExtended" Target="commentsExtended.xml"/><Relationship Id="rId25" Type="http://schemas.microsoft.com/office/2016/09/relationships/commentsIds" Target="commentsIds.xml"/><Relationship Id="rId26" Type="http://schemas.microsoft.com/office/2018/08/relationships/commentsExtensible" Target="commentsExtensible.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comments" Target="comments.xml"/><Relationship Id="rId13" Type="http://schemas.openxmlformats.org/officeDocument/2006/relationships/image" Target="media/image1.png"/><Relationship Id="rId14" Type="http://schemas.openxmlformats.org/officeDocument/2006/relationships/image" Target="media/image2.jpeg"/><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tiff"/><Relationship Id="rId18" Type="http://schemas.openxmlformats.org/officeDocument/2006/relationships/image" Target="media/image6.png"/><Relationship Id="rId19" Type="http://schemas.openxmlformats.org/officeDocument/2006/relationships/image" Target="media/image7.tif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A0DED7CA2624141AE322679BAD3AD72" ma:contentTypeVersion="12" ma:contentTypeDescription="Create a new document." ma:contentTypeScope="" ma:versionID="ce63a085036d69e3c1594c268728c3a5">
  <xsd:schema xmlns:xsd="http://www.w3.org/2001/XMLSchema" xmlns:xs="http://www.w3.org/2001/XMLSchema" xmlns:p="http://schemas.microsoft.com/office/2006/metadata/properties" xmlns:ns2="216a3def-e00a-4355-81c0-72dc72a69d0f" xmlns:ns3="45740acd-b1ed-49bd-99ea-3959fe2889a5" targetNamespace="http://schemas.microsoft.com/office/2006/metadata/properties" ma:root="true" ma:fieldsID="2ecdcdbe9105a6529175a4128339f27b" ns2:_="" ns3:_="">
    <xsd:import namespace="216a3def-e00a-4355-81c0-72dc72a69d0f"/>
    <xsd:import namespace="45740acd-b1ed-49bd-99ea-3959fe2889a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a3def-e00a-4355-81c0-72dc72a69d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5740acd-b1ed-49bd-99ea-3959fe2889a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86B37-112C-48F8-A9A4-35878915FDF0}"/>
</file>

<file path=customXml/itemProps2.xml><?xml version="1.0" encoding="utf-8"?>
<ds:datastoreItem xmlns:ds="http://schemas.openxmlformats.org/officeDocument/2006/customXml" ds:itemID="{DAD457C0-83D1-4958-AEBD-7D2B312A9233}">
  <ds:schemaRefs>
    <ds:schemaRef ds:uri="http://purl.org/dc/elements/1.1/"/>
    <ds:schemaRef ds:uri="http://schemas.microsoft.com/office/2006/metadata/properties"/>
    <ds:schemaRef ds:uri="216a3def-e00a-4355-81c0-72dc72a69d0f"/>
    <ds:schemaRef ds:uri="http://purl.org/dc/terms/"/>
    <ds:schemaRef ds:uri="http://schemas.microsoft.com/office/infopath/2007/PartnerControls"/>
    <ds:schemaRef ds:uri="http://schemas.openxmlformats.org/package/2006/metadata/core-properties"/>
    <ds:schemaRef ds:uri="http://purl.org/dc/dcmitype/"/>
    <ds:schemaRef ds:uri="http://www.w3.org/XML/1998/namespace"/>
    <ds:schemaRef ds:uri="http://schemas.microsoft.com/office/2006/documentManagement/types"/>
    <ds:schemaRef ds:uri="45740acd-b1ed-49bd-99ea-3959fe2889a5"/>
  </ds:schemaRefs>
</ds:datastoreItem>
</file>

<file path=customXml/itemProps3.xml><?xml version="1.0" encoding="utf-8"?>
<ds:datastoreItem xmlns:ds="http://schemas.openxmlformats.org/officeDocument/2006/customXml" ds:itemID="{0FCD71A5-24E9-42B7-8B1C-BCB249DE1100}">
  <ds:schemaRefs>
    <ds:schemaRef ds:uri="http://schemas.microsoft.com/sharepoint/v3/contenttype/forms"/>
  </ds:schemaRefs>
</ds:datastoreItem>
</file>

<file path=customXml/itemProps4.xml><?xml version="1.0" encoding="utf-8"?>
<ds:datastoreItem xmlns:ds="http://schemas.openxmlformats.org/officeDocument/2006/customXml" ds:itemID="{2D8C1CBB-696B-7945-8FBC-5CF1EC19C19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Charité Universitaetsmedizin Berlin</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Wieland, Lara</dc:creator>
  <cp:keywords/>
  <dc:description/>
  <cp:lastModifiedBy>Wieland, Lara</cp:lastModifiedBy>
  <cp:revision>4</cp:revision>
  <dcterms:created xsi:type="dcterms:W3CDTF">2021-08-26T08:31:00Z</dcterms:created>
  <dcterms:modified xsi:type="dcterms:W3CDTF">2021-09-02T17:03:33Z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http://www.zotero.org/styles/american-sociological-association</vt:lpwstr>
  </property>
  <property fmtid="{D5CDD505-2E9C-101B-9397-08002B2CF9AE}" pid="3" name="Mendeley Recent Style Name 0_1">
    <vt:lpwstr>American Sociological Association</vt:lpwstr>
  </property>
  <property fmtid="{D5CDD505-2E9C-101B-9397-08002B2CF9AE}" pid="4" name="Mendeley Recent Style Id 1_1">
    <vt:lpwstr>http://www.zotero.org/styles/biological-psychiatry</vt:lpwstr>
  </property>
  <property fmtid="{D5CDD505-2E9C-101B-9397-08002B2CF9AE}" pid="5" name="Mendeley Recent Style Name 1_1">
    <vt:lpwstr>Biological Psychiatry</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http://www.zotero.org/styles/journal-of-magnetic-resonance-imaging</vt:lpwstr>
  </property>
  <property fmtid="{D5CDD505-2E9C-101B-9397-08002B2CF9AE}" pid="13" name="Mendeley Recent Style Name 5_1">
    <vt:lpwstr>Journal Of Magnetic Resonance Imaging</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http://www.zotero.org/styles/neurobiology-of-stress</vt:lpwstr>
  </property>
  <property fmtid="{D5CDD505-2E9C-101B-9397-08002B2CF9AE}" pid="17" name="Mendeley Recent Style Name 7_1">
    <vt:lpwstr>Neurobiology of Stress</vt:lpwstr>
  </property>
  <property fmtid="{D5CDD505-2E9C-101B-9397-08002B2CF9AE}" pid="18" name="Mendeley Recent Style Id 8_1">
    <vt:lpwstr>http://www.zotero.org/styles/schizophrenia-research</vt:lpwstr>
  </property>
  <property fmtid="{D5CDD505-2E9C-101B-9397-08002B2CF9AE}" pid="19" name="Mendeley Recent Style Name 8_1">
    <vt:lpwstr>Schizophrenia Research</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f2b274fd-2228-33d6-a002-192b2d9a202f</vt:lpwstr>
  </property>
  <property fmtid="{D5CDD505-2E9C-101B-9397-08002B2CF9AE}" pid="24" name="Mendeley Citation Style_1">
    <vt:lpwstr>http://www.zotero.org/styles/neurobiology-of-stress</vt:lpwstr>
  </property>
  <property fmtid="{D5CDD505-2E9C-101B-9397-08002B2CF9AE}" pid="25" name="ContentTypeId">
    <vt:lpwstr>0x0101009A0DED7CA2624141AE322679BAD3AD72</vt:lpwstr>
  </property>
</Properties>
</file>