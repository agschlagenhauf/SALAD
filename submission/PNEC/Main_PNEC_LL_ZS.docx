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F3D8" w14:textId="556EAE6D" w:rsidR="00EE7BE9" w:rsidRPr="00F14389" w:rsidRDefault="00E76298" w:rsidP="00DB45D5">
      <w:pPr>
        <w:spacing w:line="480" w:lineRule="auto"/>
        <w:rPr>
          <w:rFonts w:ascii="Arial" w:hAnsi="Arial" w:cs="Arial"/>
          <w:b/>
          <w:bCs/>
          <w:lang w:val="en-US"/>
        </w:rPr>
      </w:pPr>
      <w:r w:rsidRPr="00F14389">
        <w:rPr>
          <w:rFonts w:ascii="Arial" w:hAnsi="Arial" w:cs="Arial"/>
          <w:b/>
          <w:bCs/>
          <w:lang w:val="en-US"/>
        </w:rPr>
        <w:t xml:space="preserve">Acute stress </w:t>
      </w:r>
      <w:r w:rsidR="007466FD" w:rsidRPr="00F14389">
        <w:rPr>
          <w:rFonts w:ascii="Arial" w:hAnsi="Arial" w:cs="Arial"/>
          <w:b/>
          <w:bCs/>
          <w:lang w:val="en-US"/>
        </w:rPr>
        <w:t xml:space="preserve">effects on </w:t>
      </w:r>
      <w:r w:rsidRPr="00F14389">
        <w:rPr>
          <w:rFonts w:ascii="Arial" w:hAnsi="Arial" w:cs="Arial"/>
          <w:b/>
          <w:bCs/>
          <w:lang w:val="en-US"/>
        </w:rPr>
        <w:t>probabilistic reversal learning in healthy participants</w:t>
      </w:r>
    </w:p>
    <w:p w14:paraId="44A75BD4" w14:textId="4ECDAF53" w:rsidR="00E76298" w:rsidRPr="00F14389" w:rsidRDefault="00E76298" w:rsidP="00DB45D5">
      <w:pPr>
        <w:spacing w:line="480" w:lineRule="auto"/>
        <w:rPr>
          <w:rFonts w:ascii="Arial" w:hAnsi="Arial" w:cs="Arial"/>
          <w:lang w:val="en-US"/>
        </w:rPr>
      </w:pPr>
      <w:r w:rsidRPr="00F14389">
        <w:rPr>
          <w:rFonts w:ascii="Arial" w:hAnsi="Arial" w:cs="Arial"/>
          <w:lang w:val="en-US"/>
        </w:rPr>
        <w:t>Lara Wieland</w:t>
      </w:r>
      <w:r w:rsidRPr="00F14389">
        <w:rPr>
          <w:rFonts w:ascii="Arial" w:hAnsi="Arial" w:cs="Arial"/>
          <w:vertAlign w:val="superscript"/>
          <w:lang w:val="en-US"/>
        </w:rPr>
        <w:t>1</w:t>
      </w:r>
      <w:r w:rsidRPr="00F14389">
        <w:rPr>
          <w:rFonts w:ascii="Arial" w:hAnsi="Arial" w:cs="Arial"/>
          <w:lang w:val="en-US"/>
        </w:rPr>
        <w:t>, Claudia Ebrahimi</w:t>
      </w:r>
      <w:r w:rsidRPr="00F14389">
        <w:rPr>
          <w:rFonts w:ascii="Arial" w:hAnsi="Arial" w:cs="Arial"/>
          <w:vertAlign w:val="superscript"/>
          <w:lang w:val="en-US"/>
        </w:rPr>
        <w:t>1</w:t>
      </w:r>
      <w:r w:rsidRPr="00F14389">
        <w:rPr>
          <w:rFonts w:ascii="Arial" w:hAnsi="Arial" w:cs="Arial"/>
          <w:lang w:val="en-US"/>
        </w:rPr>
        <w:t>, Teresa Katthagen</w:t>
      </w:r>
      <w:r w:rsidRPr="00F14389">
        <w:rPr>
          <w:rFonts w:ascii="Arial" w:hAnsi="Arial" w:cs="Arial"/>
          <w:vertAlign w:val="superscript"/>
          <w:lang w:val="en-US"/>
        </w:rPr>
        <w:t>1</w:t>
      </w:r>
      <w:r w:rsidRPr="00F14389">
        <w:rPr>
          <w:rFonts w:ascii="Arial" w:hAnsi="Arial" w:cs="Arial"/>
          <w:lang w:val="en-US"/>
        </w:rPr>
        <w:t>, Martin Panitz</w:t>
      </w:r>
      <w:r w:rsidRPr="00F14389">
        <w:rPr>
          <w:rFonts w:ascii="Arial" w:hAnsi="Arial" w:cs="Arial"/>
          <w:vertAlign w:val="superscript"/>
          <w:lang w:val="en-US"/>
        </w:rPr>
        <w:t>2</w:t>
      </w:r>
      <w:r w:rsidRPr="00F14389">
        <w:rPr>
          <w:rFonts w:ascii="Arial" w:hAnsi="Arial" w:cs="Arial"/>
          <w:lang w:val="en-US"/>
        </w:rPr>
        <w:t>, Lennart Luettgau</w:t>
      </w:r>
      <w:r w:rsidRPr="00F14389">
        <w:rPr>
          <w:rFonts w:ascii="Arial" w:hAnsi="Arial" w:cs="Arial"/>
          <w:vertAlign w:val="superscript"/>
          <w:lang w:val="en-US"/>
        </w:rPr>
        <w:t>3</w:t>
      </w:r>
      <w:r w:rsidRPr="00F14389">
        <w:rPr>
          <w:rFonts w:ascii="Arial" w:hAnsi="Arial" w:cs="Arial"/>
          <w:lang w:val="en-US"/>
        </w:rPr>
        <w:t>, Andreas Heinz</w:t>
      </w:r>
      <w:r w:rsidRPr="00F14389">
        <w:rPr>
          <w:rFonts w:ascii="Arial" w:hAnsi="Arial" w:cs="Arial"/>
          <w:vertAlign w:val="superscript"/>
          <w:lang w:val="en-US"/>
        </w:rPr>
        <w:t>1</w:t>
      </w:r>
      <w:r w:rsidRPr="00F14389">
        <w:rPr>
          <w:rFonts w:ascii="Arial" w:hAnsi="Arial" w:cs="Arial"/>
          <w:lang w:val="en-US"/>
        </w:rPr>
        <w:t>, Florian Schlagenhauf</w:t>
      </w:r>
      <w:r w:rsidRPr="00F14389">
        <w:rPr>
          <w:rFonts w:ascii="Arial" w:hAnsi="Arial" w:cs="Arial"/>
          <w:vertAlign w:val="superscript"/>
          <w:lang w:val="en-US"/>
        </w:rPr>
        <w:t>1</w:t>
      </w:r>
      <w:r w:rsidRPr="00F14389">
        <w:rPr>
          <w:rFonts w:ascii="Arial" w:hAnsi="Arial" w:cs="Arial"/>
          <w:lang w:val="en-US"/>
        </w:rPr>
        <w:t>*</w:t>
      </w:r>
      <w:r w:rsidR="006D3934" w:rsidRPr="00F14389">
        <w:rPr>
          <w:rFonts w:ascii="Arial" w:hAnsi="Arial" w:cs="Arial"/>
          <w:lang w:val="en-US"/>
        </w:rPr>
        <w:t>, Zsuzsika Sjoerds</w:t>
      </w:r>
      <w:r w:rsidR="006D3934" w:rsidRPr="00F14389">
        <w:rPr>
          <w:rFonts w:ascii="Arial" w:hAnsi="Arial" w:cs="Arial"/>
          <w:vertAlign w:val="superscript"/>
          <w:lang w:val="en-US"/>
        </w:rPr>
        <w:t>4</w:t>
      </w:r>
      <w:r w:rsidR="006D3934" w:rsidRPr="00F14389">
        <w:rPr>
          <w:rFonts w:ascii="Arial" w:hAnsi="Arial" w:cs="Arial"/>
          <w:lang w:val="en-US"/>
        </w:rPr>
        <w:t>*</w:t>
      </w:r>
      <w:r w:rsidRPr="00F14389">
        <w:rPr>
          <w:rFonts w:ascii="Arial" w:hAnsi="Arial" w:cs="Arial"/>
          <w:lang w:val="en-US"/>
        </w:rPr>
        <w:t xml:space="preserve"> (*shared last author ship)</w:t>
      </w:r>
    </w:p>
    <w:p w14:paraId="7B4E61BB" w14:textId="77777777" w:rsidR="00481B47" w:rsidRPr="00F14389" w:rsidRDefault="00481B47" w:rsidP="00DB45D5">
      <w:pPr>
        <w:spacing w:line="480" w:lineRule="auto"/>
        <w:rPr>
          <w:rFonts w:ascii="Arial" w:hAnsi="Arial" w:cs="Arial"/>
          <w:lang w:val="en-US"/>
        </w:rPr>
      </w:pPr>
      <w:r w:rsidRPr="00F14389">
        <w:rPr>
          <w:rFonts w:ascii="Arial" w:hAnsi="Arial" w:cs="Arial"/>
          <w:lang w:val="en-US"/>
        </w:rPr>
        <w:t>Affiliations:</w:t>
      </w:r>
    </w:p>
    <w:p w14:paraId="0908422A" w14:textId="46ACAB14" w:rsidR="00481B47" w:rsidRPr="00F14389" w:rsidRDefault="00481B47" w:rsidP="00DB45D5">
      <w:pPr>
        <w:spacing w:line="480" w:lineRule="auto"/>
        <w:rPr>
          <w:rFonts w:ascii="Arial" w:hAnsi="Arial" w:cs="Arial"/>
          <w:lang w:val="en-US"/>
        </w:rPr>
      </w:pPr>
      <w:r w:rsidRPr="00F14389">
        <w:rPr>
          <w:rFonts w:ascii="Arial" w:hAnsi="Arial" w:cs="Arial"/>
          <w:vertAlign w:val="superscript"/>
          <w:lang w:val="en-US"/>
        </w:rPr>
        <w:t>1</w:t>
      </w:r>
      <w:r w:rsidRPr="00F14389">
        <w:rPr>
          <w:rFonts w:ascii="Arial" w:hAnsi="Arial" w:cs="Arial"/>
          <w:lang w:val="en-US"/>
        </w:rPr>
        <w:t xml:space="preserve">Charité-Universitätsmedizin Berlin, </w:t>
      </w:r>
      <w:r w:rsidR="23C58055" w:rsidRPr="00F14389">
        <w:rPr>
          <w:rFonts w:ascii="Arial" w:hAnsi="Arial" w:cs="Arial"/>
          <w:lang w:val="en-US"/>
        </w:rPr>
        <w:t>Department of Psychiatry and Neurosciences | CCM</w:t>
      </w:r>
      <w:r w:rsidRPr="00F14389">
        <w:rPr>
          <w:rFonts w:ascii="Arial" w:hAnsi="Arial" w:cs="Arial"/>
          <w:lang w:val="en-US"/>
        </w:rPr>
        <w:t>, Berlin, Germany</w:t>
      </w:r>
    </w:p>
    <w:p w14:paraId="7269963A" w14:textId="05F06935" w:rsidR="00E76298" w:rsidRPr="00F14389" w:rsidRDefault="00E76298" w:rsidP="00DB45D5">
      <w:pPr>
        <w:spacing w:line="480" w:lineRule="auto"/>
        <w:rPr>
          <w:rFonts w:ascii="Arial" w:hAnsi="Arial" w:cs="Arial"/>
          <w:lang w:val="en-US"/>
        </w:rPr>
      </w:pPr>
      <w:r w:rsidRPr="00F14389">
        <w:rPr>
          <w:rFonts w:ascii="Arial" w:hAnsi="Arial" w:cs="Arial"/>
          <w:vertAlign w:val="superscript"/>
          <w:lang w:val="en-US"/>
        </w:rPr>
        <w:t>2</w:t>
      </w:r>
      <w:r w:rsidRPr="00F14389">
        <w:rPr>
          <w:rFonts w:ascii="Arial" w:hAnsi="Arial" w:cs="Arial"/>
          <w:lang w:val="en-US"/>
        </w:rPr>
        <w:t>Max-Planck-Institute for Human Cognitive and Brain Sciences, Leipzig, Germany</w:t>
      </w:r>
    </w:p>
    <w:p w14:paraId="67C29959" w14:textId="0955D3FC" w:rsidR="00F71203" w:rsidRPr="00F14389" w:rsidRDefault="00E76298" w:rsidP="00DB45D5">
      <w:pPr>
        <w:spacing w:line="480" w:lineRule="auto"/>
        <w:rPr>
          <w:rFonts w:ascii="Arial" w:hAnsi="Arial" w:cs="Arial"/>
          <w:lang w:val="en-US"/>
        </w:rPr>
      </w:pPr>
      <w:r w:rsidRPr="00F14389">
        <w:rPr>
          <w:rFonts w:ascii="Arial" w:hAnsi="Arial" w:cs="Arial"/>
          <w:vertAlign w:val="superscript"/>
          <w:lang w:val="en-US"/>
        </w:rPr>
        <w:t>3</w:t>
      </w:r>
      <w:r w:rsidRPr="00F14389">
        <w:rPr>
          <w:rFonts w:ascii="Arial" w:hAnsi="Arial" w:cs="Arial"/>
          <w:lang w:val="en-US"/>
        </w:rPr>
        <w:t>Max</w:t>
      </w:r>
      <w:r w:rsidR="00F71203" w:rsidRPr="00F14389">
        <w:rPr>
          <w:rFonts w:ascii="Arial" w:hAnsi="Arial" w:cs="Arial"/>
          <w:lang w:val="en-US"/>
        </w:rPr>
        <w:t xml:space="preserve"> </w:t>
      </w:r>
      <w:r w:rsidRPr="00F14389">
        <w:rPr>
          <w:rFonts w:ascii="Arial" w:hAnsi="Arial" w:cs="Arial"/>
          <w:lang w:val="en-US"/>
        </w:rPr>
        <w:t>Planck University College London Centre for Computational Psychiatry</w:t>
      </w:r>
      <w:r w:rsidRPr="00F14389">
        <w:rPr>
          <w:rFonts w:ascii="Arial" w:hAnsi="Arial" w:cs="Arial"/>
          <w:lang w:val="en-US"/>
        </w:rPr>
        <w:br/>
        <w:t>and Ageing Research, London, UK</w:t>
      </w:r>
    </w:p>
    <w:p w14:paraId="47D009DF" w14:textId="61484C7E" w:rsidR="00E76298" w:rsidRPr="00F14389" w:rsidRDefault="00F71203" w:rsidP="00DB45D5">
      <w:pPr>
        <w:spacing w:line="480" w:lineRule="auto"/>
        <w:rPr>
          <w:rFonts w:ascii="Arial" w:hAnsi="Arial" w:cs="Arial"/>
          <w:lang w:val="en-US"/>
        </w:rPr>
      </w:pPr>
      <w:r w:rsidRPr="00F14389">
        <w:rPr>
          <w:rFonts w:ascii="Arial" w:hAnsi="Arial" w:cs="Arial"/>
          <w:vertAlign w:val="superscript"/>
          <w:lang w:val="en-US"/>
        </w:rPr>
        <w:t>4</w:t>
      </w:r>
      <w:r w:rsidR="549E3D00" w:rsidRPr="00F14389">
        <w:rPr>
          <w:rFonts w:ascii="Arial" w:hAnsi="Arial" w:cs="Arial"/>
          <w:lang w:val="en-US"/>
        </w:rPr>
        <w:t>Cognitive Psychology Unit, Institute of Psychology &amp; Leiden Institute for Brain and Cognition, Leiden University, Leiden, the Netherlands</w:t>
      </w:r>
    </w:p>
    <w:p w14:paraId="061A7C2A" w14:textId="77777777" w:rsidR="00500E31" w:rsidRPr="00F14389" w:rsidRDefault="00500E31" w:rsidP="00DB45D5">
      <w:pPr>
        <w:spacing w:line="480" w:lineRule="auto"/>
        <w:rPr>
          <w:rFonts w:ascii="Arial" w:hAnsi="Arial" w:cs="Arial"/>
          <w:lang w:val="en-US"/>
        </w:rPr>
      </w:pPr>
    </w:p>
    <w:p w14:paraId="35470522" w14:textId="77777777" w:rsidR="00E76298" w:rsidRPr="00F14389" w:rsidRDefault="00E76298" w:rsidP="00DB45D5">
      <w:pPr>
        <w:spacing w:line="480" w:lineRule="auto"/>
        <w:rPr>
          <w:rFonts w:ascii="Arial" w:hAnsi="Arial" w:cs="Arial"/>
          <w:lang w:val="en-US"/>
        </w:rPr>
      </w:pPr>
      <w:r w:rsidRPr="00F14389">
        <w:rPr>
          <w:rFonts w:ascii="Arial" w:hAnsi="Arial" w:cs="Arial"/>
          <w:lang w:val="en-US"/>
        </w:rPr>
        <w:t xml:space="preserve">Corresponding author: </w:t>
      </w:r>
    </w:p>
    <w:p w14:paraId="009CA958" w14:textId="4EC026B9" w:rsidR="00E76298" w:rsidRPr="00F14389" w:rsidRDefault="00C43B7E" w:rsidP="00DB45D5">
      <w:pPr>
        <w:spacing w:line="480" w:lineRule="auto"/>
        <w:rPr>
          <w:rFonts w:ascii="Arial" w:hAnsi="Arial" w:cs="Arial"/>
          <w:lang w:val="en-US"/>
        </w:rPr>
      </w:pPr>
      <w:r w:rsidRPr="00F14389">
        <w:rPr>
          <w:rFonts w:ascii="Arial" w:hAnsi="Arial" w:cs="Arial"/>
          <w:lang w:val="en-US"/>
        </w:rPr>
        <w:t>Dr. Zsuzsi</w:t>
      </w:r>
      <w:r w:rsidR="2D9381FE" w:rsidRPr="00F14389">
        <w:rPr>
          <w:rFonts w:ascii="Arial" w:hAnsi="Arial" w:cs="Arial"/>
          <w:lang w:val="en-US"/>
        </w:rPr>
        <w:t>ka</w:t>
      </w:r>
      <w:r w:rsidRPr="00F14389">
        <w:rPr>
          <w:rFonts w:ascii="Arial" w:hAnsi="Arial" w:cs="Arial"/>
          <w:lang w:val="en-US"/>
        </w:rPr>
        <w:t xml:space="preserve"> Sjoerds</w:t>
      </w:r>
    </w:p>
    <w:p w14:paraId="70B73F3F" w14:textId="59105583" w:rsidR="00C43B7E" w:rsidRPr="00F14389" w:rsidRDefault="1D850BAA" w:rsidP="00DB45D5">
      <w:pPr>
        <w:spacing w:line="480" w:lineRule="auto"/>
        <w:rPr>
          <w:rFonts w:ascii="Arial" w:hAnsi="Arial" w:cs="Arial"/>
          <w:lang w:val="en-US"/>
        </w:rPr>
      </w:pPr>
      <w:r w:rsidRPr="00F14389">
        <w:rPr>
          <w:rFonts w:ascii="Arial" w:hAnsi="Arial" w:cs="Arial"/>
          <w:lang w:val="en-US"/>
        </w:rPr>
        <w:t>Leiden University, Institute of Psychology</w:t>
      </w:r>
    </w:p>
    <w:p w14:paraId="7584B4E7" w14:textId="77777777" w:rsidR="002F07BD" w:rsidRPr="00F14389" w:rsidRDefault="1D850BAA" w:rsidP="00DB45D5">
      <w:pPr>
        <w:spacing w:line="480" w:lineRule="auto"/>
        <w:rPr>
          <w:rFonts w:ascii="Arial" w:hAnsi="Arial" w:cs="Arial"/>
          <w:lang w:val="en-US"/>
        </w:rPr>
      </w:pPr>
      <w:r w:rsidRPr="00F14389">
        <w:rPr>
          <w:rFonts w:ascii="Arial" w:hAnsi="Arial" w:cs="Arial"/>
          <w:lang w:val="en-US"/>
        </w:rPr>
        <w:t>Cognitive Psychology Unit</w:t>
      </w:r>
    </w:p>
    <w:p w14:paraId="3B583D0E" w14:textId="77777777" w:rsidR="002F07BD" w:rsidRPr="00F14389" w:rsidRDefault="1D850BAA" w:rsidP="00DB45D5">
      <w:pPr>
        <w:spacing w:line="480" w:lineRule="auto"/>
        <w:rPr>
          <w:rFonts w:ascii="Arial" w:hAnsi="Arial" w:cs="Arial"/>
          <w:lang w:val="en-US"/>
        </w:rPr>
      </w:pPr>
      <w:proofErr w:type="spellStart"/>
      <w:r w:rsidRPr="00F14389">
        <w:rPr>
          <w:rFonts w:ascii="Arial" w:hAnsi="Arial" w:cs="Arial"/>
          <w:lang w:val="en-US"/>
        </w:rPr>
        <w:t>Wassenaarseweg</w:t>
      </w:r>
      <w:proofErr w:type="spellEnd"/>
      <w:r w:rsidRPr="00F14389">
        <w:rPr>
          <w:rFonts w:ascii="Arial" w:hAnsi="Arial" w:cs="Arial"/>
          <w:lang w:val="en-US"/>
        </w:rPr>
        <w:t xml:space="preserve"> 52 </w:t>
      </w:r>
    </w:p>
    <w:p w14:paraId="422DDBE0" w14:textId="77777777" w:rsidR="002F07BD" w:rsidRPr="00F14389" w:rsidRDefault="1D850BAA" w:rsidP="00DB45D5">
      <w:pPr>
        <w:spacing w:line="480" w:lineRule="auto"/>
        <w:rPr>
          <w:rFonts w:ascii="Arial" w:hAnsi="Arial" w:cs="Arial"/>
          <w:lang w:val="en-US"/>
        </w:rPr>
      </w:pPr>
      <w:r w:rsidRPr="00F14389">
        <w:rPr>
          <w:rFonts w:ascii="Arial" w:hAnsi="Arial" w:cs="Arial"/>
          <w:lang w:val="en-US"/>
        </w:rPr>
        <w:t>2333 AK Leiden, The Netherlands</w:t>
      </w:r>
    </w:p>
    <w:p w14:paraId="5C6F5E8C" w14:textId="004A6C6A" w:rsidR="00E76298" w:rsidRPr="00093126" w:rsidRDefault="00E76298" w:rsidP="00DB45D5">
      <w:pPr>
        <w:spacing w:line="480" w:lineRule="auto"/>
        <w:rPr>
          <w:rStyle w:val="Hyperlink"/>
          <w:rFonts w:ascii="Arial" w:hAnsi="Arial" w:cs="Arial"/>
          <w:color w:val="auto"/>
          <w:u w:val="none"/>
          <w:lang w:val="en-US"/>
        </w:rPr>
      </w:pPr>
      <w:r w:rsidRPr="00093126">
        <w:rPr>
          <w:rFonts w:ascii="Arial" w:hAnsi="Arial" w:cs="Arial"/>
          <w:lang w:val="en-US"/>
        </w:rPr>
        <w:t xml:space="preserve">E-mail: </w:t>
      </w:r>
      <w:r w:rsidR="1408CD07" w:rsidRPr="00093126">
        <w:rPr>
          <w:rFonts w:ascii="Arial" w:hAnsi="Arial" w:cs="Arial"/>
          <w:lang w:val="en-US"/>
        </w:rPr>
        <w:t>z.sjoerds@fsw.leidenuniv.nl</w:t>
      </w:r>
    </w:p>
    <w:p w14:paraId="2DCE8896" w14:textId="378AF8DD" w:rsidR="00F54DF9" w:rsidRPr="00093126" w:rsidRDefault="00F54DF9" w:rsidP="00DB45D5">
      <w:pPr>
        <w:spacing w:line="480" w:lineRule="auto"/>
        <w:rPr>
          <w:rFonts w:ascii="Arial" w:hAnsi="Arial" w:cs="Arial"/>
          <w:lang w:val="en-US"/>
        </w:rPr>
      </w:pPr>
    </w:p>
    <w:p w14:paraId="6D43FC66" w14:textId="7454BC10" w:rsidR="00481B47" w:rsidRPr="00F14389" w:rsidRDefault="00481B47" w:rsidP="00DB45D5">
      <w:pPr>
        <w:spacing w:line="480" w:lineRule="auto"/>
        <w:rPr>
          <w:rFonts w:ascii="Arial" w:hAnsi="Arial" w:cs="Arial"/>
          <w:lang w:val="en-US"/>
        </w:rPr>
      </w:pPr>
      <w:r w:rsidRPr="00F14389">
        <w:rPr>
          <w:rFonts w:ascii="Arial" w:hAnsi="Arial" w:cs="Arial"/>
          <w:lang w:val="en-US"/>
        </w:rPr>
        <w:t xml:space="preserve">Keywords: </w:t>
      </w:r>
      <w:r w:rsidR="00F71203" w:rsidRPr="00F14389">
        <w:rPr>
          <w:rFonts w:ascii="Arial" w:hAnsi="Arial" w:cs="Arial"/>
          <w:lang w:val="en-US"/>
        </w:rPr>
        <w:t>Stress, fMRI, cognitive flexibility, reversal learning</w:t>
      </w:r>
      <w:r w:rsidR="00281BC2" w:rsidRPr="00F14389">
        <w:rPr>
          <w:rFonts w:ascii="Arial" w:hAnsi="Arial" w:cs="Arial"/>
          <w:lang w:val="en-US"/>
        </w:rPr>
        <w:t>, decision-making</w:t>
      </w:r>
      <w:r w:rsidR="002757AE" w:rsidRPr="00F14389">
        <w:rPr>
          <w:rFonts w:ascii="Arial" w:hAnsi="Arial" w:cs="Arial"/>
          <w:lang w:val="en-US"/>
        </w:rPr>
        <w:t>, modeling</w:t>
      </w:r>
    </w:p>
    <w:p w14:paraId="36316617" w14:textId="4D0675B6" w:rsidR="00481B47" w:rsidRPr="00F14389" w:rsidRDefault="00481B47" w:rsidP="00DB45D5">
      <w:pPr>
        <w:spacing w:line="480" w:lineRule="auto"/>
        <w:rPr>
          <w:rFonts w:ascii="Arial" w:hAnsi="Arial" w:cs="Arial"/>
          <w:lang w:val="en-US"/>
        </w:rPr>
      </w:pPr>
      <w:r w:rsidRPr="00F14389">
        <w:rPr>
          <w:rFonts w:ascii="Arial" w:hAnsi="Arial" w:cs="Arial"/>
          <w:lang w:val="en-US"/>
        </w:rPr>
        <w:t>Text no. of words:</w:t>
      </w:r>
      <w:r w:rsidR="00C96729" w:rsidRPr="00F14389">
        <w:rPr>
          <w:rFonts w:ascii="Arial" w:hAnsi="Arial" w:cs="Arial"/>
          <w:lang w:val="en-US"/>
        </w:rPr>
        <w:t xml:space="preserve"> </w:t>
      </w:r>
      <w:r w:rsidR="00D1553F">
        <w:rPr>
          <w:rFonts w:ascii="Arial" w:hAnsi="Arial" w:cs="Arial"/>
          <w:lang w:val="en-US"/>
        </w:rPr>
        <w:t>751</w:t>
      </w:r>
      <w:r w:rsidR="00734889">
        <w:rPr>
          <w:rFonts w:ascii="Arial" w:hAnsi="Arial" w:cs="Arial"/>
          <w:lang w:val="en-US"/>
        </w:rPr>
        <w:t>3</w:t>
      </w:r>
      <w:r w:rsidR="00D1553F">
        <w:rPr>
          <w:rFonts w:ascii="Arial" w:hAnsi="Arial" w:cs="Arial"/>
          <w:lang w:val="en-US"/>
        </w:rPr>
        <w:t xml:space="preserve"> (5890 without references and abstract)</w:t>
      </w:r>
    </w:p>
    <w:p w14:paraId="4D8184FB" w14:textId="1487BF74" w:rsidR="0081331D" w:rsidRPr="00F14389" w:rsidRDefault="00481B47" w:rsidP="00DB45D5">
      <w:pPr>
        <w:spacing w:line="480" w:lineRule="auto"/>
        <w:rPr>
          <w:rFonts w:ascii="Arial" w:hAnsi="Arial" w:cs="Arial"/>
          <w:lang w:val="en-US"/>
        </w:rPr>
      </w:pPr>
      <w:r w:rsidRPr="00F14389">
        <w:rPr>
          <w:rFonts w:ascii="Arial" w:hAnsi="Arial" w:cs="Arial"/>
          <w:lang w:val="en-US"/>
        </w:rPr>
        <w:t>no. of references:</w:t>
      </w:r>
      <w:r w:rsidR="523ED70B" w:rsidRPr="00F14389">
        <w:rPr>
          <w:rFonts w:ascii="Arial" w:hAnsi="Arial" w:cs="Arial"/>
          <w:lang w:val="en-US"/>
        </w:rPr>
        <w:t xml:space="preserve"> </w:t>
      </w:r>
      <w:r w:rsidR="00927830" w:rsidRPr="00F14389">
        <w:rPr>
          <w:rFonts w:ascii="Arial" w:hAnsi="Arial" w:cs="Arial"/>
          <w:lang w:val="en-US"/>
        </w:rPr>
        <w:t>50</w:t>
      </w:r>
      <w:r w:rsidRPr="00F14389">
        <w:rPr>
          <w:rFonts w:ascii="Arial" w:hAnsi="Arial" w:cs="Arial"/>
          <w:lang w:val="en-US"/>
        </w:rPr>
        <w:br w:type="page"/>
      </w:r>
    </w:p>
    <w:p w14:paraId="0BEF7BED" w14:textId="068CBC0D" w:rsidR="008545C4" w:rsidRPr="00F14389" w:rsidRDefault="43C2AA39" w:rsidP="00DB45D5">
      <w:pPr>
        <w:spacing w:line="480" w:lineRule="auto"/>
        <w:rPr>
          <w:rFonts w:ascii="Arial" w:hAnsi="Arial" w:cs="Arial"/>
          <w:b/>
          <w:bCs/>
          <w:lang w:val="en-US"/>
        </w:rPr>
      </w:pPr>
      <w:r w:rsidRPr="00F14389">
        <w:rPr>
          <w:rFonts w:ascii="Arial" w:hAnsi="Arial" w:cs="Arial"/>
          <w:b/>
          <w:bCs/>
          <w:lang w:val="en-US"/>
        </w:rPr>
        <w:lastRenderedPageBreak/>
        <w:t>Abstract</w:t>
      </w:r>
    </w:p>
    <w:p w14:paraId="6BA74A65" w14:textId="6660F3F4" w:rsidR="039404BF" w:rsidRPr="00F14389" w:rsidRDefault="62CAD854" w:rsidP="00DB45D5">
      <w:pPr>
        <w:spacing w:line="480" w:lineRule="auto"/>
        <w:rPr>
          <w:rFonts w:ascii="Arial" w:hAnsi="Arial" w:cs="Arial"/>
          <w:lang w:val="en-US"/>
        </w:rPr>
      </w:pPr>
      <w:r w:rsidRPr="00F14389">
        <w:rPr>
          <w:rFonts w:ascii="Arial" w:hAnsi="Arial" w:cs="Arial"/>
          <w:lang w:val="en-US"/>
        </w:rPr>
        <w:t xml:space="preserve">Behavioral adaptation is a fundamental cognitive ability, ensuring an organism’s survival by allowing for flexible adjustment to changing environmental conditions. </w:t>
      </w:r>
      <w:ins w:id="0" w:author="Lennart Lüttgau" w:date="2022-04-09T09:19:00Z">
        <w:r w:rsidR="00093126">
          <w:rPr>
            <w:rFonts w:ascii="Arial" w:hAnsi="Arial" w:cs="Arial"/>
            <w:lang w:val="en-US"/>
          </w:rPr>
          <w:t>In laborato</w:t>
        </w:r>
      </w:ins>
      <w:ins w:id="1" w:author="Lennart Lüttgau" w:date="2022-04-09T09:20:00Z">
        <w:r w:rsidR="00093126">
          <w:rPr>
            <w:rFonts w:ascii="Arial" w:hAnsi="Arial" w:cs="Arial"/>
            <w:lang w:val="en-US"/>
          </w:rPr>
          <w:t>ry settings, t</w:t>
        </w:r>
      </w:ins>
      <w:del w:id="2" w:author="Lennart Lüttgau" w:date="2022-04-09T09:19:00Z">
        <w:r w:rsidRPr="00F14389" w:rsidDel="00093126">
          <w:rPr>
            <w:rFonts w:ascii="Arial" w:hAnsi="Arial" w:cs="Arial"/>
            <w:lang w:val="en-US"/>
          </w:rPr>
          <w:delText>T</w:delText>
        </w:r>
      </w:del>
      <w:r w:rsidRPr="00F14389">
        <w:rPr>
          <w:rFonts w:ascii="Arial" w:hAnsi="Arial" w:cs="Arial"/>
          <w:lang w:val="en-US"/>
        </w:rPr>
        <w:t xml:space="preserve">hese adaptive abilities can be measured using reversal learning paradigms requiring agents to </w:t>
      </w:r>
      <w:r w:rsidR="06A8FAC2" w:rsidRPr="00F14389">
        <w:rPr>
          <w:rFonts w:ascii="Arial" w:hAnsi="Arial" w:cs="Arial"/>
          <w:lang w:val="en-US"/>
        </w:rPr>
        <w:t xml:space="preserve">adjust </w:t>
      </w:r>
      <w:r w:rsidR="46F39170" w:rsidRPr="00F14389">
        <w:rPr>
          <w:rFonts w:ascii="Arial" w:hAnsi="Arial" w:cs="Arial"/>
          <w:lang w:val="en-US"/>
        </w:rPr>
        <w:t>their reward learning</w:t>
      </w:r>
      <w:r w:rsidRPr="00F14389">
        <w:rPr>
          <w:rFonts w:ascii="Arial" w:hAnsi="Arial" w:cs="Arial"/>
          <w:lang w:val="en-US"/>
        </w:rPr>
        <w:t xml:space="preserve"> to sudden changes in stimulus-action-outcome contingencies. Stressful situations have been found to alter flexibility of reward learning, but </w:t>
      </w:r>
      <w:r w:rsidR="00C84305" w:rsidRPr="00F14389">
        <w:rPr>
          <w:rFonts w:ascii="Arial" w:hAnsi="Arial" w:cs="Arial"/>
          <w:lang w:val="en-US"/>
        </w:rPr>
        <w:t xml:space="preserve">directionality of </w:t>
      </w:r>
      <w:r w:rsidRPr="00F14389">
        <w:rPr>
          <w:rFonts w:ascii="Arial" w:hAnsi="Arial" w:cs="Arial"/>
          <w:lang w:val="en-US"/>
        </w:rPr>
        <w:t xml:space="preserve">effects </w:t>
      </w:r>
      <w:r w:rsidR="00C84305" w:rsidRPr="00F14389">
        <w:rPr>
          <w:rFonts w:ascii="Arial" w:hAnsi="Arial" w:cs="Arial"/>
          <w:lang w:val="en-US"/>
        </w:rPr>
        <w:t xml:space="preserve">has </w:t>
      </w:r>
      <w:r w:rsidRPr="00F14389">
        <w:rPr>
          <w:rFonts w:ascii="Arial" w:hAnsi="Arial" w:cs="Arial"/>
          <w:lang w:val="en-US"/>
        </w:rPr>
        <w:t>been mixed</w:t>
      </w:r>
      <w:r w:rsidR="00C84305" w:rsidRPr="00F14389">
        <w:rPr>
          <w:rFonts w:ascii="Arial" w:hAnsi="Arial" w:cs="Arial"/>
          <w:lang w:val="en-US"/>
        </w:rPr>
        <w:t xml:space="preserve"> across studies</w:t>
      </w:r>
      <w:r w:rsidR="166475C1" w:rsidRPr="00F14389">
        <w:rPr>
          <w:rFonts w:ascii="Arial" w:hAnsi="Arial" w:cs="Arial"/>
          <w:lang w:val="en-US"/>
        </w:rPr>
        <w:t>.</w:t>
      </w:r>
      <w:r w:rsidRPr="00F14389">
        <w:rPr>
          <w:rFonts w:ascii="Arial" w:hAnsi="Arial" w:cs="Arial"/>
          <w:lang w:val="en-US"/>
        </w:rPr>
        <w:t xml:space="preserve"> </w:t>
      </w:r>
      <w:r w:rsidR="0F44BFDE" w:rsidRPr="00F14389">
        <w:rPr>
          <w:rFonts w:ascii="Arial" w:hAnsi="Arial" w:cs="Arial"/>
          <w:lang w:val="en-US"/>
        </w:rPr>
        <w:t xml:space="preserve">Here, we </w:t>
      </w:r>
      <w:r w:rsidR="2E6EBF11" w:rsidRPr="00F14389">
        <w:rPr>
          <w:rFonts w:ascii="Arial" w:hAnsi="Arial" w:cs="Arial"/>
          <w:lang w:val="en-US"/>
        </w:rPr>
        <w:t xml:space="preserve">used </w:t>
      </w:r>
      <w:r w:rsidR="0F44BFDE" w:rsidRPr="00F14389">
        <w:rPr>
          <w:rFonts w:ascii="Arial" w:hAnsi="Arial" w:cs="Arial"/>
          <w:lang w:val="en-US"/>
        </w:rPr>
        <w:t xml:space="preserve">functional MRI </w:t>
      </w:r>
      <w:r w:rsidRPr="00F14389">
        <w:rPr>
          <w:rFonts w:ascii="Arial" w:hAnsi="Arial" w:cs="Arial"/>
          <w:lang w:val="en-US"/>
        </w:rPr>
        <w:t>(fMR</w:t>
      </w:r>
      <w:r w:rsidR="46F39170" w:rsidRPr="00F14389">
        <w:rPr>
          <w:rFonts w:ascii="Arial" w:hAnsi="Arial" w:cs="Arial"/>
          <w:lang w:val="en-US"/>
        </w:rPr>
        <w:t>I</w:t>
      </w:r>
      <w:r w:rsidRPr="00F14389">
        <w:rPr>
          <w:rFonts w:ascii="Arial" w:hAnsi="Arial" w:cs="Arial"/>
          <w:lang w:val="en-US"/>
        </w:rPr>
        <w:t xml:space="preserve">) </w:t>
      </w:r>
      <w:r w:rsidR="0F44BFDE" w:rsidRPr="00F14389">
        <w:rPr>
          <w:rFonts w:ascii="Arial" w:hAnsi="Arial" w:cs="Arial"/>
          <w:lang w:val="en-US"/>
        </w:rPr>
        <w:t>informed by computational modeling in a within-subject</w:t>
      </w:r>
      <w:r w:rsidR="25C52B33" w:rsidRPr="00F14389">
        <w:rPr>
          <w:rFonts w:ascii="Arial" w:hAnsi="Arial" w:cs="Arial"/>
          <w:lang w:val="en-US"/>
        </w:rPr>
        <w:t>s</w:t>
      </w:r>
      <w:r w:rsidR="0F44BFDE" w:rsidRPr="00F14389">
        <w:rPr>
          <w:rFonts w:ascii="Arial" w:hAnsi="Arial" w:cs="Arial"/>
          <w:lang w:val="en-US"/>
        </w:rPr>
        <w:t xml:space="preserve"> design with</w:t>
      </w:r>
      <w:r w:rsidR="00DE5BC5" w:rsidRPr="00F14389">
        <w:rPr>
          <w:rFonts w:ascii="Arial" w:hAnsi="Arial" w:cs="Arial"/>
          <w:lang w:val="en-US"/>
        </w:rPr>
        <w:t xml:space="preserve"> </w:t>
      </w:r>
      <w:r w:rsidR="66A29A92" w:rsidRPr="00F14389">
        <w:rPr>
          <w:rFonts w:ascii="Arial" w:hAnsi="Arial" w:cs="Arial"/>
          <w:lang w:val="en-US"/>
        </w:rPr>
        <w:t xml:space="preserve">healthy </w:t>
      </w:r>
      <w:r w:rsidR="00E836AD" w:rsidRPr="00F14389">
        <w:rPr>
          <w:rFonts w:ascii="Arial" w:hAnsi="Arial" w:cs="Arial"/>
          <w:lang w:val="en-US"/>
        </w:rPr>
        <w:t xml:space="preserve">male </w:t>
      </w:r>
      <w:r w:rsidR="66A29A92" w:rsidRPr="00F14389">
        <w:rPr>
          <w:rFonts w:ascii="Arial" w:hAnsi="Arial" w:cs="Arial"/>
          <w:lang w:val="en-US"/>
        </w:rPr>
        <w:t>human volunteers</w:t>
      </w:r>
      <w:r w:rsidR="00DE5BC5" w:rsidRPr="00F14389">
        <w:rPr>
          <w:rFonts w:ascii="Arial" w:hAnsi="Arial" w:cs="Arial"/>
          <w:lang w:val="en-US"/>
        </w:rPr>
        <w:t xml:space="preserve"> (</w:t>
      </w:r>
      <w:r w:rsidR="00DE5BC5" w:rsidRPr="00F14389">
        <w:rPr>
          <w:rFonts w:ascii="Arial" w:hAnsi="Arial" w:cs="Arial"/>
          <w:i/>
          <w:iCs/>
          <w:lang w:val="en-US"/>
        </w:rPr>
        <w:t>n</w:t>
      </w:r>
      <w:r w:rsidR="00DE5BC5" w:rsidRPr="00F14389">
        <w:rPr>
          <w:rFonts w:ascii="Arial" w:hAnsi="Arial" w:cs="Arial"/>
          <w:lang w:val="en-US"/>
        </w:rPr>
        <w:t xml:space="preserve"> = 28)</w:t>
      </w:r>
      <w:r w:rsidR="66A29A92" w:rsidRPr="00F14389">
        <w:rPr>
          <w:rFonts w:ascii="Arial" w:hAnsi="Arial" w:cs="Arial"/>
          <w:lang w:val="en-US"/>
        </w:rPr>
        <w:t xml:space="preserve"> </w:t>
      </w:r>
      <w:r w:rsidR="0F44BFDE" w:rsidRPr="00F14389">
        <w:rPr>
          <w:rFonts w:ascii="Arial" w:hAnsi="Arial" w:cs="Arial"/>
          <w:lang w:val="en-US"/>
        </w:rPr>
        <w:t xml:space="preserve">to investigate the effect of acute </w:t>
      </w:r>
      <w:r w:rsidR="1BC90435" w:rsidRPr="00F14389">
        <w:rPr>
          <w:rFonts w:ascii="Arial" w:hAnsi="Arial" w:cs="Arial"/>
          <w:lang w:val="en-US"/>
        </w:rPr>
        <w:t xml:space="preserve">psychosocial </w:t>
      </w:r>
      <w:r w:rsidR="0F44BFDE" w:rsidRPr="00F14389">
        <w:rPr>
          <w:rFonts w:ascii="Arial" w:hAnsi="Arial" w:cs="Arial"/>
          <w:lang w:val="en-US"/>
        </w:rPr>
        <w:t>s</w:t>
      </w:r>
      <w:r w:rsidR="66A29A92" w:rsidRPr="00F14389">
        <w:rPr>
          <w:rFonts w:ascii="Arial" w:hAnsi="Arial" w:cs="Arial"/>
          <w:lang w:val="en-US"/>
        </w:rPr>
        <w:t>tress</w:t>
      </w:r>
      <w:r w:rsidR="0F44BFDE" w:rsidRPr="00F14389">
        <w:rPr>
          <w:rFonts w:ascii="Arial" w:hAnsi="Arial" w:cs="Arial"/>
          <w:lang w:val="en-US"/>
        </w:rPr>
        <w:t xml:space="preserve"> on flexible behavioral adaptation</w:t>
      </w:r>
      <w:r w:rsidR="66A29A92" w:rsidRPr="00F14389">
        <w:rPr>
          <w:rFonts w:ascii="Arial" w:hAnsi="Arial" w:cs="Arial"/>
          <w:lang w:val="en-US"/>
        </w:rPr>
        <w:t>.</w:t>
      </w:r>
      <w:r w:rsidR="32253F74" w:rsidRPr="00F14389">
        <w:rPr>
          <w:rFonts w:ascii="Arial" w:hAnsi="Arial" w:cs="Arial"/>
          <w:lang w:val="en-US"/>
        </w:rPr>
        <w:t xml:space="preserve"> </w:t>
      </w:r>
      <w:r w:rsidR="66A29A92" w:rsidRPr="00F14389">
        <w:rPr>
          <w:rFonts w:ascii="Arial" w:hAnsi="Arial" w:cs="Arial"/>
          <w:lang w:val="en-US"/>
        </w:rPr>
        <w:t xml:space="preserve">Participants </w:t>
      </w:r>
      <w:del w:id="3" w:author="Lennart Lüttgau" w:date="2022-04-09T09:20:00Z">
        <w:r w:rsidR="0F44BFDE" w:rsidRPr="00F14389" w:rsidDel="00A171CF">
          <w:rPr>
            <w:rFonts w:ascii="Arial" w:hAnsi="Arial" w:cs="Arial"/>
            <w:lang w:val="en-US"/>
          </w:rPr>
          <w:delText xml:space="preserve">(n=28) </w:delText>
        </w:r>
      </w:del>
      <w:r w:rsidR="0F44BFDE" w:rsidRPr="00F14389">
        <w:rPr>
          <w:rFonts w:ascii="Arial" w:hAnsi="Arial" w:cs="Arial"/>
          <w:lang w:val="en-US"/>
        </w:rPr>
        <w:t xml:space="preserve">underwent </w:t>
      </w:r>
      <w:r w:rsidR="66A29A92" w:rsidRPr="00F14389">
        <w:rPr>
          <w:rFonts w:ascii="Arial" w:hAnsi="Arial" w:cs="Arial"/>
          <w:lang w:val="en-US"/>
        </w:rPr>
        <w:t>f</w:t>
      </w:r>
      <w:r w:rsidR="0F44BFDE" w:rsidRPr="00F14389">
        <w:rPr>
          <w:rFonts w:ascii="Arial" w:hAnsi="Arial" w:cs="Arial"/>
          <w:lang w:val="en-US"/>
        </w:rPr>
        <w:t>MRI during a reversal learning task, once after the Trier Social Stress Test</w:t>
      </w:r>
      <w:r w:rsidR="77407BCC" w:rsidRPr="00F14389">
        <w:rPr>
          <w:rFonts w:ascii="Arial" w:hAnsi="Arial" w:cs="Arial"/>
          <w:lang w:val="en-US"/>
        </w:rPr>
        <w:t xml:space="preserve"> (TSST)</w:t>
      </w:r>
      <w:r w:rsidR="66A29A92" w:rsidRPr="00F14389">
        <w:rPr>
          <w:rFonts w:ascii="Arial" w:hAnsi="Arial" w:cs="Arial"/>
          <w:lang w:val="en-US"/>
        </w:rPr>
        <w:t xml:space="preserve">, a validated psychosocial stress induction method, </w:t>
      </w:r>
      <w:r w:rsidR="0F44BFDE" w:rsidRPr="00F14389">
        <w:rPr>
          <w:rFonts w:ascii="Arial" w:hAnsi="Arial" w:cs="Arial"/>
          <w:lang w:val="en-US"/>
        </w:rPr>
        <w:t xml:space="preserve">and </w:t>
      </w:r>
      <w:r w:rsidR="66A29A92" w:rsidRPr="00F14389">
        <w:rPr>
          <w:rFonts w:ascii="Arial" w:hAnsi="Arial" w:cs="Arial"/>
          <w:lang w:val="en-US"/>
        </w:rPr>
        <w:t xml:space="preserve">once </w:t>
      </w:r>
      <w:r w:rsidR="0F44BFDE" w:rsidRPr="00F14389">
        <w:rPr>
          <w:rFonts w:ascii="Arial" w:hAnsi="Arial" w:cs="Arial"/>
          <w:lang w:val="en-US"/>
        </w:rPr>
        <w:t>after a control condition</w:t>
      </w:r>
      <w:r w:rsidR="18C4EFF0" w:rsidRPr="00F14389">
        <w:rPr>
          <w:rFonts w:ascii="Arial" w:hAnsi="Arial" w:cs="Arial"/>
          <w:lang w:val="en-US"/>
        </w:rPr>
        <w:t>,</w:t>
      </w:r>
      <w:r w:rsidR="0F44BFDE" w:rsidRPr="00F14389">
        <w:rPr>
          <w:rFonts w:ascii="Arial" w:hAnsi="Arial" w:cs="Arial"/>
          <w:lang w:val="en-US"/>
        </w:rPr>
        <w:t xml:space="preserve"> </w:t>
      </w:r>
      <w:r w:rsidR="00965DFB" w:rsidRPr="00F14389">
        <w:rPr>
          <w:rFonts w:ascii="Arial" w:hAnsi="Arial" w:cs="Arial"/>
          <w:lang w:val="en-US"/>
        </w:rPr>
        <w:t xml:space="preserve">in </w:t>
      </w:r>
      <w:r w:rsidR="66A29A92" w:rsidRPr="00F14389">
        <w:rPr>
          <w:rFonts w:ascii="Arial" w:hAnsi="Arial" w:cs="Arial"/>
          <w:lang w:val="en-US"/>
        </w:rPr>
        <w:t xml:space="preserve">two </w:t>
      </w:r>
      <w:r w:rsidR="0F44BFDE" w:rsidRPr="00F14389">
        <w:rPr>
          <w:rFonts w:ascii="Arial" w:hAnsi="Arial" w:cs="Arial"/>
          <w:lang w:val="en-US"/>
        </w:rPr>
        <w:t xml:space="preserve">separate sessions. Effects of stress on choice behavior were investigated using </w:t>
      </w:r>
      <w:r w:rsidRPr="00F14389">
        <w:rPr>
          <w:rFonts w:ascii="Arial" w:hAnsi="Arial" w:cs="Arial"/>
          <w:lang w:val="en-US"/>
        </w:rPr>
        <w:t xml:space="preserve">multilevel generalized linear models </w:t>
      </w:r>
      <w:r w:rsidR="0F44BFDE" w:rsidRPr="00F14389">
        <w:rPr>
          <w:rFonts w:ascii="Arial" w:hAnsi="Arial" w:cs="Arial"/>
          <w:lang w:val="en-US"/>
        </w:rPr>
        <w:t>and a set of computational models describing different learning processes that might have generated the data</w:t>
      </w:r>
      <w:r w:rsidR="79B13F13" w:rsidRPr="00F14389">
        <w:rPr>
          <w:rFonts w:ascii="Arial" w:hAnsi="Arial" w:cs="Arial"/>
          <w:lang w:val="en-US"/>
        </w:rPr>
        <w:t xml:space="preserve">. </w:t>
      </w:r>
      <w:r w:rsidR="66A29A92" w:rsidRPr="00F14389">
        <w:rPr>
          <w:rFonts w:ascii="Arial" w:hAnsi="Arial" w:cs="Arial"/>
          <w:lang w:val="en-US"/>
        </w:rPr>
        <w:t>Computational m</w:t>
      </w:r>
      <w:r w:rsidR="0F44BFDE" w:rsidRPr="00F14389">
        <w:rPr>
          <w:rFonts w:ascii="Arial" w:hAnsi="Arial" w:cs="Arial"/>
          <w:lang w:val="en-US"/>
        </w:rPr>
        <w:t>odels were fitted using a hierarchical Bayesian approach</w:t>
      </w:r>
      <w:r w:rsidR="66A29A92" w:rsidRPr="00F14389">
        <w:rPr>
          <w:rFonts w:ascii="Arial" w:hAnsi="Arial" w:cs="Arial"/>
          <w:lang w:val="en-US"/>
        </w:rPr>
        <w:t>,</w:t>
      </w:r>
      <w:r w:rsidR="0F44BFDE" w:rsidRPr="00F14389">
        <w:rPr>
          <w:rFonts w:ascii="Arial" w:hAnsi="Arial" w:cs="Arial"/>
          <w:lang w:val="en-US"/>
        </w:rPr>
        <w:t xml:space="preserve"> </w:t>
      </w:r>
      <w:r w:rsidR="66A29A92" w:rsidRPr="00F14389">
        <w:rPr>
          <w:rFonts w:ascii="Arial" w:hAnsi="Arial" w:cs="Arial"/>
          <w:lang w:val="en-US"/>
        </w:rPr>
        <w:t xml:space="preserve">and model-derived </w:t>
      </w:r>
      <w:r w:rsidR="0F44BFDE" w:rsidRPr="00F14389">
        <w:rPr>
          <w:rFonts w:ascii="Arial" w:hAnsi="Arial" w:cs="Arial"/>
          <w:lang w:val="en-US"/>
        </w:rPr>
        <w:t xml:space="preserve">reward prediction errors (RPE) </w:t>
      </w:r>
      <w:r w:rsidR="66A29A92" w:rsidRPr="00F14389">
        <w:rPr>
          <w:rFonts w:ascii="Arial" w:hAnsi="Arial" w:cs="Arial"/>
          <w:lang w:val="en-US"/>
        </w:rPr>
        <w:t xml:space="preserve">were used as </w:t>
      </w:r>
      <w:r w:rsidR="0F44BFDE" w:rsidRPr="00F14389">
        <w:rPr>
          <w:rFonts w:ascii="Arial" w:hAnsi="Arial" w:cs="Arial"/>
          <w:lang w:val="en-US"/>
        </w:rPr>
        <w:t>regressor</w:t>
      </w:r>
      <w:r w:rsidR="66A29A92" w:rsidRPr="00F14389">
        <w:rPr>
          <w:rFonts w:ascii="Arial" w:hAnsi="Arial" w:cs="Arial"/>
          <w:lang w:val="en-US"/>
        </w:rPr>
        <w:t>s</w:t>
      </w:r>
      <w:r w:rsidR="0F44BFDE" w:rsidRPr="00F14389">
        <w:rPr>
          <w:rFonts w:ascii="Arial" w:hAnsi="Arial" w:cs="Arial"/>
          <w:lang w:val="en-US"/>
        </w:rPr>
        <w:t xml:space="preserve"> for fMRI</w:t>
      </w:r>
      <w:r w:rsidR="66A29A92" w:rsidRPr="00F14389">
        <w:rPr>
          <w:rFonts w:ascii="Arial" w:hAnsi="Arial" w:cs="Arial"/>
          <w:lang w:val="en-US"/>
        </w:rPr>
        <w:t xml:space="preserve"> analyses</w:t>
      </w:r>
      <w:r w:rsidR="0F44BFDE" w:rsidRPr="00F14389">
        <w:rPr>
          <w:rFonts w:ascii="Arial" w:hAnsi="Arial" w:cs="Arial"/>
          <w:lang w:val="en-US"/>
        </w:rPr>
        <w:t>.</w:t>
      </w:r>
      <w:r w:rsidR="32253F74" w:rsidRPr="00F14389">
        <w:rPr>
          <w:rFonts w:ascii="Arial" w:hAnsi="Arial" w:cs="Arial"/>
          <w:lang w:val="en-US"/>
        </w:rPr>
        <w:t xml:space="preserve"> </w:t>
      </w:r>
      <w:r w:rsidR="277C033F" w:rsidRPr="00F14389">
        <w:rPr>
          <w:rFonts w:ascii="Arial" w:hAnsi="Arial" w:cs="Arial"/>
          <w:lang w:val="en-US"/>
        </w:rPr>
        <w:t>We found that</w:t>
      </w:r>
      <w:r w:rsidR="186127C7" w:rsidRPr="00F14389">
        <w:rPr>
          <w:rFonts w:ascii="Arial" w:hAnsi="Arial" w:cs="Arial"/>
          <w:lang w:val="en-US"/>
        </w:rPr>
        <w:t xml:space="preserve"> acute psychosocial</w:t>
      </w:r>
      <w:r w:rsidR="277C033F" w:rsidRPr="00F14389">
        <w:rPr>
          <w:rFonts w:ascii="Arial" w:hAnsi="Arial" w:cs="Arial"/>
          <w:lang w:val="en-US"/>
        </w:rPr>
        <w:t xml:space="preserve"> </w:t>
      </w:r>
      <w:r w:rsidR="68E41713" w:rsidRPr="00F14389">
        <w:rPr>
          <w:rFonts w:ascii="Arial" w:hAnsi="Arial" w:cs="Arial"/>
          <w:lang w:val="en-US"/>
        </w:rPr>
        <w:t>s</w:t>
      </w:r>
      <w:r w:rsidR="07281B9F" w:rsidRPr="00F14389">
        <w:rPr>
          <w:rFonts w:ascii="Arial" w:hAnsi="Arial" w:cs="Arial"/>
          <w:lang w:val="en-US"/>
        </w:rPr>
        <w:t>tress</w:t>
      </w:r>
      <w:r w:rsidR="1D9909B0" w:rsidRPr="00F14389">
        <w:rPr>
          <w:rFonts w:ascii="Arial" w:hAnsi="Arial" w:cs="Arial"/>
          <w:lang w:val="en-US"/>
        </w:rPr>
        <w:t xml:space="preserve"> slightly</w:t>
      </w:r>
      <w:r w:rsidR="0F44BFDE" w:rsidRPr="00F14389">
        <w:rPr>
          <w:rFonts w:ascii="Arial" w:hAnsi="Arial" w:cs="Arial"/>
          <w:lang w:val="en-US"/>
        </w:rPr>
        <w:t xml:space="preserve"> increased correct response</w:t>
      </w:r>
      <w:r w:rsidR="186127C7" w:rsidRPr="00F14389">
        <w:rPr>
          <w:rFonts w:ascii="Arial" w:hAnsi="Arial" w:cs="Arial"/>
          <w:lang w:val="en-US"/>
        </w:rPr>
        <w:t xml:space="preserve"> rates in our participants.</w:t>
      </w:r>
      <w:r w:rsidR="79B13F13" w:rsidRPr="00F14389">
        <w:rPr>
          <w:rFonts w:ascii="Arial" w:hAnsi="Arial" w:cs="Arial"/>
          <w:lang w:val="en-US"/>
        </w:rPr>
        <w:t xml:space="preserve"> </w:t>
      </w:r>
      <w:r w:rsidR="0F44BFDE" w:rsidRPr="00F14389">
        <w:rPr>
          <w:rFonts w:ascii="Arial" w:hAnsi="Arial" w:cs="Arial"/>
          <w:lang w:val="en-US"/>
        </w:rPr>
        <w:t xml:space="preserve">Model comparison revealed that </w:t>
      </w:r>
      <w:r w:rsidR="5530F5E6" w:rsidRPr="00F14389">
        <w:rPr>
          <w:rFonts w:ascii="Arial" w:hAnsi="Arial" w:cs="Arial"/>
          <w:lang w:val="en-US"/>
        </w:rPr>
        <w:t>double-update learning</w:t>
      </w:r>
      <w:r w:rsidR="0F44BFDE" w:rsidRPr="00F14389">
        <w:rPr>
          <w:rFonts w:ascii="Arial" w:hAnsi="Arial" w:cs="Arial"/>
          <w:lang w:val="en-US"/>
        </w:rPr>
        <w:t xml:space="preserve"> with </w:t>
      </w:r>
      <w:r w:rsidR="1854389D" w:rsidRPr="00F14389">
        <w:rPr>
          <w:rFonts w:ascii="Arial" w:hAnsi="Arial" w:cs="Arial"/>
          <w:lang w:val="en-US"/>
        </w:rPr>
        <w:t xml:space="preserve">stress-specific </w:t>
      </w:r>
      <w:r w:rsidR="0F44BFDE" w:rsidRPr="00F14389">
        <w:rPr>
          <w:rFonts w:ascii="Arial" w:hAnsi="Arial" w:cs="Arial"/>
          <w:lang w:val="en-US"/>
        </w:rPr>
        <w:t>scaling of the inverse decision temperature</w:t>
      </w:r>
      <w:r w:rsidR="04139104" w:rsidRPr="00F14389">
        <w:rPr>
          <w:rFonts w:ascii="Arial" w:hAnsi="Arial" w:cs="Arial"/>
          <w:lang w:val="en-US"/>
        </w:rPr>
        <w:t xml:space="preserve"> parameter</w:t>
      </w:r>
      <w:r w:rsidR="0F44BFDE" w:rsidRPr="00F14389">
        <w:rPr>
          <w:rFonts w:ascii="Arial" w:hAnsi="Arial" w:cs="Arial"/>
          <w:lang w:val="en-US"/>
        </w:rPr>
        <w:t xml:space="preserve"> best explained the observed behavior under stress. On the neural level, </w:t>
      </w:r>
      <w:ins w:id="4" w:author="Lennart Lüttgau" w:date="2022-04-09T09:24:00Z">
        <w:r w:rsidR="0094176A">
          <w:rPr>
            <w:rFonts w:ascii="Arial" w:hAnsi="Arial" w:cs="Arial"/>
            <w:lang w:val="en-US"/>
          </w:rPr>
          <w:t xml:space="preserve">model-derived </w:t>
        </w:r>
      </w:ins>
      <w:r w:rsidR="0F44BFDE" w:rsidRPr="00F14389">
        <w:rPr>
          <w:rFonts w:ascii="Arial" w:hAnsi="Arial" w:cs="Arial"/>
          <w:lang w:val="en-US"/>
        </w:rPr>
        <w:t>RPE</w:t>
      </w:r>
      <w:del w:id="5" w:author="Lennart Lüttgau" w:date="2022-04-09T09:24:00Z">
        <w:r w:rsidR="0F44BFDE" w:rsidRPr="00F14389" w:rsidDel="0094176A">
          <w:rPr>
            <w:rFonts w:ascii="Arial" w:hAnsi="Arial" w:cs="Arial"/>
            <w:lang w:val="en-US"/>
          </w:rPr>
          <w:delText xml:space="preserve"> signals </w:delText>
        </w:r>
      </w:del>
      <w:ins w:id="6" w:author="Lennart Lüttgau" w:date="2022-04-09T09:24:00Z">
        <w:r w:rsidR="0094176A">
          <w:rPr>
            <w:rFonts w:ascii="Arial" w:hAnsi="Arial" w:cs="Arial"/>
            <w:lang w:val="en-US"/>
          </w:rPr>
          <w:t>s</w:t>
        </w:r>
        <w:r w:rsidR="0094176A" w:rsidRPr="00F14389">
          <w:rPr>
            <w:rFonts w:ascii="Arial" w:hAnsi="Arial" w:cs="Arial"/>
            <w:lang w:val="en-US"/>
          </w:rPr>
          <w:t xml:space="preserve"> </w:t>
        </w:r>
      </w:ins>
      <w:proofErr w:type="gramStart"/>
      <w:r w:rsidR="0F44BFDE" w:rsidRPr="00F14389">
        <w:rPr>
          <w:rFonts w:ascii="Arial" w:hAnsi="Arial" w:cs="Arial"/>
          <w:lang w:val="en-US"/>
        </w:rPr>
        <w:t>were</w:t>
      </w:r>
      <w:proofErr w:type="gramEnd"/>
      <w:r w:rsidR="0F44BFDE" w:rsidRPr="00F14389">
        <w:rPr>
          <w:rFonts w:ascii="Arial" w:hAnsi="Arial" w:cs="Arial"/>
          <w:lang w:val="en-US"/>
        </w:rPr>
        <w:t xml:space="preserve"> </w:t>
      </w:r>
      <w:del w:id="7" w:author="Lennart Lüttgau" w:date="2022-04-09T09:22:00Z">
        <w:r w:rsidR="54ED22A2" w:rsidRPr="00F14389" w:rsidDel="0094176A">
          <w:rPr>
            <w:rFonts w:ascii="Arial" w:hAnsi="Arial" w:cs="Arial"/>
            <w:lang w:val="en-US"/>
          </w:rPr>
          <w:delText xml:space="preserve">represented </w:delText>
        </w:r>
      </w:del>
      <w:ins w:id="8" w:author="Lennart Lüttgau" w:date="2022-04-09T09:22:00Z">
        <w:r w:rsidR="0094176A">
          <w:rPr>
            <w:rFonts w:ascii="Arial" w:hAnsi="Arial" w:cs="Arial"/>
            <w:lang w:val="en-US"/>
          </w:rPr>
          <w:t>correlated with BOLD signals</w:t>
        </w:r>
        <w:r w:rsidR="0094176A" w:rsidRPr="00F14389">
          <w:rPr>
            <w:rFonts w:ascii="Arial" w:hAnsi="Arial" w:cs="Arial"/>
            <w:lang w:val="en-US"/>
          </w:rPr>
          <w:t xml:space="preserve"> </w:t>
        </w:r>
      </w:ins>
      <w:r w:rsidR="0F44BFDE" w:rsidRPr="00F14389">
        <w:rPr>
          <w:rFonts w:ascii="Arial" w:hAnsi="Arial" w:cs="Arial"/>
          <w:lang w:val="en-US"/>
        </w:rPr>
        <w:t>in striatum</w:t>
      </w:r>
      <w:r w:rsidR="6D3F40A7" w:rsidRPr="00F14389">
        <w:rPr>
          <w:rFonts w:ascii="Arial" w:hAnsi="Arial" w:cs="Arial"/>
          <w:lang w:val="en-US"/>
        </w:rPr>
        <w:t xml:space="preserve"> </w:t>
      </w:r>
      <w:r w:rsidR="0F44BFDE" w:rsidRPr="00F14389">
        <w:rPr>
          <w:rFonts w:ascii="Arial" w:hAnsi="Arial" w:cs="Arial"/>
          <w:lang w:val="en-US"/>
        </w:rPr>
        <w:t>and</w:t>
      </w:r>
      <w:r w:rsidR="11C00B1E" w:rsidRPr="00F14389">
        <w:rPr>
          <w:rFonts w:ascii="Arial" w:hAnsi="Arial" w:cs="Arial"/>
          <w:lang w:val="en-US"/>
        </w:rPr>
        <w:t xml:space="preserve"> ventromedial prefrontal cortex</w:t>
      </w:r>
      <w:r w:rsidR="0F44BFDE" w:rsidRPr="00F14389">
        <w:rPr>
          <w:rFonts w:ascii="Arial" w:hAnsi="Arial" w:cs="Arial"/>
          <w:lang w:val="en-US"/>
        </w:rPr>
        <w:t xml:space="preserve"> </w:t>
      </w:r>
      <w:r w:rsidR="1080F401" w:rsidRPr="00F14389">
        <w:rPr>
          <w:rFonts w:ascii="Arial" w:hAnsi="Arial" w:cs="Arial"/>
          <w:lang w:val="en-US"/>
        </w:rPr>
        <w:t>(</w:t>
      </w:r>
      <w:proofErr w:type="spellStart"/>
      <w:r w:rsidR="0F44BFDE" w:rsidRPr="00F14389">
        <w:rPr>
          <w:rFonts w:ascii="Arial" w:hAnsi="Arial" w:cs="Arial"/>
          <w:lang w:val="en-US"/>
        </w:rPr>
        <w:t>vmPFC</w:t>
      </w:r>
      <w:proofErr w:type="spellEnd"/>
      <w:r w:rsidR="4729D8F4" w:rsidRPr="00F14389">
        <w:rPr>
          <w:rFonts w:ascii="Arial" w:hAnsi="Arial" w:cs="Arial"/>
          <w:lang w:val="en-US"/>
        </w:rPr>
        <w:t>)</w:t>
      </w:r>
      <w:r w:rsidR="77407BCC" w:rsidRPr="00F14389">
        <w:rPr>
          <w:rFonts w:ascii="Arial" w:hAnsi="Arial" w:cs="Arial"/>
          <w:lang w:val="en-US"/>
        </w:rPr>
        <w:t xml:space="preserve">. </w:t>
      </w:r>
      <w:commentRangeStart w:id="9"/>
      <w:r w:rsidR="00CB2393" w:rsidRPr="00F14389">
        <w:rPr>
          <w:rFonts w:ascii="Arial" w:hAnsi="Arial" w:cs="Arial"/>
          <w:lang w:val="en-US"/>
        </w:rPr>
        <w:t>T</w:t>
      </w:r>
      <w:r w:rsidR="00B51D7E" w:rsidRPr="00F14389">
        <w:rPr>
          <w:rFonts w:ascii="Arial" w:hAnsi="Arial" w:cs="Arial"/>
          <w:lang w:val="en-US"/>
        </w:rPr>
        <w:t xml:space="preserve">he </w:t>
      </w:r>
      <w:r w:rsidR="0047145F" w:rsidRPr="00F14389">
        <w:rPr>
          <w:rFonts w:ascii="Arial" w:hAnsi="Arial" w:cs="Arial"/>
          <w:lang w:val="en-US"/>
        </w:rPr>
        <w:t xml:space="preserve">striatal RPE </w:t>
      </w:r>
      <w:r w:rsidR="00CB2393" w:rsidRPr="00F14389">
        <w:rPr>
          <w:rFonts w:ascii="Arial" w:hAnsi="Arial" w:cs="Arial"/>
          <w:lang w:val="en-US"/>
        </w:rPr>
        <w:t xml:space="preserve">signal </w:t>
      </w:r>
      <w:r w:rsidR="00B51D7E" w:rsidRPr="00F14389">
        <w:rPr>
          <w:rFonts w:ascii="Arial" w:hAnsi="Arial" w:cs="Arial"/>
          <w:lang w:val="en-US"/>
        </w:rPr>
        <w:t xml:space="preserve">for win trials was stronger </w:t>
      </w:r>
      <w:r w:rsidR="00CB2393" w:rsidRPr="00F14389">
        <w:rPr>
          <w:rFonts w:ascii="Arial" w:hAnsi="Arial" w:cs="Arial"/>
          <w:lang w:val="en-US"/>
        </w:rPr>
        <w:t>during the str</w:t>
      </w:r>
      <w:r w:rsidR="00B40962" w:rsidRPr="00F14389">
        <w:rPr>
          <w:rFonts w:ascii="Arial" w:hAnsi="Arial" w:cs="Arial"/>
          <w:lang w:val="en-US"/>
        </w:rPr>
        <w:t>e</w:t>
      </w:r>
      <w:r w:rsidR="00CB2393" w:rsidRPr="00F14389">
        <w:rPr>
          <w:rFonts w:ascii="Arial" w:hAnsi="Arial" w:cs="Arial"/>
          <w:lang w:val="en-US"/>
        </w:rPr>
        <w:t xml:space="preserve">ss compared to the control condition. </w:t>
      </w:r>
      <w:commentRangeEnd w:id="9"/>
      <w:r w:rsidR="00225941">
        <w:rPr>
          <w:rStyle w:val="CommentReference"/>
        </w:rPr>
        <w:commentReference w:id="9"/>
      </w:r>
      <w:r w:rsidR="0F44BFDE" w:rsidRPr="00F14389">
        <w:rPr>
          <w:rFonts w:ascii="Arial" w:hAnsi="Arial" w:cs="Arial"/>
          <w:lang w:val="en-US"/>
        </w:rPr>
        <w:t>Our study s</w:t>
      </w:r>
      <w:r w:rsidR="3CF15386" w:rsidRPr="00F14389">
        <w:rPr>
          <w:rFonts w:ascii="Arial" w:hAnsi="Arial" w:cs="Arial"/>
          <w:lang w:val="en-US"/>
        </w:rPr>
        <w:t xml:space="preserve">uggests </w:t>
      </w:r>
      <w:r w:rsidR="0F44BFDE" w:rsidRPr="00F14389">
        <w:rPr>
          <w:rFonts w:ascii="Arial" w:hAnsi="Arial" w:cs="Arial"/>
          <w:lang w:val="en-US"/>
        </w:rPr>
        <w:t xml:space="preserve">that acute </w:t>
      </w:r>
      <w:r w:rsidR="00E90527" w:rsidRPr="00F14389">
        <w:rPr>
          <w:rFonts w:ascii="Arial" w:hAnsi="Arial" w:cs="Arial"/>
          <w:lang w:val="en-US"/>
        </w:rPr>
        <w:t>psycho</w:t>
      </w:r>
      <w:r w:rsidR="0F44BFDE" w:rsidRPr="00F14389">
        <w:rPr>
          <w:rFonts w:ascii="Arial" w:hAnsi="Arial" w:cs="Arial"/>
          <w:lang w:val="en-US"/>
        </w:rPr>
        <w:t>social stress</w:t>
      </w:r>
      <w:r w:rsidR="20EB481D" w:rsidRPr="00F14389">
        <w:rPr>
          <w:rFonts w:ascii="Arial" w:hAnsi="Arial" w:cs="Arial"/>
          <w:lang w:val="en-US"/>
        </w:rPr>
        <w:t xml:space="preserve"> </w:t>
      </w:r>
      <w:r w:rsidR="00381684" w:rsidRPr="00F14389">
        <w:rPr>
          <w:rFonts w:ascii="Arial" w:hAnsi="Arial" w:cs="Arial"/>
          <w:lang w:val="en-US"/>
        </w:rPr>
        <w:t xml:space="preserve">can </w:t>
      </w:r>
      <w:r w:rsidR="000E3AFB" w:rsidRPr="00F14389">
        <w:rPr>
          <w:rFonts w:ascii="Arial" w:hAnsi="Arial" w:cs="Arial"/>
          <w:lang w:val="en-US"/>
        </w:rPr>
        <w:t xml:space="preserve">enhance </w:t>
      </w:r>
      <w:r w:rsidR="00BF6076" w:rsidRPr="00F14389">
        <w:rPr>
          <w:rFonts w:ascii="Arial" w:hAnsi="Arial" w:cs="Arial"/>
          <w:lang w:val="en-US"/>
        </w:rPr>
        <w:t xml:space="preserve">reversal learning </w:t>
      </w:r>
      <w:r w:rsidR="00CD6810" w:rsidRPr="00F14389">
        <w:rPr>
          <w:rFonts w:ascii="Arial" w:hAnsi="Arial" w:cs="Arial"/>
          <w:lang w:val="en-US"/>
        </w:rPr>
        <w:t xml:space="preserve">and neural representation of </w:t>
      </w:r>
      <w:r w:rsidR="20EB481D" w:rsidRPr="00F14389">
        <w:rPr>
          <w:rFonts w:ascii="Arial" w:hAnsi="Arial" w:cs="Arial"/>
          <w:lang w:val="en-US"/>
        </w:rPr>
        <w:t>RPE</w:t>
      </w:r>
      <w:r w:rsidR="101AB623" w:rsidRPr="00F14389">
        <w:rPr>
          <w:rFonts w:ascii="Arial" w:hAnsi="Arial" w:cs="Arial"/>
          <w:lang w:val="en-US"/>
        </w:rPr>
        <w:t xml:space="preserve"> </w:t>
      </w:r>
      <w:r w:rsidR="00CD6810" w:rsidRPr="00F14389">
        <w:rPr>
          <w:rFonts w:ascii="Arial" w:hAnsi="Arial" w:cs="Arial"/>
          <w:lang w:val="en-US"/>
        </w:rPr>
        <w:t xml:space="preserve">in healthy </w:t>
      </w:r>
      <w:r w:rsidR="00262AF2" w:rsidRPr="00F14389">
        <w:rPr>
          <w:rFonts w:ascii="Arial" w:hAnsi="Arial" w:cs="Arial"/>
          <w:lang w:val="en-US"/>
        </w:rPr>
        <w:t>participants</w:t>
      </w:r>
      <w:r w:rsidR="0A697A54" w:rsidRPr="00F14389">
        <w:rPr>
          <w:rFonts w:ascii="Arial" w:hAnsi="Arial" w:cs="Arial"/>
          <w:lang w:val="en-US"/>
        </w:rPr>
        <w:t>.</w:t>
      </w:r>
      <w:r w:rsidR="79B13F13" w:rsidRPr="00F14389">
        <w:rPr>
          <w:rFonts w:ascii="Arial" w:hAnsi="Arial" w:cs="Arial"/>
          <w:lang w:val="en-US"/>
        </w:rPr>
        <w:t xml:space="preserve"> </w:t>
      </w:r>
      <w:r w:rsidRPr="00F14389">
        <w:rPr>
          <w:rFonts w:ascii="Arial" w:hAnsi="Arial" w:cs="Arial"/>
          <w:lang w:val="en-US"/>
        </w:rPr>
        <w:br w:type="page"/>
      </w:r>
    </w:p>
    <w:p w14:paraId="1558B4C0" w14:textId="3AF852DE" w:rsidR="00477D74" w:rsidRPr="00F14389" w:rsidRDefault="34115699" w:rsidP="00DB45D5">
      <w:pPr>
        <w:spacing w:line="480" w:lineRule="auto"/>
        <w:rPr>
          <w:rFonts w:ascii="Arial" w:hAnsi="Arial" w:cs="Arial"/>
          <w:lang w:val="en-US"/>
        </w:rPr>
      </w:pPr>
      <w:r w:rsidRPr="00F14389">
        <w:rPr>
          <w:rFonts w:ascii="Arial" w:hAnsi="Arial" w:cs="Arial"/>
          <w:b/>
          <w:bCs/>
          <w:u w:val="single"/>
          <w:lang w:val="en-US"/>
        </w:rPr>
        <w:lastRenderedPageBreak/>
        <w:t xml:space="preserve">1. </w:t>
      </w:r>
      <w:r w:rsidR="1F2B2105" w:rsidRPr="00F14389">
        <w:rPr>
          <w:rFonts w:ascii="Arial" w:hAnsi="Arial" w:cs="Arial"/>
          <w:b/>
          <w:bCs/>
          <w:u w:val="single"/>
          <w:lang w:val="en-US"/>
        </w:rPr>
        <w:t>Background</w:t>
      </w:r>
      <w:r w:rsidR="1F2B2105" w:rsidRPr="00F14389">
        <w:rPr>
          <w:rFonts w:ascii="Arial" w:hAnsi="Arial" w:cs="Arial"/>
          <w:lang w:val="en-US"/>
        </w:rPr>
        <w:t xml:space="preserve"> </w:t>
      </w:r>
    </w:p>
    <w:p w14:paraId="2A40F307" w14:textId="47361594" w:rsidR="00520019" w:rsidRPr="00F14389" w:rsidRDefault="00D02515" w:rsidP="00DB45D5">
      <w:pPr>
        <w:spacing w:line="480" w:lineRule="auto"/>
        <w:rPr>
          <w:rFonts w:ascii="Arial" w:hAnsi="Arial" w:cs="Arial"/>
          <w:lang w:val="en-US"/>
        </w:rPr>
      </w:pPr>
      <w:r w:rsidRPr="00F14389">
        <w:rPr>
          <w:rFonts w:ascii="Arial" w:hAnsi="Arial" w:cs="Arial"/>
          <w:lang w:val="en-US"/>
        </w:rPr>
        <w:tab/>
      </w:r>
      <w:r w:rsidR="73F8273E" w:rsidRPr="00F14389">
        <w:rPr>
          <w:rFonts w:ascii="Arial" w:hAnsi="Arial" w:cs="Arial"/>
          <w:lang w:val="en-US"/>
        </w:rPr>
        <w:t xml:space="preserve">Humans and other agents </w:t>
      </w:r>
      <w:r w:rsidR="4D0CF0B0" w:rsidRPr="00F14389">
        <w:rPr>
          <w:rFonts w:ascii="Arial" w:hAnsi="Arial" w:cs="Arial"/>
          <w:lang w:val="en-US"/>
        </w:rPr>
        <w:t xml:space="preserve">are </w:t>
      </w:r>
      <w:r w:rsidR="73F8273E" w:rsidRPr="00F14389">
        <w:rPr>
          <w:rFonts w:ascii="Arial" w:hAnsi="Arial" w:cs="Arial"/>
          <w:lang w:val="en-US"/>
        </w:rPr>
        <w:t xml:space="preserve">routinely </w:t>
      </w:r>
      <w:r w:rsidR="4D0CF0B0" w:rsidRPr="00F14389">
        <w:rPr>
          <w:rFonts w:ascii="Arial" w:hAnsi="Arial" w:cs="Arial"/>
          <w:lang w:val="en-US"/>
        </w:rPr>
        <w:t>confronted with</w:t>
      </w:r>
      <w:r w:rsidR="73F8273E" w:rsidRPr="00F14389">
        <w:rPr>
          <w:rFonts w:ascii="Arial" w:hAnsi="Arial" w:cs="Arial"/>
          <w:lang w:val="en-US"/>
        </w:rPr>
        <w:t xml:space="preserve"> d</w:t>
      </w:r>
      <w:r w:rsidR="26ABE450" w:rsidRPr="00F14389">
        <w:rPr>
          <w:rFonts w:ascii="Arial" w:hAnsi="Arial" w:cs="Arial"/>
          <w:lang w:val="en-US"/>
        </w:rPr>
        <w:t xml:space="preserve">ecision-making </w:t>
      </w:r>
      <w:r w:rsidR="73F8273E" w:rsidRPr="00F14389">
        <w:rPr>
          <w:rFonts w:ascii="Arial" w:hAnsi="Arial" w:cs="Arial"/>
          <w:lang w:val="en-US"/>
        </w:rPr>
        <w:t xml:space="preserve">situations </w:t>
      </w:r>
      <w:r w:rsidR="0283A6D1" w:rsidRPr="00F14389">
        <w:rPr>
          <w:rFonts w:ascii="Arial" w:hAnsi="Arial" w:cs="Arial"/>
          <w:lang w:val="en-US"/>
        </w:rPr>
        <w:t>under stress, for example</w:t>
      </w:r>
      <w:r w:rsidR="5483BB2A" w:rsidRPr="00F14389">
        <w:rPr>
          <w:rFonts w:ascii="Arial" w:hAnsi="Arial" w:cs="Arial"/>
          <w:lang w:val="en-US"/>
        </w:rPr>
        <w:t xml:space="preserve"> when</w:t>
      </w:r>
      <w:r w:rsidR="0283A6D1" w:rsidRPr="00F14389">
        <w:rPr>
          <w:rFonts w:ascii="Arial" w:hAnsi="Arial" w:cs="Arial"/>
          <w:lang w:val="en-US"/>
        </w:rPr>
        <w:t xml:space="preserve"> choosing an efficient and cheap </w:t>
      </w:r>
      <w:r w:rsidR="1D07EB75" w:rsidRPr="00F14389">
        <w:rPr>
          <w:rFonts w:ascii="Arial" w:hAnsi="Arial" w:cs="Arial"/>
          <w:lang w:val="en-US"/>
        </w:rPr>
        <w:t xml:space="preserve">way of commuting </w:t>
      </w:r>
      <w:r w:rsidR="0283A6D1" w:rsidRPr="00F14389">
        <w:rPr>
          <w:rFonts w:ascii="Arial" w:hAnsi="Arial" w:cs="Arial"/>
          <w:lang w:val="en-US"/>
        </w:rPr>
        <w:t>to work</w:t>
      </w:r>
      <w:r w:rsidR="1D07EB75" w:rsidRPr="00F14389">
        <w:rPr>
          <w:rFonts w:ascii="Arial" w:hAnsi="Arial" w:cs="Arial"/>
          <w:lang w:val="en-US"/>
        </w:rPr>
        <w:t>, despite running late</w:t>
      </w:r>
      <w:r w:rsidR="2AFF4B97" w:rsidRPr="00F14389">
        <w:rPr>
          <w:rFonts w:ascii="Arial" w:hAnsi="Arial" w:cs="Arial"/>
          <w:lang w:val="en-US"/>
        </w:rPr>
        <w:t>.</w:t>
      </w:r>
      <w:r w:rsidR="0E983475" w:rsidRPr="00F14389">
        <w:rPr>
          <w:rFonts w:ascii="Arial" w:hAnsi="Arial" w:cs="Arial"/>
          <w:lang w:val="en-US"/>
        </w:rPr>
        <w:t xml:space="preserve"> </w:t>
      </w:r>
      <w:r w:rsidR="2AFF4B97" w:rsidRPr="00F14389">
        <w:rPr>
          <w:rFonts w:ascii="Arial" w:hAnsi="Arial" w:cs="Arial"/>
          <w:lang w:val="en-US"/>
        </w:rPr>
        <w:t>Different</w:t>
      </w:r>
      <w:r w:rsidR="0A3BF222" w:rsidRPr="00F14389">
        <w:rPr>
          <w:rFonts w:ascii="Arial" w:hAnsi="Arial" w:cs="Arial"/>
          <w:lang w:val="en-US"/>
        </w:rPr>
        <w:t xml:space="preserve"> choice </w:t>
      </w:r>
      <w:r w:rsidR="0E983475" w:rsidRPr="00F14389">
        <w:rPr>
          <w:rFonts w:ascii="Arial" w:hAnsi="Arial" w:cs="Arial"/>
          <w:lang w:val="en-US"/>
        </w:rPr>
        <w:t>options</w:t>
      </w:r>
      <w:r w:rsidR="0A3BF222" w:rsidRPr="00F14389">
        <w:rPr>
          <w:rFonts w:ascii="Arial" w:hAnsi="Arial" w:cs="Arial"/>
          <w:lang w:val="en-US"/>
        </w:rPr>
        <w:t>,</w:t>
      </w:r>
      <w:r w:rsidR="0E983475" w:rsidRPr="00F14389">
        <w:rPr>
          <w:rFonts w:ascii="Arial" w:hAnsi="Arial" w:cs="Arial"/>
          <w:lang w:val="en-US"/>
        </w:rPr>
        <w:t xml:space="preserve"> such as taking the car, bike or train</w:t>
      </w:r>
      <w:r w:rsidR="0283A6D1" w:rsidRPr="00F14389">
        <w:rPr>
          <w:rFonts w:ascii="Arial" w:hAnsi="Arial" w:cs="Arial"/>
          <w:lang w:val="en-US"/>
        </w:rPr>
        <w:t>,</w:t>
      </w:r>
      <w:r w:rsidR="0A3BF222" w:rsidRPr="00F14389">
        <w:rPr>
          <w:rFonts w:ascii="Arial" w:hAnsi="Arial" w:cs="Arial"/>
          <w:lang w:val="en-US"/>
        </w:rPr>
        <w:t xml:space="preserve"> </w:t>
      </w:r>
      <w:r w:rsidR="2AFF4B97" w:rsidRPr="00F14389">
        <w:rPr>
          <w:rFonts w:ascii="Arial" w:hAnsi="Arial" w:cs="Arial"/>
          <w:lang w:val="en-US"/>
        </w:rPr>
        <w:t>are associated</w:t>
      </w:r>
      <w:r w:rsidR="0A3BF222" w:rsidRPr="00F14389">
        <w:rPr>
          <w:rFonts w:ascii="Arial" w:hAnsi="Arial" w:cs="Arial"/>
          <w:lang w:val="en-US"/>
        </w:rPr>
        <w:t xml:space="preserve"> with </w:t>
      </w:r>
      <w:r w:rsidR="2AFF4B97" w:rsidRPr="00F14389">
        <w:rPr>
          <w:rFonts w:ascii="Arial" w:hAnsi="Arial" w:cs="Arial"/>
          <w:lang w:val="en-US"/>
        </w:rPr>
        <w:t xml:space="preserve">relatively </w:t>
      </w:r>
      <w:r w:rsidR="0A3BF222" w:rsidRPr="00F14389">
        <w:rPr>
          <w:rFonts w:ascii="Arial" w:hAnsi="Arial" w:cs="Arial"/>
          <w:lang w:val="en-US"/>
        </w:rPr>
        <w:t xml:space="preserve">stable </w:t>
      </w:r>
      <w:r w:rsidR="19818821" w:rsidRPr="00F14389">
        <w:rPr>
          <w:rFonts w:ascii="Arial" w:hAnsi="Arial" w:cs="Arial"/>
          <w:lang w:val="en-US"/>
        </w:rPr>
        <w:t xml:space="preserve">and predictable </w:t>
      </w:r>
      <w:r w:rsidR="0A3BF222" w:rsidRPr="00F14389">
        <w:rPr>
          <w:rFonts w:ascii="Arial" w:hAnsi="Arial" w:cs="Arial"/>
          <w:lang w:val="en-US"/>
        </w:rPr>
        <w:t>levels of</w:t>
      </w:r>
      <w:r w:rsidR="0283A6D1" w:rsidRPr="00F14389">
        <w:rPr>
          <w:rFonts w:ascii="Arial" w:hAnsi="Arial" w:cs="Arial"/>
          <w:lang w:val="en-US"/>
        </w:rPr>
        <w:t xml:space="preserve"> cost and</w:t>
      </w:r>
      <w:r w:rsidR="0A3BF222" w:rsidRPr="00F14389">
        <w:rPr>
          <w:rFonts w:ascii="Arial" w:hAnsi="Arial" w:cs="Arial"/>
          <w:lang w:val="en-US"/>
        </w:rPr>
        <w:t xml:space="preserve"> reward</w:t>
      </w:r>
      <w:r w:rsidR="0E983475" w:rsidRPr="00F14389">
        <w:rPr>
          <w:rFonts w:ascii="Arial" w:hAnsi="Arial" w:cs="Arial"/>
          <w:lang w:val="en-US"/>
        </w:rPr>
        <w:t xml:space="preserve">. </w:t>
      </w:r>
      <w:r w:rsidR="3B8C2A29" w:rsidRPr="00F14389">
        <w:rPr>
          <w:rFonts w:ascii="Arial" w:hAnsi="Arial" w:cs="Arial"/>
          <w:lang w:val="en-US"/>
        </w:rPr>
        <w:t>In contrast</w:t>
      </w:r>
      <w:r w:rsidR="0E983475" w:rsidRPr="00F14389">
        <w:rPr>
          <w:rFonts w:ascii="Arial" w:hAnsi="Arial" w:cs="Arial"/>
          <w:lang w:val="en-US"/>
        </w:rPr>
        <w:t>, the weather forecast of the day, a congestion on the preferred route or a train delay</w:t>
      </w:r>
      <w:r w:rsidR="0283A6D1" w:rsidRPr="00F14389">
        <w:rPr>
          <w:rFonts w:ascii="Arial" w:hAnsi="Arial" w:cs="Arial"/>
          <w:lang w:val="en-US"/>
        </w:rPr>
        <w:t xml:space="preserve">, </w:t>
      </w:r>
      <w:r w:rsidR="0E983475" w:rsidRPr="00F14389">
        <w:rPr>
          <w:rFonts w:ascii="Arial" w:hAnsi="Arial" w:cs="Arial"/>
          <w:lang w:val="en-US"/>
        </w:rPr>
        <w:t>are more</w:t>
      </w:r>
      <w:r w:rsidR="53C9A870" w:rsidRPr="00F14389">
        <w:rPr>
          <w:rFonts w:ascii="Arial" w:hAnsi="Arial" w:cs="Arial"/>
          <w:lang w:val="en-US"/>
        </w:rPr>
        <w:t xml:space="preserve"> uncertain</w:t>
      </w:r>
      <w:r w:rsidR="003560E2" w:rsidRPr="00F14389">
        <w:rPr>
          <w:rFonts w:ascii="Arial" w:hAnsi="Arial" w:cs="Arial"/>
          <w:lang w:val="en-US"/>
        </w:rPr>
        <w:t>,</w:t>
      </w:r>
      <w:r w:rsidR="19818821" w:rsidRPr="00F14389">
        <w:rPr>
          <w:rFonts w:ascii="Arial" w:hAnsi="Arial" w:cs="Arial"/>
          <w:lang w:val="en-US"/>
        </w:rPr>
        <w:t xml:space="preserve"> less predictable</w:t>
      </w:r>
      <w:r w:rsidR="0E983475" w:rsidRPr="00F14389">
        <w:rPr>
          <w:rFonts w:ascii="Arial" w:hAnsi="Arial" w:cs="Arial"/>
          <w:lang w:val="en-US"/>
        </w:rPr>
        <w:t xml:space="preserve"> factor</w:t>
      </w:r>
      <w:r w:rsidR="282FBFD7" w:rsidRPr="00F14389">
        <w:rPr>
          <w:rFonts w:ascii="Arial" w:hAnsi="Arial" w:cs="Arial"/>
          <w:lang w:val="en-US"/>
        </w:rPr>
        <w:t xml:space="preserve">s. Both, stable and </w:t>
      </w:r>
      <w:r w:rsidR="2AB69564" w:rsidRPr="00F14389">
        <w:rPr>
          <w:rFonts w:ascii="Arial" w:hAnsi="Arial" w:cs="Arial"/>
          <w:lang w:val="en-US"/>
        </w:rPr>
        <w:t>uncertain</w:t>
      </w:r>
      <w:r w:rsidR="282FBFD7" w:rsidRPr="00F14389">
        <w:rPr>
          <w:rFonts w:ascii="Arial" w:hAnsi="Arial" w:cs="Arial"/>
          <w:lang w:val="en-US"/>
        </w:rPr>
        <w:t xml:space="preserve"> factors interact</w:t>
      </w:r>
      <w:r w:rsidR="7592BF21" w:rsidRPr="00F14389">
        <w:rPr>
          <w:rFonts w:ascii="Arial" w:hAnsi="Arial" w:cs="Arial"/>
          <w:lang w:val="en-US"/>
        </w:rPr>
        <w:t>,</w:t>
      </w:r>
      <w:r w:rsidR="282FBFD7" w:rsidRPr="00F14389">
        <w:rPr>
          <w:rFonts w:ascii="Arial" w:hAnsi="Arial" w:cs="Arial"/>
          <w:lang w:val="en-US"/>
        </w:rPr>
        <w:t xml:space="preserve"> </w:t>
      </w:r>
      <w:r w:rsidR="45A3B6B6" w:rsidRPr="00F14389">
        <w:rPr>
          <w:rFonts w:ascii="Arial" w:hAnsi="Arial" w:cs="Arial"/>
          <w:lang w:val="en-US"/>
        </w:rPr>
        <w:t>in</w:t>
      </w:r>
      <w:r w:rsidR="5390B55E" w:rsidRPr="00F14389">
        <w:rPr>
          <w:rFonts w:ascii="Arial" w:hAnsi="Arial" w:cs="Arial"/>
          <w:lang w:val="en-US"/>
        </w:rPr>
        <w:t xml:space="preserve"> that</w:t>
      </w:r>
      <w:r w:rsidR="0DDDB5B2" w:rsidRPr="00F14389">
        <w:rPr>
          <w:rFonts w:ascii="Arial" w:hAnsi="Arial" w:cs="Arial"/>
          <w:lang w:val="en-US"/>
        </w:rPr>
        <w:t xml:space="preserve"> </w:t>
      </w:r>
      <w:r w:rsidR="282FBFD7" w:rsidRPr="00F14389">
        <w:rPr>
          <w:rFonts w:ascii="Arial" w:hAnsi="Arial" w:cs="Arial"/>
          <w:lang w:val="en-US"/>
        </w:rPr>
        <w:t xml:space="preserve">cycling to work </w:t>
      </w:r>
      <w:r w:rsidR="45A3B6B6" w:rsidRPr="00F14389">
        <w:rPr>
          <w:rFonts w:ascii="Arial" w:hAnsi="Arial" w:cs="Arial"/>
          <w:lang w:val="en-US"/>
        </w:rPr>
        <w:t>may be</w:t>
      </w:r>
      <w:r w:rsidR="5390B55E" w:rsidRPr="00F14389">
        <w:rPr>
          <w:rFonts w:ascii="Arial" w:hAnsi="Arial" w:cs="Arial"/>
          <w:lang w:val="en-US"/>
        </w:rPr>
        <w:t xml:space="preserve"> rewarding </w:t>
      </w:r>
      <w:r w:rsidR="1969BA1A" w:rsidRPr="00F14389">
        <w:rPr>
          <w:rFonts w:ascii="Arial" w:hAnsi="Arial" w:cs="Arial"/>
          <w:lang w:val="en-US"/>
        </w:rPr>
        <w:t>in</w:t>
      </w:r>
      <w:r w:rsidR="282FBFD7" w:rsidRPr="00F14389">
        <w:rPr>
          <w:rFonts w:ascii="Arial" w:hAnsi="Arial" w:cs="Arial"/>
          <w:lang w:val="en-US"/>
        </w:rPr>
        <w:t xml:space="preserve"> sunny</w:t>
      </w:r>
      <w:r w:rsidR="3B8C2A29" w:rsidRPr="00F14389">
        <w:rPr>
          <w:rFonts w:ascii="Arial" w:hAnsi="Arial" w:cs="Arial"/>
          <w:lang w:val="en-US"/>
        </w:rPr>
        <w:t xml:space="preserve"> </w:t>
      </w:r>
      <w:r w:rsidR="1969BA1A" w:rsidRPr="00F14389">
        <w:rPr>
          <w:rFonts w:ascii="Arial" w:hAnsi="Arial" w:cs="Arial"/>
          <w:lang w:val="en-US"/>
        </w:rPr>
        <w:t xml:space="preserve">weather </w:t>
      </w:r>
      <w:r w:rsidR="3B8C2A29" w:rsidRPr="00F14389">
        <w:rPr>
          <w:rFonts w:ascii="Arial" w:hAnsi="Arial" w:cs="Arial"/>
          <w:lang w:val="en-US"/>
        </w:rPr>
        <w:t>but not</w:t>
      </w:r>
      <w:r w:rsidR="1969BA1A" w:rsidRPr="00F14389">
        <w:rPr>
          <w:rFonts w:ascii="Arial" w:hAnsi="Arial" w:cs="Arial"/>
          <w:lang w:val="en-US"/>
        </w:rPr>
        <w:t xml:space="preserve"> on a</w:t>
      </w:r>
      <w:r w:rsidR="3B8C2A29" w:rsidRPr="00F14389">
        <w:rPr>
          <w:rFonts w:ascii="Arial" w:hAnsi="Arial" w:cs="Arial"/>
          <w:lang w:val="en-US"/>
        </w:rPr>
        <w:t xml:space="preserve"> rainy </w:t>
      </w:r>
      <w:r w:rsidR="282FBFD7" w:rsidRPr="00F14389">
        <w:rPr>
          <w:rFonts w:ascii="Arial" w:hAnsi="Arial" w:cs="Arial"/>
          <w:lang w:val="en-US"/>
        </w:rPr>
        <w:t>day</w:t>
      </w:r>
      <w:r w:rsidR="5390B55E" w:rsidRPr="00F14389">
        <w:rPr>
          <w:rFonts w:ascii="Arial" w:hAnsi="Arial" w:cs="Arial"/>
          <w:lang w:val="en-US"/>
        </w:rPr>
        <w:t>.</w:t>
      </w:r>
      <w:r w:rsidR="0E983475" w:rsidRPr="00F14389">
        <w:rPr>
          <w:rFonts w:ascii="Arial" w:hAnsi="Arial" w:cs="Arial"/>
          <w:lang w:val="en-US"/>
        </w:rPr>
        <w:t xml:space="preserve"> </w:t>
      </w:r>
      <w:r w:rsidR="0DDDB5B2" w:rsidRPr="00F14389">
        <w:rPr>
          <w:rFonts w:ascii="Arial" w:hAnsi="Arial" w:cs="Arial"/>
          <w:lang w:val="en-US"/>
        </w:rPr>
        <w:t xml:space="preserve">Stress </w:t>
      </w:r>
      <w:r w:rsidR="35338652" w:rsidRPr="00F14389">
        <w:rPr>
          <w:rFonts w:ascii="Arial" w:hAnsi="Arial" w:cs="Arial"/>
          <w:lang w:val="en-US"/>
        </w:rPr>
        <w:t>impacts</w:t>
      </w:r>
      <w:r w:rsidR="05E381C0" w:rsidRPr="00F14389">
        <w:rPr>
          <w:rFonts w:ascii="Arial" w:hAnsi="Arial" w:cs="Arial"/>
          <w:lang w:val="en-US"/>
        </w:rPr>
        <w:t xml:space="preserve"> individuals'</w:t>
      </w:r>
      <w:r w:rsidR="2AFF4B97" w:rsidRPr="00F14389">
        <w:rPr>
          <w:rFonts w:ascii="Arial" w:hAnsi="Arial" w:cs="Arial"/>
          <w:lang w:val="en-US"/>
        </w:rPr>
        <w:t xml:space="preserve"> </w:t>
      </w:r>
      <w:r w:rsidR="35338652" w:rsidRPr="00F14389">
        <w:rPr>
          <w:rFonts w:ascii="Arial" w:hAnsi="Arial" w:cs="Arial"/>
          <w:lang w:val="en-US"/>
        </w:rPr>
        <w:t xml:space="preserve">emotions, mood, </w:t>
      </w:r>
      <w:r w:rsidR="0A3BF222" w:rsidRPr="00F14389">
        <w:rPr>
          <w:rFonts w:ascii="Arial" w:hAnsi="Arial" w:cs="Arial"/>
          <w:lang w:val="en-US"/>
        </w:rPr>
        <w:t>physiological</w:t>
      </w:r>
      <w:r w:rsidR="3B8C2A29" w:rsidRPr="00F14389">
        <w:rPr>
          <w:rFonts w:ascii="Arial" w:hAnsi="Arial" w:cs="Arial"/>
          <w:lang w:val="en-US"/>
        </w:rPr>
        <w:t xml:space="preserve"> </w:t>
      </w:r>
      <w:r w:rsidR="0DDDB5B2" w:rsidRPr="00F14389">
        <w:rPr>
          <w:rFonts w:ascii="Arial" w:hAnsi="Arial" w:cs="Arial"/>
          <w:lang w:val="en-US"/>
        </w:rPr>
        <w:t>response</w:t>
      </w:r>
      <w:r w:rsidR="5390B55E" w:rsidRPr="00F14389">
        <w:rPr>
          <w:rFonts w:ascii="Arial" w:hAnsi="Arial" w:cs="Arial"/>
          <w:lang w:val="en-US"/>
        </w:rPr>
        <w:t>s</w:t>
      </w:r>
      <w:r w:rsidR="0DDDB5B2" w:rsidRPr="00F14389">
        <w:rPr>
          <w:rFonts w:ascii="Arial" w:hAnsi="Arial" w:cs="Arial"/>
          <w:lang w:val="en-US"/>
        </w:rPr>
        <w:t xml:space="preserve"> </w:t>
      </w:r>
      <w:r w:rsidR="282FBFD7" w:rsidRPr="00F14389">
        <w:rPr>
          <w:rFonts w:ascii="Arial" w:hAnsi="Arial" w:cs="Arial"/>
          <w:lang w:val="en-US"/>
        </w:rPr>
        <w:t>and</w:t>
      </w:r>
      <w:r w:rsidR="26ABE450" w:rsidRPr="00F14389">
        <w:rPr>
          <w:rFonts w:ascii="Arial" w:hAnsi="Arial" w:cs="Arial"/>
          <w:lang w:val="en-US"/>
        </w:rPr>
        <w:t xml:space="preserve"> </w:t>
      </w:r>
      <w:r w:rsidR="35338652" w:rsidRPr="00F14389">
        <w:rPr>
          <w:rFonts w:ascii="Arial" w:hAnsi="Arial" w:cs="Arial"/>
          <w:lang w:val="en-US"/>
        </w:rPr>
        <w:t xml:space="preserve">may affect </w:t>
      </w:r>
      <w:r w:rsidR="0DDDB5B2" w:rsidRPr="00F14389">
        <w:rPr>
          <w:rFonts w:ascii="Arial" w:hAnsi="Arial" w:cs="Arial"/>
          <w:lang w:val="en-US"/>
        </w:rPr>
        <w:t xml:space="preserve">their </w:t>
      </w:r>
      <w:r w:rsidR="481AE6E9" w:rsidRPr="00F14389">
        <w:rPr>
          <w:rFonts w:ascii="Arial" w:hAnsi="Arial" w:cs="Arial"/>
          <w:lang w:val="en-US"/>
        </w:rPr>
        <w:t>cognitive processing resources</w:t>
      </w:r>
      <w:r w:rsidR="72965624" w:rsidRPr="00F14389">
        <w:rPr>
          <w:rFonts w:ascii="Arial" w:hAnsi="Arial" w:cs="Arial"/>
          <w:lang w:val="en-US"/>
        </w:rPr>
        <w:t>, influencing their decision-making strategies</w:t>
      </w:r>
      <w:r w:rsidR="5A899970" w:rsidRPr="00F14389">
        <w:rPr>
          <w:rFonts w:ascii="Arial" w:hAnsi="Arial" w:cs="Arial"/>
          <w:lang w:val="en-US"/>
        </w:rPr>
        <w:t xml:space="preserve"> </w:t>
      </w:r>
      <w:r w:rsidR="5ED7B0AE" w:rsidRPr="00F14389">
        <w:rPr>
          <w:rFonts w:ascii="Arial" w:hAnsi="Arial" w:cs="Arial"/>
          <w:noProof/>
          <w:lang w:val="en-US"/>
        </w:rPr>
        <w:t>(Lupien et al., 2007)</w:t>
      </w:r>
      <w:r w:rsidR="5ED7B0AE" w:rsidRPr="00F14389">
        <w:rPr>
          <w:rFonts w:ascii="Arial" w:hAnsi="Arial" w:cs="Arial"/>
          <w:lang w:val="en-US"/>
        </w:rPr>
        <w:t xml:space="preserve">. </w:t>
      </w:r>
      <w:r w:rsidR="35338652" w:rsidRPr="00F14389">
        <w:rPr>
          <w:rFonts w:ascii="Arial" w:hAnsi="Arial" w:cs="Arial"/>
          <w:lang w:val="en-US"/>
        </w:rPr>
        <w:t xml:space="preserve">This might </w:t>
      </w:r>
      <w:r w:rsidR="313C3A4D" w:rsidRPr="00F14389">
        <w:rPr>
          <w:rFonts w:ascii="Arial" w:hAnsi="Arial" w:cs="Arial"/>
          <w:lang w:val="en-US"/>
        </w:rPr>
        <w:t xml:space="preserve">be </w:t>
      </w:r>
      <w:r w:rsidR="35338652" w:rsidRPr="00F14389">
        <w:rPr>
          <w:rFonts w:ascii="Arial" w:hAnsi="Arial" w:cs="Arial"/>
          <w:lang w:val="en-US"/>
        </w:rPr>
        <w:t>especially</w:t>
      </w:r>
      <w:r w:rsidR="565533AF" w:rsidRPr="00F14389">
        <w:rPr>
          <w:rFonts w:ascii="Arial" w:hAnsi="Arial" w:cs="Arial"/>
          <w:lang w:val="en-US"/>
        </w:rPr>
        <w:t xml:space="preserve"> </w:t>
      </w:r>
      <w:r w:rsidR="35338652" w:rsidRPr="00F14389">
        <w:rPr>
          <w:rFonts w:ascii="Arial" w:hAnsi="Arial" w:cs="Arial"/>
          <w:lang w:val="en-US"/>
        </w:rPr>
        <w:t xml:space="preserve">relevant in situations that afford high behavioral flexibility, for instance </w:t>
      </w:r>
      <w:r w:rsidR="08AA39CD" w:rsidRPr="00F14389">
        <w:rPr>
          <w:rFonts w:ascii="Arial" w:hAnsi="Arial" w:cs="Arial"/>
          <w:lang w:val="en-US"/>
        </w:rPr>
        <w:t>in constantly changing environment</w:t>
      </w:r>
      <w:r w:rsidR="35338652" w:rsidRPr="00F14389">
        <w:rPr>
          <w:rFonts w:ascii="Arial" w:hAnsi="Arial" w:cs="Arial"/>
          <w:lang w:val="en-US"/>
        </w:rPr>
        <w:t>s</w:t>
      </w:r>
      <w:r w:rsidR="282FBFD7" w:rsidRPr="00F14389">
        <w:rPr>
          <w:rFonts w:ascii="Arial" w:hAnsi="Arial" w:cs="Arial"/>
          <w:lang w:val="en-US"/>
        </w:rPr>
        <w:t>.</w:t>
      </w:r>
      <w:r w:rsidR="0283A6D1" w:rsidRPr="00F14389">
        <w:rPr>
          <w:rFonts w:ascii="Arial" w:hAnsi="Arial" w:cs="Arial"/>
          <w:lang w:val="en-US"/>
        </w:rPr>
        <w:t xml:space="preserve"> </w:t>
      </w:r>
      <w:r w:rsidR="2EFFB88D" w:rsidRPr="00F14389">
        <w:rPr>
          <w:rFonts w:ascii="Arial" w:hAnsi="Arial" w:cs="Arial"/>
          <w:lang w:val="en-US"/>
        </w:rPr>
        <w:t>Stress is</w:t>
      </w:r>
      <w:r w:rsidR="4B853D9D" w:rsidRPr="00F14389">
        <w:rPr>
          <w:rFonts w:ascii="Arial" w:hAnsi="Arial" w:cs="Arial"/>
          <w:lang w:val="en-US"/>
        </w:rPr>
        <w:t xml:space="preserve"> also</w:t>
      </w:r>
      <w:r w:rsidR="2EFFB88D" w:rsidRPr="00F14389">
        <w:rPr>
          <w:rFonts w:ascii="Arial" w:hAnsi="Arial" w:cs="Arial"/>
          <w:lang w:val="en-US"/>
        </w:rPr>
        <w:t xml:space="preserve"> an important factor in causing and maintaining psychiatric </w:t>
      </w:r>
      <w:r w:rsidR="5D8FE5EC" w:rsidRPr="00F14389">
        <w:rPr>
          <w:rFonts w:ascii="Arial" w:hAnsi="Arial" w:cs="Arial"/>
          <w:lang w:val="en-US"/>
        </w:rPr>
        <w:t xml:space="preserve">conditions </w:t>
      </w:r>
      <w:r w:rsidR="2EFFB88D" w:rsidRPr="00F14389">
        <w:rPr>
          <w:rFonts w:ascii="Arial" w:hAnsi="Arial" w:cs="Arial"/>
          <w:noProof/>
          <w:lang w:val="en-US"/>
        </w:rPr>
        <w:t>(McEwen, 2004)</w:t>
      </w:r>
      <w:r w:rsidR="2EFFB88D" w:rsidRPr="00F14389">
        <w:rPr>
          <w:rFonts w:ascii="Arial" w:hAnsi="Arial" w:cs="Arial"/>
          <w:lang w:val="en-US"/>
        </w:rPr>
        <w:t xml:space="preserve"> and </w:t>
      </w:r>
      <w:r w:rsidR="003560E2" w:rsidRPr="00F14389">
        <w:rPr>
          <w:rFonts w:ascii="Arial" w:hAnsi="Arial" w:cs="Arial"/>
          <w:lang w:val="en-US"/>
        </w:rPr>
        <w:t xml:space="preserve">strongly influences </w:t>
      </w:r>
      <w:r w:rsidR="2EFFB88D" w:rsidRPr="00F14389">
        <w:rPr>
          <w:rFonts w:ascii="Arial" w:hAnsi="Arial" w:cs="Arial"/>
          <w:lang w:val="en-US"/>
        </w:rPr>
        <w:t xml:space="preserve">health-related behavior in general </w:t>
      </w:r>
      <w:r w:rsidR="2D3B60DD" w:rsidRPr="00F14389">
        <w:rPr>
          <w:rFonts w:ascii="Arial" w:hAnsi="Arial" w:cs="Arial"/>
          <w:noProof/>
          <w:lang w:val="en-US"/>
        </w:rPr>
        <w:t>(Cohen et al., 2016)</w:t>
      </w:r>
      <w:r w:rsidR="2EFFB88D" w:rsidRPr="00F14389">
        <w:rPr>
          <w:rFonts w:ascii="Arial" w:hAnsi="Arial" w:cs="Arial"/>
          <w:lang w:val="en-US"/>
        </w:rPr>
        <w:t xml:space="preserve">. </w:t>
      </w:r>
    </w:p>
    <w:p w14:paraId="7BCA0590" w14:textId="57DE7BD8" w:rsidR="00F71203" w:rsidRPr="00F14389" w:rsidRDefault="6270203D" w:rsidP="00DB45D5">
      <w:pPr>
        <w:spacing w:line="480" w:lineRule="auto"/>
        <w:ind w:firstLine="708"/>
        <w:rPr>
          <w:rFonts w:ascii="Arial" w:hAnsi="Arial" w:cs="Arial"/>
          <w:lang w:val="en-US"/>
        </w:rPr>
      </w:pPr>
      <w:r w:rsidRPr="00F14389">
        <w:rPr>
          <w:rFonts w:ascii="Arial" w:hAnsi="Arial" w:cs="Arial"/>
          <w:lang w:val="en-US"/>
        </w:rPr>
        <w:t xml:space="preserve">Flexible decision-making </w:t>
      </w:r>
      <w:r w:rsidR="5DB5CD47" w:rsidRPr="00F14389">
        <w:rPr>
          <w:rFonts w:ascii="Arial" w:hAnsi="Arial" w:cs="Arial"/>
          <w:lang w:val="en-US"/>
        </w:rPr>
        <w:t>requires</w:t>
      </w:r>
      <w:r w:rsidR="4B1DC79F" w:rsidRPr="00F14389">
        <w:rPr>
          <w:rFonts w:ascii="Arial" w:hAnsi="Arial" w:cs="Arial"/>
          <w:lang w:val="en-US"/>
        </w:rPr>
        <w:t xml:space="preserve"> one to learn what is most rewarding in the current environment and adapt one's decision-making to that.</w:t>
      </w:r>
      <w:r w:rsidR="5DB5CD47" w:rsidRPr="00F14389">
        <w:rPr>
          <w:rFonts w:ascii="Arial" w:hAnsi="Arial" w:cs="Arial"/>
          <w:lang w:val="en-US"/>
        </w:rPr>
        <w:t xml:space="preserve"> </w:t>
      </w:r>
      <w:r w:rsidR="2F0D2A4D" w:rsidRPr="00F14389">
        <w:rPr>
          <w:rFonts w:ascii="Arial" w:hAnsi="Arial" w:cs="Arial"/>
          <w:lang w:val="en-US"/>
        </w:rPr>
        <w:t>Studies have found mixed results for the influence of stress on decision-making, ranging from beneficial to detrimental effects a</w:t>
      </w:r>
      <w:r w:rsidR="3155388F" w:rsidRPr="00F14389">
        <w:rPr>
          <w:rFonts w:ascii="Arial" w:hAnsi="Arial" w:cs="Arial"/>
          <w:lang w:val="en-US"/>
        </w:rPr>
        <w:t xml:space="preserve">cross paradigms </w:t>
      </w:r>
      <w:r w:rsidR="41BC9F45" w:rsidRPr="00F14389">
        <w:rPr>
          <w:rFonts w:ascii="Arial" w:hAnsi="Arial" w:cs="Arial"/>
          <w:noProof/>
          <w:lang w:val="en-US"/>
        </w:rPr>
        <w:t>(Goldfarb et al., 2015; Plessow et al., 2012, 2011)</w:t>
      </w:r>
      <w:r w:rsidR="648A6E5A" w:rsidRPr="00F14389">
        <w:rPr>
          <w:rFonts w:ascii="Arial" w:hAnsi="Arial" w:cs="Arial"/>
          <w:lang w:val="en-US"/>
        </w:rPr>
        <w:t xml:space="preserve">. </w:t>
      </w:r>
      <w:r w:rsidR="3E60D740" w:rsidRPr="00F14389">
        <w:rPr>
          <w:rFonts w:ascii="Arial" w:hAnsi="Arial" w:cs="Arial"/>
          <w:lang w:val="en-US"/>
        </w:rPr>
        <w:t xml:space="preserve">In a meta-analysis, acute stress </w:t>
      </w:r>
      <w:r w:rsidR="5C79C28E" w:rsidRPr="00F14389">
        <w:rPr>
          <w:rFonts w:ascii="Arial" w:hAnsi="Arial" w:cs="Arial"/>
          <w:lang w:val="en-US"/>
        </w:rPr>
        <w:t xml:space="preserve">showed </w:t>
      </w:r>
      <w:r w:rsidR="352F6264" w:rsidRPr="00F14389">
        <w:rPr>
          <w:rFonts w:ascii="Arial" w:hAnsi="Arial" w:cs="Arial"/>
          <w:lang w:val="en-US"/>
        </w:rPr>
        <w:t xml:space="preserve">a </w:t>
      </w:r>
      <w:r w:rsidR="3E60D740" w:rsidRPr="00F14389">
        <w:rPr>
          <w:rFonts w:ascii="Arial" w:hAnsi="Arial" w:cs="Arial"/>
          <w:lang w:val="en-US"/>
        </w:rPr>
        <w:t xml:space="preserve">small negative impact </w:t>
      </w:r>
      <w:r w:rsidR="69479E07" w:rsidRPr="00F14389">
        <w:rPr>
          <w:rFonts w:ascii="Arial" w:hAnsi="Arial" w:cs="Arial"/>
          <w:lang w:val="en-US"/>
        </w:rPr>
        <w:t xml:space="preserve">for </w:t>
      </w:r>
      <w:r w:rsidR="3E60D740" w:rsidRPr="00F14389">
        <w:rPr>
          <w:rFonts w:ascii="Arial" w:hAnsi="Arial" w:cs="Arial"/>
          <w:lang w:val="en-US"/>
        </w:rPr>
        <w:t xml:space="preserve">tasks in which reward seeking and risk taking </w:t>
      </w:r>
      <w:r w:rsidR="69479E07" w:rsidRPr="00F14389">
        <w:rPr>
          <w:rFonts w:ascii="Arial" w:hAnsi="Arial" w:cs="Arial"/>
          <w:lang w:val="en-US"/>
        </w:rPr>
        <w:t xml:space="preserve">is </w:t>
      </w:r>
      <w:r w:rsidR="3E60D740" w:rsidRPr="00F14389">
        <w:rPr>
          <w:rFonts w:ascii="Arial" w:hAnsi="Arial" w:cs="Arial"/>
          <w:lang w:val="en-US"/>
        </w:rPr>
        <w:t>disadvantageous (</w:t>
      </w:r>
      <w:r w:rsidR="3E60D740" w:rsidRPr="00F14389">
        <w:rPr>
          <w:rFonts w:ascii="Arial" w:hAnsi="Arial" w:cs="Arial"/>
          <w:i/>
          <w:iCs/>
          <w:lang w:val="en-US"/>
        </w:rPr>
        <w:t>d</w:t>
      </w:r>
      <w:r w:rsidR="3E60D740" w:rsidRPr="00F14389">
        <w:rPr>
          <w:rFonts w:ascii="Arial" w:hAnsi="Arial" w:cs="Arial"/>
          <w:lang w:val="en-US"/>
        </w:rPr>
        <w:t xml:space="preserve"> = .26 and </w:t>
      </w:r>
      <w:r w:rsidR="3E60D740" w:rsidRPr="00F14389">
        <w:rPr>
          <w:rFonts w:ascii="Arial" w:hAnsi="Arial" w:cs="Arial"/>
          <w:i/>
          <w:iCs/>
          <w:lang w:val="en-US"/>
        </w:rPr>
        <w:t>d</w:t>
      </w:r>
      <w:r w:rsidR="3E60D740" w:rsidRPr="00F14389">
        <w:rPr>
          <w:rFonts w:ascii="Arial" w:hAnsi="Arial" w:cs="Arial"/>
          <w:lang w:val="en-US"/>
        </w:rPr>
        <w:t xml:space="preserve"> = .44), but </w:t>
      </w:r>
      <w:r w:rsidR="395308C4" w:rsidRPr="00F14389">
        <w:rPr>
          <w:rFonts w:ascii="Arial" w:hAnsi="Arial" w:cs="Arial"/>
          <w:lang w:val="en-US"/>
        </w:rPr>
        <w:t xml:space="preserve">showed </w:t>
      </w:r>
      <w:r w:rsidR="3E60D740" w:rsidRPr="00F14389">
        <w:rPr>
          <w:rFonts w:ascii="Arial" w:hAnsi="Arial" w:cs="Arial"/>
          <w:lang w:val="en-US"/>
        </w:rPr>
        <w:t>no effect if this was not the cas</w:t>
      </w:r>
      <w:r w:rsidR="5C93E64B" w:rsidRPr="00F14389">
        <w:rPr>
          <w:rFonts w:ascii="Arial" w:hAnsi="Arial" w:cs="Arial"/>
          <w:lang w:val="en-US"/>
        </w:rPr>
        <w:t>e</w:t>
      </w:r>
      <w:r w:rsidR="3E60D740" w:rsidRPr="00F14389">
        <w:rPr>
          <w:rFonts w:ascii="Arial" w:hAnsi="Arial" w:cs="Arial"/>
          <w:lang w:val="en-US"/>
        </w:rPr>
        <w:t xml:space="preserve"> </w:t>
      </w:r>
      <w:r w:rsidR="41BC9F45" w:rsidRPr="00F14389">
        <w:rPr>
          <w:rFonts w:ascii="Arial" w:hAnsi="Arial" w:cs="Arial"/>
          <w:noProof/>
          <w:lang w:val="en-US"/>
        </w:rPr>
        <w:t>(Starcke and Brand, 2016)</w:t>
      </w:r>
      <w:r w:rsidR="495333F8" w:rsidRPr="00F14389">
        <w:rPr>
          <w:rFonts w:ascii="Arial" w:hAnsi="Arial" w:cs="Arial"/>
          <w:lang w:val="en-US"/>
        </w:rPr>
        <w:t>.</w:t>
      </w:r>
      <w:r w:rsidR="48C56CC2" w:rsidRPr="00F14389">
        <w:rPr>
          <w:rFonts w:ascii="Arial" w:hAnsi="Arial" w:cs="Arial"/>
          <w:lang w:val="en-US"/>
        </w:rPr>
        <w:t xml:space="preserve"> Similarly, a</w:t>
      </w:r>
      <w:r w:rsidR="29A6EF33" w:rsidRPr="00F14389">
        <w:rPr>
          <w:rFonts w:ascii="Arial" w:hAnsi="Arial" w:cs="Arial"/>
          <w:lang w:val="en-US"/>
        </w:rPr>
        <w:t xml:space="preserve"> </w:t>
      </w:r>
      <w:r w:rsidR="48C56CC2" w:rsidRPr="00F14389">
        <w:rPr>
          <w:rFonts w:ascii="Arial" w:hAnsi="Arial" w:cs="Arial"/>
          <w:lang w:val="en-US"/>
        </w:rPr>
        <w:t>meta-analysis</w:t>
      </w:r>
      <w:r w:rsidR="0255B9FC" w:rsidRPr="00F14389">
        <w:rPr>
          <w:rFonts w:ascii="Arial" w:hAnsi="Arial" w:cs="Arial"/>
          <w:lang w:val="en-US"/>
        </w:rPr>
        <w:t xml:space="preserve"> over </w:t>
      </w:r>
      <w:r w:rsidR="00420455" w:rsidRPr="00F14389">
        <w:rPr>
          <w:rFonts w:ascii="Arial" w:hAnsi="Arial" w:cs="Arial"/>
          <w:lang w:val="en-US"/>
        </w:rPr>
        <w:t xml:space="preserve">a small number of </w:t>
      </w:r>
      <w:r w:rsidR="0255B9FC" w:rsidRPr="00F14389">
        <w:rPr>
          <w:rFonts w:ascii="Arial" w:hAnsi="Arial" w:cs="Arial"/>
          <w:lang w:val="en-US"/>
        </w:rPr>
        <w:t xml:space="preserve">studies </w:t>
      </w:r>
      <w:r w:rsidR="48C56CC2" w:rsidRPr="00F14389">
        <w:rPr>
          <w:rFonts w:ascii="Arial" w:hAnsi="Arial" w:cs="Arial"/>
          <w:lang w:val="en-US"/>
        </w:rPr>
        <w:t xml:space="preserve">investigating the effects of acute stress on cognitive flexibility </w:t>
      </w:r>
      <w:r w:rsidR="24CD512B" w:rsidRPr="00F14389">
        <w:rPr>
          <w:rFonts w:ascii="Arial" w:hAnsi="Arial" w:cs="Arial"/>
          <w:lang w:val="en-US"/>
        </w:rPr>
        <w:t>concluded that stress had a</w:t>
      </w:r>
      <w:r w:rsidR="574E8D16" w:rsidRPr="00F14389">
        <w:rPr>
          <w:rFonts w:ascii="Arial" w:hAnsi="Arial" w:cs="Arial"/>
          <w:lang w:val="en-US"/>
        </w:rPr>
        <w:t xml:space="preserve"> </w:t>
      </w:r>
      <w:r w:rsidR="4C0ECFC7" w:rsidRPr="00F14389">
        <w:rPr>
          <w:rFonts w:ascii="Arial" w:hAnsi="Arial" w:cs="Arial"/>
          <w:lang w:val="en-US"/>
        </w:rPr>
        <w:t>small</w:t>
      </w:r>
      <w:r w:rsidR="24CD512B" w:rsidRPr="00F14389">
        <w:rPr>
          <w:rFonts w:ascii="Arial" w:hAnsi="Arial" w:cs="Arial"/>
          <w:lang w:val="en-US"/>
        </w:rPr>
        <w:t xml:space="preserve"> impairing effect</w:t>
      </w:r>
      <w:r w:rsidR="35F75406" w:rsidRPr="00F14389">
        <w:rPr>
          <w:rFonts w:ascii="Arial" w:hAnsi="Arial" w:cs="Arial"/>
          <w:lang w:val="en-US"/>
        </w:rPr>
        <w:t xml:space="preserve"> (</w:t>
      </w:r>
      <w:r w:rsidR="1689D6E5" w:rsidRPr="00F14389">
        <w:rPr>
          <w:rFonts w:ascii="Arial" w:hAnsi="Arial" w:cs="Arial"/>
          <w:lang w:val="en-US"/>
        </w:rPr>
        <w:t xml:space="preserve">Hedges’ </w:t>
      </w:r>
      <w:r w:rsidR="35F75406" w:rsidRPr="00F14389">
        <w:rPr>
          <w:rFonts w:ascii="Arial" w:hAnsi="Arial" w:cs="Arial"/>
          <w:i/>
          <w:iCs/>
          <w:lang w:val="en-US"/>
        </w:rPr>
        <w:t>g</w:t>
      </w:r>
      <w:r w:rsidR="35F75406" w:rsidRPr="00F14389">
        <w:rPr>
          <w:rFonts w:ascii="Arial" w:hAnsi="Arial" w:cs="Arial"/>
          <w:lang w:val="en-US"/>
        </w:rPr>
        <w:t>= -.30)</w:t>
      </w:r>
      <w:r w:rsidR="24CD512B" w:rsidRPr="00F14389">
        <w:rPr>
          <w:rFonts w:ascii="Arial" w:hAnsi="Arial" w:cs="Arial"/>
          <w:lang w:val="en-US"/>
        </w:rPr>
        <w:t xml:space="preserve"> </w:t>
      </w:r>
      <w:r w:rsidR="41BC9F45" w:rsidRPr="00F14389">
        <w:rPr>
          <w:rFonts w:ascii="Arial" w:hAnsi="Arial" w:cs="Arial"/>
          <w:noProof/>
          <w:lang w:val="en-US"/>
        </w:rPr>
        <w:t>(Shields et al., 2016)</w:t>
      </w:r>
      <w:r w:rsidR="24CD512B" w:rsidRPr="00F14389">
        <w:rPr>
          <w:rFonts w:ascii="Arial" w:hAnsi="Arial" w:cs="Arial"/>
          <w:lang w:val="en-US"/>
        </w:rPr>
        <w:t>.</w:t>
      </w:r>
      <w:r w:rsidR="35F75406" w:rsidRPr="00F14389">
        <w:rPr>
          <w:rFonts w:ascii="Arial" w:hAnsi="Arial" w:cs="Arial"/>
          <w:lang w:val="en-US"/>
        </w:rPr>
        <w:t xml:space="preserve"> Different processes</w:t>
      </w:r>
      <w:r w:rsidR="6A09ABDB" w:rsidRPr="00F14389">
        <w:rPr>
          <w:rFonts w:ascii="Arial" w:hAnsi="Arial" w:cs="Arial"/>
          <w:lang w:val="en-US"/>
        </w:rPr>
        <w:t xml:space="preserve"> involved in</w:t>
      </w:r>
      <w:r w:rsidR="49ADCF49" w:rsidRPr="00F14389">
        <w:rPr>
          <w:rFonts w:ascii="Arial" w:hAnsi="Arial" w:cs="Arial"/>
          <w:lang w:val="en-US"/>
        </w:rPr>
        <w:t xml:space="preserve"> decision-making</w:t>
      </w:r>
      <w:r w:rsidR="35F75406" w:rsidRPr="00F14389">
        <w:rPr>
          <w:rFonts w:ascii="Arial" w:hAnsi="Arial" w:cs="Arial"/>
          <w:lang w:val="en-US"/>
        </w:rPr>
        <w:t xml:space="preserve"> are presumably differentially prone to interruption by stress </w:t>
      </w:r>
      <w:r w:rsidR="35F75406" w:rsidRPr="00F14389">
        <w:rPr>
          <w:rFonts w:ascii="Arial" w:hAnsi="Arial" w:cs="Arial"/>
          <w:noProof/>
          <w:lang w:val="en-US"/>
        </w:rPr>
        <w:t>(Schwabe and Wolf, 2011, 2009)</w:t>
      </w:r>
      <w:r w:rsidR="35F75406" w:rsidRPr="00F14389">
        <w:rPr>
          <w:rFonts w:ascii="Arial" w:hAnsi="Arial" w:cs="Arial"/>
          <w:lang w:val="en-US"/>
        </w:rPr>
        <w:t>. Whereas habitual</w:t>
      </w:r>
      <w:r w:rsidR="1DB3CF73" w:rsidRPr="00F14389">
        <w:rPr>
          <w:rFonts w:ascii="Arial" w:hAnsi="Arial" w:cs="Arial"/>
          <w:lang w:val="en-US"/>
        </w:rPr>
        <w:t xml:space="preserve"> decision-making</w:t>
      </w:r>
      <w:r w:rsidR="35F75406" w:rsidRPr="00F14389">
        <w:rPr>
          <w:rFonts w:ascii="Arial" w:hAnsi="Arial" w:cs="Arial"/>
          <w:lang w:val="en-US"/>
        </w:rPr>
        <w:t xml:space="preserve"> relies on simple stimulus-related associations, goal-directed </w:t>
      </w:r>
      <w:r w:rsidR="24114213" w:rsidRPr="00F14389">
        <w:rPr>
          <w:rFonts w:ascii="Arial" w:hAnsi="Arial" w:cs="Arial"/>
          <w:lang w:val="en-US"/>
        </w:rPr>
        <w:t>decision-making</w:t>
      </w:r>
      <w:r w:rsidR="35F75406" w:rsidRPr="00F14389">
        <w:rPr>
          <w:rFonts w:ascii="Arial" w:hAnsi="Arial" w:cs="Arial"/>
          <w:lang w:val="en-US"/>
        </w:rPr>
        <w:t xml:space="preserve"> associates actions with a motivational value and is therefore more flexible but also </w:t>
      </w:r>
      <w:r w:rsidR="6F053A0D" w:rsidRPr="00F14389">
        <w:rPr>
          <w:rFonts w:ascii="Arial" w:hAnsi="Arial" w:cs="Arial"/>
          <w:lang w:val="en-US"/>
        </w:rPr>
        <w:t xml:space="preserve">computationally </w:t>
      </w:r>
      <w:r w:rsidR="35F75406" w:rsidRPr="00F14389">
        <w:rPr>
          <w:rFonts w:ascii="Arial" w:hAnsi="Arial" w:cs="Arial"/>
          <w:lang w:val="en-US"/>
        </w:rPr>
        <w:t xml:space="preserve">more costly. It has been found that acute </w:t>
      </w:r>
      <w:r w:rsidR="35F75406" w:rsidRPr="00F14389">
        <w:rPr>
          <w:rFonts w:ascii="Arial" w:hAnsi="Arial" w:cs="Arial"/>
          <w:lang w:val="en-US"/>
        </w:rPr>
        <w:lastRenderedPageBreak/>
        <w:t>and chronic stress disrupt goal-directed</w:t>
      </w:r>
      <w:r w:rsidR="08B21E2D" w:rsidRPr="00F14389">
        <w:rPr>
          <w:rFonts w:ascii="Arial" w:hAnsi="Arial" w:cs="Arial"/>
          <w:lang w:val="en-US"/>
        </w:rPr>
        <w:t xml:space="preserve"> decision-making</w:t>
      </w:r>
      <w:r w:rsidR="35F75406" w:rsidRPr="00F14389">
        <w:rPr>
          <w:rFonts w:ascii="Arial" w:hAnsi="Arial" w:cs="Arial"/>
          <w:lang w:val="en-US"/>
        </w:rPr>
        <w:t xml:space="preserve">, while habitual </w:t>
      </w:r>
      <w:r w:rsidR="193BCA72" w:rsidRPr="00F14389">
        <w:rPr>
          <w:rFonts w:ascii="Arial" w:hAnsi="Arial" w:cs="Arial"/>
          <w:lang w:val="en-US"/>
        </w:rPr>
        <w:t>decision-making</w:t>
      </w:r>
      <w:r w:rsidR="35F75406" w:rsidRPr="00F14389">
        <w:rPr>
          <w:rFonts w:ascii="Arial" w:hAnsi="Arial" w:cs="Arial"/>
          <w:lang w:val="en-US"/>
        </w:rPr>
        <w:t xml:space="preserve"> appears unaffected </w:t>
      </w:r>
      <w:r w:rsidR="24563E42" w:rsidRPr="00F14389">
        <w:rPr>
          <w:rFonts w:ascii="Arial" w:hAnsi="Arial" w:cs="Arial"/>
          <w:lang w:val="en-US"/>
        </w:rPr>
        <w:t xml:space="preserve">at the </w:t>
      </w:r>
      <w:r w:rsidR="35F75406" w:rsidRPr="00F14389">
        <w:rPr>
          <w:rFonts w:ascii="Arial" w:hAnsi="Arial" w:cs="Arial"/>
          <w:lang w:val="en-US"/>
        </w:rPr>
        <w:t xml:space="preserve">behavioral as well as neural level </w:t>
      </w:r>
      <w:r w:rsidR="35F75406" w:rsidRPr="00F14389">
        <w:rPr>
          <w:rFonts w:ascii="Arial" w:hAnsi="Arial" w:cs="Arial"/>
          <w:noProof/>
          <w:lang w:val="en-US"/>
        </w:rPr>
        <w:t>(Schwabe et al., 2013, 2008)</w:t>
      </w:r>
      <w:r w:rsidR="35F75406" w:rsidRPr="00F14389">
        <w:rPr>
          <w:rFonts w:ascii="Arial" w:hAnsi="Arial" w:cs="Arial"/>
          <w:lang w:val="en-US"/>
        </w:rPr>
        <w:t xml:space="preserve">. </w:t>
      </w:r>
      <w:r w:rsidR="411D34C7" w:rsidRPr="00F14389">
        <w:rPr>
          <w:rFonts w:ascii="Arial" w:hAnsi="Arial" w:cs="Arial"/>
          <w:lang w:val="en-US"/>
        </w:rPr>
        <w:t>One possible explanation for the var</w:t>
      </w:r>
      <w:r w:rsidR="0A7ADE14" w:rsidRPr="00F14389">
        <w:rPr>
          <w:rFonts w:ascii="Arial" w:hAnsi="Arial" w:cs="Arial"/>
          <w:lang w:val="en-US"/>
        </w:rPr>
        <w:t>iable</w:t>
      </w:r>
      <w:r w:rsidR="411D34C7" w:rsidRPr="00F14389">
        <w:rPr>
          <w:rFonts w:ascii="Arial" w:hAnsi="Arial" w:cs="Arial"/>
          <w:lang w:val="en-US"/>
        </w:rPr>
        <w:t xml:space="preserve"> findings are different types of standardized stressors, which are commonly used in behavioral experiments. They can be physiological as in the Cold Pressor Task, psychosocial as in the Trier Social Stress Test (TSST) or both as in the Socially Evaluated Cold Pressor Test </w:t>
      </w:r>
      <w:r w:rsidR="411D34C7" w:rsidRPr="00F14389">
        <w:rPr>
          <w:rFonts w:ascii="Arial" w:hAnsi="Arial" w:cs="Arial"/>
          <w:noProof/>
          <w:lang w:val="en-US"/>
        </w:rPr>
        <w:t>(Starcke and Brand, 2016)</w:t>
      </w:r>
      <w:r w:rsidR="411D34C7" w:rsidRPr="00F14389">
        <w:rPr>
          <w:rFonts w:ascii="Arial" w:hAnsi="Arial" w:cs="Arial"/>
          <w:lang w:val="en-US"/>
        </w:rPr>
        <w:t xml:space="preserve">. The physiological paradigms lead to more immediate stress during learning, whereas the psychosocial paradigms release their full physiological effect 10-20 mins after stress induction. Another </w:t>
      </w:r>
      <w:r w:rsidR="00420455" w:rsidRPr="00F14389">
        <w:rPr>
          <w:rFonts w:ascii="Arial" w:hAnsi="Arial" w:cs="Arial"/>
          <w:lang w:val="en-US"/>
        </w:rPr>
        <w:t xml:space="preserve">source of variability for </w:t>
      </w:r>
      <w:r w:rsidR="411D34C7" w:rsidRPr="00F14389">
        <w:rPr>
          <w:rFonts w:ascii="Arial" w:hAnsi="Arial" w:cs="Arial"/>
          <w:lang w:val="en-US"/>
        </w:rPr>
        <w:t xml:space="preserve">meta-analytical findings </w:t>
      </w:r>
      <w:r w:rsidR="00420455" w:rsidRPr="00F14389">
        <w:rPr>
          <w:rFonts w:ascii="Arial" w:hAnsi="Arial" w:cs="Arial"/>
          <w:lang w:val="en-US"/>
        </w:rPr>
        <w:t>lies in</w:t>
      </w:r>
      <w:r w:rsidR="0A7ADE14" w:rsidRPr="00F14389">
        <w:rPr>
          <w:rFonts w:ascii="Arial" w:hAnsi="Arial" w:cs="Arial"/>
          <w:lang w:val="en-US"/>
        </w:rPr>
        <w:t xml:space="preserve"> in</w:t>
      </w:r>
      <w:r w:rsidR="411D34C7" w:rsidRPr="00F14389">
        <w:rPr>
          <w:rFonts w:ascii="Arial" w:hAnsi="Arial" w:cs="Arial"/>
          <w:lang w:val="en-US"/>
        </w:rPr>
        <w:t xml:space="preserve"> how cognitive flexibility was measured.</w:t>
      </w:r>
      <w:r w:rsidR="24CD512B" w:rsidRPr="00F14389">
        <w:rPr>
          <w:rFonts w:ascii="Arial" w:hAnsi="Arial" w:cs="Arial"/>
          <w:lang w:val="en-US"/>
        </w:rPr>
        <w:t xml:space="preserve"> Both meta-analyses</w:t>
      </w:r>
      <w:r w:rsidR="144124F1" w:rsidRPr="00F14389">
        <w:rPr>
          <w:rFonts w:ascii="Arial" w:hAnsi="Arial" w:cs="Arial"/>
          <w:lang w:val="en-US"/>
        </w:rPr>
        <w:t xml:space="preserve"> predominantly</w:t>
      </w:r>
      <w:r w:rsidR="24CD512B" w:rsidRPr="00F14389">
        <w:rPr>
          <w:rFonts w:ascii="Arial" w:hAnsi="Arial" w:cs="Arial"/>
          <w:lang w:val="en-US"/>
        </w:rPr>
        <w:t xml:space="preserve"> focused on</w:t>
      </w:r>
      <w:r w:rsidR="226100A4" w:rsidRPr="00F14389">
        <w:rPr>
          <w:rFonts w:ascii="Arial" w:hAnsi="Arial" w:cs="Arial"/>
          <w:lang w:val="en-US"/>
        </w:rPr>
        <w:t xml:space="preserve"> classical</w:t>
      </w:r>
      <w:r w:rsidR="3E60D740" w:rsidRPr="00F14389">
        <w:rPr>
          <w:rFonts w:ascii="Arial" w:hAnsi="Arial" w:cs="Arial"/>
          <w:lang w:val="en-US"/>
        </w:rPr>
        <w:t xml:space="preserve"> </w:t>
      </w:r>
      <w:r w:rsidR="24CD512B" w:rsidRPr="00F14389">
        <w:rPr>
          <w:rFonts w:ascii="Arial" w:hAnsi="Arial" w:cs="Arial"/>
          <w:lang w:val="en-US"/>
        </w:rPr>
        <w:t>paradigms such as the Wisconsin card sorting test</w:t>
      </w:r>
      <w:r w:rsidR="144124F1" w:rsidRPr="00F14389">
        <w:rPr>
          <w:rFonts w:ascii="Arial" w:hAnsi="Arial" w:cs="Arial"/>
          <w:lang w:val="en-US"/>
        </w:rPr>
        <w:t xml:space="preserve"> or</w:t>
      </w:r>
      <w:r w:rsidR="24CD512B" w:rsidRPr="00F14389">
        <w:rPr>
          <w:rFonts w:ascii="Arial" w:hAnsi="Arial" w:cs="Arial"/>
          <w:lang w:val="en-US"/>
        </w:rPr>
        <w:t xml:space="preserve"> task-switching test</w:t>
      </w:r>
      <w:r w:rsidR="144124F1" w:rsidRPr="00F14389">
        <w:rPr>
          <w:rFonts w:ascii="Arial" w:hAnsi="Arial" w:cs="Arial"/>
          <w:lang w:val="en-US"/>
        </w:rPr>
        <w:t>s</w:t>
      </w:r>
      <w:r w:rsidR="24CD512B" w:rsidRPr="00F14389">
        <w:rPr>
          <w:rFonts w:ascii="Arial" w:hAnsi="Arial" w:cs="Arial"/>
          <w:lang w:val="en-US"/>
        </w:rPr>
        <w:t>. While providing valuable insight into overall cognitive flexibility</w:t>
      </w:r>
      <w:r w:rsidR="76F07D60" w:rsidRPr="00F14389">
        <w:rPr>
          <w:rFonts w:ascii="Arial" w:hAnsi="Arial" w:cs="Arial"/>
          <w:lang w:val="en-US"/>
        </w:rPr>
        <w:t>,</w:t>
      </w:r>
      <w:r w:rsidR="24CD512B" w:rsidRPr="00F14389">
        <w:rPr>
          <w:rFonts w:ascii="Arial" w:hAnsi="Arial" w:cs="Arial"/>
          <w:lang w:val="en-US"/>
        </w:rPr>
        <w:t xml:space="preserve"> these paradigms mostly rely on averaged outcome measures. In contrast, tasks designed for computational modeling </w:t>
      </w:r>
      <w:r w:rsidR="69479E07" w:rsidRPr="00F14389">
        <w:rPr>
          <w:rFonts w:ascii="Arial" w:hAnsi="Arial" w:cs="Arial"/>
          <w:lang w:val="en-US"/>
        </w:rPr>
        <w:t xml:space="preserve">may </w:t>
      </w:r>
      <w:r w:rsidR="24CD512B" w:rsidRPr="00F14389">
        <w:rPr>
          <w:rFonts w:ascii="Arial" w:hAnsi="Arial" w:cs="Arial"/>
          <w:lang w:val="en-US"/>
        </w:rPr>
        <w:t xml:space="preserve">provide a more fine-grained measure of </w:t>
      </w:r>
      <w:r w:rsidR="69479E07" w:rsidRPr="00F14389">
        <w:rPr>
          <w:rFonts w:ascii="Arial" w:hAnsi="Arial" w:cs="Arial"/>
          <w:lang w:val="en-US"/>
        </w:rPr>
        <w:t>behavioral adaptation</w:t>
      </w:r>
      <w:r w:rsidR="3E60D740" w:rsidRPr="00F14389">
        <w:rPr>
          <w:rFonts w:ascii="Arial" w:hAnsi="Arial" w:cs="Arial"/>
          <w:lang w:val="en-US"/>
        </w:rPr>
        <w:t>.</w:t>
      </w:r>
      <w:r w:rsidR="2D21457B" w:rsidRPr="00F14389">
        <w:rPr>
          <w:rFonts w:ascii="Arial" w:hAnsi="Arial" w:cs="Arial"/>
          <w:lang w:val="en-US"/>
        </w:rPr>
        <w:t xml:space="preserve"> </w:t>
      </w:r>
    </w:p>
    <w:p w14:paraId="325AB00B" w14:textId="794B6409" w:rsidR="00B475D1" w:rsidRPr="00F14389" w:rsidRDefault="03DDBEEC" w:rsidP="00DB45D5">
      <w:pPr>
        <w:spacing w:line="480" w:lineRule="auto"/>
        <w:ind w:firstLine="708"/>
        <w:rPr>
          <w:rFonts w:ascii="Arial" w:hAnsi="Arial" w:cs="Arial"/>
          <w:lang w:val="en-US"/>
        </w:rPr>
      </w:pPr>
      <w:r w:rsidRPr="00F14389">
        <w:rPr>
          <w:rFonts w:ascii="Arial" w:hAnsi="Arial" w:cs="Arial"/>
          <w:lang w:val="en-US"/>
        </w:rPr>
        <w:t>An</w:t>
      </w:r>
      <w:r w:rsidR="60CE8438" w:rsidRPr="00F14389">
        <w:rPr>
          <w:rFonts w:ascii="Arial" w:hAnsi="Arial" w:cs="Arial"/>
          <w:lang w:val="en-US"/>
        </w:rPr>
        <w:t xml:space="preserve"> </w:t>
      </w:r>
      <w:r w:rsidRPr="00F14389">
        <w:rPr>
          <w:rFonts w:ascii="Arial" w:hAnsi="Arial" w:cs="Arial"/>
          <w:lang w:val="en-US"/>
        </w:rPr>
        <w:t xml:space="preserve">understudied subject </w:t>
      </w:r>
      <w:r w:rsidR="60CE8438" w:rsidRPr="00F14389">
        <w:rPr>
          <w:rFonts w:ascii="Arial" w:hAnsi="Arial" w:cs="Arial"/>
          <w:lang w:val="en-US"/>
        </w:rPr>
        <w:t xml:space="preserve">remains </w:t>
      </w:r>
      <w:r w:rsidR="505396EB" w:rsidRPr="00F14389">
        <w:rPr>
          <w:rFonts w:ascii="Arial" w:hAnsi="Arial" w:cs="Arial"/>
          <w:lang w:val="en-US"/>
        </w:rPr>
        <w:t>how</w:t>
      </w:r>
      <w:r w:rsidR="7DC68D75" w:rsidRPr="00F14389">
        <w:rPr>
          <w:rFonts w:ascii="Arial" w:hAnsi="Arial" w:cs="Arial"/>
          <w:lang w:val="en-US"/>
        </w:rPr>
        <w:t xml:space="preserve"> </w:t>
      </w:r>
      <w:r w:rsidRPr="00F14389">
        <w:rPr>
          <w:rFonts w:ascii="Arial" w:hAnsi="Arial" w:cs="Arial"/>
          <w:lang w:val="en-US"/>
        </w:rPr>
        <w:t>the brain</w:t>
      </w:r>
      <w:r w:rsidR="0A92FE06" w:rsidRPr="00F14389">
        <w:rPr>
          <w:rFonts w:ascii="Arial" w:hAnsi="Arial" w:cs="Arial"/>
          <w:lang w:val="en-US"/>
        </w:rPr>
        <w:t xml:space="preserve"> adapt</w:t>
      </w:r>
      <w:r w:rsidRPr="00F14389">
        <w:rPr>
          <w:rFonts w:ascii="Arial" w:hAnsi="Arial" w:cs="Arial"/>
          <w:lang w:val="en-US"/>
        </w:rPr>
        <w:t>s</w:t>
      </w:r>
      <w:r w:rsidR="74110B3B" w:rsidRPr="00F14389">
        <w:rPr>
          <w:rFonts w:ascii="Arial" w:hAnsi="Arial" w:cs="Arial"/>
          <w:lang w:val="en-US"/>
        </w:rPr>
        <w:t xml:space="preserve"> </w:t>
      </w:r>
      <w:r w:rsidRPr="00F14389">
        <w:rPr>
          <w:rFonts w:ascii="Arial" w:hAnsi="Arial" w:cs="Arial"/>
          <w:lang w:val="en-US"/>
        </w:rPr>
        <w:t>to learning from rewards</w:t>
      </w:r>
      <w:r w:rsidR="7DC68D75" w:rsidRPr="00F14389">
        <w:rPr>
          <w:rFonts w:ascii="Arial" w:hAnsi="Arial" w:cs="Arial"/>
          <w:lang w:val="en-US"/>
        </w:rPr>
        <w:t xml:space="preserve"> in </w:t>
      </w:r>
      <w:r w:rsidR="7A1EA576" w:rsidRPr="00F14389">
        <w:rPr>
          <w:rFonts w:ascii="Arial" w:hAnsi="Arial" w:cs="Arial"/>
          <w:lang w:val="en-US"/>
        </w:rPr>
        <w:t>a</w:t>
      </w:r>
      <w:r w:rsidR="4503B75B" w:rsidRPr="00F14389">
        <w:rPr>
          <w:rFonts w:ascii="Arial" w:hAnsi="Arial" w:cs="Arial"/>
          <w:lang w:val="en-US"/>
        </w:rPr>
        <w:t xml:space="preserve"> </w:t>
      </w:r>
      <w:r w:rsidR="63492E0A" w:rsidRPr="00F14389">
        <w:rPr>
          <w:rFonts w:ascii="Arial" w:hAnsi="Arial" w:cs="Arial"/>
          <w:lang w:val="en-US"/>
        </w:rPr>
        <w:t xml:space="preserve">changing </w:t>
      </w:r>
      <w:r w:rsidR="7DC68D75" w:rsidRPr="00F14389">
        <w:rPr>
          <w:rFonts w:ascii="Arial" w:hAnsi="Arial" w:cs="Arial"/>
          <w:lang w:val="en-US"/>
        </w:rPr>
        <w:t xml:space="preserve">environment under stress. </w:t>
      </w:r>
      <w:r w:rsidR="3E661643" w:rsidRPr="00F14389">
        <w:rPr>
          <w:rFonts w:ascii="Arial" w:hAnsi="Arial" w:cs="Arial"/>
          <w:lang w:val="en-US"/>
        </w:rPr>
        <w:t>P</w:t>
      </w:r>
      <w:r w:rsidR="7DC68D75" w:rsidRPr="00F14389">
        <w:rPr>
          <w:rFonts w:ascii="Arial" w:hAnsi="Arial" w:cs="Arial"/>
          <w:lang w:val="en-US"/>
        </w:rPr>
        <w:t>robabilistic reversal learning</w:t>
      </w:r>
      <w:r w:rsidR="3E661643" w:rsidRPr="00F14389">
        <w:rPr>
          <w:rFonts w:ascii="Arial" w:hAnsi="Arial" w:cs="Arial"/>
          <w:lang w:val="en-US"/>
        </w:rPr>
        <w:t xml:space="preserve"> requires</w:t>
      </w:r>
      <w:r w:rsidR="7DC68D75" w:rsidRPr="00F14389">
        <w:rPr>
          <w:rFonts w:ascii="Arial" w:hAnsi="Arial" w:cs="Arial"/>
          <w:lang w:val="en-US"/>
        </w:rPr>
        <w:t xml:space="preserve"> participants </w:t>
      </w:r>
      <w:r w:rsidR="6C94F1CD" w:rsidRPr="00F14389">
        <w:rPr>
          <w:rFonts w:ascii="Arial" w:hAnsi="Arial" w:cs="Arial"/>
          <w:lang w:val="en-US"/>
        </w:rPr>
        <w:t xml:space="preserve">to </w:t>
      </w:r>
      <w:r w:rsidR="7DC68D75" w:rsidRPr="00F14389">
        <w:rPr>
          <w:rFonts w:ascii="Arial" w:hAnsi="Arial" w:cs="Arial"/>
          <w:lang w:val="en-US"/>
        </w:rPr>
        <w:t>choose between stimuli with</w:t>
      </w:r>
      <w:r w:rsidR="242FA21D" w:rsidRPr="00F14389">
        <w:rPr>
          <w:rFonts w:ascii="Arial" w:hAnsi="Arial" w:cs="Arial"/>
          <w:lang w:val="en-US"/>
        </w:rPr>
        <w:t xml:space="preserve"> </w:t>
      </w:r>
      <w:r w:rsidR="7DC68D75" w:rsidRPr="00F14389">
        <w:rPr>
          <w:rFonts w:ascii="Arial" w:hAnsi="Arial" w:cs="Arial"/>
          <w:lang w:val="en-US"/>
        </w:rPr>
        <w:t>varying reward contingencies</w:t>
      </w:r>
      <w:r w:rsidR="4CDF4C86" w:rsidRPr="00F14389">
        <w:rPr>
          <w:rFonts w:ascii="Arial" w:hAnsi="Arial" w:cs="Arial"/>
          <w:lang w:val="en-US"/>
        </w:rPr>
        <w:t xml:space="preserve">. </w:t>
      </w:r>
      <w:r w:rsidR="7DC68D75" w:rsidRPr="00F14389">
        <w:rPr>
          <w:rFonts w:ascii="Arial" w:hAnsi="Arial" w:cs="Arial"/>
          <w:lang w:val="en-US"/>
        </w:rPr>
        <w:t>In these paradigms c</w:t>
      </w:r>
      <w:r w:rsidR="05B33DDF" w:rsidRPr="00F14389">
        <w:rPr>
          <w:rFonts w:ascii="Arial" w:hAnsi="Arial" w:cs="Arial"/>
          <w:lang w:val="en-US"/>
        </w:rPr>
        <w:t>ontingencies</w:t>
      </w:r>
      <w:r w:rsidR="2ADFEB4A" w:rsidRPr="00F14389">
        <w:rPr>
          <w:rFonts w:ascii="Arial" w:hAnsi="Arial" w:cs="Arial"/>
          <w:lang w:val="en-US"/>
        </w:rPr>
        <w:t xml:space="preserve"> are reversed several times throughout the task</w:t>
      </w:r>
      <w:r w:rsidR="05B33DDF" w:rsidRPr="00F14389">
        <w:rPr>
          <w:rFonts w:ascii="Arial" w:hAnsi="Arial" w:cs="Arial"/>
          <w:lang w:val="en-US"/>
        </w:rPr>
        <w:t xml:space="preserve"> unannounced and therefore</w:t>
      </w:r>
      <w:r w:rsidR="4091170B" w:rsidRPr="00F14389">
        <w:rPr>
          <w:rFonts w:ascii="Arial" w:hAnsi="Arial" w:cs="Arial"/>
          <w:lang w:val="en-US"/>
        </w:rPr>
        <w:t xml:space="preserve"> </w:t>
      </w:r>
      <w:r w:rsidR="3E661643" w:rsidRPr="00F14389">
        <w:rPr>
          <w:rFonts w:ascii="Arial" w:hAnsi="Arial" w:cs="Arial"/>
          <w:lang w:val="en-US"/>
        </w:rPr>
        <w:t>demand</w:t>
      </w:r>
      <w:r w:rsidR="4CDF4C86" w:rsidRPr="00F14389">
        <w:rPr>
          <w:rFonts w:ascii="Arial" w:hAnsi="Arial" w:cs="Arial"/>
          <w:lang w:val="en-US"/>
        </w:rPr>
        <w:t xml:space="preserve"> behavioral</w:t>
      </w:r>
      <w:r w:rsidR="26525D8C" w:rsidRPr="00F14389">
        <w:rPr>
          <w:rFonts w:ascii="Arial" w:hAnsi="Arial" w:cs="Arial"/>
          <w:lang w:val="en-US"/>
        </w:rPr>
        <w:t xml:space="preserve"> </w:t>
      </w:r>
      <w:r w:rsidR="2ADFEB4A" w:rsidRPr="00F14389">
        <w:rPr>
          <w:rFonts w:ascii="Arial" w:hAnsi="Arial" w:cs="Arial"/>
          <w:lang w:val="en-US"/>
        </w:rPr>
        <w:t xml:space="preserve">adaptation to a </w:t>
      </w:r>
      <w:r w:rsidR="5DBE8E4C" w:rsidRPr="00F14389">
        <w:rPr>
          <w:rFonts w:ascii="Arial" w:hAnsi="Arial" w:cs="Arial"/>
          <w:lang w:val="en-US"/>
        </w:rPr>
        <w:t>changing</w:t>
      </w:r>
      <w:r w:rsidR="2ADFEB4A" w:rsidRPr="00F14389">
        <w:rPr>
          <w:rFonts w:ascii="Arial" w:hAnsi="Arial" w:cs="Arial"/>
          <w:lang w:val="en-US"/>
        </w:rPr>
        <w:t xml:space="preserve"> environment.</w:t>
      </w:r>
      <w:r w:rsidR="3E661643" w:rsidRPr="00F14389">
        <w:rPr>
          <w:rFonts w:ascii="Arial" w:hAnsi="Arial" w:cs="Arial"/>
          <w:lang w:val="en-US"/>
        </w:rPr>
        <w:t xml:space="preserve"> </w:t>
      </w:r>
      <w:r w:rsidR="72787341" w:rsidRPr="00F14389">
        <w:rPr>
          <w:rFonts w:ascii="Arial" w:hAnsi="Arial" w:cs="Arial"/>
          <w:lang w:val="en-US"/>
        </w:rPr>
        <w:t xml:space="preserve">A </w:t>
      </w:r>
      <w:r w:rsidR="3E661643" w:rsidRPr="00F14389">
        <w:rPr>
          <w:rFonts w:ascii="Arial" w:hAnsi="Arial" w:cs="Arial"/>
          <w:lang w:val="en-US"/>
        </w:rPr>
        <w:t>computational</w:t>
      </w:r>
      <w:r w:rsidR="1F0005C7" w:rsidRPr="00F14389">
        <w:rPr>
          <w:rFonts w:ascii="Arial" w:hAnsi="Arial" w:cs="Arial"/>
          <w:lang w:val="en-US"/>
        </w:rPr>
        <w:t xml:space="preserve"> </w:t>
      </w:r>
      <w:r w:rsidR="332B4DD2" w:rsidRPr="00F14389">
        <w:rPr>
          <w:rFonts w:ascii="Arial" w:hAnsi="Arial" w:cs="Arial"/>
          <w:lang w:val="en-US"/>
        </w:rPr>
        <w:t>mechanism</w:t>
      </w:r>
      <w:r w:rsidR="4CCD9E81" w:rsidRPr="00F14389">
        <w:rPr>
          <w:rFonts w:ascii="Arial" w:hAnsi="Arial" w:cs="Arial"/>
          <w:lang w:val="en-US"/>
        </w:rPr>
        <w:t xml:space="preserve"> </w:t>
      </w:r>
      <w:r w:rsidR="332B4DD2" w:rsidRPr="00F14389">
        <w:rPr>
          <w:rFonts w:ascii="Arial" w:hAnsi="Arial" w:cs="Arial"/>
          <w:lang w:val="en-US"/>
        </w:rPr>
        <w:t xml:space="preserve">underlying </w:t>
      </w:r>
      <w:r w:rsidR="72787341" w:rsidRPr="00F14389">
        <w:rPr>
          <w:rFonts w:ascii="Arial" w:hAnsi="Arial" w:cs="Arial"/>
          <w:lang w:val="en-US"/>
        </w:rPr>
        <w:t xml:space="preserve">the putative </w:t>
      </w:r>
      <w:r w:rsidR="3E661643" w:rsidRPr="00F14389">
        <w:rPr>
          <w:rFonts w:ascii="Arial" w:hAnsi="Arial" w:cs="Arial"/>
          <w:lang w:val="en-US"/>
        </w:rPr>
        <w:t>learning</w:t>
      </w:r>
      <w:r w:rsidR="72787341" w:rsidRPr="00F14389">
        <w:rPr>
          <w:rFonts w:ascii="Arial" w:hAnsi="Arial" w:cs="Arial"/>
          <w:lang w:val="en-US"/>
        </w:rPr>
        <w:t xml:space="preserve"> process</w:t>
      </w:r>
      <w:r w:rsidR="32BEB9BF" w:rsidRPr="00F14389">
        <w:rPr>
          <w:rFonts w:ascii="Arial" w:hAnsi="Arial" w:cs="Arial"/>
          <w:lang w:val="en-US"/>
        </w:rPr>
        <w:t xml:space="preserve"> </w:t>
      </w:r>
      <w:r w:rsidR="72787341" w:rsidRPr="00F14389">
        <w:rPr>
          <w:rFonts w:ascii="Arial" w:hAnsi="Arial" w:cs="Arial"/>
          <w:lang w:val="en-US"/>
        </w:rPr>
        <w:t xml:space="preserve">can be </w:t>
      </w:r>
      <w:r w:rsidR="332B4DD2" w:rsidRPr="00F14389">
        <w:rPr>
          <w:rFonts w:ascii="Arial" w:hAnsi="Arial" w:cs="Arial"/>
          <w:lang w:val="en-US"/>
        </w:rPr>
        <w:t>formalized</w:t>
      </w:r>
      <w:r w:rsidR="72787341" w:rsidRPr="00F14389">
        <w:rPr>
          <w:rFonts w:ascii="Arial" w:hAnsi="Arial" w:cs="Arial"/>
          <w:lang w:val="en-US"/>
        </w:rPr>
        <w:t xml:space="preserve"> </w:t>
      </w:r>
      <w:r w:rsidR="2E5581E1" w:rsidRPr="00F14389">
        <w:rPr>
          <w:rFonts w:ascii="Arial" w:hAnsi="Arial" w:cs="Arial"/>
          <w:lang w:val="en-US"/>
        </w:rPr>
        <w:t>by</w:t>
      </w:r>
      <w:r w:rsidR="05F6BFB5" w:rsidRPr="00F14389">
        <w:rPr>
          <w:rFonts w:ascii="Arial" w:hAnsi="Arial" w:cs="Arial"/>
          <w:lang w:val="en-US"/>
        </w:rPr>
        <w:t xml:space="preserve"> </w:t>
      </w:r>
      <w:r w:rsidR="332B4DD2" w:rsidRPr="00F14389">
        <w:rPr>
          <w:rFonts w:ascii="Arial" w:hAnsi="Arial" w:cs="Arial"/>
          <w:lang w:val="en-US"/>
        </w:rPr>
        <w:t xml:space="preserve">the </w:t>
      </w:r>
      <w:r w:rsidR="2E5581E1" w:rsidRPr="00F14389">
        <w:rPr>
          <w:rFonts w:ascii="Arial" w:hAnsi="Arial" w:cs="Arial"/>
          <w:lang w:val="en-US"/>
        </w:rPr>
        <w:t>reward prediction error (RPE), a</w:t>
      </w:r>
      <w:r w:rsidR="752DE32D" w:rsidRPr="00F14389">
        <w:rPr>
          <w:rFonts w:ascii="Arial" w:hAnsi="Arial" w:cs="Arial"/>
          <w:lang w:val="en-US"/>
        </w:rPr>
        <w:t xml:space="preserve"> computational quantity derived from</w:t>
      </w:r>
      <w:r w:rsidR="2E5581E1" w:rsidRPr="00F14389">
        <w:rPr>
          <w:rFonts w:ascii="Arial" w:hAnsi="Arial" w:cs="Arial"/>
          <w:lang w:val="en-US"/>
        </w:rPr>
        <w:t xml:space="preserve"> </w:t>
      </w:r>
      <w:r w:rsidR="752DE32D" w:rsidRPr="00F14389">
        <w:rPr>
          <w:rFonts w:ascii="Arial" w:hAnsi="Arial" w:cs="Arial"/>
          <w:lang w:val="en-US"/>
        </w:rPr>
        <w:t xml:space="preserve">the </w:t>
      </w:r>
      <w:r w:rsidR="3E661643" w:rsidRPr="00F14389">
        <w:rPr>
          <w:rFonts w:ascii="Arial" w:hAnsi="Arial" w:cs="Arial"/>
          <w:lang w:val="en-US"/>
        </w:rPr>
        <w:t>reinforcement learning (RL) framework</w:t>
      </w:r>
      <w:r w:rsidR="74375907" w:rsidRPr="00F14389">
        <w:rPr>
          <w:rFonts w:ascii="Arial" w:hAnsi="Arial" w:cs="Arial"/>
          <w:lang w:val="en-US"/>
        </w:rPr>
        <w:t xml:space="preserve">. </w:t>
      </w:r>
      <w:r w:rsidR="3E661643" w:rsidRPr="00F14389">
        <w:rPr>
          <w:rFonts w:ascii="Arial" w:hAnsi="Arial" w:cs="Arial"/>
          <w:lang w:val="en-US"/>
        </w:rPr>
        <w:t xml:space="preserve">RPE signal the difference between an observed and expected reward </w:t>
      </w:r>
      <w:r w:rsidR="3E661643" w:rsidRPr="00F14389">
        <w:rPr>
          <w:rFonts w:ascii="Arial" w:hAnsi="Arial" w:cs="Arial"/>
          <w:noProof/>
          <w:lang w:val="en-US"/>
        </w:rPr>
        <w:t>(Dolan and Dayan, 2013)</w:t>
      </w:r>
      <w:r w:rsidR="3E661643" w:rsidRPr="00F14389">
        <w:rPr>
          <w:rFonts w:ascii="Arial" w:hAnsi="Arial" w:cs="Arial"/>
          <w:lang w:val="en-US"/>
        </w:rPr>
        <w:t xml:space="preserve"> and are used to update the value of </w:t>
      </w:r>
      <w:r w:rsidR="240BD20F" w:rsidRPr="00F14389">
        <w:rPr>
          <w:rFonts w:ascii="Arial" w:hAnsi="Arial" w:cs="Arial"/>
          <w:lang w:val="en-US"/>
        </w:rPr>
        <w:t xml:space="preserve">a stimulus, </w:t>
      </w:r>
      <w:r w:rsidR="0E7FB258" w:rsidRPr="00F14389">
        <w:rPr>
          <w:rFonts w:ascii="Arial" w:hAnsi="Arial" w:cs="Arial"/>
          <w:lang w:val="en-US"/>
        </w:rPr>
        <w:t>a state</w:t>
      </w:r>
      <w:r w:rsidR="6C9A257C" w:rsidRPr="00F14389">
        <w:rPr>
          <w:rFonts w:ascii="Arial" w:hAnsi="Arial" w:cs="Arial"/>
          <w:lang w:val="en-US"/>
        </w:rPr>
        <w:t>,</w:t>
      </w:r>
      <w:r w:rsidR="0E7FB258" w:rsidRPr="00F14389">
        <w:rPr>
          <w:rFonts w:ascii="Arial" w:hAnsi="Arial" w:cs="Arial"/>
          <w:lang w:val="en-US"/>
        </w:rPr>
        <w:t xml:space="preserve"> </w:t>
      </w:r>
      <w:r w:rsidR="240BD20F" w:rsidRPr="00F14389">
        <w:rPr>
          <w:rFonts w:ascii="Arial" w:hAnsi="Arial" w:cs="Arial"/>
          <w:lang w:val="en-US"/>
        </w:rPr>
        <w:t xml:space="preserve">or </w:t>
      </w:r>
      <w:r w:rsidR="3E661643" w:rsidRPr="00F14389">
        <w:rPr>
          <w:rFonts w:ascii="Arial" w:hAnsi="Arial" w:cs="Arial"/>
          <w:lang w:val="en-US"/>
        </w:rPr>
        <w:t>an action.</w:t>
      </w:r>
      <w:r w:rsidR="5CF5FA25" w:rsidRPr="00F14389">
        <w:rPr>
          <w:rFonts w:ascii="Arial" w:hAnsi="Arial" w:cs="Arial"/>
          <w:lang w:val="en-US"/>
        </w:rPr>
        <w:t xml:space="preserve"> </w:t>
      </w:r>
      <w:r w:rsidR="3E661643" w:rsidRPr="00F14389">
        <w:rPr>
          <w:rFonts w:ascii="Arial" w:hAnsi="Arial" w:cs="Arial"/>
          <w:lang w:val="en-US"/>
        </w:rPr>
        <w:t>The neural signature of RPE</w:t>
      </w:r>
      <w:r w:rsidR="626EB8B9" w:rsidRPr="00F14389">
        <w:rPr>
          <w:rFonts w:ascii="Arial" w:hAnsi="Arial" w:cs="Arial"/>
          <w:lang w:val="en-US"/>
        </w:rPr>
        <w:t xml:space="preserve"> during reversal learning</w:t>
      </w:r>
      <w:r w:rsidR="3E661643" w:rsidRPr="00F14389">
        <w:rPr>
          <w:rFonts w:ascii="Arial" w:hAnsi="Arial" w:cs="Arial"/>
          <w:lang w:val="en-US"/>
        </w:rPr>
        <w:t xml:space="preserve"> is reliably found in the human </w:t>
      </w:r>
      <w:r w:rsidR="626EB8B9" w:rsidRPr="00F14389">
        <w:rPr>
          <w:rFonts w:ascii="Arial" w:hAnsi="Arial" w:cs="Arial"/>
          <w:lang w:val="en-US"/>
        </w:rPr>
        <w:t xml:space="preserve">ventral </w:t>
      </w:r>
      <w:proofErr w:type="spellStart"/>
      <w:r w:rsidR="626EB8B9" w:rsidRPr="00F14389">
        <w:rPr>
          <w:rFonts w:ascii="Arial" w:hAnsi="Arial" w:cs="Arial"/>
          <w:lang w:val="en-US"/>
        </w:rPr>
        <w:t>frontostriatal</w:t>
      </w:r>
      <w:proofErr w:type="spellEnd"/>
      <w:r w:rsidR="626EB8B9" w:rsidRPr="00F14389">
        <w:rPr>
          <w:rFonts w:ascii="Arial" w:hAnsi="Arial" w:cs="Arial"/>
          <w:lang w:val="en-US"/>
        </w:rPr>
        <w:t xml:space="preserve"> circuitry </w:t>
      </w:r>
      <w:r w:rsidRPr="00F14389">
        <w:rPr>
          <w:rFonts w:ascii="Arial" w:hAnsi="Arial" w:cs="Arial"/>
          <w:noProof/>
          <w:lang w:val="en-US"/>
        </w:rPr>
        <w:t>(Doherty et al., 2003)</w:t>
      </w:r>
      <w:r w:rsidRPr="00F14389">
        <w:rPr>
          <w:rFonts w:ascii="Arial" w:hAnsi="Arial" w:cs="Arial"/>
          <w:lang w:val="en-US"/>
        </w:rPr>
        <w:t>.</w:t>
      </w:r>
    </w:p>
    <w:p w14:paraId="22B0F256" w14:textId="567DECCF" w:rsidR="003040FF" w:rsidRPr="00F14389" w:rsidRDefault="28418341" w:rsidP="00DB45D5">
      <w:pPr>
        <w:spacing w:line="480" w:lineRule="auto"/>
        <w:ind w:firstLine="708"/>
        <w:rPr>
          <w:rFonts w:ascii="Arial" w:hAnsi="Arial" w:cs="Arial"/>
          <w:lang w:val="en-US"/>
        </w:rPr>
      </w:pPr>
      <w:r w:rsidRPr="00F14389">
        <w:rPr>
          <w:rFonts w:ascii="Arial" w:hAnsi="Arial" w:cs="Arial"/>
          <w:lang w:val="en-US"/>
        </w:rPr>
        <w:t xml:space="preserve">So far, small sample sizes, heterogenous subdomains in the operationalization of decision-making, and methodological </w:t>
      </w:r>
      <w:r w:rsidR="00341E60" w:rsidRPr="00F14389">
        <w:rPr>
          <w:rFonts w:ascii="Arial" w:hAnsi="Arial" w:cs="Arial"/>
          <w:lang w:val="en-US"/>
        </w:rPr>
        <w:t xml:space="preserve">differences </w:t>
      </w:r>
      <w:r w:rsidR="0D4E49EB" w:rsidRPr="00F14389">
        <w:rPr>
          <w:rFonts w:ascii="Arial" w:hAnsi="Arial" w:cs="Arial"/>
          <w:lang w:val="en-US"/>
        </w:rPr>
        <w:t>regarding</w:t>
      </w:r>
      <w:r w:rsidRPr="00F14389">
        <w:rPr>
          <w:rFonts w:ascii="Arial" w:hAnsi="Arial" w:cs="Arial"/>
          <w:lang w:val="en-US"/>
        </w:rPr>
        <w:t xml:space="preserve"> the type of stressor have </w:t>
      </w:r>
      <w:r w:rsidRPr="00F14389">
        <w:rPr>
          <w:rFonts w:ascii="Arial" w:hAnsi="Arial" w:cs="Arial"/>
          <w:lang w:val="en-US"/>
        </w:rPr>
        <w:lastRenderedPageBreak/>
        <w:t>complicated the picture</w:t>
      </w:r>
      <w:r w:rsidR="0562F5CC" w:rsidRPr="00F14389">
        <w:rPr>
          <w:rFonts w:ascii="Arial" w:hAnsi="Arial" w:cs="Arial"/>
          <w:lang w:val="en-US"/>
        </w:rPr>
        <w:t xml:space="preserve"> </w:t>
      </w:r>
      <w:r w:rsidRPr="00F14389">
        <w:rPr>
          <w:rFonts w:ascii="Arial" w:hAnsi="Arial" w:cs="Arial"/>
          <w:noProof/>
          <w:lang w:val="en-US"/>
        </w:rPr>
        <w:t>(Porcelli and Delgado, 2017)</w:t>
      </w:r>
      <w:r w:rsidRPr="00F14389">
        <w:rPr>
          <w:rFonts w:ascii="Arial" w:hAnsi="Arial" w:cs="Arial"/>
          <w:lang w:val="en-US"/>
        </w:rPr>
        <w:t xml:space="preserve">. </w:t>
      </w:r>
      <w:r w:rsidR="11C21D5A" w:rsidRPr="00F14389">
        <w:rPr>
          <w:rFonts w:ascii="Arial" w:hAnsi="Arial" w:cs="Arial"/>
          <w:lang w:val="en-US"/>
        </w:rPr>
        <w:t>M</w:t>
      </w:r>
      <w:r w:rsidR="76A22794" w:rsidRPr="00F14389">
        <w:rPr>
          <w:rFonts w:ascii="Arial" w:hAnsi="Arial" w:cs="Arial"/>
          <w:lang w:val="en-US"/>
        </w:rPr>
        <w:t>ost previous studies on stress effects on decision-making have employed between-subject designs – but subjects vary drastically in both individual stress responses, choice behavior and how stress affects performance</w:t>
      </w:r>
      <w:r w:rsidR="11C21D5A" w:rsidRPr="00F14389">
        <w:rPr>
          <w:rFonts w:ascii="Arial" w:hAnsi="Arial" w:cs="Arial"/>
          <w:lang w:val="en-US"/>
        </w:rPr>
        <w:t xml:space="preserve">. </w:t>
      </w:r>
      <w:r w:rsidR="5AB58B34" w:rsidRPr="00F14389">
        <w:rPr>
          <w:rFonts w:ascii="Arial" w:hAnsi="Arial" w:cs="Arial"/>
          <w:lang w:val="en-US"/>
        </w:rPr>
        <w:t>In the previ</w:t>
      </w:r>
      <w:r w:rsidR="185A2C74" w:rsidRPr="00F14389">
        <w:rPr>
          <w:rFonts w:ascii="Arial" w:hAnsi="Arial" w:cs="Arial"/>
          <w:lang w:val="en-US"/>
        </w:rPr>
        <w:t>ously used b</w:t>
      </w:r>
      <w:r w:rsidR="5AB58B34" w:rsidRPr="00F14389">
        <w:rPr>
          <w:rFonts w:ascii="Arial" w:hAnsi="Arial" w:cs="Arial"/>
          <w:lang w:val="en-US"/>
        </w:rPr>
        <w:t>etween-subject</w:t>
      </w:r>
      <w:r w:rsidR="0562F5CC" w:rsidRPr="00F14389">
        <w:rPr>
          <w:rFonts w:ascii="Arial" w:hAnsi="Arial" w:cs="Arial"/>
          <w:lang w:val="en-US"/>
        </w:rPr>
        <w:t xml:space="preserve"> designs</w:t>
      </w:r>
      <w:r w:rsidR="5AB58B34" w:rsidRPr="00F14389">
        <w:rPr>
          <w:rFonts w:ascii="Arial" w:hAnsi="Arial" w:cs="Arial"/>
          <w:lang w:val="en-US"/>
        </w:rPr>
        <w:t xml:space="preserve"> </w:t>
      </w:r>
      <w:r w:rsidR="185A2C74" w:rsidRPr="00F14389">
        <w:rPr>
          <w:rFonts w:ascii="Arial" w:hAnsi="Arial" w:cs="Arial"/>
          <w:lang w:val="en-US"/>
        </w:rPr>
        <w:t>it</w:t>
      </w:r>
      <w:r w:rsidR="5AB58B34" w:rsidRPr="00F14389">
        <w:rPr>
          <w:rFonts w:ascii="Arial" w:hAnsi="Arial" w:cs="Arial"/>
          <w:lang w:val="en-US"/>
        </w:rPr>
        <w:t xml:space="preserve"> thus</w:t>
      </w:r>
      <w:r w:rsidR="6EFBF7B5" w:rsidRPr="00F14389">
        <w:rPr>
          <w:rFonts w:ascii="Arial" w:hAnsi="Arial" w:cs="Arial"/>
          <w:lang w:val="en-US"/>
        </w:rPr>
        <w:t xml:space="preserve"> remains unclear, </w:t>
      </w:r>
      <w:r w:rsidR="4A93A5EB" w:rsidRPr="00F14389">
        <w:rPr>
          <w:rFonts w:ascii="Arial" w:hAnsi="Arial" w:cs="Arial"/>
          <w:lang w:val="en-US"/>
        </w:rPr>
        <w:t xml:space="preserve">how </w:t>
      </w:r>
      <w:r w:rsidR="11C5EB0D" w:rsidRPr="00F14389">
        <w:rPr>
          <w:rFonts w:ascii="Arial" w:hAnsi="Arial" w:cs="Arial"/>
          <w:lang w:val="en-US"/>
        </w:rPr>
        <w:t xml:space="preserve">much of </w:t>
      </w:r>
      <w:r w:rsidR="4A93A5EB" w:rsidRPr="00F14389">
        <w:rPr>
          <w:rFonts w:ascii="Arial" w:hAnsi="Arial" w:cs="Arial"/>
          <w:lang w:val="en-US"/>
        </w:rPr>
        <w:t>stress</w:t>
      </w:r>
      <w:r w:rsidR="11C5EB0D" w:rsidRPr="00F14389">
        <w:rPr>
          <w:rFonts w:ascii="Arial" w:hAnsi="Arial" w:cs="Arial"/>
          <w:lang w:val="en-US"/>
        </w:rPr>
        <w:t>-related changes to</w:t>
      </w:r>
      <w:r w:rsidR="1ACE0201" w:rsidRPr="00F14389">
        <w:rPr>
          <w:rFonts w:ascii="Arial" w:hAnsi="Arial" w:cs="Arial"/>
          <w:lang w:val="en-US"/>
        </w:rPr>
        <w:t xml:space="preserve"> </w:t>
      </w:r>
      <w:r w:rsidR="4A93A5EB" w:rsidRPr="00F14389">
        <w:rPr>
          <w:rFonts w:ascii="Arial" w:hAnsi="Arial" w:cs="Arial"/>
          <w:lang w:val="en-US"/>
        </w:rPr>
        <w:t>the</w:t>
      </w:r>
      <w:r w:rsidR="4847F931" w:rsidRPr="00F14389">
        <w:rPr>
          <w:rFonts w:ascii="Arial" w:hAnsi="Arial" w:cs="Arial"/>
          <w:lang w:val="en-US"/>
        </w:rPr>
        <w:t xml:space="preserve"> </w:t>
      </w:r>
      <w:r w:rsidR="07E94004" w:rsidRPr="00F14389">
        <w:rPr>
          <w:rFonts w:ascii="Arial" w:hAnsi="Arial" w:cs="Arial"/>
          <w:lang w:val="en-US"/>
        </w:rPr>
        <w:t>neural</w:t>
      </w:r>
      <w:r w:rsidR="4847F931" w:rsidRPr="00F14389">
        <w:rPr>
          <w:rFonts w:ascii="Arial" w:hAnsi="Arial" w:cs="Arial"/>
          <w:lang w:val="en-US"/>
        </w:rPr>
        <w:t xml:space="preserve"> correlates of probabilistic reversal learning</w:t>
      </w:r>
      <w:r w:rsidR="11C5EB0D" w:rsidRPr="00F14389">
        <w:rPr>
          <w:rFonts w:ascii="Arial" w:hAnsi="Arial" w:cs="Arial"/>
          <w:lang w:val="en-US"/>
        </w:rPr>
        <w:t xml:space="preserve"> can be attributed </w:t>
      </w:r>
      <w:r w:rsidR="2AC7DFF5" w:rsidRPr="00F14389">
        <w:rPr>
          <w:rFonts w:ascii="Arial" w:hAnsi="Arial" w:cs="Arial"/>
          <w:lang w:val="en-US"/>
        </w:rPr>
        <w:t xml:space="preserve">to the stressor and how much </w:t>
      </w:r>
      <w:r w:rsidR="5AB58B34" w:rsidRPr="00F14389">
        <w:rPr>
          <w:rFonts w:ascii="Arial" w:hAnsi="Arial" w:cs="Arial"/>
          <w:lang w:val="en-US"/>
        </w:rPr>
        <w:t xml:space="preserve">may be related to </w:t>
      </w:r>
      <w:r w:rsidR="11683F39" w:rsidRPr="00F14389">
        <w:rPr>
          <w:rFonts w:ascii="Arial" w:hAnsi="Arial" w:cs="Arial"/>
          <w:lang w:val="en-US"/>
        </w:rPr>
        <w:t>interindividual differences in stress reactivity</w:t>
      </w:r>
      <w:r w:rsidR="68E88ABB" w:rsidRPr="00F14389">
        <w:rPr>
          <w:rFonts w:ascii="Arial" w:hAnsi="Arial" w:cs="Arial"/>
          <w:lang w:val="en-US"/>
        </w:rPr>
        <w:t>.</w:t>
      </w:r>
      <w:r w:rsidR="00341E60" w:rsidRPr="00F14389">
        <w:rPr>
          <w:rFonts w:ascii="Arial" w:hAnsi="Arial" w:cs="Arial"/>
          <w:lang w:val="en-US"/>
        </w:rPr>
        <w:t xml:space="preserve"> Stress reactivity may also differ</w:t>
      </w:r>
      <w:r w:rsidR="007E77CF" w:rsidRPr="00F14389">
        <w:rPr>
          <w:rFonts w:ascii="Arial" w:hAnsi="Arial" w:cs="Arial"/>
          <w:lang w:val="en-US"/>
        </w:rPr>
        <w:t xml:space="preserve">, </w:t>
      </w:r>
      <w:r w:rsidR="00341E60" w:rsidRPr="00F14389">
        <w:rPr>
          <w:rFonts w:ascii="Arial" w:hAnsi="Arial" w:cs="Arial"/>
          <w:lang w:val="en-US"/>
        </w:rPr>
        <w:t>depending on long-term stress exposure</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00927830" w:rsidRPr="00F14389">
        <w:rPr>
          <w:rFonts w:ascii="Arial" w:hAnsi="Arial" w:cs="Arial"/>
          <w:lang w:val="en-US"/>
        </w:rPr>
        <w:t xml:space="preserve"> </w:t>
      </w:r>
      <w:r w:rsidR="00341E60" w:rsidRPr="00F14389">
        <w:rPr>
          <w:rFonts w:ascii="Arial" w:hAnsi="Arial" w:cs="Arial"/>
          <w:lang w:val="en-US"/>
        </w:rPr>
        <w:t>or cognitive</w:t>
      </w:r>
      <w:r w:rsidR="00CF0480" w:rsidRPr="00F14389">
        <w:rPr>
          <w:rFonts w:ascii="Arial" w:hAnsi="Arial" w:cs="Arial"/>
          <w:lang w:val="en-US"/>
        </w:rPr>
        <w:t xml:space="preserve"> </w:t>
      </w:r>
      <w:r w:rsidR="00CF0480" w:rsidRPr="00F14389">
        <w:rPr>
          <w:rFonts w:ascii="Arial" w:hAnsi="Arial" w:cs="Arial"/>
          <w:noProof/>
          <w:lang w:val="en-US"/>
        </w:rPr>
        <w:t>(Otto et al., 2013)</w:t>
      </w:r>
      <w:r w:rsidR="00341E60" w:rsidRPr="00F14389">
        <w:rPr>
          <w:rFonts w:ascii="Arial" w:hAnsi="Arial" w:cs="Arial"/>
          <w:lang w:val="en-US"/>
        </w:rPr>
        <w:t xml:space="preserve"> and </w:t>
      </w:r>
      <w:r w:rsidR="00CF0480" w:rsidRPr="00F14389">
        <w:rPr>
          <w:rFonts w:ascii="Arial" w:hAnsi="Arial" w:cs="Arial"/>
          <w:lang w:val="en-US"/>
        </w:rPr>
        <w:t>personality</w:t>
      </w:r>
      <w:r w:rsidR="00341E60" w:rsidRPr="00F14389">
        <w:rPr>
          <w:rFonts w:ascii="Arial" w:hAnsi="Arial" w:cs="Arial"/>
          <w:lang w:val="en-US"/>
        </w:rPr>
        <w:t xml:space="preserve"> trait </w:t>
      </w:r>
      <w:r w:rsidR="00CF0480" w:rsidRPr="00F14389">
        <w:rPr>
          <w:rFonts w:ascii="Arial" w:hAnsi="Arial" w:cs="Arial"/>
          <w:noProof/>
          <w:lang w:val="en-US"/>
        </w:rPr>
        <w:t>(Raio et al., 2020)</w:t>
      </w:r>
      <w:r w:rsidR="00CF0480" w:rsidRPr="00F14389">
        <w:rPr>
          <w:rFonts w:ascii="Arial" w:hAnsi="Arial" w:cs="Arial"/>
          <w:lang w:val="en-US"/>
        </w:rPr>
        <w:t xml:space="preserve"> </w:t>
      </w:r>
      <w:r w:rsidR="00341E60" w:rsidRPr="00F14389">
        <w:rPr>
          <w:rFonts w:ascii="Arial" w:hAnsi="Arial" w:cs="Arial"/>
          <w:lang w:val="en-US"/>
        </w:rPr>
        <w:t>variables</w:t>
      </w:r>
      <w:r w:rsidR="00CF0480" w:rsidRPr="00F14389">
        <w:rPr>
          <w:rFonts w:ascii="Arial" w:hAnsi="Arial" w:cs="Arial"/>
          <w:lang w:val="en-US"/>
        </w:rPr>
        <w:t xml:space="preserve">. </w:t>
      </w:r>
      <w:r w:rsidR="4847F931" w:rsidRPr="00F14389">
        <w:rPr>
          <w:rFonts w:ascii="Arial" w:hAnsi="Arial" w:cs="Arial"/>
          <w:lang w:val="en-US"/>
        </w:rPr>
        <w:t>The few studies using w</w:t>
      </w:r>
      <w:r w:rsidR="2377C598" w:rsidRPr="00F14389">
        <w:rPr>
          <w:rFonts w:ascii="Arial" w:hAnsi="Arial" w:cs="Arial"/>
          <w:lang w:val="en-US"/>
        </w:rPr>
        <w:t>ithin-subject</w:t>
      </w:r>
      <w:r w:rsidR="6D956D91" w:rsidRPr="00F14389">
        <w:rPr>
          <w:rFonts w:ascii="Arial" w:hAnsi="Arial" w:cs="Arial"/>
          <w:lang w:val="en-US"/>
        </w:rPr>
        <w:t>s</w:t>
      </w:r>
      <w:r w:rsidR="2377C598" w:rsidRPr="00F14389">
        <w:rPr>
          <w:rFonts w:ascii="Arial" w:hAnsi="Arial" w:cs="Arial"/>
          <w:lang w:val="en-US"/>
        </w:rPr>
        <w:t xml:space="preserve"> designs</w:t>
      </w:r>
      <w:r w:rsidR="4847F931" w:rsidRPr="00F14389">
        <w:rPr>
          <w:rFonts w:ascii="Arial" w:hAnsi="Arial" w:cs="Arial"/>
          <w:lang w:val="en-US"/>
        </w:rPr>
        <w:t xml:space="preserve"> </w:t>
      </w:r>
      <w:r w:rsidR="65710447" w:rsidRPr="00F14389">
        <w:rPr>
          <w:rFonts w:ascii="Arial" w:eastAsia="Arial" w:hAnsi="Arial" w:cs="Arial"/>
          <w:lang w:val="en-US"/>
        </w:rPr>
        <w:t>to investigate learning</w:t>
      </w:r>
      <w:r w:rsidR="65710447" w:rsidRPr="00F14389">
        <w:rPr>
          <w:rFonts w:ascii="Arial" w:hAnsi="Arial" w:cs="Arial"/>
          <w:noProof/>
          <w:lang w:val="en-US"/>
        </w:rPr>
        <w:t xml:space="preserve"> </w:t>
      </w:r>
      <w:r w:rsidR="65710447" w:rsidRPr="00F14389">
        <w:rPr>
          <w:rFonts w:ascii="Arial" w:hAnsi="Arial" w:cs="Arial"/>
          <w:lang w:val="en-US"/>
        </w:rPr>
        <w:t>are either purely behavioral</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00927830" w:rsidRPr="00F14389">
        <w:rPr>
          <w:rFonts w:ascii="Arial" w:hAnsi="Arial" w:cs="Arial"/>
          <w:lang w:val="en-US"/>
        </w:rPr>
        <w:t xml:space="preserve"> </w:t>
      </w:r>
      <w:r w:rsidR="0031255C" w:rsidRPr="00F14389">
        <w:rPr>
          <w:rFonts w:ascii="Arial" w:hAnsi="Arial" w:cs="Arial"/>
          <w:lang w:val="en-US"/>
        </w:rPr>
        <w:t xml:space="preserve">focused on </w:t>
      </w:r>
      <w:proofErr w:type="spellStart"/>
      <w:r w:rsidR="00D16837" w:rsidRPr="00F14389">
        <w:rPr>
          <w:rFonts w:ascii="Arial" w:hAnsi="Arial" w:cs="Arial"/>
          <w:lang w:val="en-US"/>
        </w:rPr>
        <w:t>psychoimmunological</w:t>
      </w:r>
      <w:proofErr w:type="spellEnd"/>
      <w:r w:rsidR="00D16837" w:rsidRPr="00F14389">
        <w:rPr>
          <w:rFonts w:ascii="Arial" w:hAnsi="Arial" w:cs="Arial"/>
          <w:lang w:val="en-US"/>
        </w:rPr>
        <w:t xml:space="preserve"> measures </w:t>
      </w:r>
      <w:r w:rsidR="00D16837" w:rsidRPr="00F14389">
        <w:rPr>
          <w:rFonts w:ascii="Arial" w:hAnsi="Arial" w:cs="Arial"/>
          <w:noProof/>
          <w:lang w:val="en-US"/>
        </w:rPr>
        <w:t>(Treadway et al., 2017)</w:t>
      </w:r>
      <w:r w:rsidR="07E94004" w:rsidRPr="00F14389">
        <w:rPr>
          <w:rFonts w:ascii="Arial" w:hAnsi="Arial" w:cs="Arial"/>
          <w:lang w:val="en-US"/>
        </w:rPr>
        <w:t xml:space="preserve"> or </w:t>
      </w:r>
      <w:r w:rsidR="007E77CF" w:rsidRPr="00F14389">
        <w:rPr>
          <w:rFonts w:ascii="Arial" w:hAnsi="Arial" w:cs="Arial"/>
          <w:lang w:val="en-US"/>
        </w:rPr>
        <w:t>neuroimaging methods such as electroencephalography</w:t>
      </w:r>
      <w:r w:rsidR="07E94004" w:rsidRPr="00F14389">
        <w:rPr>
          <w:rFonts w:ascii="Arial" w:hAnsi="Arial" w:cs="Arial"/>
          <w:lang w:val="en-US"/>
        </w:rPr>
        <w:t xml:space="preserve"> </w:t>
      </w:r>
      <w:r w:rsidR="41BC9F45" w:rsidRPr="00F14389">
        <w:rPr>
          <w:rFonts w:ascii="Arial" w:hAnsi="Arial" w:cs="Arial"/>
          <w:noProof/>
          <w:lang w:val="en-US"/>
        </w:rPr>
        <w:t>(Cavanagh et al., 2011)</w:t>
      </w:r>
      <w:r w:rsidR="2C318194" w:rsidRPr="00F14389">
        <w:rPr>
          <w:rFonts w:ascii="Arial" w:hAnsi="Arial" w:cs="Arial"/>
          <w:lang w:val="en-US"/>
        </w:rPr>
        <w:t xml:space="preserve">, </w:t>
      </w:r>
      <w:r w:rsidR="00D16837" w:rsidRPr="00F14389">
        <w:rPr>
          <w:rFonts w:ascii="Arial" w:hAnsi="Arial" w:cs="Arial"/>
          <w:lang w:val="en-US"/>
        </w:rPr>
        <w:t>which lacks</w:t>
      </w:r>
      <w:r w:rsidR="2C318194" w:rsidRPr="00F14389">
        <w:rPr>
          <w:rFonts w:ascii="Arial" w:hAnsi="Arial" w:cs="Arial"/>
          <w:lang w:val="en-US"/>
        </w:rPr>
        <w:t xml:space="preserve"> the possibility of precise spatial signal localization</w:t>
      </w:r>
      <w:r w:rsidR="76A22794" w:rsidRPr="00F14389">
        <w:rPr>
          <w:rFonts w:ascii="Arial" w:hAnsi="Arial" w:cs="Arial"/>
          <w:lang w:val="en-US"/>
        </w:rPr>
        <w:t xml:space="preserve"> and anatomical specificity with respect to the neural representation of RPE signals</w:t>
      </w:r>
      <w:r w:rsidR="4847F931" w:rsidRPr="00F14389">
        <w:rPr>
          <w:rFonts w:ascii="Arial" w:hAnsi="Arial" w:cs="Arial"/>
          <w:lang w:val="en-US"/>
        </w:rPr>
        <w:t>.</w:t>
      </w:r>
      <w:r w:rsidR="0031255C" w:rsidRPr="00F14389">
        <w:rPr>
          <w:rFonts w:ascii="Arial" w:hAnsi="Arial" w:cs="Arial"/>
          <w:lang w:val="en-US"/>
        </w:rPr>
        <w:t xml:space="preserve"> </w:t>
      </w:r>
      <w:r w:rsidR="007E77CF" w:rsidRPr="00F14389">
        <w:rPr>
          <w:rFonts w:ascii="Arial" w:hAnsi="Arial" w:cs="Arial"/>
          <w:lang w:val="en-US"/>
        </w:rPr>
        <w:t>To our knowledge, only two studies</w:t>
      </w:r>
      <w:r w:rsidR="00D16837" w:rsidRPr="00F14389">
        <w:rPr>
          <w:rFonts w:ascii="Arial" w:hAnsi="Arial" w:cs="Arial"/>
          <w:lang w:val="en-US"/>
        </w:rPr>
        <w:t xml:space="preserve"> combine a within-subject design with </w:t>
      </w:r>
      <w:r w:rsidR="48C56CC2" w:rsidRPr="00F14389">
        <w:rPr>
          <w:rFonts w:ascii="Arial" w:hAnsi="Arial" w:cs="Arial"/>
          <w:lang w:val="en-US"/>
        </w:rPr>
        <w:t>computational modeling</w:t>
      </w:r>
      <w:r w:rsidR="007E77CF" w:rsidRPr="00F14389">
        <w:rPr>
          <w:rFonts w:ascii="Arial" w:hAnsi="Arial" w:cs="Arial"/>
          <w:lang w:val="en-US"/>
        </w:rPr>
        <w:t xml:space="preserve"> and functional neuroimaging (fMRI)</w:t>
      </w:r>
      <w:r w:rsidR="48C56CC2" w:rsidRPr="00F14389">
        <w:rPr>
          <w:rFonts w:ascii="Arial" w:hAnsi="Arial" w:cs="Arial"/>
          <w:lang w:val="en-US"/>
        </w:rPr>
        <w:t xml:space="preserve"> to </w:t>
      </w:r>
      <w:r w:rsidR="24CD512B" w:rsidRPr="00F14389">
        <w:rPr>
          <w:rFonts w:ascii="Arial" w:hAnsi="Arial" w:cs="Arial"/>
          <w:lang w:val="en-US"/>
        </w:rPr>
        <w:t>elucidate underlying cognitive mechanisms</w:t>
      </w:r>
      <w:r w:rsidR="00D16837" w:rsidRPr="00F14389">
        <w:rPr>
          <w:rFonts w:ascii="Arial" w:hAnsi="Arial" w:cs="Arial"/>
          <w:lang w:val="en-US"/>
        </w:rPr>
        <w:t xml:space="preserve"> </w:t>
      </w:r>
      <w:r w:rsidR="00D16837" w:rsidRPr="00F14389">
        <w:rPr>
          <w:rFonts w:ascii="Arial" w:hAnsi="Arial" w:cs="Arial"/>
          <w:noProof/>
          <w:lang w:val="en-US"/>
        </w:rPr>
        <w:t>(Carvalheiro et al., 2021; Robinson et al., 2013)</w:t>
      </w:r>
      <w:r w:rsidR="24CD512B" w:rsidRPr="00F14389">
        <w:rPr>
          <w:rFonts w:ascii="Arial" w:hAnsi="Arial" w:cs="Arial"/>
          <w:lang w:val="en-US"/>
        </w:rPr>
        <w:t>.</w:t>
      </w:r>
      <w:r w:rsidR="2E8B2AE9" w:rsidRPr="00F14389">
        <w:rPr>
          <w:rFonts w:ascii="Arial" w:eastAsia="Arial" w:hAnsi="Arial" w:cs="Arial"/>
          <w:lang w:val="en-US"/>
        </w:rPr>
        <w:t xml:space="preserve"> However, type of stressor and reward-learning paradigm differ from our study design.</w:t>
      </w:r>
      <w:r w:rsidR="00754D25" w:rsidRPr="00F14389">
        <w:rPr>
          <w:rFonts w:ascii="Arial" w:hAnsi="Arial" w:cs="Arial"/>
          <w:lang w:val="en-US"/>
        </w:rPr>
        <w:t xml:space="preserve"> Here</w:t>
      </w:r>
      <w:ins w:id="10" w:author="Lennart Lüttgau" w:date="2022-04-09T09:31:00Z">
        <w:r w:rsidR="004A26FC">
          <w:rPr>
            <w:rFonts w:ascii="Arial" w:hAnsi="Arial" w:cs="Arial"/>
            <w:lang w:val="en-US"/>
          </w:rPr>
          <w:t>,</w:t>
        </w:r>
      </w:ins>
      <w:r w:rsidR="00754D25" w:rsidRPr="00F14389">
        <w:rPr>
          <w:rFonts w:ascii="Arial" w:hAnsi="Arial" w:cs="Arial"/>
          <w:lang w:val="en-US"/>
        </w:rPr>
        <w:t xml:space="preserve"> we used a</w:t>
      </w:r>
      <w:r w:rsidR="1FBC3EBE" w:rsidRPr="00F14389">
        <w:rPr>
          <w:rFonts w:ascii="Arial" w:hAnsi="Arial" w:cs="Arial"/>
          <w:lang w:val="en-US"/>
        </w:rPr>
        <w:t xml:space="preserve"> psychosocial stress intervention</w:t>
      </w:r>
      <w:r w:rsidR="00754D25" w:rsidRPr="00F14389">
        <w:rPr>
          <w:rFonts w:ascii="Arial" w:hAnsi="Arial" w:cs="Arial"/>
          <w:lang w:val="en-US"/>
        </w:rPr>
        <w:t xml:space="preserve"> and fMRI</w:t>
      </w:r>
      <w:r w:rsidR="1FBC3EBE" w:rsidRPr="00F14389">
        <w:rPr>
          <w:rFonts w:ascii="Arial" w:hAnsi="Arial" w:cs="Arial"/>
          <w:lang w:val="en-US"/>
        </w:rPr>
        <w:t xml:space="preserve"> to study </w:t>
      </w:r>
      <w:r w:rsidR="0F3638A7" w:rsidRPr="00F14389">
        <w:rPr>
          <w:rFonts w:ascii="Arial" w:hAnsi="Arial" w:cs="Arial"/>
          <w:lang w:val="en-US"/>
        </w:rPr>
        <w:t>probabilistic reversal</w:t>
      </w:r>
      <w:r w:rsidR="41585CF9" w:rsidRPr="00F14389">
        <w:rPr>
          <w:rFonts w:ascii="Arial" w:hAnsi="Arial" w:cs="Arial"/>
          <w:lang w:val="en-US"/>
        </w:rPr>
        <w:t xml:space="preserve"> learning</w:t>
      </w:r>
      <w:r w:rsidR="0F3638A7" w:rsidRPr="00F14389">
        <w:rPr>
          <w:rFonts w:ascii="Arial" w:hAnsi="Arial" w:cs="Arial"/>
          <w:lang w:val="en-US"/>
        </w:rPr>
        <w:t xml:space="preserve"> in</w:t>
      </w:r>
      <w:r w:rsidR="3789734E" w:rsidRPr="00F14389">
        <w:rPr>
          <w:rFonts w:ascii="Arial" w:hAnsi="Arial" w:cs="Arial"/>
          <w:lang w:val="en-US"/>
        </w:rPr>
        <w:t xml:space="preserve"> healthy male participants </w:t>
      </w:r>
      <w:r w:rsidR="00754D25" w:rsidRPr="00F14389">
        <w:rPr>
          <w:rFonts w:ascii="Arial" w:hAnsi="Arial" w:cs="Arial"/>
          <w:lang w:val="en-US"/>
        </w:rPr>
        <w:t>employing</w:t>
      </w:r>
      <w:r w:rsidR="0F3638A7" w:rsidRPr="00F14389">
        <w:rPr>
          <w:rFonts w:ascii="Arial" w:hAnsi="Arial" w:cs="Arial"/>
          <w:lang w:val="en-US"/>
        </w:rPr>
        <w:t xml:space="preserve"> a within-subjects design</w:t>
      </w:r>
      <w:r w:rsidR="70DFC8F9" w:rsidRPr="00F14389">
        <w:rPr>
          <w:rFonts w:ascii="Arial" w:hAnsi="Arial" w:cs="Arial"/>
          <w:lang w:val="en-US"/>
        </w:rPr>
        <w:t>.</w:t>
      </w:r>
      <w:r w:rsidR="0F3638A7" w:rsidRPr="00F14389">
        <w:rPr>
          <w:rFonts w:ascii="Arial" w:hAnsi="Arial" w:cs="Arial"/>
          <w:lang w:val="en-US"/>
        </w:rPr>
        <w:t xml:space="preserve"> </w:t>
      </w:r>
      <w:r w:rsidR="2634D4CB" w:rsidRPr="00F14389">
        <w:rPr>
          <w:rFonts w:ascii="Arial" w:hAnsi="Arial" w:cs="Arial"/>
          <w:lang w:val="en-US"/>
        </w:rPr>
        <w:t xml:space="preserve">Applying a state-of-the-art hierarchical Bayesian modeling approach </w:t>
      </w:r>
      <w:r w:rsidR="2634D4CB" w:rsidRPr="00F14389">
        <w:rPr>
          <w:rFonts w:ascii="Arial" w:hAnsi="Arial" w:cs="Arial"/>
          <w:noProof/>
          <w:lang w:val="en-US"/>
        </w:rPr>
        <w:t>(Piray et al., 2019)</w:t>
      </w:r>
      <w:r w:rsidR="2634D4CB" w:rsidRPr="00F14389">
        <w:rPr>
          <w:rFonts w:ascii="Arial" w:hAnsi="Arial" w:cs="Arial"/>
          <w:lang w:val="en-US"/>
        </w:rPr>
        <w:t xml:space="preserve"> allowed us to model the impact of stress on behavioral adaptation</w:t>
      </w:r>
      <w:ins w:id="11" w:author="Lennart Lüttgau" w:date="2022-04-09T09:32:00Z">
        <w:r w:rsidR="00EF3585">
          <w:rPr>
            <w:rFonts w:ascii="Arial" w:hAnsi="Arial" w:cs="Arial"/>
            <w:lang w:val="en-US"/>
          </w:rPr>
          <w:t>, quantified in a reinforcement learning framework</w:t>
        </w:r>
      </w:ins>
      <w:r w:rsidR="2634D4CB" w:rsidRPr="00F14389">
        <w:rPr>
          <w:rFonts w:ascii="Arial" w:hAnsi="Arial" w:cs="Arial"/>
          <w:lang w:val="en-US"/>
        </w:rPr>
        <w:t xml:space="preserve">. </w:t>
      </w:r>
    </w:p>
    <w:p w14:paraId="58580B46" w14:textId="7AC073F4" w:rsidR="0082088E" w:rsidRPr="00F14389" w:rsidRDefault="00451058" w:rsidP="00DB45D5">
      <w:pPr>
        <w:spacing w:line="480" w:lineRule="auto"/>
        <w:rPr>
          <w:rFonts w:ascii="Arial" w:hAnsi="Arial" w:cs="Arial"/>
          <w:lang w:val="en-US"/>
        </w:rPr>
      </w:pPr>
      <w:r w:rsidRPr="00F14389">
        <w:rPr>
          <w:rFonts w:ascii="Arial" w:hAnsi="Arial" w:cs="Arial"/>
          <w:lang w:val="en-US"/>
        </w:rPr>
        <w:br w:type="page"/>
      </w:r>
    </w:p>
    <w:p w14:paraId="68B70CEA" w14:textId="160A8E7D" w:rsidR="00481B47" w:rsidRPr="00F14389" w:rsidRDefault="005213EF" w:rsidP="00DB45D5">
      <w:pPr>
        <w:spacing w:line="480" w:lineRule="auto"/>
        <w:rPr>
          <w:rFonts w:ascii="Arial" w:hAnsi="Arial" w:cs="Arial"/>
          <w:lang w:val="en-US"/>
        </w:rPr>
      </w:pPr>
      <w:r w:rsidRPr="00F14389">
        <w:rPr>
          <w:rFonts w:ascii="Arial" w:hAnsi="Arial" w:cs="Arial"/>
          <w:b/>
          <w:bCs/>
          <w:u w:val="single"/>
          <w:lang w:val="en-US"/>
        </w:rPr>
        <w:lastRenderedPageBreak/>
        <w:t xml:space="preserve">2. </w:t>
      </w:r>
      <w:r w:rsidR="00477D74" w:rsidRPr="00F14389">
        <w:rPr>
          <w:rFonts w:ascii="Arial" w:hAnsi="Arial" w:cs="Arial"/>
          <w:b/>
          <w:bCs/>
          <w:u w:val="single"/>
          <w:lang w:val="en-US"/>
        </w:rPr>
        <w:t>Methods</w:t>
      </w:r>
      <w:r w:rsidR="00477D74" w:rsidRPr="00F14389">
        <w:rPr>
          <w:rFonts w:ascii="Arial" w:hAnsi="Arial" w:cs="Arial"/>
          <w:b/>
          <w:bCs/>
          <w:lang w:val="en-US"/>
        </w:rPr>
        <w:t xml:space="preserve"> </w:t>
      </w:r>
    </w:p>
    <w:p w14:paraId="6D398968" w14:textId="3904862A" w:rsidR="008C2748" w:rsidRPr="00F14389" w:rsidRDefault="005213EF" w:rsidP="00DB45D5">
      <w:pPr>
        <w:spacing w:line="480" w:lineRule="auto"/>
        <w:rPr>
          <w:rFonts w:ascii="Arial" w:hAnsi="Arial" w:cs="Arial"/>
          <w:u w:val="single"/>
          <w:lang w:val="en-US"/>
        </w:rPr>
      </w:pPr>
      <w:r w:rsidRPr="00F14389">
        <w:rPr>
          <w:rFonts w:ascii="Arial" w:hAnsi="Arial" w:cs="Arial"/>
          <w:u w:val="single"/>
          <w:lang w:val="en-US"/>
        </w:rPr>
        <w:t xml:space="preserve">2.1. </w:t>
      </w:r>
      <w:r w:rsidR="008C2748" w:rsidRPr="00F14389">
        <w:rPr>
          <w:rFonts w:ascii="Arial" w:hAnsi="Arial" w:cs="Arial"/>
          <w:u w:val="single"/>
          <w:lang w:val="en-US"/>
        </w:rPr>
        <w:t>Study Design:</w:t>
      </w:r>
    </w:p>
    <w:p w14:paraId="0B2F85BE" w14:textId="3D96DF3C" w:rsidR="00EB5FFD" w:rsidRPr="00F14389" w:rsidRDefault="556583EB" w:rsidP="00DB45D5">
      <w:pPr>
        <w:spacing w:line="480" w:lineRule="auto"/>
        <w:rPr>
          <w:rFonts w:ascii="Arial" w:hAnsi="Arial" w:cs="Arial"/>
        </w:rPr>
      </w:pPr>
      <w:r w:rsidRPr="00F14389">
        <w:rPr>
          <w:rFonts w:ascii="Arial" w:hAnsi="Arial" w:cs="Arial"/>
          <w:noProof/>
        </w:rPr>
        <w:drawing>
          <wp:inline distT="0" distB="0" distL="0" distR="0" wp14:anchorId="6855039E" wp14:editId="3C69B3A6">
            <wp:extent cx="5524922" cy="5191124"/>
            <wp:effectExtent l="0" t="0" r="0" b="0"/>
            <wp:docPr id="1016487475" name="Picture 101648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24922" cy="5191124"/>
                    </a:xfrm>
                    <a:prstGeom prst="rect">
                      <a:avLst/>
                    </a:prstGeom>
                  </pic:spPr>
                </pic:pic>
              </a:graphicData>
            </a:graphic>
          </wp:inline>
        </w:drawing>
      </w:r>
    </w:p>
    <w:p w14:paraId="3A0C59EC" w14:textId="2B325C0D" w:rsidR="00EB5FFD" w:rsidRPr="00F14389" w:rsidRDefault="66C0BF86" w:rsidP="00DB45D5">
      <w:pPr>
        <w:spacing w:line="480" w:lineRule="auto"/>
        <w:rPr>
          <w:rFonts w:ascii="Arial" w:hAnsi="Arial" w:cs="Arial"/>
          <w:lang w:val="en-US"/>
        </w:rPr>
      </w:pPr>
      <w:r w:rsidRPr="00F14389">
        <w:rPr>
          <w:rFonts w:ascii="Arial" w:hAnsi="Arial" w:cs="Arial"/>
          <w:lang w:val="en-US"/>
        </w:rPr>
        <w:t>Figure 1</w:t>
      </w:r>
      <w:r w:rsidR="01E8BF8C" w:rsidRPr="00F14389">
        <w:rPr>
          <w:rFonts w:ascii="Arial" w:hAnsi="Arial" w:cs="Arial"/>
          <w:lang w:val="en-US"/>
        </w:rPr>
        <w:t>.</w:t>
      </w:r>
      <w:r w:rsidRPr="00F14389">
        <w:rPr>
          <w:rFonts w:ascii="Arial" w:hAnsi="Arial" w:cs="Arial"/>
          <w:lang w:val="en-US"/>
        </w:rPr>
        <w:t xml:space="preserve"> Study design (A) and task design (B)</w:t>
      </w:r>
    </w:p>
    <w:p w14:paraId="14249D3E" w14:textId="70F61222" w:rsidR="008F2DA7" w:rsidRPr="00F14389" w:rsidRDefault="00EB5FFD" w:rsidP="00DB45D5">
      <w:pPr>
        <w:spacing w:line="480" w:lineRule="auto"/>
        <w:rPr>
          <w:rFonts w:ascii="Arial" w:hAnsi="Arial" w:cs="Arial"/>
          <w:lang w:val="en-US"/>
        </w:rPr>
      </w:pPr>
      <w:r w:rsidRPr="00F14389">
        <w:rPr>
          <w:rFonts w:ascii="Arial" w:hAnsi="Arial" w:cs="Arial"/>
          <w:lang w:val="en-US"/>
        </w:rPr>
        <w:tab/>
      </w:r>
      <w:r w:rsidR="233FF486" w:rsidRPr="00F14389">
        <w:rPr>
          <w:rFonts w:ascii="Arial" w:hAnsi="Arial" w:cs="Arial"/>
          <w:lang w:val="en-US"/>
        </w:rPr>
        <w:t>Employing a within-subject</w:t>
      </w:r>
      <w:r w:rsidR="48044A61" w:rsidRPr="00F14389">
        <w:rPr>
          <w:rFonts w:ascii="Arial" w:hAnsi="Arial" w:cs="Arial"/>
          <w:lang w:val="en-US"/>
        </w:rPr>
        <w:t>s</w:t>
      </w:r>
      <w:r w:rsidR="233FF486" w:rsidRPr="00F14389">
        <w:rPr>
          <w:rFonts w:ascii="Arial" w:hAnsi="Arial" w:cs="Arial"/>
          <w:lang w:val="en-US"/>
        </w:rPr>
        <w:t xml:space="preserve"> design, </w:t>
      </w:r>
      <w:r w:rsidR="266101E6" w:rsidRPr="00F14389">
        <w:rPr>
          <w:rFonts w:ascii="Arial" w:hAnsi="Arial" w:cs="Arial"/>
          <w:lang w:val="en-US"/>
        </w:rPr>
        <w:t>3</w:t>
      </w:r>
      <w:r w:rsidR="7E43B9AB" w:rsidRPr="00F14389">
        <w:rPr>
          <w:rFonts w:ascii="Arial" w:hAnsi="Arial" w:cs="Arial"/>
          <w:lang w:val="en-US"/>
        </w:rPr>
        <w:t>8</w:t>
      </w:r>
      <w:r w:rsidR="266101E6" w:rsidRPr="00F14389">
        <w:rPr>
          <w:rFonts w:ascii="Arial" w:hAnsi="Arial" w:cs="Arial"/>
          <w:lang w:val="en-US"/>
        </w:rPr>
        <w:t xml:space="preserve"> </w:t>
      </w:r>
      <w:r w:rsidR="77077EDC" w:rsidRPr="00F14389">
        <w:rPr>
          <w:rFonts w:ascii="Arial" w:hAnsi="Arial" w:cs="Arial"/>
          <w:lang w:val="en-US"/>
        </w:rPr>
        <w:t xml:space="preserve">healthy </w:t>
      </w:r>
      <w:r w:rsidR="2D030013" w:rsidRPr="00F14389">
        <w:rPr>
          <w:rFonts w:ascii="Arial" w:hAnsi="Arial" w:cs="Arial"/>
          <w:lang w:val="en-US"/>
        </w:rPr>
        <w:t xml:space="preserve">male </w:t>
      </w:r>
      <w:r w:rsidR="77077EDC" w:rsidRPr="00F14389">
        <w:rPr>
          <w:rFonts w:ascii="Arial" w:hAnsi="Arial" w:cs="Arial"/>
          <w:lang w:val="en-US"/>
        </w:rPr>
        <w:t xml:space="preserve">adult </w:t>
      </w:r>
      <w:r w:rsidR="233FF486" w:rsidRPr="00F14389">
        <w:rPr>
          <w:rFonts w:ascii="Arial" w:hAnsi="Arial" w:cs="Arial"/>
          <w:lang w:val="en-US"/>
        </w:rPr>
        <w:t xml:space="preserve">participants </w:t>
      </w:r>
      <w:r w:rsidR="0669FAFC" w:rsidRPr="00F14389">
        <w:rPr>
          <w:rFonts w:ascii="Arial" w:hAnsi="Arial" w:cs="Arial"/>
          <w:lang w:val="en-US"/>
        </w:rPr>
        <w:t>(</w:t>
      </w:r>
      <w:r w:rsidR="15F6EFD5" w:rsidRPr="00F14389">
        <w:rPr>
          <w:rFonts w:ascii="Arial" w:hAnsi="Arial" w:cs="Arial"/>
          <w:lang w:val="en-US"/>
        </w:rPr>
        <w:t xml:space="preserve">n=28 in the final </w:t>
      </w:r>
      <w:r w:rsidR="27601D1B" w:rsidRPr="00F14389">
        <w:rPr>
          <w:rFonts w:ascii="Arial" w:hAnsi="Arial" w:cs="Arial"/>
          <w:lang w:val="en-US"/>
        </w:rPr>
        <w:t xml:space="preserve">analyzed </w:t>
      </w:r>
      <w:r w:rsidR="15F6EFD5" w:rsidRPr="00F14389">
        <w:rPr>
          <w:rFonts w:ascii="Arial" w:hAnsi="Arial" w:cs="Arial"/>
          <w:lang w:val="en-US"/>
        </w:rPr>
        <w:t>sample, all right-handed</w:t>
      </w:r>
      <w:r w:rsidR="0669FAFC" w:rsidRPr="00F14389">
        <w:rPr>
          <w:rFonts w:ascii="Arial" w:hAnsi="Arial" w:cs="Arial"/>
          <w:lang w:val="en-US"/>
        </w:rPr>
        <w:t xml:space="preserve">) </w:t>
      </w:r>
      <w:r w:rsidR="233FF486" w:rsidRPr="00F14389">
        <w:rPr>
          <w:rFonts w:ascii="Arial" w:hAnsi="Arial" w:cs="Arial"/>
          <w:lang w:val="en-US"/>
        </w:rPr>
        <w:t>performed a probabilistic</w:t>
      </w:r>
      <w:r w:rsidR="7BCBBA5C" w:rsidRPr="00F14389">
        <w:rPr>
          <w:rFonts w:ascii="Arial" w:hAnsi="Arial" w:cs="Arial"/>
          <w:lang w:val="en-US"/>
        </w:rPr>
        <w:t xml:space="preserve"> reversal learning task </w:t>
      </w:r>
      <w:r w:rsidR="233FF486" w:rsidRPr="00F14389">
        <w:rPr>
          <w:rFonts w:ascii="Arial" w:hAnsi="Arial" w:cs="Arial"/>
          <w:lang w:val="en-US"/>
        </w:rPr>
        <w:t xml:space="preserve">during fMRI </w:t>
      </w:r>
      <w:r w:rsidR="7BCBBA5C" w:rsidRPr="00F14389">
        <w:rPr>
          <w:rFonts w:ascii="Arial" w:hAnsi="Arial" w:cs="Arial"/>
          <w:lang w:val="en-US"/>
        </w:rPr>
        <w:t>in two separate sessions seven days apart</w:t>
      </w:r>
      <w:r w:rsidR="00734889">
        <w:rPr>
          <w:rFonts w:ascii="Arial" w:hAnsi="Arial" w:cs="Arial"/>
          <w:lang w:val="en-US"/>
        </w:rPr>
        <w:t xml:space="preserve"> (Figure 1)</w:t>
      </w:r>
      <w:r w:rsidR="7BCBBA5C" w:rsidRPr="00F14389">
        <w:rPr>
          <w:rFonts w:ascii="Arial" w:hAnsi="Arial" w:cs="Arial"/>
          <w:lang w:val="en-US"/>
        </w:rPr>
        <w:t>.</w:t>
      </w:r>
      <w:r w:rsidR="2404D4A3" w:rsidRPr="00F14389">
        <w:rPr>
          <w:rFonts w:ascii="Arial" w:hAnsi="Arial" w:cs="Arial"/>
          <w:lang w:val="en-US"/>
        </w:rPr>
        <w:t xml:space="preserve"> Procedure</w:t>
      </w:r>
      <w:r w:rsidR="0F14BA1E" w:rsidRPr="00F14389">
        <w:rPr>
          <w:rFonts w:ascii="Arial" w:hAnsi="Arial" w:cs="Arial"/>
          <w:lang w:val="en-US"/>
        </w:rPr>
        <w:t>s</w:t>
      </w:r>
      <w:r w:rsidR="2404D4A3" w:rsidRPr="00F14389">
        <w:rPr>
          <w:rFonts w:ascii="Arial" w:hAnsi="Arial" w:cs="Arial"/>
          <w:lang w:val="en-US"/>
        </w:rPr>
        <w:t xml:space="preserve"> and material</w:t>
      </w:r>
      <w:r w:rsidR="5B8256E5" w:rsidRPr="00F14389">
        <w:rPr>
          <w:rFonts w:ascii="Arial" w:hAnsi="Arial" w:cs="Arial"/>
          <w:lang w:val="en-US"/>
        </w:rPr>
        <w:t>s</w:t>
      </w:r>
      <w:r w:rsidR="2404D4A3" w:rsidRPr="00F14389">
        <w:rPr>
          <w:rFonts w:ascii="Arial" w:hAnsi="Arial" w:cs="Arial"/>
          <w:lang w:val="en-US"/>
        </w:rPr>
        <w:t xml:space="preserve"> are identical with </w:t>
      </w:r>
      <w:r w:rsidR="34E67148" w:rsidRPr="00F14389">
        <w:rPr>
          <w:rFonts w:ascii="Arial" w:hAnsi="Arial" w:cs="Arial"/>
          <w:lang w:val="en-US"/>
        </w:rPr>
        <w:t xml:space="preserve">a previous study from our laboratory using another paradigm </w:t>
      </w:r>
      <w:r w:rsidR="1136C922" w:rsidRPr="00F14389">
        <w:rPr>
          <w:rFonts w:ascii="Arial" w:hAnsi="Arial" w:cs="Arial"/>
          <w:noProof/>
          <w:lang w:val="en-US"/>
        </w:rPr>
        <w:t>(Luettgau et al., 2018)</w:t>
      </w:r>
      <w:r w:rsidR="2404D4A3" w:rsidRPr="00F14389">
        <w:rPr>
          <w:rFonts w:ascii="Arial" w:hAnsi="Arial" w:cs="Arial"/>
          <w:lang w:val="en-US"/>
        </w:rPr>
        <w:t>.</w:t>
      </w:r>
      <w:r w:rsidR="001F4139" w:rsidRPr="00F14389">
        <w:rPr>
          <w:rFonts w:ascii="Arial" w:hAnsi="Arial" w:cs="Arial"/>
          <w:lang w:val="en-US"/>
        </w:rPr>
        <w:t xml:space="preserve"> The study was approved by the ethics committee of the medical faculty at the University of Leipzig, including informed consent prior to inclusion and a full debriefing about the aims of the study after the entire protocol. </w:t>
      </w:r>
      <w:r w:rsidR="233FF486" w:rsidRPr="00F14389">
        <w:rPr>
          <w:rFonts w:ascii="Arial" w:hAnsi="Arial" w:cs="Arial"/>
          <w:lang w:val="en-US"/>
        </w:rPr>
        <w:t>During the stress condition</w:t>
      </w:r>
      <w:r w:rsidR="17E6CCB7" w:rsidRPr="00F14389">
        <w:rPr>
          <w:rFonts w:ascii="Arial" w:hAnsi="Arial" w:cs="Arial"/>
          <w:lang w:val="en-US"/>
        </w:rPr>
        <w:t>,</w:t>
      </w:r>
      <w:r w:rsidR="2DF41995" w:rsidRPr="00F14389">
        <w:rPr>
          <w:rFonts w:ascii="Arial" w:hAnsi="Arial" w:cs="Arial"/>
          <w:lang w:val="en-US"/>
        </w:rPr>
        <w:t xml:space="preserve"> participants were </w:t>
      </w:r>
      <w:r w:rsidR="2DF41995" w:rsidRPr="00F14389">
        <w:rPr>
          <w:rFonts w:ascii="Arial" w:hAnsi="Arial" w:cs="Arial"/>
          <w:lang w:val="en-US"/>
        </w:rPr>
        <w:lastRenderedPageBreak/>
        <w:t>exposed to a mock interview and calculus in front of a socially unresponsive committee in white lab coats</w:t>
      </w:r>
      <w:r w:rsidR="3C14A61C" w:rsidRPr="00F14389">
        <w:rPr>
          <w:rFonts w:ascii="Arial" w:hAnsi="Arial" w:cs="Arial"/>
          <w:lang w:val="en-US"/>
        </w:rPr>
        <w:t>, following the standard</w:t>
      </w:r>
      <w:r w:rsidR="0669FAFC" w:rsidRPr="00F14389">
        <w:rPr>
          <w:rFonts w:ascii="Arial" w:hAnsi="Arial" w:cs="Arial"/>
          <w:lang w:val="en-US"/>
        </w:rPr>
        <w:t xml:space="preserve">ized </w:t>
      </w:r>
      <w:r w:rsidR="3C14A61C" w:rsidRPr="00F14389">
        <w:rPr>
          <w:rFonts w:ascii="Arial" w:hAnsi="Arial" w:cs="Arial"/>
          <w:lang w:val="en-US"/>
        </w:rPr>
        <w:t>Trier Social Stress Test (TSST) protocol</w:t>
      </w:r>
      <w:r w:rsidR="01B657C2" w:rsidRPr="00F14389">
        <w:rPr>
          <w:rFonts w:ascii="Arial" w:hAnsi="Arial" w:cs="Arial"/>
          <w:lang w:val="en-US"/>
        </w:rPr>
        <w:t xml:space="preserve"> </w:t>
      </w:r>
      <w:r w:rsidR="01B657C2" w:rsidRPr="00F14389">
        <w:rPr>
          <w:rFonts w:ascii="Arial" w:hAnsi="Arial" w:cs="Arial"/>
          <w:noProof/>
          <w:lang w:val="en-US"/>
        </w:rPr>
        <w:t>(Kirschbaum et al., 1993)</w:t>
      </w:r>
      <w:r w:rsidR="2DF41995" w:rsidRPr="00F14389">
        <w:rPr>
          <w:rFonts w:ascii="Arial" w:hAnsi="Arial" w:cs="Arial"/>
          <w:lang w:val="en-US"/>
        </w:rPr>
        <w:t>. During the control condition</w:t>
      </w:r>
      <w:r w:rsidR="5BAF5880" w:rsidRPr="00F14389">
        <w:rPr>
          <w:rFonts w:ascii="Arial" w:hAnsi="Arial" w:cs="Arial"/>
          <w:lang w:val="en-US"/>
        </w:rPr>
        <w:t>,</w:t>
      </w:r>
      <w:r w:rsidR="2DF41995" w:rsidRPr="00F14389">
        <w:rPr>
          <w:rFonts w:ascii="Arial" w:hAnsi="Arial" w:cs="Arial"/>
          <w:lang w:val="en-US"/>
        </w:rPr>
        <w:t xml:space="preserve"> participants read a neutral text </w:t>
      </w:r>
      <w:r w:rsidR="5BAF5880" w:rsidRPr="00F14389">
        <w:rPr>
          <w:rFonts w:ascii="Arial" w:hAnsi="Arial" w:cs="Arial"/>
          <w:lang w:val="en-US"/>
        </w:rPr>
        <w:t>in absence</w:t>
      </w:r>
      <w:r w:rsidR="2A13CEE3" w:rsidRPr="00F14389">
        <w:rPr>
          <w:rFonts w:ascii="Arial" w:hAnsi="Arial" w:cs="Arial"/>
          <w:lang w:val="en-US"/>
        </w:rPr>
        <w:t xml:space="preserve"> of the committee</w:t>
      </w:r>
      <w:r w:rsidR="5C50918A" w:rsidRPr="00F14389">
        <w:rPr>
          <w:rFonts w:ascii="Arial" w:hAnsi="Arial" w:cs="Arial"/>
          <w:lang w:val="en-US"/>
        </w:rPr>
        <w:t xml:space="preserve"> (see Supplement)</w:t>
      </w:r>
      <w:r w:rsidR="2A13CEE3" w:rsidRPr="00F14389">
        <w:rPr>
          <w:rFonts w:ascii="Arial" w:hAnsi="Arial" w:cs="Arial"/>
          <w:lang w:val="en-US"/>
        </w:rPr>
        <w:t>.</w:t>
      </w:r>
      <w:r w:rsidR="60077CF8" w:rsidRPr="00F14389">
        <w:rPr>
          <w:rFonts w:ascii="Arial" w:hAnsi="Arial" w:cs="Arial"/>
          <w:lang w:val="en-US"/>
        </w:rPr>
        <w:t xml:space="preserve"> </w:t>
      </w:r>
      <w:r w:rsidR="5BAF5880" w:rsidRPr="00F14389">
        <w:rPr>
          <w:rFonts w:ascii="Arial" w:hAnsi="Arial" w:cs="Arial"/>
          <w:lang w:val="en-US"/>
        </w:rPr>
        <w:t xml:space="preserve">Order of session </w:t>
      </w:r>
      <w:r w:rsidR="60077CF8" w:rsidRPr="00F14389">
        <w:rPr>
          <w:rFonts w:ascii="Arial" w:hAnsi="Arial" w:cs="Arial"/>
          <w:lang w:val="en-US"/>
        </w:rPr>
        <w:t>type</w:t>
      </w:r>
      <w:r w:rsidR="3C14A61C" w:rsidRPr="00F14389">
        <w:rPr>
          <w:rFonts w:ascii="Arial" w:hAnsi="Arial" w:cs="Arial"/>
          <w:lang w:val="en-US"/>
        </w:rPr>
        <w:t xml:space="preserve"> (stress vs. control)</w:t>
      </w:r>
      <w:r w:rsidR="60077CF8" w:rsidRPr="00F14389">
        <w:rPr>
          <w:rFonts w:ascii="Arial" w:hAnsi="Arial" w:cs="Arial"/>
          <w:lang w:val="en-US"/>
        </w:rPr>
        <w:t xml:space="preserve"> was counter-balanced across participants. </w:t>
      </w:r>
      <w:r w:rsidR="3C14A61C" w:rsidRPr="00F14389">
        <w:rPr>
          <w:rFonts w:ascii="Arial" w:hAnsi="Arial" w:cs="Arial"/>
          <w:lang w:val="en-US"/>
        </w:rPr>
        <w:t>In order to prevent confounding effects of circadian rhythm on cortisol levels</w:t>
      </w:r>
      <w:r w:rsidR="1136C922" w:rsidRPr="00F14389">
        <w:rPr>
          <w:rFonts w:ascii="Arial" w:hAnsi="Arial" w:cs="Arial"/>
          <w:lang w:val="en-US"/>
        </w:rPr>
        <w:t xml:space="preserve"> </w:t>
      </w:r>
      <w:r w:rsidR="1136C922" w:rsidRPr="00F14389">
        <w:rPr>
          <w:rFonts w:ascii="Arial" w:hAnsi="Arial" w:cs="Arial"/>
          <w:noProof/>
          <w:lang w:val="en-US"/>
        </w:rPr>
        <w:t>(Kudielka et al., 2004)</w:t>
      </w:r>
      <w:r w:rsidR="5BAF5880" w:rsidRPr="00F14389">
        <w:rPr>
          <w:rFonts w:ascii="Arial" w:hAnsi="Arial" w:cs="Arial"/>
          <w:lang w:val="en-US"/>
        </w:rPr>
        <w:t>,</w:t>
      </w:r>
      <w:r w:rsidR="3C14A61C" w:rsidRPr="00F14389">
        <w:rPr>
          <w:rFonts w:ascii="Arial" w:hAnsi="Arial" w:cs="Arial"/>
          <w:lang w:val="en-US"/>
        </w:rPr>
        <w:t xml:space="preserve"> both experimental sessions were scheduled at the same time of the day. </w:t>
      </w:r>
      <w:r w:rsidR="60077CF8" w:rsidRPr="00F14389">
        <w:rPr>
          <w:rFonts w:ascii="Arial" w:hAnsi="Arial" w:cs="Arial"/>
          <w:lang w:val="en-US"/>
        </w:rPr>
        <w:t>Acute stress response</w:t>
      </w:r>
      <w:r w:rsidR="5BAF5880" w:rsidRPr="00F14389">
        <w:rPr>
          <w:rFonts w:ascii="Arial" w:hAnsi="Arial" w:cs="Arial"/>
          <w:lang w:val="en-US"/>
        </w:rPr>
        <w:t>s</w:t>
      </w:r>
      <w:r w:rsidR="60077CF8" w:rsidRPr="00F14389">
        <w:rPr>
          <w:rFonts w:ascii="Arial" w:hAnsi="Arial" w:cs="Arial"/>
          <w:lang w:val="en-US"/>
        </w:rPr>
        <w:t xml:space="preserve"> </w:t>
      </w:r>
      <w:r w:rsidR="5BAF5880" w:rsidRPr="00F14389">
        <w:rPr>
          <w:rFonts w:ascii="Arial" w:hAnsi="Arial" w:cs="Arial"/>
          <w:lang w:val="en-US"/>
        </w:rPr>
        <w:t xml:space="preserve">were </w:t>
      </w:r>
      <w:r w:rsidR="60077CF8" w:rsidRPr="00F14389">
        <w:rPr>
          <w:rFonts w:ascii="Arial" w:hAnsi="Arial" w:cs="Arial"/>
          <w:lang w:val="en-US"/>
        </w:rPr>
        <w:t>assessed at physiological (cortisol) and su</w:t>
      </w:r>
      <w:r w:rsidR="70159B94" w:rsidRPr="00F14389">
        <w:rPr>
          <w:rFonts w:ascii="Arial" w:hAnsi="Arial" w:cs="Arial"/>
          <w:lang w:val="en-US"/>
        </w:rPr>
        <w:t>b</w:t>
      </w:r>
      <w:r w:rsidR="60077CF8" w:rsidRPr="00F14389">
        <w:rPr>
          <w:rFonts w:ascii="Arial" w:hAnsi="Arial" w:cs="Arial"/>
          <w:lang w:val="en-US"/>
        </w:rPr>
        <w:t>jective (self-report) level</w:t>
      </w:r>
      <w:r w:rsidR="5BAF5880" w:rsidRPr="00F14389">
        <w:rPr>
          <w:rFonts w:ascii="Arial" w:hAnsi="Arial" w:cs="Arial"/>
          <w:lang w:val="en-US"/>
        </w:rPr>
        <w:t>s</w:t>
      </w:r>
      <w:r w:rsidR="60077CF8" w:rsidRPr="00F14389">
        <w:rPr>
          <w:rFonts w:ascii="Arial" w:hAnsi="Arial" w:cs="Arial"/>
          <w:lang w:val="en-US"/>
        </w:rPr>
        <w:t xml:space="preserve"> at six </w:t>
      </w:r>
      <w:r w:rsidR="5BAF5880" w:rsidRPr="00F14389">
        <w:rPr>
          <w:rFonts w:ascii="Arial" w:hAnsi="Arial" w:cs="Arial"/>
          <w:lang w:val="en-US"/>
        </w:rPr>
        <w:t>time points</w:t>
      </w:r>
      <w:r w:rsidR="60077CF8" w:rsidRPr="00F14389">
        <w:rPr>
          <w:rFonts w:ascii="Arial" w:hAnsi="Arial" w:cs="Arial"/>
          <w:lang w:val="en-US"/>
        </w:rPr>
        <w:t xml:space="preserve"> throughout the session (Figure</w:t>
      </w:r>
      <w:r w:rsidR="5DC2F67F" w:rsidRPr="00F14389">
        <w:rPr>
          <w:rFonts w:ascii="Arial" w:hAnsi="Arial" w:cs="Arial"/>
          <w:lang w:val="en-US"/>
        </w:rPr>
        <w:t xml:space="preserve"> 2</w:t>
      </w:r>
      <w:r w:rsidR="60077CF8" w:rsidRPr="00F14389">
        <w:rPr>
          <w:rFonts w:ascii="Arial" w:hAnsi="Arial" w:cs="Arial"/>
          <w:lang w:val="en-US"/>
        </w:rPr>
        <w:t>).</w:t>
      </w:r>
    </w:p>
    <w:p w14:paraId="2121DF7A" w14:textId="4D30B03D" w:rsidR="008C2748" w:rsidRPr="00F14389" w:rsidRDefault="005213EF" w:rsidP="00DB45D5">
      <w:pPr>
        <w:spacing w:line="480" w:lineRule="auto"/>
        <w:rPr>
          <w:rFonts w:ascii="Arial" w:hAnsi="Arial" w:cs="Arial"/>
          <w:u w:val="single"/>
          <w:lang w:val="en-US"/>
        </w:rPr>
      </w:pPr>
      <w:r w:rsidRPr="00F14389">
        <w:rPr>
          <w:rFonts w:ascii="Arial" w:hAnsi="Arial" w:cs="Arial"/>
          <w:u w:val="single"/>
          <w:lang w:val="en-US"/>
        </w:rPr>
        <w:t xml:space="preserve">2.2. </w:t>
      </w:r>
      <w:r w:rsidR="008C2748" w:rsidRPr="00F14389">
        <w:rPr>
          <w:rFonts w:ascii="Arial" w:hAnsi="Arial" w:cs="Arial"/>
          <w:u w:val="single"/>
          <w:lang w:val="en-US"/>
        </w:rPr>
        <w:t>Physiological stress response:</w:t>
      </w:r>
    </w:p>
    <w:p w14:paraId="2B871A4C" w14:textId="63691904" w:rsidR="008C2748" w:rsidRPr="00F14389" w:rsidRDefault="002F07BD" w:rsidP="00DB45D5">
      <w:pPr>
        <w:spacing w:line="480" w:lineRule="auto"/>
        <w:rPr>
          <w:rFonts w:ascii="Arial" w:hAnsi="Arial" w:cs="Arial"/>
          <w:lang w:val="en-US"/>
        </w:rPr>
      </w:pPr>
      <w:r w:rsidRPr="00F14389">
        <w:rPr>
          <w:rFonts w:ascii="Arial" w:hAnsi="Arial" w:cs="Arial"/>
          <w:lang w:val="en-US"/>
        </w:rPr>
        <w:tab/>
      </w:r>
      <w:r w:rsidR="173CA271" w:rsidRPr="00F14389">
        <w:rPr>
          <w:rFonts w:ascii="Arial" w:hAnsi="Arial" w:cs="Arial"/>
          <w:lang w:val="en-US"/>
        </w:rPr>
        <w:t>We assessed physiological stress response via salivary cortisol</w:t>
      </w:r>
      <w:r w:rsidR="1DCDF427" w:rsidRPr="00F14389">
        <w:rPr>
          <w:rFonts w:ascii="Arial" w:hAnsi="Arial" w:cs="Arial"/>
          <w:lang w:val="en-US"/>
        </w:rPr>
        <w:t>,</w:t>
      </w:r>
      <w:r w:rsidR="1BCF7426" w:rsidRPr="00F14389">
        <w:rPr>
          <w:rFonts w:ascii="Arial" w:hAnsi="Arial" w:cs="Arial"/>
          <w:lang w:val="en-US"/>
        </w:rPr>
        <w:t xml:space="preserve"> measured</w:t>
      </w:r>
      <w:r w:rsidR="413B0A0E" w:rsidRPr="00F14389">
        <w:rPr>
          <w:rFonts w:ascii="Arial" w:hAnsi="Arial" w:cs="Arial"/>
          <w:lang w:val="en-US"/>
        </w:rPr>
        <w:t xml:space="preserve"> </w:t>
      </w:r>
      <w:r w:rsidR="1DCDF427" w:rsidRPr="00F14389">
        <w:rPr>
          <w:rFonts w:ascii="Arial" w:hAnsi="Arial" w:cs="Arial"/>
          <w:lang w:val="en-US"/>
        </w:rPr>
        <w:t>six times throughout the experiment at the following time points</w:t>
      </w:r>
      <w:r w:rsidR="584454A1" w:rsidRPr="00F14389">
        <w:rPr>
          <w:rFonts w:ascii="Arial" w:hAnsi="Arial" w:cs="Arial"/>
          <w:lang w:val="en-US"/>
        </w:rPr>
        <w:t xml:space="preserve"> relative to the start of intervention (stress or control): t1: -30 minutes; t2: -2 minutes; t3: +10 minutes; t4: +15 minutes; t5: +30 minutes; t6: +45 minutes</w:t>
      </w:r>
      <w:r w:rsidR="484A74DE" w:rsidRPr="00F14389">
        <w:rPr>
          <w:rFonts w:ascii="Arial" w:hAnsi="Arial" w:cs="Arial"/>
          <w:lang w:val="en-US"/>
        </w:rPr>
        <w:t xml:space="preserve"> </w:t>
      </w:r>
      <w:r w:rsidR="484A74DE" w:rsidRPr="00F14389">
        <w:rPr>
          <w:rFonts w:ascii="Arial" w:hAnsi="Arial" w:cs="Arial"/>
          <w:noProof/>
          <w:lang w:val="en-US"/>
        </w:rPr>
        <w:t>(Luettgau et al., 2018)</w:t>
      </w:r>
      <w:r w:rsidR="484A74DE" w:rsidRPr="00F14389">
        <w:rPr>
          <w:rFonts w:ascii="Arial" w:hAnsi="Arial" w:cs="Arial"/>
          <w:lang w:val="en-US"/>
        </w:rPr>
        <w:t xml:space="preserve">. </w:t>
      </w:r>
      <w:r w:rsidR="173CA271" w:rsidRPr="00F14389">
        <w:rPr>
          <w:rFonts w:ascii="Arial" w:hAnsi="Arial" w:cs="Arial"/>
          <w:lang w:val="en-US"/>
        </w:rPr>
        <w:t xml:space="preserve">For collection and extraction of saliva we used </w:t>
      </w:r>
      <w:proofErr w:type="spellStart"/>
      <w:r w:rsidR="523589BC" w:rsidRPr="00F14389">
        <w:rPr>
          <w:rFonts w:ascii="Arial" w:hAnsi="Arial" w:cs="Arial"/>
          <w:lang w:val="en-US"/>
        </w:rPr>
        <w:t>Salivette</w:t>
      </w:r>
      <w:proofErr w:type="spellEnd"/>
      <w:r w:rsidR="523589BC" w:rsidRPr="00F14389">
        <w:rPr>
          <w:rFonts w:ascii="Arial" w:hAnsi="Arial" w:cs="Arial"/>
          <w:lang w:val="en-US"/>
        </w:rPr>
        <w:t xml:space="preserve"> saliva sampling tubes (</w:t>
      </w:r>
      <w:proofErr w:type="spellStart"/>
      <w:r w:rsidR="523589BC" w:rsidRPr="00F14389">
        <w:rPr>
          <w:rFonts w:ascii="Arial" w:hAnsi="Arial" w:cs="Arial"/>
          <w:lang w:val="en-US"/>
        </w:rPr>
        <w:t>SalivetteCortisol</w:t>
      </w:r>
      <w:proofErr w:type="spellEnd"/>
      <w:r w:rsidR="523589BC" w:rsidRPr="00F14389">
        <w:rPr>
          <w:rFonts w:ascii="Arial" w:hAnsi="Arial" w:cs="Arial"/>
          <w:lang w:val="en-US"/>
        </w:rPr>
        <w:t xml:space="preserve">®, </w:t>
      </w:r>
      <w:proofErr w:type="spellStart"/>
      <w:r w:rsidR="523589BC" w:rsidRPr="00F14389">
        <w:rPr>
          <w:rFonts w:ascii="Arial" w:hAnsi="Arial" w:cs="Arial"/>
          <w:lang w:val="en-US"/>
        </w:rPr>
        <w:t>Sarstedt</w:t>
      </w:r>
      <w:proofErr w:type="spellEnd"/>
      <w:r w:rsidR="523589BC" w:rsidRPr="00F14389">
        <w:rPr>
          <w:rFonts w:ascii="Arial" w:hAnsi="Arial" w:cs="Arial"/>
          <w:lang w:val="en-US"/>
        </w:rPr>
        <w:t xml:space="preserve">, </w:t>
      </w:r>
      <w:proofErr w:type="spellStart"/>
      <w:r w:rsidR="523589BC" w:rsidRPr="00F14389">
        <w:rPr>
          <w:rFonts w:ascii="Arial" w:hAnsi="Arial" w:cs="Arial"/>
          <w:lang w:val="en-US"/>
        </w:rPr>
        <w:t>Nuembrecht</w:t>
      </w:r>
      <w:proofErr w:type="spellEnd"/>
      <w:r w:rsidR="523589BC" w:rsidRPr="00F14389">
        <w:rPr>
          <w:rFonts w:ascii="Arial" w:hAnsi="Arial" w:cs="Arial"/>
          <w:lang w:val="en-US"/>
        </w:rPr>
        <w:t>, Germany)</w:t>
      </w:r>
      <w:r w:rsidR="173CA271" w:rsidRPr="00F14389">
        <w:rPr>
          <w:rFonts w:ascii="Arial" w:hAnsi="Arial" w:cs="Arial"/>
          <w:lang w:val="en-US"/>
        </w:rPr>
        <w:t xml:space="preserve"> </w:t>
      </w:r>
      <w:r w:rsidR="523589BC" w:rsidRPr="00F14389">
        <w:rPr>
          <w:rFonts w:ascii="Arial" w:hAnsi="Arial" w:cs="Arial"/>
          <w:lang w:val="en-US"/>
        </w:rPr>
        <w:t>(see Supplement).</w:t>
      </w:r>
      <w:r w:rsidR="573E9637" w:rsidRPr="00F14389">
        <w:rPr>
          <w:rFonts w:ascii="Arial" w:hAnsi="Arial" w:cs="Arial"/>
          <w:lang w:val="en-US"/>
        </w:rPr>
        <w:t xml:space="preserve"> Individual cortisol reactivity was determined by calculating the area under the curve </w:t>
      </w:r>
      <w:r w:rsidR="768F1509" w:rsidRPr="00F14389">
        <w:rPr>
          <w:rFonts w:ascii="Arial" w:hAnsi="Arial" w:cs="Arial"/>
          <w:lang w:val="en-US"/>
        </w:rPr>
        <w:t xml:space="preserve">(AUC) </w:t>
      </w:r>
      <w:r w:rsidR="573E9637" w:rsidRPr="00F14389">
        <w:rPr>
          <w:rFonts w:ascii="Arial" w:hAnsi="Arial" w:cs="Arial"/>
          <w:lang w:val="en-US"/>
        </w:rPr>
        <w:t>with respect to ground (</w:t>
      </w:r>
      <w:proofErr w:type="spellStart"/>
      <w:r w:rsidR="573E9637" w:rsidRPr="00F14389">
        <w:rPr>
          <w:rFonts w:ascii="Arial" w:hAnsi="Arial" w:cs="Arial"/>
          <w:lang w:val="en-US"/>
        </w:rPr>
        <w:t>AUCg</w:t>
      </w:r>
      <w:proofErr w:type="spellEnd"/>
      <w:r w:rsidR="573E9637" w:rsidRPr="00F14389">
        <w:rPr>
          <w:rFonts w:ascii="Arial" w:hAnsi="Arial" w:cs="Arial"/>
          <w:lang w:val="en-US"/>
        </w:rPr>
        <w:t xml:space="preserve">-stress and </w:t>
      </w:r>
      <w:proofErr w:type="spellStart"/>
      <w:r w:rsidR="573E9637" w:rsidRPr="00F14389">
        <w:rPr>
          <w:rFonts w:ascii="Arial" w:hAnsi="Arial" w:cs="Arial"/>
          <w:lang w:val="en-US"/>
        </w:rPr>
        <w:t>AUCg</w:t>
      </w:r>
      <w:proofErr w:type="spellEnd"/>
      <w:r w:rsidR="573E9637" w:rsidRPr="00F14389">
        <w:rPr>
          <w:rFonts w:ascii="Arial" w:hAnsi="Arial" w:cs="Arial"/>
          <w:lang w:val="en-US"/>
        </w:rPr>
        <w:t xml:space="preserve">-control, </w:t>
      </w:r>
      <w:r w:rsidR="6050D51E" w:rsidRPr="00F14389">
        <w:rPr>
          <w:rFonts w:ascii="Arial" w:hAnsi="Arial" w:cs="Arial"/>
          <w:lang w:val="en-US"/>
        </w:rPr>
        <w:t>see</w:t>
      </w:r>
      <w:r w:rsidR="573E9637" w:rsidRPr="00F14389">
        <w:rPr>
          <w:rFonts w:ascii="Arial" w:hAnsi="Arial" w:cs="Arial"/>
          <w:lang w:val="en-US"/>
        </w:rPr>
        <w:t xml:space="preserve"> </w:t>
      </w:r>
      <w:proofErr w:type="spellStart"/>
      <w:r w:rsidR="573E9637" w:rsidRPr="00F14389">
        <w:rPr>
          <w:rFonts w:ascii="Arial" w:hAnsi="Arial" w:cs="Arial"/>
          <w:lang w:val="en-US"/>
        </w:rPr>
        <w:t>Pruessner</w:t>
      </w:r>
      <w:proofErr w:type="spellEnd"/>
      <w:r w:rsidR="573E9637" w:rsidRPr="00F14389">
        <w:rPr>
          <w:rFonts w:ascii="Arial" w:hAnsi="Arial" w:cs="Arial"/>
          <w:lang w:val="en-US"/>
        </w:rPr>
        <w:t xml:space="preserve"> et al., 2003) separately for both conditions and subtracting </w:t>
      </w:r>
      <w:proofErr w:type="spellStart"/>
      <w:r w:rsidR="573E9637" w:rsidRPr="00F14389">
        <w:rPr>
          <w:rFonts w:ascii="Arial" w:hAnsi="Arial" w:cs="Arial"/>
          <w:lang w:val="en-US"/>
        </w:rPr>
        <w:t>AUCg</w:t>
      </w:r>
      <w:proofErr w:type="spellEnd"/>
      <w:r w:rsidR="573E9637" w:rsidRPr="00F14389">
        <w:rPr>
          <w:rFonts w:ascii="Arial" w:hAnsi="Arial" w:cs="Arial"/>
          <w:lang w:val="en-US"/>
        </w:rPr>
        <w:t xml:space="preserve">-control from </w:t>
      </w:r>
      <w:proofErr w:type="spellStart"/>
      <w:r w:rsidR="573E9637" w:rsidRPr="00F14389">
        <w:rPr>
          <w:rFonts w:ascii="Arial" w:hAnsi="Arial" w:cs="Arial"/>
          <w:lang w:val="en-US"/>
        </w:rPr>
        <w:t>AUCg</w:t>
      </w:r>
      <w:proofErr w:type="spellEnd"/>
      <w:r w:rsidR="573E9637" w:rsidRPr="00F14389">
        <w:rPr>
          <w:rFonts w:ascii="Arial" w:hAnsi="Arial" w:cs="Arial"/>
          <w:lang w:val="en-US"/>
        </w:rPr>
        <w:t xml:space="preserve">-stress. The AUC was calculated based on </w:t>
      </w:r>
      <w:r w:rsidR="53A71E4B" w:rsidRPr="00F14389">
        <w:rPr>
          <w:rFonts w:ascii="Arial" w:hAnsi="Arial" w:cs="Arial"/>
          <w:lang w:val="en-US"/>
        </w:rPr>
        <w:t xml:space="preserve">individual </w:t>
      </w:r>
      <w:r w:rsidR="56873733" w:rsidRPr="00F14389">
        <w:rPr>
          <w:rFonts w:ascii="Arial" w:hAnsi="Arial" w:cs="Arial"/>
          <w:lang w:val="en-US"/>
        </w:rPr>
        <w:t>subject</w:t>
      </w:r>
      <w:r w:rsidR="4BF9657E" w:rsidRPr="00F14389">
        <w:rPr>
          <w:rFonts w:ascii="Arial" w:hAnsi="Arial" w:cs="Arial"/>
          <w:lang w:val="en-US"/>
        </w:rPr>
        <w:t>-</w:t>
      </w:r>
      <w:r w:rsidR="56873733" w:rsidRPr="00F14389">
        <w:rPr>
          <w:rFonts w:ascii="Arial" w:hAnsi="Arial" w:cs="Arial"/>
          <w:lang w:val="en-US"/>
        </w:rPr>
        <w:t>wise</w:t>
      </w:r>
      <w:r w:rsidR="573E9637" w:rsidRPr="00F14389">
        <w:rPr>
          <w:rFonts w:ascii="Arial" w:hAnsi="Arial" w:cs="Arial"/>
          <w:lang w:val="en-US"/>
        </w:rPr>
        <w:t xml:space="preserve"> time points, </w:t>
      </w:r>
      <w:r w:rsidR="00AA44FB" w:rsidRPr="00F14389">
        <w:rPr>
          <w:rFonts w:ascii="Arial" w:hAnsi="Arial" w:cs="Arial"/>
          <w:lang w:val="en-US"/>
        </w:rPr>
        <w:t xml:space="preserve">to </w:t>
      </w:r>
      <w:r w:rsidR="573E9637" w:rsidRPr="00F14389">
        <w:rPr>
          <w:rFonts w:ascii="Arial" w:hAnsi="Arial" w:cs="Arial"/>
          <w:lang w:val="en-US"/>
        </w:rPr>
        <w:t xml:space="preserve">account </w:t>
      </w:r>
      <w:r w:rsidR="00AA44FB" w:rsidRPr="00F14389">
        <w:rPr>
          <w:rFonts w:ascii="Arial" w:hAnsi="Arial" w:cs="Arial"/>
          <w:lang w:val="en-US"/>
        </w:rPr>
        <w:t xml:space="preserve">for </w:t>
      </w:r>
      <w:r w:rsidR="573E9637" w:rsidRPr="00F14389">
        <w:rPr>
          <w:rFonts w:ascii="Arial" w:hAnsi="Arial" w:cs="Arial"/>
          <w:lang w:val="en-US"/>
        </w:rPr>
        <w:t xml:space="preserve">slight </w:t>
      </w:r>
      <w:r w:rsidR="713AB91A" w:rsidRPr="00F14389">
        <w:rPr>
          <w:rFonts w:ascii="Arial" w:hAnsi="Arial" w:cs="Arial"/>
          <w:lang w:val="en-US"/>
        </w:rPr>
        <w:t xml:space="preserve">temporal </w:t>
      </w:r>
      <w:r w:rsidR="573E9637" w:rsidRPr="00F14389">
        <w:rPr>
          <w:rFonts w:ascii="Arial" w:hAnsi="Arial" w:cs="Arial"/>
          <w:lang w:val="en-US"/>
        </w:rPr>
        <w:t>dispersion in the testing protocol.</w:t>
      </w:r>
      <w:r w:rsidR="523589BC" w:rsidRPr="00F14389">
        <w:rPr>
          <w:rFonts w:ascii="Arial" w:hAnsi="Arial" w:cs="Arial"/>
          <w:lang w:val="en-US"/>
        </w:rPr>
        <w:t xml:space="preserve"> </w:t>
      </w:r>
      <w:r w:rsidR="60CD37E0" w:rsidRPr="00F14389">
        <w:rPr>
          <w:rFonts w:ascii="Arial" w:hAnsi="Arial" w:cs="Arial"/>
          <w:lang w:val="en-US"/>
        </w:rPr>
        <w:t xml:space="preserve">For an additional analysis to confirm stress reactivity please refer to </w:t>
      </w:r>
      <w:r w:rsidR="006506DB">
        <w:rPr>
          <w:rFonts w:ascii="Arial" w:hAnsi="Arial" w:cs="Arial"/>
          <w:lang w:val="en-US"/>
        </w:rPr>
        <w:t>S</w:t>
      </w:r>
      <w:r w:rsidR="60CD37E0" w:rsidRPr="00F14389">
        <w:rPr>
          <w:rFonts w:ascii="Arial" w:hAnsi="Arial" w:cs="Arial"/>
          <w:lang w:val="en-US"/>
        </w:rPr>
        <w:t>upplement</w:t>
      </w:r>
      <w:r w:rsidR="006506DB">
        <w:rPr>
          <w:rFonts w:ascii="Arial" w:hAnsi="Arial" w:cs="Arial"/>
          <w:lang w:val="en-US"/>
        </w:rPr>
        <w:t>.</w:t>
      </w:r>
    </w:p>
    <w:p w14:paraId="79089A51" w14:textId="15D8A87D" w:rsidR="008C2748" w:rsidRPr="00F14389" w:rsidRDefault="005213EF" w:rsidP="00DB45D5">
      <w:pPr>
        <w:spacing w:line="480" w:lineRule="auto"/>
        <w:rPr>
          <w:rFonts w:ascii="Arial" w:hAnsi="Arial" w:cs="Arial"/>
          <w:u w:val="single"/>
          <w:lang w:val="en-US"/>
        </w:rPr>
      </w:pPr>
      <w:r w:rsidRPr="00F14389">
        <w:rPr>
          <w:rFonts w:ascii="Arial" w:hAnsi="Arial" w:cs="Arial"/>
          <w:u w:val="single"/>
          <w:lang w:val="en-US"/>
        </w:rPr>
        <w:t xml:space="preserve">2.3. </w:t>
      </w:r>
      <w:r w:rsidR="00021DCA" w:rsidRPr="00F14389">
        <w:rPr>
          <w:rFonts w:ascii="Arial" w:hAnsi="Arial" w:cs="Arial"/>
          <w:u w:val="single"/>
          <w:lang w:val="en-US"/>
        </w:rPr>
        <w:t>Subjective stress response</w:t>
      </w:r>
      <w:r w:rsidR="00F221CF" w:rsidRPr="00F14389">
        <w:rPr>
          <w:rFonts w:ascii="Arial" w:hAnsi="Arial" w:cs="Arial"/>
          <w:u w:val="single"/>
          <w:lang w:val="en-US"/>
        </w:rPr>
        <w:t>:</w:t>
      </w:r>
    </w:p>
    <w:p w14:paraId="3FE114D1" w14:textId="0638DC52" w:rsidR="00C4173C" w:rsidRPr="00F14389" w:rsidRDefault="002F07BD" w:rsidP="00DB45D5">
      <w:pPr>
        <w:spacing w:line="480" w:lineRule="auto"/>
        <w:rPr>
          <w:rFonts w:ascii="Arial" w:hAnsi="Arial" w:cs="Arial"/>
          <w:lang w:val="en-US"/>
        </w:rPr>
      </w:pPr>
      <w:r w:rsidRPr="00F14389">
        <w:rPr>
          <w:rFonts w:ascii="Arial" w:hAnsi="Arial" w:cs="Arial"/>
          <w:lang w:val="en-US"/>
        </w:rPr>
        <w:tab/>
      </w:r>
      <w:r w:rsidR="60E22A61" w:rsidRPr="00F14389">
        <w:rPr>
          <w:rFonts w:ascii="Arial" w:hAnsi="Arial" w:cs="Arial"/>
          <w:lang w:val="en-US"/>
        </w:rPr>
        <w:t>Three different visual analogue scales</w:t>
      </w:r>
      <w:r w:rsidR="0EFD8311" w:rsidRPr="00F14389">
        <w:rPr>
          <w:rFonts w:ascii="Arial" w:hAnsi="Arial" w:cs="Arial"/>
          <w:lang w:val="en-US"/>
        </w:rPr>
        <w:t xml:space="preserve"> (VAS)</w:t>
      </w:r>
      <w:r w:rsidR="60E22A61" w:rsidRPr="00F14389">
        <w:rPr>
          <w:rFonts w:ascii="Arial" w:hAnsi="Arial" w:cs="Arial"/>
          <w:lang w:val="en-US"/>
        </w:rPr>
        <w:t xml:space="preserve"> ranging from </w:t>
      </w:r>
      <w:r w:rsidR="0EFD8311" w:rsidRPr="00F14389">
        <w:rPr>
          <w:rFonts w:ascii="Arial" w:hAnsi="Arial" w:cs="Arial"/>
          <w:lang w:val="en-US"/>
        </w:rPr>
        <w:t>0</w:t>
      </w:r>
      <w:r w:rsidR="60E22A61" w:rsidRPr="00F14389">
        <w:rPr>
          <w:rFonts w:ascii="Arial" w:hAnsi="Arial" w:cs="Arial"/>
          <w:lang w:val="en-US"/>
        </w:rPr>
        <w:t xml:space="preserve"> to 100 were used to assess subjective </w:t>
      </w:r>
      <w:r w:rsidR="7F70A514" w:rsidRPr="00F14389">
        <w:rPr>
          <w:rFonts w:ascii="Arial" w:hAnsi="Arial" w:cs="Arial"/>
          <w:lang w:val="en-US"/>
        </w:rPr>
        <w:t xml:space="preserve">arousal, valence and </w:t>
      </w:r>
      <w:r w:rsidR="60E22A61" w:rsidRPr="00F14389">
        <w:rPr>
          <w:rFonts w:ascii="Arial" w:hAnsi="Arial" w:cs="Arial"/>
          <w:lang w:val="en-US"/>
        </w:rPr>
        <w:t>stres</w:t>
      </w:r>
      <w:r w:rsidR="7F70A514" w:rsidRPr="00F14389">
        <w:rPr>
          <w:rFonts w:ascii="Arial" w:hAnsi="Arial" w:cs="Arial"/>
          <w:lang w:val="en-US"/>
        </w:rPr>
        <w:t>s</w:t>
      </w:r>
      <w:r w:rsidR="0EFD8311" w:rsidRPr="00F14389">
        <w:rPr>
          <w:rFonts w:ascii="Arial" w:hAnsi="Arial" w:cs="Arial"/>
          <w:lang w:val="en-US"/>
        </w:rPr>
        <w:t xml:space="preserve"> at all time points (T1-T6).</w:t>
      </w:r>
      <w:r w:rsidR="12F66985" w:rsidRPr="00F14389">
        <w:rPr>
          <w:rFonts w:ascii="Arial" w:hAnsi="Arial" w:cs="Arial"/>
          <w:lang w:val="en-US"/>
        </w:rPr>
        <w:t xml:space="preserve"> Participants were asked to rate how they felt, regarding arousal</w:t>
      </w:r>
      <w:r w:rsidR="7F70A514" w:rsidRPr="00F14389">
        <w:rPr>
          <w:rFonts w:ascii="Arial" w:hAnsi="Arial" w:cs="Arial"/>
          <w:lang w:val="en-US"/>
        </w:rPr>
        <w:t xml:space="preserve"> </w:t>
      </w:r>
      <w:r w:rsidR="0EFD8311" w:rsidRPr="00F14389">
        <w:rPr>
          <w:rFonts w:ascii="Arial" w:hAnsi="Arial" w:cs="Arial"/>
          <w:lang w:val="en-US"/>
        </w:rPr>
        <w:t xml:space="preserve">on </w:t>
      </w:r>
      <w:r w:rsidR="12F66985" w:rsidRPr="00F14389">
        <w:rPr>
          <w:rFonts w:ascii="Arial" w:hAnsi="Arial" w:cs="Arial"/>
          <w:lang w:val="en-US"/>
        </w:rPr>
        <w:t>a</w:t>
      </w:r>
      <w:r w:rsidR="0EFD8311" w:rsidRPr="00F14389">
        <w:rPr>
          <w:rFonts w:ascii="Arial" w:hAnsi="Arial" w:cs="Arial"/>
          <w:lang w:val="en-US"/>
        </w:rPr>
        <w:t xml:space="preserve"> scale "</w:t>
      </w:r>
      <w:r w:rsidR="01AC654C" w:rsidRPr="00F14389">
        <w:rPr>
          <w:rFonts w:ascii="Arial" w:hAnsi="Arial" w:cs="Arial"/>
          <w:lang w:val="en-US"/>
        </w:rPr>
        <w:t>Please rate your current state</w:t>
      </w:r>
      <w:r w:rsidR="0EFD8311" w:rsidRPr="00F14389">
        <w:rPr>
          <w:rFonts w:ascii="Arial" w:hAnsi="Arial" w:cs="Arial"/>
          <w:lang w:val="en-US"/>
        </w:rPr>
        <w:t xml:space="preserve">" from 0 (sleepy) to 100 (active), valence on </w:t>
      </w:r>
      <w:r w:rsidR="12F66985" w:rsidRPr="00F14389">
        <w:rPr>
          <w:rFonts w:ascii="Arial" w:hAnsi="Arial" w:cs="Arial"/>
          <w:lang w:val="en-US"/>
        </w:rPr>
        <w:t xml:space="preserve">a scale </w:t>
      </w:r>
      <w:r w:rsidR="0EFD8311" w:rsidRPr="00F14389">
        <w:rPr>
          <w:rFonts w:ascii="Arial" w:hAnsi="Arial" w:cs="Arial"/>
          <w:lang w:val="en-US"/>
        </w:rPr>
        <w:t xml:space="preserve">from 0 (unhappy) to 100 (happy) and stress on </w:t>
      </w:r>
      <w:r w:rsidR="12F66985" w:rsidRPr="00F14389">
        <w:rPr>
          <w:rFonts w:ascii="Arial" w:hAnsi="Arial" w:cs="Arial"/>
          <w:lang w:val="en-US"/>
        </w:rPr>
        <w:t xml:space="preserve">a scale </w:t>
      </w:r>
      <w:r w:rsidR="0EFD8311" w:rsidRPr="00F14389">
        <w:rPr>
          <w:rFonts w:ascii="Arial" w:hAnsi="Arial" w:cs="Arial"/>
          <w:lang w:val="en-US"/>
        </w:rPr>
        <w:t xml:space="preserve">from 0 (not stressed) to 100 (stressed). </w:t>
      </w:r>
      <w:r w:rsidR="7045B04E" w:rsidRPr="00F14389">
        <w:rPr>
          <w:rFonts w:ascii="Arial" w:hAnsi="Arial" w:cs="Arial"/>
          <w:lang w:val="en-US"/>
        </w:rPr>
        <w:t>Analogue to cortis</w:t>
      </w:r>
      <w:r w:rsidR="5A7AFE07" w:rsidRPr="00F14389">
        <w:rPr>
          <w:rFonts w:ascii="Arial" w:hAnsi="Arial" w:cs="Arial"/>
          <w:lang w:val="en-US"/>
        </w:rPr>
        <w:t>ol</w:t>
      </w:r>
      <w:r w:rsidR="7045B04E" w:rsidRPr="00F14389">
        <w:rPr>
          <w:rFonts w:ascii="Arial" w:hAnsi="Arial" w:cs="Arial"/>
          <w:lang w:val="en-US"/>
        </w:rPr>
        <w:t xml:space="preserve"> values this was determined by calculating the area under the curve with respect to ground (</w:t>
      </w:r>
      <w:proofErr w:type="spellStart"/>
      <w:r w:rsidR="7045B04E" w:rsidRPr="00F14389">
        <w:rPr>
          <w:rFonts w:ascii="Arial" w:hAnsi="Arial" w:cs="Arial"/>
          <w:lang w:val="en-US"/>
        </w:rPr>
        <w:t>AUCg</w:t>
      </w:r>
      <w:proofErr w:type="spellEnd"/>
      <w:r w:rsidR="7045B04E" w:rsidRPr="00F14389">
        <w:rPr>
          <w:rFonts w:ascii="Arial" w:hAnsi="Arial" w:cs="Arial"/>
          <w:lang w:val="en-US"/>
        </w:rPr>
        <w:t xml:space="preserve">-stress and </w:t>
      </w:r>
      <w:proofErr w:type="spellStart"/>
      <w:r w:rsidR="7045B04E" w:rsidRPr="00F14389">
        <w:rPr>
          <w:rFonts w:ascii="Arial" w:hAnsi="Arial" w:cs="Arial"/>
          <w:lang w:val="en-US"/>
        </w:rPr>
        <w:lastRenderedPageBreak/>
        <w:t>AUCg</w:t>
      </w:r>
      <w:proofErr w:type="spellEnd"/>
      <w:r w:rsidR="7045B04E" w:rsidRPr="00F14389">
        <w:rPr>
          <w:rFonts w:ascii="Arial" w:hAnsi="Arial" w:cs="Arial"/>
          <w:lang w:val="en-US"/>
        </w:rPr>
        <w:t>-control</w:t>
      </w:r>
      <w:r w:rsidR="2ABF563E" w:rsidRPr="00F14389">
        <w:rPr>
          <w:rFonts w:ascii="Arial" w:hAnsi="Arial" w:cs="Arial"/>
          <w:lang w:val="en-US"/>
        </w:rPr>
        <w:t>;</w:t>
      </w:r>
      <w:r w:rsidR="7045B04E" w:rsidRPr="00F14389">
        <w:rPr>
          <w:rFonts w:ascii="Arial" w:hAnsi="Arial" w:cs="Arial"/>
          <w:lang w:val="en-US"/>
        </w:rPr>
        <w:t xml:space="preserve"> </w:t>
      </w:r>
      <w:proofErr w:type="spellStart"/>
      <w:r w:rsidR="7045B04E" w:rsidRPr="00F14389">
        <w:rPr>
          <w:rFonts w:ascii="Arial" w:hAnsi="Arial" w:cs="Arial"/>
          <w:lang w:val="en-US"/>
        </w:rPr>
        <w:t>Pruessner</w:t>
      </w:r>
      <w:proofErr w:type="spellEnd"/>
      <w:r w:rsidR="7045B04E" w:rsidRPr="00F14389">
        <w:rPr>
          <w:rFonts w:ascii="Arial" w:hAnsi="Arial" w:cs="Arial"/>
          <w:lang w:val="en-US"/>
        </w:rPr>
        <w:t xml:space="preserve"> et al., 2003) separately for both conditions and subtracting </w:t>
      </w:r>
      <w:proofErr w:type="spellStart"/>
      <w:r w:rsidR="7045B04E" w:rsidRPr="00F14389">
        <w:rPr>
          <w:rFonts w:ascii="Arial" w:hAnsi="Arial" w:cs="Arial"/>
          <w:lang w:val="en-US"/>
        </w:rPr>
        <w:t>AUCg</w:t>
      </w:r>
      <w:proofErr w:type="spellEnd"/>
      <w:r w:rsidR="7045B04E" w:rsidRPr="00F14389">
        <w:rPr>
          <w:rFonts w:ascii="Arial" w:hAnsi="Arial" w:cs="Arial"/>
          <w:lang w:val="en-US"/>
        </w:rPr>
        <w:t xml:space="preserve">-control from </w:t>
      </w:r>
      <w:proofErr w:type="spellStart"/>
      <w:r w:rsidR="7045B04E" w:rsidRPr="00F14389">
        <w:rPr>
          <w:rFonts w:ascii="Arial" w:hAnsi="Arial" w:cs="Arial"/>
          <w:lang w:val="en-US"/>
        </w:rPr>
        <w:t>AUCg</w:t>
      </w:r>
      <w:proofErr w:type="spellEnd"/>
      <w:r w:rsidR="7045B04E" w:rsidRPr="00F14389">
        <w:rPr>
          <w:rFonts w:ascii="Arial" w:hAnsi="Arial" w:cs="Arial"/>
          <w:lang w:val="en-US"/>
        </w:rPr>
        <w:t>-stress.</w:t>
      </w:r>
    </w:p>
    <w:p w14:paraId="3F2641E1" w14:textId="2D4DFC41" w:rsidR="00EB5FFD" w:rsidRPr="00F14389" w:rsidRDefault="00EB5FFD" w:rsidP="00DB45D5">
      <w:pPr>
        <w:spacing w:line="480" w:lineRule="auto"/>
        <w:rPr>
          <w:rFonts w:ascii="Arial" w:hAnsi="Arial" w:cs="Arial"/>
          <w:u w:val="single"/>
          <w:lang w:val="en-US"/>
        </w:rPr>
      </w:pPr>
      <w:r w:rsidRPr="00F14389">
        <w:rPr>
          <w:rFonts w:ascii="Arial" w:hAnsi="Arial" w:cs="Arial"/>
          <w:u w:val="single"/>
          <w:lang w:val="en-US"/>
        </w:rPr>
        <w:t>2.</w:t>
      </w:r>
      <w:r w:rsidR="7AE9ED9A" w:rsidRPr="00F14389">
        <w:rPr>
          <w:rFonts w:ascii="Arial" w:hAnsi="Arial" w:cs="Arial"/>
          <w:u w:val="single"/>
          <w:lang w:val="en-US"/>
        </w:rPr>
        <w:t>4</w:t>
      </w:r>
      <w:r w:rsidRPr="00F14389">
        <w:rPr>
          <w:rFonts w:ascii="Arial" w:hAnsi="Arial" w:cs="Arial"/>
          <w:u w:val="single"/>
          <w:lang w:val="en-US"/>
        </w:rPr>
        <w:t>. Working memory capacity:</w:t>
      </w:r>
    </w:p>
    <w:p w14:paraId="03D8526B" w14:textId="529A1E74" w:rsidR="00EB5FFD" w:rsidRPr="00F14389" w:rsidRDefault="00EB5FFD" w:rsidP="00DB45D5">
      <w:pPr>
        <w:spacing w:line="480" w:lineRule="auto"/>
        <w:rPr>
          <w:rFonts w:ascii="Arial" w:hAnsi="Arial" w:cs="Arial"/>
          <w:lang w:val="en-US"/>
        </w:rPr>
      </w:pPr>
      <w:r w:rsidRPr="00F14389">
        <w:rPr>
          <w:rFonts w:ascii="Arial" w:hAnsi="Arial" w:cs="Arial"/>
          <w:lang w:val="en-US"/>
        </w:rPr>
        <w:tab/>
      </w:r>
      <w:r w:rsidR="66C0BF86" w:rsidRPr="00F14389">
        <w:rPr>
          <w:rFonts w:ascii="Arial" w:hAnsi="Arial" w:cs="Arial"/>
          <w:lang w:val="en-US"/>
        </w:rPr>
        <w:t xml:space="preserve">Participants also performed </w:t>
      </w:r>
      <w:r w:rsidR="38834D69" w:rsidRPr="00F14389">
        <w:rPr>
          <w:rFonts w:ascii="Arial" w:hAnsi="Arial" w:cs="Arial"/>
          <w:lang w:val="en-US"/>
        </w:rPr>
        <w:t>the</w:t>
      </w:r>
      <w:r w:rsidR="66C0BF86" w:rsidRPr="00F14389">
        <w:rPr>
          <w:rFonts w:ascii="Arial" w:hAnsi="Arial" w:cs="Arial"/>
          <w:lang w:val="en-US"/>
        </w:rPr>
        <w:t xml:space="preserve"> digit span</w:t>
      </w:r>
      <w:r w:rsidR="1BF3B69F" w:rsidRPr="00F14389">
        <w:rPr>
          <w:rFonts w:ascii="Arial" w:hAnsi="Arial" w:cs="Arial"/>
          <w:lang w:val="en-US"/>
        </w:rPr>
        <w:t xml:space="preserve"> backwards</w:t>
      </w:r>
      <w:r w:rsidR="66C0BF86" w:rsidRPr="00F14389">
        <w:rPr>
          <w:rFonts w:ascii="Arial" w:hAnsi="Arial" w:cs="Arial"/>
          <w:lang w:val="en-US"/>
        </w:rPr>
        <w:t xml:space="preserve"> task</w:t>
      </w:r>
      <w:r w:rsidR="754F0BB0" w:rsidRPr="00F14389">
        <w:rPr>
          <w:rFonts w:ascii="Arial" w:hAnsi="Arial" w:cs="Arial"/>
          <w:lang w:val="en-US"/>
        </w:rPr>
        <w:t xml:space="preserve"> </w:t>
      </w:r>
      <w:r w:rsidR="66C0BF86" w:rsidRPr="00F14389">
        <w:rPr>
          <w:rFonts w:ascii="Arial" w:hAnsi="Arial" w:cs="Arial"/>
          <w:lang w:val="en-US"/>
        </w:rPr>
        <w:t>from the test battery Hamburg-Wechsler-</w:t>
      </w:r>
      <w:proofErr w:type="spellStart"/>
      <w:r w:rsidR="66C0BF86" w:rsidRPr="00F14389">
        <w:rPr>
          <w:rFonts w:ascii="Arial" w:hAnsi="Arial" w:cs="Arial"/>
          <w:lang w:val="en-US"/>
        </w:rPr>
        <w:t>Intelligenztest</w:t>
      </w:r>
      <w:proofErr w:type="spellEnd"/>
      <w:r w:rsidR="66C0BF86" w:rsidRPr="00F14389">
        <w:rPr>
          <w:rFonts w:ascii="Arial" w:hAnsi="Arial" w:cs="Arial"/>
          <w:lang w:val="en-US"/>
        </w:rPr>
        <w:t xml:space="preserve"> HAWIK </w:t>
      </w:r>
      <w:r w:rsidR="66C0BF86" w:rsidRPr="00F14389">
        <w:rPr>
          <w:rFonts w:ascii="Arial" w:hAnsi="Arial" w:cs="Arial"/>
          <w:noProof/>
          <w:lang w:val="en-US"/>
        </w:rPr>
        <w:t>(Tewes and Wechsler, 1991)</w:t>
      </w:r>
      <w:r w:rsidR="66C0BF86" w:rsidRPr="00F14389">
        <w:rPr>
          <w:rFonts w:ascii="Arial" w:hAnsi="Arial" w:cs="Arial"/>
          <w:lang w:val="en-US"/>
        </w:rPr>
        <w:t xml:space="preserve"> to assess working memory capacity.</w:t>
      </w:r>
    </w:p>
    <w:p w14:paraId="760CF7C7" w14:textId="008D6EC8" w:rsidR="058E5924" w:rsidRPr="00F14389" w:rsidRDefault="058E5924" w:rsidP="00DB45D5">
      <w:pPr>
        <w:spacing w:line="480" w:lineRule="auto"/>
        <w:rPr>
          <w:rFonts w:ascii="Arial" w:eastAsia="Arial" w:hAnsi="Arial" w:cs="Arial"/>
          <w:u w:val="single"/>
          <w:lang w:val="en-US"/>
        </w:rPr>
      </w:pPr>
      <w:r w:rsidRPr="00F14389">
        <w:rPr>
          <w:rFonts w:ascii="Arial" w:eastAsia="Arial" w:hAnsi="Arial" w:cs="Arial"/>
          <w:u w:val="single"/>
          <w:lang w:val="en-US"/>
        </w:rPr>
        <w:t>2.</w:t>
      </w:r>
      <w:r w:rsidR="30BE1EE7" w:rsidRPr="00F14389">
        <w:rPr>
          <w:rFonts w:ascii="Arial" w:eastAsia="Arial" w:hAnsi="Arial" w:cs="Arial"/>
          <w:u w:val="single"/>
          <w:lang w:val="en-US"/>
        </w:rPr>
        <w:t>5</w:t>
      </w:r>
      <w:r w:rsidRPr="00F14389">
        <w:rPr>
          <w:rFonts w:ascii="Arial" w:eastAsia="Arial" w:hAnsi="Arial" w:cs="Arial"/>
          <w:u w:val="single"/>
          <w:lang w:val="en-US"/>
        </w:rPr>
        <w:t>. Past subjective stress response:</w:t>
      </w:r>
    </w:p>
    <w:p w14:paraId="065A5B8F" w14:textId="53773EF6" w:rsidR="00112567" w:rsidRPr="00F14389" w:rsidRDefault="058E5924" w:rsidP="00DB45D5">
      <w:pPr>
        <w:spacing w:line="480" w:lineRule="auto"/>
        <w:rPr>
          <w:rFonts w:ascii="Arial" w:eastAsia="Arial" w:hAnsi="Arial" w:cs="Arial"/>
          <w:lang w:val="en-US"/>
        </w:rPr>
      </w:pPr>
      <w:r w:rsidRPr="00F14389">
        <w:rPr>
          <w:rFonts w:ascii="Arial" w:eastAsia="Arial" w:hAnsi="Arial" w:cs="Arial"/>
          <w:lang w:val="en-US"/>
        </w:rPr>
        <w:t>Furthermore, participants filled in a German version of the Perceived Stress Scale (PSS-10; Cohen et al., 1983), at home via an internet-based survey (</w:t>
      </w:r>
      <w:proofErr w:type="spellStart"/>
      <w:r w:rsidRPr="00F14389">
        <w:rPr>
          <w:rFonts w:ascii="Arial" w:eastAsia="Arial" w:hAnsi="Arial" w:cs="Arial"/>
          <w:lang w:val="en-US"/>
        </w:rPr>
        <w:t>Limesurvey</w:t>
      </w:r>
      <w:proofErr w:type="spellEnd"/>
      <w:r w:rsidRPr="00F14389">
        <w:rPr>
          <w:rFonts w:ascii="Arial" w:eastAsia="Arial" w:hAnsi="Arial" w:cs="Arial"/>
          <w:lang w:val="en-US"/>
        </w:rPr>
        <w:t xml:space="preserve">, </w:t>
      </w:r>
      <w:hyperlink r:id="rId16" w:history="1">
        <w:r w:rsidRPr="00F14389">
          <w:rPr>
            <w:rStyle w:val="Hyperlink"/>
            <w:rFonts w:ascii="Arial" w:eastAsia="Arial" w:hAnsi="Arial" w:cs="Arial"/>
            <w:lang w:val="en-US"/>
          </w:rPr>
          <w:t>www.limesurvey.org</w:t>
        </w:r>
      </w:hyperlink>
      <w:r w:rsidRPr="00F14389">
        <w:rPr>
          <w:rFonts w:ascii="Arial" w:eastAsia="Arial" w:hAnsi="Arial" w:cs="Arial"/>
          <w:lang w:val="en-US"/>
        </w:rPr>
        <w:t>). They evaluated potential situations in their life</w:t>
      </w:r>
      <w:r w:rsidR="00734889">
        <w:rPr>
          <w:rFonts w:ascii="Arial" w:eastAsia="Arial" w:hAnsi="Arial" w:cs="Arial"/>
          <w:lang w:val="en-US"/>
        </w:rPr>
        <w:t>,</w:t>
      </w:r>
      <w:r w:rsidRPr="00F14389">
        <w:rPr>
          <w:rFonts w:ascii="Arial" w:eastAsia="Arial" w:hAnsi="Arial" w:cs="Arial"/>
          <w:lang w:val="en-US"/>
        </w:rPr>
        <w:t xml:space="preserve"> with regard to their respective stressfulness during the last 30 days.</w:t>
      </w:r>
    </w:p>
    <w:p w14:paraId="736A8FFF" w14:textId="0398F2B4" w:rsidR="008C2748" w:rsidRPr="00F14389" w:rsidRDefault="005213EF" w:rsidP="00DB45D5">
      <w:pPr>
        <w:spacing w:line="480" w:lineRule="auto"/>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6</w:t>
      </w:r>
      <w:r w:rsidRPr="00F14389">
        <w:rPr>
          <w:rFonts w:ascii="Arial" w:hAnsi="Arial" w:cs="Arial"/>
          <w:u w:val="single"/>
          <w:lang w:val="en-US"/>
        </w:rPr>
        <w:t xml:space="preserve">. </w:t>
      </w:r>
      <w:r w:rsidR="008C2748" w:rsidRPr="00F14389">
        <w:rPr>
          <w:rFonts w:ascii="Arial" w:hAnsi="Arial" w:cs="Arial"/>
          <w:u w:val="single"/>
          <w:lang w:val="en-US"/>
        </w:rPr>
        <w:t>Task design</w:t>
      </w:r>
    </w:p>
    <w:p w14:paraId="02922603" w14:textId="6B47829F" w:rsidR="00EC0C76" w:rsidRPr="00F14389" w:rsidRDefault="002F07BD" w:rsidP="00DB45D5">
      <w:pPr>
        <w:spacing w:line="480" w:lineRule="auto"/>
        <w:rPr>
          <w:rFonts w:ascii="Arial" w:hAnsi="Arial" w:cs="Arial"/>
          <w:lang w:val="en-US"/>
        </w:rPr>
      </w:pPr>
      <w:r w:rsidRPr="00F14389">
        <w:rPr>
          <w:rFonts w:ascii="Arial" w:hAnsi="Arial" w:cs="Arial"/>
          <w:lang w:val="en-US"/>
        </w:rPr>
        <w:tab/>
      </w:r>
      <w:r w:rsidR="73AB7D11" w:rsidRPr="00F14389">
        <w:rPr>
          <w:rFonts w:ascii="Arial" w:hAnsi="Arial" w:cs="Arial"/>
          <w:lang w:val="en-US"/>
        </w:rPr>
        <w:t>Participants performed a probabilistic reversal learning task, which included 160 trials and comprised around 1</w:t>
      </w:r>
      <w:r w:rsidR="716FF138" w:rsidRPr="00F14389">
        <w:rPr>
          <w:rFonts w:ascii="Arial" w:hAnsi="Arial" w:cs="Arial"/>
          <w:lang w:val="en-US"/>
        </w:rPr>
        <w:t>5</w:t>
      </w:r>
      <w:r w:rsidR="73AB7D11" w:rsidRPr="00F14389">
        <w:rPr>
          <w:rFonts w:ascii="Arial" w:hAnsi="Arial" w:cs="Arial"/>
          <w:lang w:val="en-US"/>
        </w:rPr>
        <w:t xml:space="preserve"> minutes. The task</w:t>
      </w:r>
      <w:r w:rsidR="1F26905B" w:rsidRPr="00F14389">
        <w:rPr>
          <w:rFonts w:ascii="Arial" w:hAnsi="Arial" w:cs="Arial"/>
          <w:lang w:val="en-US"/>
        </w:rPr>
        <w:t xml:space="preserve"> </w:t>
      </w:r>
      <w:r w:rsidR="1F26905B" w:rsidRPr="00F14389">
        <w:rPr>
          <w:rFonts w:ascii="Arial" w:hAnsi="Arial" w:cs="Arial"/>
          <w:noProof/>
          <w:lang w:val="en-US"/>
        </w:rPr>
        <w:t>(Boehme et al., 2015; Reiter et al., 2016</w:t>
      </w:r>
      <w:proofErr w:type="gramStart"/>
      <w:r w:rsidR="1F26905B" w:rsidRPr="00F14389">
        <w:rPr>
          <w:rFonts w:ascii="Arial" w:hAnsi="Arial" w:cs="Arial"/>
          <w:noProof/>
          <w:lang w:val="en-US"/>
        </w:rPr>
        <w:t>a)</w:t>
      </w:r>
      <w:r w:rsidR="1F26905B" w:rsidRPr="00F14389">
        <w:rPr>
          <w:rFonts w:ascii="Arial" w:hAnsi="Arial" w:cs="Arial"/>
          <w:lang w:val="en-US"/>
        </w:rPr>
        <w:t xml:space="preserve"> </w:t>
      </w:r>
      <w:r w:rsidR="73AB7D11" w:rsidRPr="00F14389">
        <w:rPr>
          <w:rFonts w:ascii="Arial" w:hAnsi="Arial" w:cs="Arial"/>
          <w:lang w:val="en-US"/>
        </w:rPr>
        <w:t xml:space="preserve"> was</w:t>
      </w:r>
      <w:proofErr w:type="gramEnd"/>
      <w:r w:rsidR="73AB7D11" w:rsidRPr="00F14389">
        <w:rPr>
          <w:rFonts w:ascii="Arial" w:hAnsi="Arial" w:cs="Arial"/>
          <w:lang w:val="en-US"/>
        </w:rPr>
        <w:t xml:space="preserve"> programmed in </w:t>
      </w:r>
      <w:proofErr w:type="spellStart"/>
      <w:r w:rsidR="73AB7D11" w:rsidRPr="00F14389">
        <w:rPr>
          <w:rFonts w:ascii="Arial" w:hAnsi="Arial" w:cs="Arial"/>
          <w:lang w:val="en-US"/>
        </w:rPr>
        <w:t>Matlab</w:t>
      </w:r>
      <w:proofErr w:type="spellEnd"/>
      <w:r w:rsidR="73AB7D11" w:rsidRPr="00F14389">
        <w:rPr>
          <w:rFonts w:ascii="Arial" w:hAnsi="Arial" w:cs="Arial"/>
          <w:lang w:val="en-US"/>
        </w:rPr>
        <w:t xml:space="preserve"> (The MathWorks, Natick, MA) with </w:t>
      </w:r>
      <w:proofErr w:type="spellStart"/>
      <w:r w:rsidR="73AB7D11" w:rsidRPr="00F14389">
        <w:rPr>
          <w:rFonts w:ascii="Arial" w:hAnsi="Arial" w:cs="Arial"/>
          <w:lang w:val="en-US"/>
        </w:rPr>
        <w:t>Psychtoolbox</w:t>
      </w:r>
      <w:proofErr w:type="spellEnd"/>
      <w:r w:rsidR="1F26905B" w:rsidRPr="00F14389">
        <w:rPr>
          <w:rFonts w:ascii="Arial" w:hAnsi="Arial" w:cs="Arial"/>
          <w:lang w:val="en-US"/>
        </w:rPr>
        <w:t xml:space="preserve"> </w:t>
      </w:r>
      <w:r w:rsidR="1F26905B" w:rsidRPr="00F14389">
        <w:rPr>
          <w:rFonts w:ascii="Arial" w:hAnsi="Arial" w:cs="Arial"/>
          <w:noProof/>
          <w:lang w:val="en-US"/>
        </w:rPr>
        <w:t>(Brainard, 1997)</w:t>
      </w:r>
      <w:r w:rsidR="1F26905B" w:rsidRPr="00F14389">
        <w:rPr>
          <w:rFonts w:ascii="Arial" w:hAnsi="Arial" w:cs="Arial"/>
          <w:lang w:val="en-US"/>
        </w:rPr>
        <w:t xml:space="preserve">. </w:t>
      </w:r>
      <w:r w:rsidR="73AB7D11" w:rsidRPr="00F14389">
        <w:rPr>
          <w:rFonts w:ascii="Arial" w:hAnsi="Arial" w:cs="Arial"/>
          <w:lang w:val="en-US"/>
        </w:rPr>
        <w:t xml:space="preserve">On every trial, participants </w:t>
      </w:r>
      <w:r w:rsidR="08BF3741" w:rsidRPr="00F14389">
        <w:rPr>
          <w:rFonts w:ascii="Arial" w:hAnsi="Arial" w:cs="Arial"/>
          <w:lang w:val="en-US"/>
        </w:rPr>
        <w:t>chose</w:t>
      </w:r>
      <w:r w:rsidR="73AB7D11" w:rsidRPr="00F14389">
        <w:rPr>
          <w:rFonts w:ascii="Arial" w:hAnsi="Arial" w:cs="Arial"/>
          <w:lang w:val="en-US"/>
        </w:rPr>
        <w:t xml:space="preserve"> between two cards, </w:t>
      </w:r>
      <w:r w:rsidR="411B1BD9" w:rsidRPr="00F14389">
        <w:rPr>
          <w:rFonts w:ascii="Arial" w:hAnsi="Arial" w:cs="Arial"/>
          <w:lang w:val="en-US"/>
        </w:rPr>
        <w:t xml:space="preserve">each </w:t>
      </w:r>
      <w:r w:rsidR="73AB7D11" w:rsidRPr="00F14389">
        <w:rPr>
          <w:rFonts w:ascii="Arial" w:hAnsi="Arial" w:cs="Arial"/>
          <w:lang w:val="en-US"/>
        </w:rPr>
        <w:t xml:space="preserve">depicting a different geometric </w:t>
      </w:r>
      <w:r w:rsidR="64575B6E" w:rsidRPr="00F14389">
        <w:rPr>
          <w:rFonts w:ascii="Arial" w:hAnsi="Arial" w:cs="Arial"/>
          <w:lang w:val="en-US"/>
        </w:rPr>
        <w:t>figure</w:t>
      </w:r>
      <w:r w:rsidR="73AB7D11" w:rsidRPr="00F14389">
        <w:rPr>
          <w:rFonts w:ascii="Arial" w:hAnsi="Arial" w:cs="Arial"/>
          <w:lang w:val="en-US"/>
        </w:rPr>
        <w:t xml:space="preserve">. The underlying reward structure was not explicitly instructed but </w:t>
      </w:r>
      <w:r w:rsidR="42178C74" w:rsidRPr="00F14389">
        <w:rPr>
          <w:rFonts w:ascii="Arial" w:hAnsi="Arial" w:cs="Arial"/>
          <w:lang w:val="en-US"/>
        </w:rPr>
        <w:t xml:space="preserve">had to </w:t>
      </w:r>
      <w:r w:rsidR="73AB7D11" w:rsidRPr="00F14389">
        <w:rPr>
          <w:rFonts w:ascii="Arial" w:hAnsi="Arial" w:cs="Arial"/>
          <w:lang w:val="en-US"/>
        </w:rPr>
        <w:t>be inferred: reward probabilit</w:t>
      </w:r>
      <w:r w:rsidR="4D504EBF" w:rsidRPr="00F14389">
        <w:rPr>
          <w:rFonts w:ascii="Arial" w:hAnsi="Arial" w:cs="Arial"/>
          <w:lang w:val="en-US"/>
        </w:rPr>
        <w:t>i</w:t>
      </w:r>
      <w:r w:rsidR="73AB7D11" w:rsidRPr="00F14389">
        <w:rPr>
          <w:rFonts w:ascii="Arial" w:hAnsi="Arial" w:cs="Arial"/>
          <w:lang w:val="en-US"/>
        </w:rPr>
        <w:t>es associated with the two choice options were anti</w:t>
      </w:r>
      <w:r w:rsidR="7F0423E0" w:rsidRPr="00F14389">
        <w:rPr>
          <w:rFonts w:ascii="Arial" w:hAnsi="Arial" w:cs="Arial"/>
          <w:lang w:val="en-US"/>
        </w:rPr>
        <w:t>-</w:t>
      </w:r>
      <w:r w:rsidR="73AB7D11" w:rsidRPr="00F14389">
        <w:rPr>
          <w:rFonts w:ascii="Arial" w:hAnsi="Arial" w:cs="Arial"/>
          <w:lang w:val="en-US"/>
        </w:rPr>
        <w:t>correlated</w:t>
      </w:r>
      <w:r w:rsidR="00755763" w:rsidRPr="00F14389">
        <w:rPr>
          <w:rFonts w:ascii="Arial" w:hAnsi="Arial" w:cs="Arial"/>
          <w:lang w:val="en-US"/>
        </w:rPr>
        <w:t xml:space="preserve"> (</w:t>
      </w:r>
      <w:proofErr w:type="gramStart"/>
      <w:r w:rsidR="00755763" w:rsidRPr="00F14389">
        <w:rPr>
          <w:rFonts w:ascii="Arial" w:hAnsi="Arial" w:cs="Arial"/>
          <w:lang w:val="en-US"/>
        </w:rPr>
        <w:t>i.e.</w:t>
      </w:r>
      <w:proofErr w:type="gramEnd"/>
      <w:r w:rsidR="00755763" w:rsidRPr="00F14389">
        <w:rPr>
          <w:rFonts w:ascii="Arial" w:hAnsi="Arial" w:cs="Arial"/>
          <w:lang w:val="en-US"/>
        </w:rPr>
        <w:t xml:space="preserve"> when card A had a reward probability of 80% and therefore a punishment probability of 20%, card B had a reward probability of 20% and a punishment probability of 80% and vice versa). </w:t>
      </w:r>
      <w:r w:rsidR="73AB7D11" w:rsidRPr="00F14389">
        <w:rPr>
          <w:rFonts w:ascii="Arial" w:hAnsi="Arial" w:cs="Arial"/>
          <w:lang w:val="en-US"/>
        </w:rPr>
        <w:t xml:space="preserve"> Furthermore, </w:t>
      </w:r>
      <w:r w:rsidR="53562B91" w:rsidRPr="00F14389">
        <w:rPr>
          <w:rFonts w:ascii="Arial" w:hAnsi="Arial" w:cs="Arial"/>
          <w:lang w:val="en-US"/>
        </w:rPr>
        <w:t>p</w:t>
      </w:r>
      <w:r w:rsidR="73AB7D11" w:rsidRPr="00F14389">
        <w:rPr>
          <w:rFonts w:ascii="Arial" w:hAnsi="Arial" w:cs="Arial"/>
          <w:lang w:val="en-US"/>
        </w:rPr>
        <w:t>articipants were informed o</w:t>
      </w:r>
      <w:r w:rsidR="3D43C45D" w:rsidRPr="00F14389">
        <w:rPr>
          <w:rFonts w:ascii="Arial" w:hAnsi="Arial" w:cs="Arial"/>
          <w:lang w:val="en-US"/>
        </w:rPr>
        <w:t>f</w:t>
      </w:r>
      <w:r w:rsidR="73AB7D11" w:rsidRPr="00F14389">
        <w:rPr>
          <w:rFonts w:ascii="Arial" w:hAnsi="Arial" w:cs="Arial"/>
          <w:lang w:val="en-US"/>
        </w:rPr>
        <w:t xml:space="preserve"> the probabilistic nature of the task</w:t>
      </w:r>
      <w:r w:rsidR="36779358" w:rsidRPr="00F14389">
        <w:rPr>
          <w:rFonts w:ascii="Arial" w:hAnsi="Arial" w:cs="Arial"/>
          <w:lang w:val="en-US"/>
        </w:rPr>
        <w:t xml:space="preserve"> but not on the actual probabilities</w:t>
      </w:r>
      <w:r w:rsidR="73AB7D11" w:rsidRPr="00F14389">
        <w:rPr>
          <w:rFonts w:ascii="Arial" w:hAnsi="Arial" w:cs="Arial"/>
          <w:lang w:val="en-US"/>
        </w:rPr>
        <w:t xml:space="preserve">: the </w:t>
      </w:r>
      <w:r w:rsidR="3D43C45D" w:rsidRPr="00F14389">
        <w:rPr>
          <w:rFonts w:ascii="Arial" w:hAnsi="Arial" w:cs="Arial"/>
          <w:lang w:val="en-US"/>
        </w:rPr>
        <w:t xml:space="preserve">currently “better” </w:t>
      </w:r>
      <w:r w:rsidR="73AB7D11" w:rsidRPr="00F14389">
        <w:rPr>
          <w:rFonts w:ascii="Arial" w:hAnsi="Arial" w:cs="Arial"/>
          <w:lang w:val="en-US"/>
        </w:rPr>
        <w:t>card was only rewarded in 80% of all trials</w:t>
      </w:r>
      <w:r w:rsidR="613F7130" w:rsidRPr="00F14389">
        <w:rPr>
          <w:rFonts w:ascii="Arial" w:hAnsi="Arial" w:cs="Arial"/>
          <w:lang w:val="en-US"/>
        </w:rPr>
        <w:t xml:space="preserve"> with 10 Cent</w:t>
      </w:r>
      <w:r w:rsidR="73AB7D11" w:rsidRPr="00F14389">
        <w:rPr>
          <w:rFonts w:ascii="Arial" w:hAnsi="Arial" w:cs="Arial"/>
          <w:lang w:val="en-US"/>
        </w:rPr>
        <w:t xml:space="preserve">. </w:t>
      </w:r>
      <w:r w:rsidR="716FF138" w:rsidRPr="00F14389">
        <w:rPr>
          <w:rFonts w:ascii="Arial" w:hAnsi="Arial" w:cs="Arial"/>
          <w:lang w:val="en-US"/>
        </w:rPr>
        <w:t xml:space="preserve">After a fixed number of </w:t>
      </w:r>
      <w:r w:rsidR="4F74D167" w:rsidRPr="00F14389">
        <w:rPr>
          <w:rFonts w:ascii="Arial" w:hAnsi="Arial" w:cs="Arial"/>
          <w:lang w:val="en-US"/>
        </w:rPr>
        <w:t xml:space="preserve">55 </w:t>
      </w:r>
      <w:r w:rsidR="716FF138" w:rsidRPr="00F14389">
        <w:rPr>
          <w:rFonts w:ascii="Arial" w:hAnsi="Arial" w:cs="Arial"/>
          <w:lang w:val="en-US"/>
        </w:rPr>
        <w:t>trials, contingencies reversed and these reversals repeated</w:t>
      </w:r>
      <w:r w:rsidR="3D43C45D" w:rsidRPr="00F14389">
        <w:rPr>
          <w:rFonts w:ascii="Arial" w:hAnsi="Arial" w:cs="Arial"/>
          <w:lang w:val="en-US"/>
        </w:rPr>
        <w:t xml:space="preserve"> several times</w:t>
      </w:r>
      <w:r w:rsidR="716FF138" w:rsidRPr="00F14389">
        <w:rPr>
          <w:rFonts w:ascii="Arial" w:hAnsi="Arial" w:cs="Arial"/>
          <w:lang w:val="en-US"/>
        </w:rPr>
        <w:t xml:space="preserve"> over the middle experimental phase</w:t>
      </w:r>
      <w:r w:rsidR="3D43C45D" w:rsidRPr="00F14389">
        <w:rPr>
          <w:rFonts w:ascii="Arial" w:hAnsi="Arial" w:cs="Arial"/>
          <w:lang w:val="en-US"/>
        </w:rPr>
        <w:t>, followed by another stable phase in the end starting at trial 126</w:t>
      </w:r>
      <w:r w:rsidR="716FF138" w:rsidRPr="00F14389">
        <w:rPr>
          <w:rFonts w:ascii="Arial" w:hAnsi="Arial" w:cs="Arial"/>
          <w:lang w:val="en-US"/>
        </w:rPr>
        <w:t xml:space="preserve"> (see Supplementary Figure S1). Participants were instructed to win as much money as possible and </w:t>
      </w:r>
      <w:r w:rsidR="7373C4E3" w:rsidRPr="00F14389">
        <w:rPr>
          <w:rFonts w:ascii="Arial" w:hAnsi="Arial" w:cs="Arial"/>
          <w:lang w:val="en-US"/>
        </w:rPr>
        <w:t>received</w:t>
      </w:r>
      <w:r w:rsidR="716FF138" w:rsidRPr="00F14389">
        <w:rPr>
          <w:rFonts w:ascii="Arial" w:hAnsi="Arial" w:cs="Arial"/>
          <w:lang w:val="en-US"/>
        </w:rPr>
        <w:t xml:space="preserve"> </w:t>
      </w:r>
      <w:r w:rsidR="406864AB" w:rsidRPr="00F14389">
        <w:rPr>
          <w:rFonts w:ascii="Arial" w:hAnsi="Arial" w:cs="Arial"/>
          <w:lang w:val="en-US"/>
        </w:rPr>
        <w:t>the winnings</w:t>
      </w:r>
      <w:r w:rsidR="607CBB7A" w:rsidRPr="00F14389">
        <w:rPr>
          <w:rFonts w:ascii="Arial" w:hAnsi="Arial" w:cs="Arial"/>
          <w:lang w:val="en-US"/>
        </w:rPr>
        <w:t xml:space="preserve"> </w:t>
      </w:r>
      <w:r w:rsidR="716FF138" w:rsidRPr="00F14389">
        <w:rPr>
          <w:rFonts w:ascii="Arial" w:hAnsi="Arial" w:cs="Arial"/>
          <w:lang w:val="en-US"/>
        </w:rPr>
        <w:t>at the end of the experiment.</w:t>
      </w:r>
      <w:r w:rsidR="2E1C71AA" w:rsidRPr="00F14389">
        <w:rPr>
          <w:rFonts w:ascii="Arial" w:hAnsi="Arial" w:cs="Arial"/>
          <w:lang w:val="en-US"/>
        </w:rPr>
        <w:t xml:space="preserve"> </w:t>
      </w:r>
    </w:p>
    <w:p w14:paraId="65151830" w14:textId="65545FA5" w:rsidR="00E11783" w:rsidRPr="00F14389" w:rsidRDefault="2CC7CE67" w:rsidP="00DB45D5">
      <w:pPr>
        <w:spacing w:line="480" w:lineRule="auto"/>
        <w:rPr>
          <w:rFonts w:ascii="Arial" w:hAnsi="Arial" w:cs="Arial"/>
          <w:lang w:val="en-US"/>
        </w:rPr>
      </w:pPr>
      <w:r w:rsidRPr="00F14389">
        <w:rPr>
          <w:rFonts w:ascii="Arial" w:hAnsi="Arial" w:cs="Arial"/>
          <w:lang w:val="en-US"/>
        </w:rPr>
        <w:lastRenderedPageBreak/>
        <w:t xml:space="preserve">Because feedback was drawn probabilistically on each trial, </w:t>
      </w:r>
      <w:r w:rsidR="039FBC0E" w:rsidRPr="00F14389">
        <w:rPr>
          <w:rFonts w:ascii="Arial" w:hAnsi="Arial" w:cs="Arial"/>
          <w:lang w:val="en-US"/>
        </w:rPr>
        <w:t xml:space="preserve">and we wanted to ensure that </w:t>
      </w:r>
      <w:r w:rsidR="1D1DCECE" w:rsidRPr="00F14389">
        <w:rPr>
          <w:rFonts w:ascii="Arial" w:hAnsi="Arial" w:cs="Arial"/>
          <w:lang w:val="en-US"/>
        </w:rPr>
        <w:t xml:space="preserve">the number of probabilistic events </w:t>
      </w:r>
      <w:r w:rsidR="2751964B" w:rsidRPr="00F14389">
        <w:rPr>
          <w:rFonts w:ascii="Arial" w:hAnsi="Arial" w:cs="Arial"/>
          <w:lang w:val="en-US"/>
        </w:rPr>
        <w:t xml:space="preserve">was matched </w:t>
      </w:r>
      <w:r w:rsidR="3CE11063" w:rsidRPr="00F14389">
        <w:rPr>
          <w:rFonts w:ascii="Arial" w:hAnsi="Arial" w:cs="Arial"/>
          <w:lang w:val="en-US"/>
        </w:rPr>
        <w:t xml:space="preserve">between the </w:t>
      </w:r>
      <w:r w:rsidR="7C61D8C2" w:rsidRPr="00F14389">
        <w:rPr>
          <w:rFonts w:ascii="Arial" w:hAnsi="Arial" w:cs="Arial"/>
          <w:lang w:val="en-US"/>
        </w:rPr>
        <w:t xml:space="preserve">control and the stress </w:t>
      </w:r>
      <w:r w:rsidR="1B47F039" w:rsidRPr="00F14389">
        <w:rPr>
          <w:rFonts w:ascii="Arial" w:hAnsi="Arial" w:cs="Arial"/>
          <w:lang w:val="en-US"/>
        </w:rPr>
        <w:t>condition</w:t>
      </w:r>
      <w:r w:rsidR="59030C79" w:rsidRPr="00F14389">
        <w:rPr>
          <w:rFonts w:ascii="Arial" w:hAnsi="Arial" w:cs="Arial"/>
          <w:lang w:val="en-US"/>
        </w:rPr>
        <w:t xml:space="preserve"> six</w:t>
      </w:r>
      <w:r w:rsidR="496119EE" w:rsidRPr="00F14389">
        <w:rPr>
          <w:rFonts w:ascii="Arial" w:hAnsi="Arial" w:cs="Arial"/>
          <w:lang w:val="en-US"/>
        </w:rPr>
        <w:t xml:space="preserve"> participants had to be excluded from the final sample</w:t>
      </w:r>
      <w:r w:rsidR="30A14413" w:rsidRPr="00F14389">
        <w:rPr>
          <w:rFonts w:ascii="Arial" w:hAnsi="Arial" w:cs="Arial"/>
          <w:lang w:val="en-US"/>
        </w:rPr>
        <w:t xml:space="preserve"> to avoid confounds</w:t>
      </w:r>
      <w:r w:rsidR="600ECD39" w:rsidRPr="00F14389">
        <w:rPr>
          <w:rFonts w:ascii="Arial" w:hAnsi="Arial" w:cs="Arial"/>
          <w:lang w:val="en-US"/>
        </w:rPr>
        <w:t xml:space="preserve"> due to different task environments</w:t>
      </w:r>
      <w:r w:rsidR="496119EE" w:rsidRPr="00F14389">
        <w:rPr>
          <w:rFonts w:ascii="Arial" w:hAnsi="Arial" w:cs="Arial"/>
          <w:lang w:val="en-US"/>
        </w:rPr>
        <w:t xml:space="preserve">. Additionally, </w:t>
      </w:r>
      <w:r w:rsidR="172037B9" w:rsidRPr="00F14389">
        <w:rPr>
          <w:rFonts w:ascii="Arial" w:hAnsi="Arial" w:cs="Arial"/>
          <w:lang w:val="en-US"/>
        </w:rPr>
        <w:t>two</w:t>
      </w:r>
      <w:r w:rsidR="496119EE" w:rsidRPr="00F14389">
        <w:rPr>
          <w:rFonts w:ascii="Arial" w:hAnsi="Arial" w:cs="Arial"/>
          <w:lang w:val="en-US"/>
        </w:rPr>
        <w:t xml:space="preserve"> participant</w:t>
      </w:r>
      <w:r w:rsidR="6C4F6026" w:rsidRPr="00F14389">
        <w:rPr>
          <w:rFonts w:ascii="Arial" w:hAnsi="Arial" w:cs="Arial"/>
          <w:lang w:val="en-US"/>
        </w:rPr>
        <w:t>s</w:t>
      </w:r>
      <w:r w:rsidR="496119EE" w:rsidRPr="00F14389">
        <w:rPr>
          <w:rFonts w:ascii="Arial" w:hAnsi="Arial" w:cs="Arial"/>
          <w:lang w:val="en-US"/>
        </w:rPr>
        <w:t xml:space="preserve"> had to be excluded</w:t>
      </w:r>
      <w:r w:rsidR="25705EED" w:rsidRPr="00F14389">
        <w:rPr>
          <w:rFonts w:ascii="Arial" w:hAnsi="Arial" w:cs="Arial"/>
          <w:lang w:val="en-US"/>
        </w:rPr>
        <w:t xml:space="preserve"> due to technical failure and two additional </w:t>
      </w:r>
      <w:r w:rsidR="1DE93905" w:rsidRPr="00F14389">
        <w:rPr>
          <w:rFonts w:ascii="Arial" w:hAnsi="Arial" w:cs="Arial"/>
          <w:lang w:val="en-US"/>
        </w:rPr>
        <w:t xml:space="preserve">participants </w:t>
      </w:r>
      <w:r w:rsidR="6E524AAE" w:rsidRPr="00F14389">
        <w:rPr>
          <w:rFonts w:ascii="Arial" w:hAnsi="Arial" w:cs="Arial"/>
          <w:lang w:val="en-US"/>
        </w:rPr>
        <w:t xml:space="preserve">had to be excluded </w:t>
      </w:r>
      <w:r w:rsidR="496119EE" w:rsidRPr="00F14389">
        <w:rPr>
          <w:rFonts w:ascii="Arial" w:hAnsi="Arial" w:cs="Arial"/>
          <w:lang w:val="en-US"/>
        </w:rPr>
        <w:t>because the</w:t>
      </w:r>
      <w:r w:rsidR="5EA884CA" w:rsidRPr="00F14389">
        <w:rPr>
          <w:rFonts w:ascii="Arial" w:hAnsi="Arial" w:cs="Arial"/>
          <w:lang w:val="en-US"/>
        </w:rPr>
        <w:t>y</w:t>
      </w:r>
      <w:r w:rsidR="496119EE" w:rsidRPr="00F14389">
        <w:rPr>
          <w:rFonts w:ascii="Arial" w:hAnsi="Arial" w:cs="Arial"/>
          <w:lang w:val="en-US"/>
        </w:rPr>
        <w:t xml:space="preserve"> performed the task below chance level, leaving a total of 28 participants for final analyses.</w:t>
      </w:r>
    </w:p>
    <w:p w14:paraId="572CB086" w14:textId="7FB58069" w:rsidR="00300F6D" w:rsidRPr="00F14389" w:rsidRDefault="005213EF" w:rsidP="00DB45D5">
      <w:pPr>
        <w:spacing w:line="480" w:lineRule="auto"/>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7</w:t>
      </w:r>
      <w:r w:rsidRPr="00F14389">
        <w:rPr>
          <w:rFonts w:ascii="Arial" w:hAnsi="Arial" w:cs="Arial"/>
          <w:u w:val="single"/>
          <w:lang w:val="en-US"/>
        </w:rPr>
        <w:t xml:space="preserve">. </w:t>
      </w:r>
      <w:r w:rsidR="008C2748" w:rsidRPr="00F14389">
        <w:rPr>
          <w:rFonts w:ascii="Arial" w:hAnsi="Arial" w:cs="Arial"/>
          <w:u w:val="single"/>
          <w:lang w:val="en-US"/>
        </w:rPr>
        <w:t>Analys</w:t>
      </w:r>
      <w:r w:rsidR="00300F6D" w:rsidRPr="00F14389">
        <w:rPr>
          <w:rFonts w:ascii="Arial" w:hAnsi="Arial" w:cs="Arial"/>
          <w:u w:val="single"/>
          <w:lang w:val="en-US"/>
        </w:rPr>
        <w:t>es</w:t>
      </w:r>
    </w:p>
    <w:p w14:paraId="78E574E8" w14:textId="448C73FB" w:rsidR="000D2975" w:rsidRPr="00F14389" w:rsidRDefault="005213EF" w:rsidP="00DB45D5">
      <w:pPr>
        <w:spacing w:line="480" w:lineRule="auto"/>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.1. </w:t>
      </w:r>
      <w:r w:rsidR="000D2975" w:rsidRPr="00F14389">
        <w:rPr>
          <w:rFonts w:ascii="Arial" w:hAnsi="Arial" w:cs="Arial"/>
          <w:i/>
          <w:iCs/>
          <w:lang w:val="en-US"/>
        </w:rPr>
        <w:t>Stress response analyses</w:t>
      </w:r>
    </w:p>
    <w:p w14:paraId="4BFE5865" w14:textId="221A4350" w:rsidR="00956677" w:rsidRPr="00F14389" w:rsidRDefault="002F07BD" w:rsidP="00DB45D5">
      <w:pPr>
        <w:spacing w:line="480" w:lineRule="auto"/>
        <w:rPr>
          <w:rFonts w:ascii="Arial" w:hAnsi="Arial" w:cs="Arial"/>
          <w:lang w:val="en-US"/>
        </w:rPr>
      </w:pPr>
      <w:r w:rsidRPr="00F14389">
        <w:rPr>
          <w:rFonts w:ascii="Arial" w:hAnsi="Arial" w:cs="Arial"/>
          <w:lang w:val="en-US"/>
        </w:rPr>
        <w:tab/>
      </w:r>
      <w:r w:rsidR="24A609E0" w:rsidRPr="00F14389">
        <w:rPr>
          <w:rFonts w:ascii="Arial" w:hAnsi="Arial" w:cs="Arial"/>
          <w:lang w:val="en-US"/>
        </w:rPr>
        <w:t>Cortisol</w:t>
      </w:r>
      <w:r w:rsidR="2ADFF9E5" w:rsidRPr="00F14389">
        <w:rPr>
          <w:rFonts w:ascii="Arial" w:hAnsi="Arial" w:cs="Arial"/>
          <w:lang w:val="en-US"/>
        </w:rPr>
        <w:t xml:space="preserve"> </w:t>
      </w:r>
      <w:r w:rsidR="3DF36BB0" w:rsidRPr="00F14389">
        <w:rPr>
          <w:rFonts w:ascii="Arial" w:hAnsi="Arial" w:cs="Arial"/>
          <w:lang w:val="en-US"/>
        </w:rPr>
        <w:t>responses (</w:t>
      </w:r>
      <w:proofErr w:type="spellStart"/>
      <w:r w:rsidR="3DF36BB0" w:rsidRPr="00F14389">
        <w:rPr>
          <w:rFonts w:ascii="Arial" w:hAnsi="Arial" w:cs="Arial"/>
          <w:lang w:val="en-US"/>
        </w:rPr>
        <w:t>AUC</w:t>
      </w:r>
      <w:del w:id="12" w:author="Lennart Lüttgau" w:date="2022-04-09T09:36:00Z">
        <w:r w:rsidR="3DF36BB0" w:rsidRPr="00F14389" w:rsidDel="007D54BD">
          <w:rPr>
            <w:rFonts w:ascii="Arial" w:hAnsi="Arial" w:cs="Arial"/>
            <w:lang w:val="en-US"/>
          </w:rPr>
          <w:delText>-</w:delText>
        </w:r>
      </w:del>
      <w:r w:rsidR="3DF36BB0" w:rsidRPr="00F14389">
        <w:rPr>
          <w:rFonts w:ascii="Arial" w:hAnsi="Arial" w:cs="Arial"/>
          <w:lang w:val="en-US"/>
        </w:rPr>
        <w:t>g</w:t>
      </w:r>
      <w:proofErr w:type="spellEnd"/>
      <w:r w:rsidR="3DF36BB0" w:rsidRPr="00F14389">
        <w:rPr>
          <w:rFonts w:ascii="Arial" w:hAnsi="Arial" w:cs="Arial"/>
          <w:lang w:val="en-US"/>
        </w:rPr>
        <w:t xml:space="preserve">) </w:t>
      </w:r>
      <w:r w:rsidR="24A609E0" w:rsidRPr="00F14389">
        <w:rPr>
          <w:rFonts w:ascii="Arial" w:hAnsi="Arial" w:cs="Arial"/>
          <w:lang w:val="en-US"/>
        </w:rPr>
        <w:t>and the three subjective VAS sc</w:t>
      </w:r>
      <w:r w:rsidR="2F47139C" w:rsidRPr="00F14389">
        <w:rPr>
          <w:rFonts w:ascii="Arial" w:hAnsi="Arial" w:cs="Arial"/>
          <w:lang w:val="en-US"/>
        </w:rPr>
        <w:t>al</w:t>
      </w:r>
      <w:r w:rsidR="24A609E0" w:rsidRPr="00F14389">
        <w:rPr>
          <w:rFonts w:ascii="Arial" w:hAnsi="Arial" w:cs="Arial"/>
          <w:lang w:val="en-US"/>
        </w:rPr>
        <w:t xml:space="preserve">es were </w:t>
      </w:r>
      <w:r w:rsidR="3DF36BB0" w:rsidRPr="00F14389">
        <w:rPr>
          <w:rFonts w:ascii="Arial" w:hAnsi="Arial" w:cs="Arial"/>
          <w:lang w:val="en-US"/>
        </w:rPr>
        <w:t>compared</w:t>
      </w:r>
      <w:r w:rsidR="6580A642" w:rsidRPr="00F14389">
        <w:rPr>
          <w:rFonts w:ascii="Arial" w:hAnsi="Arial" w:cs="Arial"/>
          <w:lang w:val="en-US"/>
        </w:rPr>
        <w:t xml:space="preserve"> </w:t>
      </w:r>
      <w:r w:rsidR="3DF36BB0" w:rsidRPr="00F14389">
        <w:rPr>
          <w:rFonts w:ascii="Arial" w:hAnsi="Arial" w:cs="Arial"/>
          <w:lang w:val="en-US"/>
        </w:rPr>
        <w:t xml:space="preserve">across conditions (stress vs control) </w:t>
      </w:r>
      <w:r w:rsidR="6580A642" w:rsidRPr="00F14389">
        <w:rPr>
          <w:rFonts w:ascii="Arial" w:hAnsi="Arial" w:cs="Arial"/>
          <w:lang w:val="en-US"/>
        </w:rPr>
        <w:t>using</w:t>
      </w:r>
      <w:r w:rsidR="03E4B92C" w:rsidRPr="00F14389">
        <w:rPr>
          <w:rFonts w:ascii="Arial" w:hAnsi="Arial" w:cs="Arial"/>
          <w:lang w:val="en-US"/>
        </w:rPr>
        <w:t xml:space="preserve"> one-tailed</w:t>
      </w:r>
      <w:r w:rsidR="6580A642" w:rsidRPr="00F14389">
        <w:rPr>
          <w:rFonts w:ascii="Arial" w:hAnsi="Arial" w:cs="Arial"/>
          <w:lang w:val="en-US"/>
        </w:rPr>
        <w:t xml:space="preserve"> paired-sample </w:t>
      </w:r>
      <w:r w:rsidR="6580A642" w:rsidRPr="00F14389">
        <w:rPr>
          <w:rFonts w:ascii="Arial" w:hAnsi="Arial" w:cs="Arial"/>
          <w:i/>
          <w:iCs/>
          <w:lang w:val="en-US"/>
        </w:rPr>
        <w:t>t</w:t>
      </w:r>
      <w:r w:rsidR="6580A642" w:rsidRPr="00F14389">
        <w:rPr>
          <w:rFonts w:ascii="Arial" w:hAnsi="Arial" w:cs="Arial"/>
          <w:lang w:val="en-US"/>
        </w:rPr>
        <w:t>-tests</w:t>
      </w:r>
      <w:r w:rsidR="03E4B92C" w:rsidRPr="00F14389">
        <w:rPr>
          <w:rFonts w:ascii="Arial" w:hAnsi="Arial" w:cs="Arial"/>
          <w:lang w:val="en-US"/>
        </w:rPr>
        <w:t xml:space="preserve"> at a significance level of p &lt; .05</w:t>
      </w:r>
      <w:r w:rsidR="6580A642" w:rsidRPr="00F14389">
        <w:rPr>
          <w:rFonts w:ascii="Arial" w:hAnsi="Arial" w:cs="Arial"/>
          <w:lang w:val="en-US"/>
        </w:rPr>
        <w:t xml:space="preserve">. </w:t>
      </w:r>
    </w:p>
    <w:p w14:paraId="64950849" w14:textId="77777777" w:rsidR="00956677" w:rsidRPr="00F14389" w:rsidRDefault="00956677" w:rsidP="00DB45D5">
      <w:pPr>
        <w:spacing w:line="480" w:lineRule="auto"/>
        <w:rPr>
          <w:rFonts w:ascii="Arial" w:hAnsi="Arial" w:cs="Arial"/>
          <w:lang w:val="en-US"/>
        </w:rPr>
      </w:pPr>
      <w:r w:rsidRPr="00F14389">
        <w:rPr>
          <w:rFonts w:ascii="Arial" w:hAnsi="Arial" w:cs="Arial"/>
          <w:lang w:val="en-US"/>
        </w:rPr>
        <w:br w:type="page"/>
      </w:r>
    </w:p>
    <w:p w14:paraId="71BCF0BD" w14:textId="3080A879" w:rsidR="008E01B8" w:rsidRPr="00F14389" w:rsidRDefault="005213EF" w:rsidP="00DB45D5">
      <w:pPr>
        <w:spacing w:line="480" w:lineRule="auto"/>
        <w:rPr>
          <w:rFonts w:ascii="Arial" w:hAnsi="Arial" w:cs="Arial"/>
          <w:i/>
          <w:iCs/>
          <w:lang w:val="en-US"/>
        </w:rPr>
      </w:pPr>
      <w:r w:rsidRPr="00F14389">
        <w:rPr>
          <w:rFonts w:ascii="Arial" w:hAnsi="Arial" w:cs="Arial"/>
          <w:i/>
          <w:iCs/>
          <w:lang w:val="en-US"/>
        </w:rPr>
        <w:lastRenderedPageBreak/>
        <w:t>2.</w:t>
      </w:r>
      <w:r w:rsidR="0C74CD49" w:rsidRPr="00F14389">
        <w:rPr>
          <w:rFonts w:ascii="Arial" w:hAnsi="Arial" w:cs="Arial"/>
          <w:i/>
          <w:iCs/>
          <w:lang w:val="en-US"/>
        </w:rPr>
        <w:t>7</w:t>
      </w:r>
      <w:r w:rsidRPr="00F14389">
        <w:rPr>
          <w:rFonts w:ascii="Arial" w:hAnsi="Arial" w:cs="Arial"/>
          <w:i/>
          <w:iCs/>
          <w:lang w:val="en-US"/>
        </w:rPr>
        <w:t xml:space="preserve">.2. </w:t>
      </w:r>
      <w:r w:rsidR="008E01B8" w:rsidRPr="00F14389">
        <w:rPr>
          <w:rFonts w:ascii="Arial" w:hAnsi="Arial" w:cs="Arial"/>
          <w:i/>
          <w:iCs/>
          <w:lang w:val="en-US"/>
        </w:rPr>
        <w:t>Behavioral data</w:t>
      </w:r>
    </w:p>
    <w:p w14:paraId="724742CA" w14:textId="1DE0A6DF" w:rsidR="002F07BD" w:rsidRPr="00F14389" w:rsidRDefault="002F07BD" w:rsidP="00DB45D5">
      <w:pPr>
        <w:spacing w:line="480" w:lineRule="auto"/>
        <w:rPr>
          <w:rFonts w:ascii="Arial" w:hAnsi="Arial" w:cs="Arial"/>
          <w:lang w:val="en-US"/>
        </w:rPr>
      </w:pPr>
      <w:r w:rsidRPr="00F14389">
        <w:rPr>
          <w:rFonts w:ascii="Arial" w:hAnsi="Arial" w:cs="Arial"/>
          <w:lang w:val="en-US"/>
        </w:rPr>
        <w:tab/>
      </w:r>
      <w:r w:rsidR="6F83E560" w:rsidRPr="00F14389">
        <w:rPr>
          <w:rFonts w:ascii="Arial" w:hAnsi="Arial" w:cs="Arial"/>
          <w:lang w:val="en-US"/>
        </w:rPr>
        <w:t xml:space="preserve">Single-trial </w:t>
      </w:r>
      <w:r w:rsidR="472D014B" w:rsidRPr="00F14389">
        <w:rPr>
          <w:rFonts w:ascii="Arial" w:hAnsi="Arial" w:cs="Arial"/>
          <w:lang w:val="en-US"/>
        </w:rPr>
        <w:t xml:space="preserve">multilevel </w:t>
      </w:r>
      <w:r w:rsidR="0A7E03FB" w:rsidRPr="00F14389">
        <w:rPr>
          <w:rFonts w:ascii="Arial" w:hAnsi="Arial" w:cs="Arial"/>
          <w:lang w:val="en-US"/>
        </w:rPr>
        <w:t xml:space="preserve">generalized </w:t>
      </w:r>
      <w:r w:rsidR="472D014B" w:rsidRPr="00F14389">
        <w:rPr>
          <w:rFonts w:ascii="Arial" w:hAnsi="Arial" w:cs="Arial"/>
          <w:lang w:val="en-US"/>
        </w:rPr>
        <w:t>linear model</w:t>
      </w:r>
      <w:r w:rsidR="4B52A2DB" w:rsidRPr="00F14389">
        <w:rPr>
          <w:rFonts w:ascii="Arial" w:hAnsi="Arial" w:cs="Arial"/>
          <w:lang w:val="en-US"/>
        </w:rPr>
        <w:t>s</w:t>
      </w:r>
      <w:r w:rsidR="472D014B" w:rsidRPr="00F14389">
        <w:rPr>
          <w:rFonts w:ascii="Arial" w:hAnsi="Arial" w:cs="Arial"/>
          <w:lang w:val="en-US"/>
        </w:rPr>
        <w:t xml:space="preserve"> (</w:t>
      </w:r>
      <w:r w:rsidR="69A34187" w:rsidRPr="00F14389">
        <w:rPr>
          <w:rFonts w:ascii="Arial" w:hAnsi="Arial" w:cs="Arial"/>
          <w:lang w:val="en-US"/>
        </w:rPr>
        <w:t>logistic regressions</w:t>
      </w:r>
      <w:r w:rsidR="472D014B" w:rsidRPr="00F14389">
        <w:rPr>
          <w:rFonts w:ascii="Arial" w:hAnsi="Arial" w:cs="Arial"/>
          <w:lang w:val="en-US"/>
        </w:rPr>
        <w:t>)</w:t>
      </w:r>
      <w:r w:rsidR="69A34187" w:rsidRPr="00F14389">
        <w:rPr>
          <w:rFonts w:ascii="Arial" w:hAnsi="Arial" w:cs="Arial"/>
          <w:lang w:val="en-US"/>
        </w:rPr>
        <w:t xml:space="preserve"> </w:t>
      </w:r>
      <w:r w:rsidR="4FE16741" w:rsidRPr="00F14389">
        <w:rPr>
          <w:rFonts w:ascii="Arial" w:hAnsi="Arial" w:cs="Arial"/>
          <w:lang w:val="en-US"/>
        </w:rPr>
        <w:t>were conducted using the lme4</w:t>
      </w:r>
      <w:r w:rsidR="6F83E560" w:rsidRPr="00F14389">
        <w:rPr>
          <w:rFonts w:ascii="Arial" w:hAnsi="Arial" w:cs="Arial"/>
          <w:lang w:val="en-US"/>
        </w:rPr>
        <w:t xml:space="preserve"> </w:t>
      </w:r>
      <w:r w:rsidR="4FE16741" w:rsidRPr="00F14389">
        <w:rPr>
          <w:rFonts w:ascii="Arial" w:hAnsi="Arial" w:cs="Arial"/>
          <w:lang w:val="en-US"/>
        </w:rPr>
        <w:t>package</w:t>
      </w:r>
      <w:r w:rsidR="64072FCD" w:rsidRPr="00F14389">
        <w:rPr>
          <w:rFonts w:ascii="Arial" w:hAnsi="Arial" w:cs="Arial"/>
          <w:lang w:val="en-US"/>
        </w:rPr>
        <w:t xml:space="preserve"> </w:t>
      </w:r>
      <w:r w:rsidR="2727D779" w:rsidRPr="00F14389">
        <w:rPr>
          <w:rFonts w:ascii="Arial" w:hAnsi="Arial" w:cs="Arial"/>
          <w:noProof/>
          <w:lang w:val="en-US"/>
        </w:rPr>
        <w:t>(Bates et al., 2015)</w:t>
      </w:r>
      <w:r w:rsidR="4FE16741" w:rsidRPr="00F14389">
        <w:rPr>
          <w:rFonts w:ascii="Arial" w:hAnsi="Arial" w:cs="Arial"/>
          <w:lang w:val="en-US"/>
        </w:rPr>
        <w:t xml:space="preserve"> in R (</w:t>
      </w:r>
      <w:r w:rsidR="3CE05D28" w:rsidRPr="00F14389">
        <w:rPr>
          <w:rFonts w:ascii="Arial" w:hAnsi="Arial" w:cs="Arial"/>
          <w:lang w:val="en-US"/>
        </w:rPr>
        <w:t xml:space="preserve">Version </w:t>
      </w:r>
      <w:r w:rsidR="7C105CA4" w:rsidRPr="00F14389">
        <w:rPr>
          <w:rFonts w:ascii="Arial" w:hAnsi="Arial" w:cs="Arial"/>
          <w:lang w:val="en-US"/>
        </w:rPr>
        <w:t>4.0.3</w:t>
      </w:r>
      <w:r w:rsidR="3CE05D28" w:rsidRPr="00F14389">
        <w:rPr>
          <w:rFonts w:ascii="Arial" w:hAnsi="Arial" w:cs="Arial"/>
          <w:lang w:val="en-US"/>
        </w:rPr>
        <w:t>).</w:t>
      </w:r>
      <w:r w:rsidR="2E7F40E3" w:rsidRPr="00F14389">
        <w:rPr>
          <w:rFonts w:ascii="Arial" w:hAnsi="Arial" w:cs="Arial"/>
          <w:lang w:val="en-US"/>
        </w:rPr>
        <w:t xml:space="preserve"> </w:t>
      </w:r>
      <w:r w:rsidR="3BD24CC3" w:rsidRPr="00F14389">
        <w:rPr>
          <w:rFonts w:ascii="Arial" w:hAnsi="Arial" w:cs="Arial"/>
          <w:lang w:val="en-US"/>
        </w:rPr>
        <w:t xml:space="preserve">Parameter estimates </w:t>
      </w:r>
      <w:r w:rsidR="2E7F40E3" w:rsidRPr="00F14389">
        <w:rPr>
          <w:rFonts w:ascii="Arial" w:hAnsi="Arial" w:cs="Arial"/>
          <w:lang w:val="en-US"/>
        </w:rPr>
        <w:t>were considered significant at p≤.05.</w:t>
      </w:r>
      <w:r w:rsidR="3CE05D28" w:rsidRPr="00F14389">
        <w:rPr>
          <w:rFonts w:ascii="Arial" w:hAnsi="Arial" w:cs="Arial"/>
          <w:lang w:val="en-US"/>
        </w:rPr>
        <w:t xml:space="preserve"> </w:t>
      </w:r>
      <w:r w:rsidR="69A34187" w:rsidRPr="00F14389">
        <w:rPr>
          <w:rFonts w:ascii="Arial" w:hAnsi="Arial" w:cs="Arial"/>
          <w:lang w:val="en-US"/>
        </w:rPr>
        <w:t>We</w:t>
      </w:r>
      <w:r w:rsidR="305633A0" w:rsidRPr="00F14389">
        <w:rPr>
          <w:rFonts w:ascii="Arial" w:hAnsi="Arial" w:cs="Arial"/>
          <w:lang w:val="en-US"/>
        </w:rPr>
        <w:t xml:space="preserve"> analyze</w:t>
      </w:r>
      <w:r w:rsidR="69A34187" w:rsidRPr="00F14389">
        <w:rPr>
          <w:rFonts w:ascii="Arial" w:hAnsi="Arial" w:cs="Arial"/>
          <w:lang w:val="en-US"/>
        </w:rPr>
        <w:t>d</w:t>
      </w:r>
      <w:r w:rsidR="472D014B" w:rsidRPr="00F14389">
        <w:rPr>
          <w:rFonts w:ascii="Arial" w:hAnsi="Arial" w:cs="Arial"/>
          <w:lang w:val="en-US"/>
        </w:rPr>
        <w:t xml:space="preserve"> </w:t>
      </w:r>
      <w:r w:rsidR="305633A0" w:rsidRPr="00F14389">
        <w:rPr>
          <w:rFonts w:ascii="Arial" w:hAnsi="Arial" w:cs="Arial"/>
          <w:lang w:val="en-US"/>
        </w:rPr>
        <w:t>trial-by-tri</w:t>
      </w:r>
      <w:r w:rsidR="70838225" w:rsidRPr="00F14389">
        <w:rPr>
          <w:rFonts w:ascii="Arial" w:hAnsi="Arial" w:cs="Arial"/>
          <w:lang w:val="en-US"/>
        </w:rPr>
        <w:t>al</w:t>
      </w:r>
      <w:r w:rsidR="305633A0" w:rsidRPr="00F14389">
        <w:rPr>
          <w:rFonts w:ascii="Arial" w:hAnsi="Arial" w:cs="Arial"/>
          <w:lang w:val="en-US"/>
        </w:rPr>
        <w:t xml:space="preserve"> correct responses</w:t>
      </w:r>
      <w:r w:rsidR="54A24D9D" w:rsidRPr="00F14389">
        <w:rPr>
          <w:rFonts w:ascii="Arial" w:hAnsi="Arial" w:cs="Arial"/>
          <w:lang w:val="en-US"/>
        </w:rPr>
        <w:t xml:space="preserve"> (</w:t>
      </w:r>
      <w:r w:rsidR="210F64D6" w:rsidRPr="00F14389">
        <w:rPr>
          <w:rFonts w:ascii="Arial" w:hAnsi="Arial" w:cs="Arial"/>
          <w:lang w:val="en-US"/>
        </w:rPr>
        <w:t>cho</w:t>
      </w:r>
      <w:r w:rsidR="417EF28F" w:rsidRPr="00F14389">
        <w:rPr>
          <w:rFonts w:ascii="Arial" w:hAnsi="Arial" w:cs="Arial"/>
          <w:lang w:val="en-US"/>
        </w:rPr>
        <w:t>o</w:t>
      </w:r>
      <w:r w:rsidR="210F64D6" w:rsidRPr="00F14389">
        <w:rPr>
          <w:rFonts w:ascii="Arial" w:hAnsi="Arial" w:cs="Arial"/>
          <w:lang w:val="en-US"/>
        </w:rPr>
        <w:t>se better option)</w:t>
      </w:r>
      <w:r w:rsidR="305633A0" w:rsidRPr="00F14389">
        <w:rPr>
          <w:rFonts w:ascii="Arial" w:hAnsi="Arial" w:cs="Arial"/>
          <w:lang w:val="en-US"/>
        </w:rPr>
        <w:t xml:space="preserve">, win-stay </w:t>
      </w:r>
      <w:r w:rsidR="210F64D6" w:rsidRPr="00F14389">
        <w:rPr>
          <w:rFonts w:ascii="Arial" w:hAnsi="Arial" w:cs="Arial"/>
          <w:lang w:val="en-US"/>
        </w:rPr>
        <w:t>(</w:t>
      </w:r>
      <w:r w:rsidR="1C56BBDA" w:rsidRPr="00F14389">
        <w:rPr>
          <w:rFonts w:ascii="Arial" w:hAnsi="Arial" w:cs="Arial"/>
          <w:lang w:val="en-US"/>
        </w:rPr>
        <w:t>select same stimulus after win</w:t>
      </w:r>
      <w:r w:rsidR="210F64D6" w:rsidRPr="00F14389">
        <w:rPr>
          <w:rFonts w:ascii="Arial" w:hAnsi="Arial" w:cs="Arial"/>
          <w:lang w:val="en-US"/>
        </w:rPr>
        <w:t xml:space="preserve">) </w:t>
      </w:r>
      <w:r w:rsidR="305633A0" w:rsidRPr="00F14389">
        <w:rPr>
          <w:rFonts w:ascii="Arial" w:hAnsi="Arial" w:cs="Arial"/>
          <w:lang w:val="en-US"/>
        </w:rPr>
        <w:t xml:space="preserve">and lose-switch </w:t>
      </w:r>
      <w:r w:rsidR="1C56BBDA" w:rsidRPr="00F14389">
        <w:rPr>
          <w:rFonts w:ascii="Arial" w:hAnsi="Arial" w:cs="Arial"/>
          <w:lang w:val="en-US"/>
        </w:rPr>
        <w:t xml:space="preserve">(switch stimulus after loss) </w:t>
      </w:r>
      <w:r w:rsidR="305633A0" w:rsidRPr="00F14389">
        <w:rPr>
          <w:rFonts w:ascii="Arial" w:hAnsi="Arial" w:cs="Arial"/>
          <w:lang w:val="en-US"/>
        </w:rPr>
        <w:t>behavior with</w:t>
      </w:r>
      <w:r w:rsidR="5E51ABB7" w:rsidRPr="00F14389">
        <w:rPr>
          <w:rFonts w:ascii="Arial" w:hAnsi="Arial" w:cs="Arial"/>
          <w:lang w:val="en-US"/>
        </w:rPr>
        <w:t xml:space="preserve"> the</w:t>
      </w:r>
      <w:r w:rsidR="305633A0" w:rsidRPr="00F14389">
        <w:rPr>
          <w:rFonts w:ascii="Arial" w:hAnsi="Arial" w:cs="Arial"/>
          <w:lang w:val="en-US"/>
        </w:rPr>
        <w:t xml:space="preserve"> </w:t>
      </w:r>
      <w:r w:rsidR="69A34187" w:rsidRPr="00F14389">
        <w:rPr>
          <w:rFonts w:ascii="Arial" w:hAnsi="Arial" w:cs="Arial"/>
          <w:lang w:val="en-US"/>
        </w:rPr>
        <w:t xml:space="preserve">factors </w:t>
      </w:r>
      <w:r w:rsidR="305633A0" w:rsidRPr="00F14389">
        <w:rPr>
          <w:rFonts w:ascii="Arial" w:hAnsi="Arial" w:cs="Arial"/>
          <w:i/>
          <w:iCs/>
          <w:lang w:val="en-US"/>
        </w:rPr>
        <w:t>stress condition</w:t>
      </w:r>
      <w:r w:rsidR="305633A0" w:rsidRPr="00F14389">
        <w:rPr>
          <w:rFonts w:ascii="Arial" w:hAnsi="Arial" w:cs="Arial"/>
          <w:lang w:val="en-US"/>
        </w:rPr>
        <w:t xml:space="preserve"> (CT vs. ST</w:t>
      </w:r>
      <w:r w:rsidR="2A2B2EFE" w:rsidRPr="00F14389">
        <w:rPr>
          <w:rFonts w:ascii="Arial" w:hAnsi="Arial" w:cs="Arial"/>
          <w:lang w:val="en-US"/>
        </w:rPr>
        <w:t>, effect coding as -0.5 and 0.5</w:t>
      </w:r>
      <w:r w:rsidR="305633A0" w:rsidRPr="00F14389">
        <w:rPr>
          <w:rFonts w:ascii="Arial" w:hAnsi="Arial" w:cs="Arial"/>
          <w:lang w:val="en-US"/>
        </w:rPr>
        <w:t xml:space="preserve">) and </w:t>
      </w:r>
      <w:r w:rsidR="305633A0" w:rsidRPr="00F14389">
        <w:rPr>
          <w:rFonts w:ascii="Arial" w:hAnsi="Arial" w:cs="Arial"/>
          <w:i/>
          <w:iCs/>
          <w:lang w:val="en-US"/>
        </w:rPr>
        <w:t>experimental phase</w:t>
      </w:r>
      <w:r w:rsidR="2DAD8422" w:rsidRPr="00F14389">
        <w:rPr>
          <w:rFonts w:ascii="Arial" w:hAnsi="Arial" w:cs="Arial"/>
          <w:lang w:val="en-US"/>
        </w:rPr>
        <w:t xml:space="preserve"> (pre, reversal, post)</w:t>
      </w:r>
      <w:r w:rsidR="305633A0" w:rsidRPr="00F14389">
        <w:rPr>
          <w:rFonts w:ascii="Arial" w:hAnsi="Arial" w:cs="Arial"/>
          <w:lang w:val="en-US"/>
        </w:rPr>
        <w:t xml:space="preserve"> as fixed effects</w:t>
      </w:r>
      <w:r w:rsidR="470C32C4" w:rsidRPr="00F14389">
        <w:rPr>
          <w:rFonts w:ascii="Arial" w:hAnsi="Arial" w:cs="Arial"/>
          <w:lang w:val="en-US"/>
        </w:rPr>
        <w:t xml:space="preserve"> and subject as a random effect,</w:t>
      </w:r>
      <w:r w:rsidR="305633A0" w:rsidRPr="00F14389">
        <w:rPr>
          <w:rFonts w:ascii="Arial" w:hAnsi="Arial" w:cs="Arial"/>
          <w:lang w:val="en-US"/>
        </w:rPr>
        <w:t xml:space="preserve"> allowing for a</w:t>
      </w:r>
      <w:r w:rsidR="70838225" w:rsidRPr="00F14389">
        <w:rPr>
          <w:rFonts w:ascii="Arial" w:hAnsi="Arial" w:cs="Arial"/>
          <w:lang w:val="en-US"/>
        </w:rPr>
        <w:t>n</w:t>
      </w:r>
      <w:r w:rsidR="305633A0" w:rsidRPr="00F14389">
        <w:rPr>
          <w:rFonts w:ascii="Arial" w:hAnsi="Arial" w:cs="Arial"/>
          <w:lang w:val="en-US"/>
        </w:rPr>
        <w:t xml:space="preserve"> </w:t>
      </w:r>
      <w:r w:rsidR="70838225" w:rsidRPr="00F14389">
        <w:rPr>
          <w:rFonts w:ascii="Arial" w:hAnsi="Arial" w:cs="Arial"/>
          <w:lang w:val="en-US"/>
        </w:rPr>
        <w:t xml:space="preserve">individually varying </w:t>
      </w:r>
      <w:r w:rsidR="305633A0" w:rsidRPr="00F14389">
        <w:rPr>
          <w:rFonts w:ascii="Arial" w:hAnsi="Arial" w:cs="Arial"/>
          <w:lang w:val="en-US"/>
        </w:rPr>
        <w:t>intercept</w:t>
      </w:r>
      <w:r w:rsidR="70838225" w:rsidRPr="00F14389">
        <w:rPr>
          <w:rFonts w:ascii="Arial" w:hAnsi="Arial" w:cs="Arial"/>
          <w:lang w:val="en-US"/>
        </w:rPr>
        <w:t xml:space="preserve"> per subject</w:t>
      </w:r>
      <w:r w:rsidR="305633A0" w:rsidRPr="00F14389">
        <w:rPr>
          <w:rFonts w:ascii="Arial" w:hAnsi="Arial" w:cs="Arial"/>
          <w:lang w:val="en-US"/>
        </w:rPr>
        <w:t>.</w:t>
      </w:r>
      <w:r w:rsidR="2A2B2EFE" w:rsidRPr="00F14389">
        <w:rPr>
          <w:rFonts w:ascii="Arial" w:hAnsi="Arial" w:cs="Arial"/>
          <w:lang w:val="en-US"/>
        </w:rPr>
        <w:t xml:space="preserve"> </w:t>
      </w:r>
      <w:r w:rsidR="69A34187" w:rsidRPr="00F14389">
        <w:rPr>
          <w:rFonts w:ascii="Arial" w:hAnsi="Arial" w:cs="Arial"/>
          <w:lang w:val="en-US"/>
        </w:rPr>
        <w:t xml:space="preserve">For the factor </w:t>
      </w:r>
      <w:r w:rsidR="69A34187" w:rsidRPr="00F14389">
        <w:rPr>
          <w:rFonts w:ascii="Arial" w:hAnsi="Arial" w:cs="Arial"/>
          <w:i/>
          <w:iCs/>
          <w:lang w:val="en-US"/>
        </w:rPr>
        <w:t xml:space="preserve">experimental </w:t>
      </w:r>
      <w:proofErr w:type="gramStart"/>
      <w:r w:rsidR="69A34187" w:rsidRPr="00F14389">
        <w:rPr>
          <w:rFonts w:ascii="Arial" w:hAnsi="Arial" w:cs="Arial"/>
          <w:i/>
          <w:iCs/>
          <w:lang w:val="en-US"/>
        </w:rPr>
        <w:t>phase</w:t>
      </w:r>
      <w:proofErr w:type="gramEnd"/>
      <w:r w:rsidR="69A34187" w:rsidRPr="00F14389">
        <w:rPr>
          <w:rFonts w:ascii="Arial" w:hAnsi="Arial" w:cs="Arial"/>
          <w:lang w:val="en-US"/>
        </w:rPr>
        <w:t xml:space="preserve"> we specified a custom </w:t>
      </w:r>
      <w:r w:rsidR="3E44A6CF" w:rsidRPr="00F14389">
        <w:rPr>
          <w:rFonts w:ascii="Arial" w:hAnsi="Arial" w:cs="Arial"/>
          <w:lang w:val="en-US"/>
        </w:rPr>
        <w:t xml:space="preserve">centered </w:t>
      </w:r>
      <w:r w:rsidR="69A34187" w:rsidRPr="00F14389">
        <w:rPr>
          <w:rFonts w:ascii="Arial" w:hAnsi="Arial" w:cs="Arial"/>
          <w:lang w:val="en-US"/>
        </w:rPr>
        <w:t>contrast</w:t>
      </w:r>
      <w:r w:rsidR="3E44A6CF" w:rsidRPr="00F14389">
        <w:rPr>
          <w:rFonts w:ascii="Arial" w:hAnsi="Arial" w:cs="Arial"/>
          <w:lang w:val="en-US"/>
        </w:rPr>
        <w:t>, testing the null hypothesis of performance differences between first stable vs. reversal and late stable vs. reversal phase</w:t>
      </w:r>
      <w:r w:rsidR="69A34187" w:rsidRPr="00F14389">
        <w:rPr>
          <w:rFonts w:ascii="Arial" w:hAnsi="Arial" w:cs="Arial"/>
          <w:lang w:val="en-US"/>
        </w:rPr>
        <w:t xml:space="preserve"> using the</w:t>
      </w:r>
      <w:r w:rsidR="4FE16741" w:rsidRPr="00F14389">
        <w:rPr>
          <w:rFonts w:ascii="Arial" w:hAnsi="Arial" w:cs="Arial"/>
          <w:lang w:val="en-US"/>
        </w:rPr>
        <w:t xml:space="preserve"> </w:t>
      </w:r>
      <w:proofErr w:type="spellStart"/>
      <w:r w:rsidR="4FE16741" w:rsidRPr="00F14389">
        <w:rPr>
          <w:rFonts w:ascii="Arial" w:hAnsi="Arial" w:cs="Arial"/>
          <w:lang w:val="en-US"/>
        </w:rPr>
        <w:t>hypr</w:t>
      </w:r>
      <w:proofErr w:type="spellEnd"/>
      <w:r w:rsidR="4FE16741" w:rsidRPr="00F14389">
        <w:rPr>
          <w:rFonts w:ascii="Arial" w:hAnsi="Arial" w:cs="Arial"/>
          <w:lang w:val="en-US"/>
        </w:rPr>
        <w:t xml:space="preserve"> package</w:t>
      </w:r>
      <w:r w:rsidR="691B5EF6" w:rsidRPr="00F14389">
        <w:rPr>
          <w:rFonts w:ascii="Arial" w:hAnsi="Arial" w:cs="Arial"/>
          <w:lang w:val="en-US"/>
        </w:rPr>
        <w:t xml:space="preserve"> </w:t>
      </w:r>
      <w:r w:rsidR="2727D779" w:rsidRPr="00F14389">
        <w:rPr>
          <w:rFonts w:ascii="Arial" w:hAnsi="Arial" w:cs="Arial"/>
          <w:noProof/>
          <w:lang w:val="en-US"/>
        </w:rPr>
        <w:t>(Rabe et al., 2020)</w:t>
      </w:r>
      <w:r w:rsidR="4FE16741" w:rsidRPr="00F14389">
        <w:rPr>
          <w:rFonts w:ascii="Arial" w:hAnsi="Arial" w:cs="Arial"/>
          <w:lang w:val="en-US"/>
        </w:rPr>
        <w:t>.</w:t>
      </w:r>
      <w:r w:rsidR="3CE05D28" w:rsidRPr="00F14389">
        <w:rPr>
          <w:rFonts w:ascii="Arial" w:hAnsi="Arial" w:cs="Arial"/>
          <w:lang w:val="en-US"/>
        </w:rPr>
        <w:t xml:space="preserve"> Main effects</w:t>
      </w:r>
      <w:r w:rsidR="08D23752" w:rsidRPr="00F14389">
        <w:rPr>
          <w:rFonts w:ascii="Arial" w:hAnsi="Arial" w:cs="Arial"/>
          <w:lang w:val="en-US"/>
        </w:rPr>
        <w:t xml:space="preserve"> of condition and phase, as well as an </w:t>
      </w:r>
      <w:r w:rsidR="3CE05D28" w:rsidRPr="00F14389">
        <w:rPr>
          <w:rFonts w:ascii="Arial" w:hAnsi="Arial" w:cs="Arial"/>
          <w:lang w:val="en-US"/>
        </w:rPr>
        <w:t>interaction effect were added incrementally</w:t>
      </w:r>
      <w:r w:rsidR="08D23752" w:rsidRPr="00F14389">
        <w:rPr>
          <w:rFonts w:ascii="Arial" w:hAnsi="Arial" w:cs="Arial"/>
          <w:lang w:val="en-US"/>
        </w:rPr>
        <w:t xml:space="preserve"> in two steps. </w:t>
      </w:r>
      <w:r w:rsidR="70838225" w:rsidRPr="00F14389">
        <w:rPr>
          <w:rFonts w:ascii="Arial" w:hAnsi="Arial" w:cs="Arial"/>
          <w:lang w:val="en-US"/>
        </w:rPr>
        <w:t xml:space="preserve">We used </w:t>
      </w:r>
      <w:r w:rsidR="05DA0C2B" w:rsidRPr="00F14389">
        <w:rPr>
          <w:rFonts w:ascii="Cambria Math" w:eastAsia="Cambria Math" w:hAnsi="Cambria Math" w:cs="Cambria Math"/>
          <w:lang w:val="en-US"/>
        </w:rPr>
        <w:t>𝝌</w:t>
      </w:r>
      <w:r w:rsidR="05DA0C2B" w:rsidRPr="00F14389">
        <w:rPr>
          <w:rFonts w:ascii="Arial" w:eastAsia="Arial" w:hAnsi="Arial" w:cs="Arial"/>
          <w:vertAlign w:val="superscript"/>
          <w:lang w:val="en-US"/>
        </w:rPr>
        <w:t>2</w:t>
      </w:r>
      <w:r w:rsidR="05DA0C2B" w:rsidRPr="00F14389">
        <w:rPr>
          <w:rFonts w:ascii="Arial" w:eastAsia="Arial" w:hAnsi="Arial" w:cs="Arial"/>
          <w:lang w:val="en-US"/>
        </w:rPr>
        <w:t>-tests based on log-likelihood changes</w:t>
      </w:r>
      <w:r w:rsidR="70838225" w:rsidRPr="00F14389">
        <w:rPr>
          <w:rFonts w:ascii="Arial" w:hAnsi="Arial" w:cs="Arial"/>
          <w:lang w:val="en-US"/>
        </w:rPr>
        <w:t xml:space="preserve"> to compare</w:t>
      </w:r>
      <w:r w:rsidR="3CE05D28" w:rsidRPr="00F14389">
        <w:rPr>
          <w:rFonts w:ascii="Arial" w:hAnsi="Arial" w:cs="Arial"/>
          <w:lang w:val="en-US"/>
        </w:rPr>
        <w:t xml:space="preserve"> </w:t>
      </w:r>
      <w:r w:rsidR="70838225" w:rsidRPr="00F14389">
        <w:rPr>
          <w:rFonts w:ascii="Arial" w:hAnsi="Arial" w:cs="Arial"/>
          <w:lang w:val="en-US"/>
        </w:rPr>
        <w:t xml:space="preserve">a </w:t>
      </w:r>
      <w:r w:rsidR="3CE05D28" w:rsidRPr="00F14389">
        <w:rPr>
          <w:rFonts w:ascii="Arial" w:hAnsi="Arial" w:cs="Arial"/>
          <w:lang w:val="en-US"/>
        </w:rPr>
        <w:t xml:space="preserve">null model, which predicted outcome variables with </w:t>
      </w:r>
      <w:r w:rsidR="70838225" w:rsidRPr="00F14389">
        <w:rPr>
          <w:rFonts w:ascii="Arial" w:hAnsi="Arial" w:cs="Arial"/>
          <w:lang w:val="en-US"/>
        </w:rPr>
        <w:t xml:space="preserve">the individually varying intercept per subject </w:t>
      </w:r>
      <w:r w:rsidR="0AB995B2" w:rsidRPr="00F14389">
        <w:rPr>
          <w:rFonts w:ascii="Arial" w:hAnsi="Arial" w:cs="Arial"/>
          <w:lang w:val="en-US"/>
        </w:rPr>
        <w:t>to a model including varying intercepts and all main effects</w:t>
      </w:r>
      <w:r w:rsidR="08D23752" w:rsidRPr="00F14389">
        <w:rPr>
          <w:rFonts w:ascii="Arial" w:hAnsi="Arial" w:cs="Arial"/>
          <w:lang w:val="en-US"/>
        </w:rPr>
        <w:t>.</w:t>
      </w:r>
      <w:r w:rsidR="5F179258" w:rsidRPr="00F14389">
        <w:rPr>
          <w:rFonts w:ascii="Arial" w:hAnsi="Arial" w:cs="Arial"/>
          <w:lang w:val="en-US"/>
        </w:rPr>
        <w:t xml:space="preserve"> </w:t>
      </w:r>
      <w:r w:rsidR="4246DA9C" w:rsidRPr="00F14389">
        <w:rPr>
          <w:rFonts w:ascii="Arial" w:hAnsi="Arial" w:cs="Arial"/>
          <w:lang w:val="en-US"/>
        </w:rPr>
        <w:t xml:space="preserve">If </w:t>
      </w:r>
      <w:r w:rsidR="5F179258" w:rsidRPr="00F14389">
        <w:rPr>
          <w:rFonts w:ascii="Arial" w:hAnsi="Arial" w:cs="Arial"/>
          <w:lang w:val="en-US"/>
        </w:rPr>
        <w:t xml:space="preserve">this showed a </w:t>
      </w:r>
      <w:r w:rsidR="35FCC2DD" w:rsidRPr="00F14389">
        <w:rPr>
          <w:rFonts w:ascii="Arial" w:hAnsi="Arial" w:cs="Arial"/>
          <w:lang w:val="en-US"/>
        </w:rPr>
        <w:t xml:space="preserve">significant </w:t>
      </w:r>
      <w:r w:rsidR="5F179258" w:rsidRPr="00F14389">
        <w:rPr>
          <w:rFonts w:ascii="Arial" w:hAnsi="Arial" w:cs="Arial"/>
          <w:lang w:val="en-US"/>
        </w:rPr>
        <w:t>better fit</w:t>
      </w:r>
      <w:r w:rsidR="14B7CFDF" w:rsidRPr="00F14389">
        <w:rPr>
          <w:rFonts w:ascii="Arial" w:hAnsi="Arial" w:cs="Arial"/>
          <w:lang w:val="en-US"/>
        </w:rPr>
        <w:t>,</w:t>
      </w:r>
      <w:r w:rsidR="5F179258" w:rsidRPr="00F14389">
        <w:rPr>
          <w:rFonts w:ascii="Arial" w:hAnsi="Arial" w:cs="Arial"/>
          <w:lang w:val="en-US"/>
        </w:rPr>
        <w:t xml:space="preserve"> we compared the main effect</w:t>
      </w:r>
      <w:r w:rsidR="3F13FCD5" w:rsidRPr="00F14389">
        <w:rPr>
          <w:rFonts w:ascii="Arial" w:hAnsi="Arial" w:cs="Arial"/>
          <w:lang w:val="en-US"/>
        </w:rPr>
        <w:t xml:space="preserve"> model to an interaction effect model.</w:t>
      </w:r>
      <w:r w:rsidR="08D23752" w:rsidRPr="00F14389">
        <w:rPr>
          <w:rFonts w:ascii="Arial" w:hAnsi="Arial" w:cs="Arial"/>
          <w:lang w:val="en-US"/>
        </w:rPr>
        <w:t xml:space="preserve"> For the </w:t>
      </w:r>
      <w:r w:rsidR="70838225" w:rsidRPr="00F14389">
        <w:rPr>
          <w:rFonts w:ascii="Arial" w:hAnsi="Arial" w:cs="Arial"/>
          <w:lang w:val="en-US"/>
        </w:rPr>
        <w:t xml:space="preserve">best-fitting </w:t>
      </w:r>
      <w:r w:rsidR="08D23752" w:rsidRPr="00F14389">
        <w:rPr>
          <w:rFonts w:ascii="Arial" w:hAnsi="Arial" w:cs="Arial"/>
          <w:lang w:val="en-US"/>
        </w:rPr>
        <w:t>model</w:t>
      </w:r>
      <w:r w:rsidR="70838225" w:rsidRPr="00F14389">
        <w:rPr>
          <w:rFonts w:ascii="Arial" w:hAnsi="Arial" w:cs="Arial"/>
          <w:lang w:val="en-US"/>
        </w:rPr>
        <w:t>, the parameter estimates</w:t>
      </w:r>
      <w:r w:rsidR="40BB79C1" w:rsidRPr="00F14389">
        <w:rPr>
          <w:rFonts w:ascii="Arial" w:hAnsi="Arial" w:cs="Arial"/>
          <w:lang w:val="en-US"/>
        </w:rPr>
        <w:t>’</w:t>
      </w:r>
      <w:r w:rsidR="70838225" w:rsidRPr="00F14389">
        <w:rPr>
          <w:rFonts w:ascii="Arial" w:hAnsi="Arial" w:cs="Arial"/>
          <w:lang w:val="en-US"/>
        </w:rPr>
        <w:t xml:space="preserve"> o</w:t>
      </w:r>
      <w:r w:rsidR="08D23752" w:rsidRPr="00F14389">
        <w:rPr>
          <w:rFonts w:ascii="Arial" w:hAnsi="Arial" w:cs="Arial"/>
          <w:lang w:val="en-US"/>
        </w:rPr>
        <w:t xml:space="preserve">dd's </w:t>
      </w:r>
      <w:r w:rsidR="70838225" w:rsidRPr="00F14389">
        <w:rPr>
          <w:rFonts w:ascii="Arial" w:hAnsi="Arial" w:cs="Arial"/>
          <w:lang w:val="en-US"/>
        </w:rPr>
        <w:t>r</w:t>
      </w:r>
      <w:r w:rsidR="08D23752" w:rsidRPr="00F14389">
        <w:rPr>
          <w:rFonts w:ascii="Arial" w:hAnsi="Arial" w:cs="Arial"/>
          <w:lang w:val="en-US"/>
        </w:rPr>
        <w:t>atio w</w:t>
      </w:r>
      <w:r w:rsidR="29A26B84" w:rsidRPr="00F14389">
        <w:rPr>
          <w:rFonts w:ascii="Arial" w:hAnsi="Arial" w:cs="Arial"/>
          <w:lang w:val="en-US"/>
        </w:rPr>
        <w:t>as</w:t>
      </w:r>
      <w:r w:rsidR="08D23752" w:rsidRPr="00F14389">
        <w:rPr>
          <w:rFonts w:ascii="Arial" w:hAnsi="Arial" w:cs="Arial"/>
          <w:lang w:val="en-US"/>
        </w:rPr>
        <w:t xml:space="preserve"> computed to assess effect size.</w:t>
      </w:r>
      <w:r w:rsidR="69A34187" w:rsidRPr="00F14389">
        <w:rPr>
          <w:rFonts w:ascii="Arial" w:hAnsi="Arial" w:cs="Arial"/>
          <w:lang w:val="en-US"/>
        </w:rPr>
        <w:t xml:space="preserve"> </w:t>
      </w:r>
      <w:r w:rsidR="70838225" w:rsidRPr="00F14389">
        <w:rPr>
          <w:rFonts w:ascii="Arial" w:hAnsi="Arial" w:cs="Arial"/>
          <w:lang w:val="en-US"/>
        </w:rPr>
        <w:t>Additionally, we performed t</w:t>
      </w:r>
      <w:r w:rsidR="69A34187" w:rsidRPr="00F14389">
        <w:rPr>
          <w:rFonts w:ascii="Arial" w:hAnsi="Arial" w:cs="Arial"/>
          <w:lang w:val="en-US"/>
        </w:rPr>
        <w:t xml:space="preserve">he same analysis </w:t>
      </w:r>
      <w:r w:rsidR="70838225" w:rsidRPr="00F14389">
        <w:rPr>
          <w:rFonts w:ascii="Arial" w:hAnsi="Arial" w:cs="Arial"/>
          <w:lang w:val="en-US"/>
        </w:rPr>
        <w:t>using the</w:t>
      </w:r>
      <w:r w:rsidR="69A34187" w:rsidRPr="00F14389">
        <w:rPr>
          <w:rFonts w:ascii="Arial" w:hAnsi="Arial" w:cs="Arial"/>
          <w:lang w:val="en-US"/>
        </w:rPr>
        <w:t xml:space="preserve"> cortisol </w:t>
      </w:r>
      <w:proofErr w:type="spellStart"/>
      <w:r w:rsidR="69A34187" w:rsidRPr="00F14389">
        <w:rPr>
          <w:rFonts w:ascii="Arial" w:hAnsi="Arial" w:cs="Arial"/>
          <w:lang w:val="en-US"/>
        </w:rPr>
        <w:t>AUC</w:t>
      </w:r>
      <w:del w:id="13" w:author="Lennart Lüttgau" w:date="2022-04-09T09:36:00Z">
        <w:r w:rsidR="70838225" w:rsidRPr="00F14389" w:rsidDel="007D54BD">
          <w:rPr>
            <w:rFonts w:ascii="Arial" w:hAnsi="Arial" w:cs="Arial"/>
            <w:lang w:val="en-US"/>
          </w:rPr>
          <w:delText>-</w:delText>
        </w:r>
      </w:del>
      <w:r w:rsidR="70838225" w:rsidRPr="00F14389">
        <w:rPr>
          <w:rFonts w:ascii="Arial" w:hAnsi="Arial" w:cs="Arial"/>
          <w:lang w:val="en-US"/>
        </w:rPr>
        <w:t>g</w:t>
      </w:r>
      <w:proofErr w:type="spellEnd"/>
      <w:r w:rsidR="70838225" w:rsidRPr="00F14389">
        <w:rPr>
          <w:rFonts w:ascii="Arial" w:hAnsi="Arial" w:cs="Arial"/>
          <w:lang w:val="en-US"/>
        </w:rPr>
        <w:t xml:space="preserve"> values </w:t>
      </w:r>
      <w:r w:rsidR="69A34187" w:rsidRPr="00F14389">
        <w:rPr>
          <w:rFonts w:ascii="Arial" w:hAnsi="Arial" w:cs="Arial"/>
          <w:lang w:val="en-US"/>
        </w:rPr>
        <w:t>instead of condition</w:t>
      </w:r>
      <w:r w:rsidR="70838225" w:rsidRPr="00F14389">
        <w:rPr>
          <w:rFonts w:ascii="Arial" w:hAnsi="Arial" w:cs="Arial"/>
          <w:lang w:val="en-US"/>
        </w:rPr>
        <w:t xml:space="preserve"> labels as predictor</w:t>
      </w:r>
      <w:r w:rsidR="69A34187" w:rsidRPr="00F14389">
        <w:rPr>
          <w:rFonts w:ascii="Arial" w:hAnsi="Arial" w:cs="Arial"/>
          <w:lang w:val="en-US"/>
        </w:rPr>
        <w:t xml:space="preserve">. </w:t>
      </w:r>
      <w:r w:rsidR="14A0EBFC" w:rsidRPr="00F14389">
        <w:rPr>
          <w:rFonts w:ascii="Arial" w:hAnsi="Arial" w:cs="Arial"/>
          <w:lang w:val="en-US"/>
        </w:rPr>
        <w:t>Participants were excluded when their performance was below chance (correct responses &lt; 50%)</w:t>
      </w:r>
      <w:r w:rsidR="53743C18" w:rsidRPr="00F14389">
        <w:rPr>
          <w:rFonts w:ascii="Arial" w:hAnsi="Arial" w:cs="Arial"/>
          <w:lang w:val="en-US"/>
        </w:rPr>
        <w:t>, as described in the methods section 2.</w:t>
      </w:r>
      <w:r w:rsidR="00D1553F">
        <w:rPr>
          <w:rFonts w:ascii="Arial" w:hAnsi="Arial" w:cs="Arial"/>
          <w:lang w:val="en-US"/>
        </w:rPr>
        <w:t>6</w:t>
      </w:r>
      <w:r w:rsidR="53743C18" w:rsidRPr="00F14389">
        <w:rPr>
          <w:rFonts w:ascii="Arial" w:hAnsi="Arial" w:cs="Arial"/>
          <w:lang w:val="en-US"/>
        </w:rPr>
        <w:t>.</w:t>
      </w:r>
      <w:r w:rsidR="14A0EBFC" w:rsidRPr="00F14389">
        <w:rPr>
          <w:rFonts w:ascii="Arial" w:hAnsi="Arial" w:cs="Arial"/>
          <w:lang w:val="en-US"/>
        </w:rPr>
        <w:t xml:space="preserve"> Across all trials, participants missed a relatively low number of trials (0.71%). </w:t>
      </w:r>
    </w:p>
    <w:p w14:paraId="4050691F" w14:textId="51909779" w:rsidR="005804D7" w:rsidRPr="00F14389" w:rsidRDefault="005804D7" w:rsidP="00DB45D5">
      <w:pPr>
        <w:spacing w:line="480" w:lineRule="auto"/>
        <w:rPr>
          <w:rFonts w:ascii="Arial" w:hAnsi="Arial" w:cs="Arial"/>
          <w:lang w:val="en-US"/>
        </w:rPr>
      </w:pPr>
      <w:r w:rsidRPr="00F14389">
        <w:rPr>
          <w:rFonts w:ascii="Arial" w:hAnsi="Arial" w:cs="Arial"/>
          <w:lang w:val="en-US"/>
        </w:rPr>
        <w:tab/>
      </w:r>
      <w:r w:rsidR="6F70ABD0" w:rsidRPr="00F14389">
        <w:rPr>
          <w:rFonts w:ascii="Arial" w:hAnsi="Arial" w:cs="Arial"/>
          <w:lang w:val="en-US"/>
        </w:rPr>
        <w:t xml:space="preserve">Furthermore, </w:t>
      </w:r>
      <w:del w:id="14" w:author="Z Sjoerds" w:date="2022-04-17T10:35:00Z">
        <w:r w:rsidR="6F70ABD0" w:rsidRPr="00F14389" w:rsidDel="00DB45D5">
          <w:rPr>
            <w:rFonts w:ascii="Arial" w:hAnsi="Arial" w:cs="Arial"/>
            <w:lang w:val="en-US"/>
          </w:rPr>
          <w:delText>as an exploratory analysis on</w:delText>
        </w:r>
      </w:del>
      <w:ins w:id="15" w:author="Z Sjoerds" w:date="2022-04-17T10:35:00Z">
        <w:r w:rsidR="00DB45D5">
          <w:rPr>
            <w:rFonts w:ascii="Arial" w:hAnsi="Arial" w:cs="Arial"/>
            <w:lang w:val="en-US"/>
          </w:rPr>
          <w:t>to explore</w:t>
        </w:r>
      </w:ins>
      <w:r w:rsidR="6F70ABD0" w:rsidRPr="00F14389">
        <w:rPr>
          <w:rFonts w:ascii="Arial" w:hAnsi="Arial" w:cs="Arial"/>
          <w:lang w:val="en-US"/>
        </w:rPr>
        <w:t xml:space="preserve"> the potential moderating impact of past stress exposure as well as working memory </w:t>
      </w:r>
      <w:r w:rsidR="00B4695A" w:rsidRPr="00F14389">
        <w:rPr>
          <w:rFonts w:ascii="Arial" w:hAnsi="Arial" w:cs="Arial"/>
          <w:lang w:val="en-US"/>
        </w:rPr>
        <w:t xml:space="preserve">capacity </w:t>
      </w:r>
      <w:ins w:id="16" w:author="Z Sjoerds" w:date="2022-04-17T10:35:00Z">
        <w:r w:rsidR="00DB45D5">
          <w:rPr>
            <w:rFonts w:ascii="Arial" w:hAnsi="Arial" w:cs="Arial"/>
            <w:lang w:val="en-US"/>
          </w:rPr>
          <w:t xml:space="preserve">on </w:t>
        </w:r>
      </w:ins>
      <w:ins w:id="17" w:author="Z Sjoerds" w:date="2022-04-17T10:37:00Z">
        <w:r w:rsidR="00DB45D5">
          <w:rPr>
            <w:rFonts w:ascii="Arial" w:hAnsi="Arial" w:cs="Arial"/>
            <w:lang w:val="en-US"/>
          </w:rPr>
          <w:t>stress-related learning</w:t>
        </w:r>
      </w:ins>
      <w:r w:rsidR="00DB45D5">
        <w:rPr>
          <w:rFonts w:ascii="Arial" w:hAnsi="Arial" w:cs="Arial"/>
          <w:lang w:val="en-US"/>
        </w:rPr>
        <w:t xml:space="preserve"> </w:t>
      </w:r>
      <w:del w:id="18" w:author="Z Sjoerds" w:date="2022-04-17T10:38:00Z">
        <w:r w:rsidR="00760211" w:rsidRPr="00F14389" w:rsidDel="00DB45D5">
          <w:rPr>
            <w:rFonts w:ascii="Arial" w:hAnsi="Arial" w:cs="Arial"/>
            <w:lang w:val="en-US"/>
          </w:rPr>
          <w:delText xml:space="preserve">                                                                                                                                                    </w:delText>
        </w:r>
      </w:del>
      <w:del w:id="19" w:author="Z Sjoerds" w:date="2022-04-17T10:39:00Z">
        <w:r w:rsidR="00760211" w:rsidRPr="00F14389" w:rsidDel="00DB45D5">
          <w:rPr>
            <w:rFonts w:ascii="Arial" w:hAnsi="Arial" w:cs="Arial"/>
            <w:lang w:val="en-US"/>
          </w:rPr>
          <w:delText xml:space="preserve">              </w:delText>
        </w:r>
      </w:del>
      <w:del w:id="20" w:author="Z Sjoerds" w:date="2022-04-17T10:38:00Z">
        <w:r w:rsidR="00760211" w:rsidRPr="00F14389" w:rsidDel="00DB45D5">
          <w:rPr>
            <w:rFonts w:ascii="Arial" w:hAnsi="Arial" w:cs="Arial"/>
            <w:lang w:val="en-US"/>
          </w:rPr>
          <w:delText xml:space="preserve">                                                                                                                                                                                                                                                                          </w:delText>
        </w:r>
      </w:del>
      <w:r w:rsidR="00927830" w:rsidRPr="00F14389">
        <w:rPr>
          <w:rFonts w:ascii="Arial" w:hAnsi="Arial" w:cs="Arial"/>
          <w:noProof/>
          <w:lang w:val="en-US"/>
        </w:rPr>
        <w:t>(Otto et al., 2013; Radenbach et al., 2015)</w:t>
      </w:r>
      <w:r w:rsidR="6F70ABD0" w:rsidRPr="00F14389">
        <w:rPr>
          <w:rFonts w:ascii="Arial" w:hAnsi="Arial" w:cs="Arial"/>
          <w:lang w:val="en-US"/>
        </w:rPr>
        <w:t xml:space="preserve"> we </w:t>
      </w:r>
      <w:del w:id="21" w:author="Z Sjoerds" w:date="2022-04-17T10:37:00Z">
        <w:r w:rsidR="06FEC49F" w:rsidRPr="00F14389" w:rsidDel="00DB45D5">
          <w:rPr>
            <w:rFonts w:ascii="Arial" w:hAnsi="Arial" w:cs="Arial"/>
            <w:lang w:val="en-US"/>
          </w:rPr>
          <w:delText xml:space="preserve">calculated </w:delText>
        </w:r>
      </w:del>
      <w:ins w:id="22" w:author="Z Sjoerds" w:date="2022-04-17T10:37:00Z">
        <w:r w:rsidR="00DB45D5">
          <w:rPr>
            <w:rFonts w:ascii="Arial" w:hAnsi="Arial" w:cs="Arial"/>
            <w:lang w:val="en-US"/>
          </w:rPr>
          <w:t>associated these with</w:t>
        </w:r>
        <w:r w:rsidR="00DB45D5" w:rsidRPr="00F14389">
          <w:rPr>
            <w:rFonts w:ascii="Arial" w:hAnsi="Arial" w:cs="Arial"/>
            <w:lang w:val="en-US"/>
          </w:rPr>
          <w:t xml:space="preserve"> </w:t>
        </w:r>
      </w:ins>
      <w:r w:rsidR="06FEC49F" w:rsidRPr="00F14389">
        <w:rPr>
          <w:rFonts w:ascii="Arial" w:hAnsi="Arial" w:cs="Arial"/>
          <w:lang w:val="en-US"/>
        </w:rPr>
        <w:t xml:space="preserve">the stress effect on </w:t>
      </w:r>
      <w:r w:rsidR="6F70ABD0" w:rsidRPr="00F14389">
        <w:rPr>
          <w:rFonts w:ascii="Arial" w:hAnsi="Arial" w:cs="Arial"/>
          <w:lang w:val="en-US"/>
        </w:rPr>
        <w:t xml:space="preserve"> </w:t>
      </w:r>
      <w:ins w:id="23" w:author="Z Sjoerds" w:date="2022-04-17T10:37:00Z">
        <w:r w:rsidR="00DB45D5">
          <w:rPr>
            <w:rFonts w:ascii="Arial" w:hAnsi="Arial" w:cs="Arial"/>
            <w:lang w:val="en-US"/>
          </w:rPr>
          <w:t xml:space="preserve">task </w:t>
        </w:r>
      </w:ins>
      <w:r w:rsidR="6F70ABD0" w:rsidRPr="00F14389">
        <w:rPr>
          <w:rFonts w:ascii="Arial" w:hAnsi="Arial" w:cs="Arial"/>
          <w:lang w:val="en-US"/>
        </w:rPr>
        <w:t xml:space="preserve">performance </w:t>
      </w:r>
      <w:r w:rsidR="06FEC49F" w:rsidRPr="00F14389">
        <w:rPr>
          <w:rFonts w:ascii="Arial" w:hAnsi="Arial" w:cs="Arial"/>
          <w:lang w:val="en-US"/>
        </w:rPr>
        <w:t>(</w:t>
      </w:r>
      <w:r w:rsidR="5772B92D" w:rsidRPr="00F14389">
        <w:rPr>
          <w:rFonts w:ascii="Arial" w:hAnsi="Arial" w:cs="Arial"/>
          <w:lang w:val="en-US"/>
        </w:rPr>
        <w:t xml:space="preserve">based on total correct responses </w:t>
      </w:r>
      <w:r w:rsidR="7FE3191B" w:rsidRPr="00F14389">
        <w:rPr>
          <w:rFonts w:ascii="Arial" w:hAnsi="Arial" w:cs="Arial"/>
          <w:lang w:val="en-US"/>
        </w:rPr>
        <w:t>in the stress condition – total correct responses in the control condition)</w:t>
      </w:r>
      <w:r w:rsidR="62747276" w:rsidRPr="00F14389">
        <w:rPr>
          <w:rFonts w:ascii="Arial" w:hAnsi="Arial" w:cs="Arial"/>
          <w:lang w:val="en-US"/>
        </w:rPr>
        <w:t>.</w:t>
      </w:r>
      <w:r w:rsidR="6F70ABD0" w:rsidRPr="00F14389">
        <w:rPr>
          <w:rFonts w:ascii="Arial" w:hAnsi="Arial" w:cs="Arial"/>
          <w:lang w:val="en-US"/>
        </w:rPr>
        <w:t xml:space="preserve"> We correlated this value with past </w:t>
      </w:r>
      <w:ins w:id="24" w:author="Lennart Lüttgau" w:date="2022-04-09T09:38:00Z">
        <w:r w:rsidR="0089351B">
          <w:rPr>
            <w:rFonts w:ascii="Arial" w:hAnsi="Arial" w:cs="Arial"/>
            <w:lang w:val="en-US"/>
          </w:rPr>
          <w:t xml:space="preserve">subjective </w:t>
        </w:r>
      </w:ins>
      <w:r w:rsidR="6F70ABD0" w:rsidRPr="00F14389">
        <w:rPr>
          <w:rFonts w:ascii="Arial" w:hAnsi="Arial" w:cs="Arial"/>
          <w:lang w:val="en-US"/>
        </w:rPr>
        <w:t xml:space="preserve">stress </w:t>
      </w:r>
      <w:del w:id="25" w:author="Lennart Lüttgau" w:date="2022-04-09T09:38:00Z">
        <w:r w:rsidR="6F70ABD0" w:rsidRPr="00F14389" w:rsidDel="0089351B">
          <w:rPr>
            <w:rFonts w:ascii="Arial" w:hAnsi="Arial" w:cs="Arial"/>
            <w:lang w:val="en-US"/>
          </w:rPr>
          <w:delText xml:space="preserve">exposure </w:delText>
        </w:r>
      </w:del>
      <w:r w:rsidR="6F70ABD0" w:rsidRPr="00F14389">
        <w:rPr>
          <w:rFonts w:ascii="Arial" w:hAnsi="Arial" w:cs="Arial"/>
          <w:lang w:val="en-US"/>
        </w:rPr>
        <w:t>(PSS-10), as well as working memory performance (</w:t>
      </w:r>
      <w:r w:rsidR="50230E97" w:rsidRPr="00F14389">
        <w:rPr>
          <w:rFonts w:ascii="Arial" w:hAnsi="Arial" w:cs="Arial"/>
          <w:lang w:val="en-US"/>
        </w:rPr>
        <w:t>digit span</w:t>
      </w:r>
      <w:r w:rsidR="03CF8D87" w:rsidRPr="00F14389">
        <w:rPr>
          <w:rFonts w:ascii="Arial" w:hAnsi="Arial" w:cs="Arial"/>
          <w:lang w:val="en-US"/>
        </w:rPr>
        <w:t xml:space="preserve"> backwards</w:t>
      </w:r>
      <w:r w:rsidR="50230E97" w:rsidRPr="00F14389">
        <w:rPr>
          <w:rFonts w:ascii="Arial" w:hAnsi="Arial" w:cs="Arial"/>
          <w:lang w:val="en-US"/>
        </w:rPr>
        <w:t xml:space="preserve"> task)</w:t>
      </w:r>
      <w:r w:rsidR="6F70ABD0" w:rsidRPr="00F14389">
        <w:rPr>
          <w:rFonts w:ascii="Arial" w:hAnsi="Arial" w:cs="Arial"/>
          <w:lang w:val="en-US"/>
        </w:rPr>
        <w:t>.</w:t>
      </w:r>
      <w:r w:rsidR="212CD78F" w:rsidRPr="00F14389">
        <w:rPr>
          <w:rFonts w:ascii="Arial" w:hAnsi="Arial" w:cs="Arial"/>
          <w:lang w:val="en-US"/>
        </w:rPr>
        <w:t xml:space="preserve"> Due to missing values for </w:t>
      </w:r>
      <w:r w:rsidR="1F798055" w:rsidRPr="00F14389">
        <w:rPr>
          <w:rFonts w:ascii="Arial" w:hAnsi="Arial" w:cs="Arial"/>
          <w:lang w:val="en-US"/>
        </w:rPr>
        <w:t xml:space="preserve">four </w:t>
      </w:r>
      <w:r w:rsidR="212CD78F" w:rsidRPr="00F14389">
        <w:rPr>
          <w:rFonts w:ascii="Arial" w:hAnsi="Arial" w:cs="Arial"/>
          <w:lang w:val="en-US"/>
        </w:rPr>
        <w:t>participant</w:t>
      </w:r>
      <w:r w:rsidR="4854CA28" w:rsidRPr="00F14389">
        <w:rPr>
          <w:rFonts w:ascii="Arial" w:hAnsi="Arial" w:cs="Arial"/>
          <w:lang w:val="en-US"/>
        </w:rPr>
        <w:t>s</w:t>
      </w:r>
      <w:r w:rsidR="1CE0EF59" w:rsidRPr="00F14389">
        <w:rPr>
          <w:rFonts w:ascii="Arial" w:hAnsi="Arial" w:cs="Arial"/>
          <w:lang w:val="en-US"/>
        </w:rPr>
        <w:t>,</w:t>
      </w:r>
      <w:r w:rsidR="212CD78F" w:rsidRPr="00F14389">
        <w:rPr>
          <w:rFonts w:ascii="Arial" w:hAnsi="Arial" w:cs="Arial"/>
          <w:lang w:val="en-US"/>
        </w:rPr>
        <w:t xml:space="preserve"> </w:t>
      </w:r>
      <w:r w:rsidR="39296135" w:rsidRPr="00F14389">
        <w:rPr>
          <w:rFonts w:ascii="Arial" w:hAnsi="Arial" w:cs="Arial"/>
          <w:lang w:val="en-US"/>
        </w:rPr>
        <w:lastRenderedPageBreak/>
        <w:t>regarding</w:t>
      </w:r>
      <w:r w:rsidR="212CD78F" w:rsidRPr="00F14389">
        <w:rPr>
          <w:rFonts w:ascii="Arial" w:hAnsi="Arial" w:cs="Arial"/>
          <w:lang w:val="en-US"/>
        </w:rPr>
        <w:t xml:space="preserve"> </w:t>
      </w:r>
      <w:r w:rsidR="70159B94" w:rsidRPr="00F14389">
        <w:rPr>
          <w:rFonts w:ascii="Arial" w:hAnsi="Arial" w:cs="Arial"/>
          <w:lang w:val="en-US"/>
        </w:rPr>
        <w:t xml:space="preserve">the </w:t>
      </w:r>
      <w:r w:rsidR="212CD78F" w:rsidRPr="00F14389">
        <w:rPr>
          <w:rFonts w:ascii="Arial" w:hAnsi="Arial" w:cs="Arial"/>
          <w:lang w:val="en-US"/>
        </w:rPr>
        <w:t>PSS</w:t>
      </w:r>
      <w:r w:rsidR="70159B94" w:rsidRPr="00F14389">
        <w:rPr>
          <w:rFonts w:ascii="Arial" w:hAnsi="Arial" w:cs="Arial"/>
          <w:lang w:val="en-US"/>
        </w:rPr>
        <w:t>-10</w:t>
      </w:r>
      <w:r w:rsidR="212CD78F" w:rsidRPr="00F14389">
        <w:rPr>
          <w:rFonts w:ascii="Arial" w:hAnsi="Arial" w:cs="Arial"/>
          <w:lang w:val="en-US"/>
        </w:rPr>
        <w:t xml:space="preserve">, the </w:t>
      </w:r>
      <w:del w:id="26" w:author="Lennart Lüttgau" w:date="2022-04-09T09:38:00Z">
        <w:r w:rsidR="212CD78F" w:rsidRPr="00F14389" w:rsidDel="00102B6C">
          <w:rPr>
            <w:rFonts w:ascii="Arial" w:hAnsi="Arial" w:cs="Arial"/>
            <w:lang w:val="en-US"/>
          </w:rPr>
          <w:delText xml:space="preserve">latter </w:delText>
        </w:r>
      </w:del>
      <w:ins w:id="27" w:author="Lennart Lüttgau" w:date="2022-04-09T09:38:00Z">
        <w:r w:rsidR="00102B6C">
          <w:rPr>
            <w:rFonts w:ascii="Arial" w:hAnsi="Arial" w:cs="Arial"/>
            <w:lang w:val="en-US"/>
          </w:rPr>
          <w:t>former</w:t>
        </w:r>
        <w:r w:rsidR="00102B6C" w:rsidRPr="00F14389">
          <w:rPr>
            <w:rFonts w:ascii="Arial" w:hAnsi="Arial" w:cs="Arial"/>
            <w:lang w:val="en-US"/>
          </w:rPr>
          <w:t xml:space="preserve"> </w:t>
        </w:r>
      </w:ins>
      <w:r w:rsidR="212CD78F" w:rsidRPr="00F14389">
        <w:rPr>
          <w:rFonts w:ascii="Arial" w:hAnsi="Arial" w:cs="Arial"/>
          <w:lang w:val="en-US"/>
        </w:rPr>
        <w:t>analysis was conducted with a reduced sample of 24 participants.</w:t>
      </w:r>
    </w:p>
    <w:p w14:paraId="42292344" w14:textId="01B8B01E" w:rsidR="008E01B8" w:rsidRPr="00F14389" w:rsidRDefault="005213EF" w:rsidP="00DB45D5">
      <w:pPr>
        <w:spacing w:line="480" w:lineRule="auto"/>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.3 </w:t>
      </w:r>
      <w:r w:rsidR="008E01B8" w:rsidRPr="00F14389">
        <w:rPr>
          <w:rFonts w:ascii="Arial" w:hAnsi="Arial" w:cs="Arial"/>
          <w:i/>
          <w:iCs/>
          <w:lang w:val="en-US"/>
        </w:rPr>
        <w:t>Computational mode</w:t>
      </w:r>
      <w:r w:rsidR="00274C79" w:rsidRPr="00F14389">
        <w:rPr>
          <w:rFonts w:ascii="Arial" w:hAnsi="Arial" w:cs="Arial"/>
          <w:i/>
          <w:iCs/>
          <w:lang w:val="en-US"/>
        </w:rPr>
        <w:t>ls</w:t>
      </w:r>
    </w:p>
    <w:p w14:paraId="3A8BD7A1" w14:textId="74B085C9" w:rsidR="006E5DB6" w:rsidRPr="00F14389" w:rsidRDefault="005804D7" w:rsidP="00DB45D5">
      <w:pPr>
        <w:spacing w:line="480" w:lineRule="auto"/>
        <w:rPr>
          <w:rFonts w:ascii="Arial" w:eastAsiaTheme="minorEastAsia" w:hAnsi="Arial" w:cs="Arial"/>
          <w:lang w:val="en-US"/>
        </w:rPr>
      </w:pPr>
      <w:r w:rsidRPr="00F14389">
        <w:rPr>
          <w:rFonts w:ascii="Arial" w:hAnsi="Arial" w:cs="Arial"/>
          <w:lang w:val="en-US"/>
        </w:rPr>
        <w:tab/>
      </w:r>
      <w:r w:rsidR="00CF321C" w:rsidRPr="00F14389">
        <w:rPr>
          <w:rFonts w:ascii="Arial" w:hAnsi="Arial" w:cs="Arial"/>
          <w:lang w:val="en-US"/>
        </w:rPr>
        <w:t>W</w:t>
      </w:r>
      <w:r w:rsidR="00126123" w:rsidRPr="00F14389">
        <w:rPr>
          <w:rFonts w:ascii="Arial" w:hAnsi="Arial" w:cs="Arial"/>
          <w:lang w:val="en-US"/>
        </w:rPr>
        <w:t>e set up the following model space</w:t>
      </w:r>
      <w:r w:rsidR="007E478B" w:rsidRPr="00F14389">
        <w:rPr>
          <w:rFonts w:ascii="Arial" w:hAnsi="Arial" w:cs="Arial"/>
          <w:lang w:val="en-US"/>
        </w:rPr>
        <w:t xml:space="preserve"> </w:t>
      </w:r>
      <w:r w:rsidR="00CF321C" w:rsidRPr="00F14389">
        <w:rPr>
          <w:rFonts w:ascii="Arial" w:hAnsi="Arial" w:cs="Arial"/>
          <w:lang w:val="en-US"/>
        </w:rPr>
        <w:t>to describe different learning processes that might have generated the data</w:t>
      </w:r>
      <w:r w:rsidR="00126123" w:rsidRPr="00F14389">
        <w:rPr>
          <w:rFonts w:ascii="Arial" w:hAnsi="Arial" w:cs="Arial"/>
          <w:lang w:val="en-US"/>
        </w:rPr>
        <w:t xml:space="preserve">. It </w:t>
      </w:r>
      <w:r w:rsidR="684F7099" w:rsidRPr="00F14389">
        <w:rPr>
          <w:rFonts w:ascii="Arial" w:hAnsi="Arial" w:cs="Arial"/>
          <w:lang w:val="en-US"/>
        </w:rPr>
        <w:t xml:space="preserve">comprised </w:t>
      </w:r>
      <w:r w:rsidR="52F5AC25" w:rsidRPr="00F14389">
        <w:rPr>
          <w:rFonts w:ascii="Arial" w:hAnsi="Arial" w:cs="Arial"/>
          <w:lang w:val="en-US"/>
        </w:rPr>
        <w:t>Rescorla-Wagner</w:t>
      </w:r>
      <w:r w:rsidR="684F7099" w:rsidRPr="00F14389">
        <w:rPr>
          <w:rFonts w:ascii="Arial" w:hAnsi="Arial" w:cs="Arial"/>
          <w:lang w:val="en-US"/>
        </w:rPr>
        <w:t xml:space="preserve"> (RW), </w:t>
      </w:r>
      <w:r w:rsidR="52F5AC25" w:rsidRPr="00F14389">
        <w:rPr>
          <w:rFonts w:ascii="Arial" w:hAnsi="Arial" w:cs="Arial"/>
          <w:lang w:val="en-US"/>
        </w:rPr>
        <w:t>Pearce-Hall</w:t>
      </w:r>
      <w:r w:rsidR="69DA36C2" w:rsidRPr="00F14389">
        <w:rPr>
          <w:rFonts w:ascii="Arial" w:hAnsi="Arial" w:cs="Arial"/>
          <w:lang w:val="en-US"/>
        </w:rPr>
        <w:t xml:space="preserve"> </w:t>
      </w:r>
      <w:r w:rsidR="684F7099" w:rsidRPr="00F14389">
        <w:rPr>
          <w:rFonts w:ascii="Arial" w:hAnsi="Arial" w:cs="Arial"/>
          <w:lang w:val="en-US"/>
        </w:rPr>
        <w:t>(PH</w:t>
      </w:r>
      <w:r w:rsidR="72E764E5" w:rsidRPr="00F14389">
        <w:rPr>
          <w:rFonts w:ascii="Arial" w:hAnsi="Arial" w:cs="Arial"/>
          <w:lang w:val="en-US"/>
        </w:rPr>
        <w:t xml:space="preserve">; </w:t>
      </w:r>
      <w:r w:rsidR="00956677" w:rsidRPr="00F14389">
        <w:rPr>
          <w:rFonts w:ascii="Arial" w:hAnsi="Arial" w:cs="Arial"/>
          <w:noProof/>
          <w:lang w:val="en-US"/>
        </w:rPr>
        <w:t>(Pearce and Hall, 1980)</w:t>
      </w:r>
      <w:r w:rsidR="00956677" w:rsidRPr="00F14389">
        <w:rPr>
          <w:rFonts w:ascii="Arial" w:hAnsi="Arial" w:cs="Arial"/>
          <w:lang w:val="en-US"/>
        </w:rPr>
        <w:t xml:space="preserve"> </w:t>
      </w:r>
      <w:r w:rsidR="684F7099" w:rsidRPr="00F14389">
        <w:rPr>
          <w:rFonts w:ascii="Arial" w:hAnsi="Arial" w:cs="Arial"/>
          <w:lang w:val="en-US"/>
        </w:rPr>
        <w:t>models and a</w:t>
      </w:r>
      <w:r w:rsidR="770D2FC9" w:rsidRPr="00F14389">
        <w:rPr>
          <w:rFonts w:ascii="Arial" w:hAnsi="Arial" w:cs="Arial"/>
          <w:lang w:val="en-US"/>
        </w:rPr>
        <w:t xml:space="preserve"> null model</w:t>
      </w:r>
      <w:r w:rsidR="684F7099" w:rsidRPr="00F14389">
        <w:rPr>
          <w:rFonts w:ascii="Arial" w:hAnsi="Arial" w:cs="Arial"/>
          <w:lang w:val="en-US"/>
        </w:rPr>
        <w:t xml:space="preserve"> </w:t>
      </w:r>
      <w:r w:rsidR="770D2FC9" w:rsidRPr="00F14389">
        <w:rPr>
          <w:rFonts w:ascii="Arial" w:hAnsi="Arial" w:cs="Arial"/>
          <w:lang w:val="en-US"/>
        </w:rPr>
        <w:t>(</w:t>
      </w:r>
      <w:r w:rsidR="684F7099" w:rsidRPr="00F14389">
        <w:rPr>
          <w:rFonts w:ascii="Arial" w:hAnsi="Arial" w:cs="Arial"/>
          <w:lang w:val="en-US"/>
        </w:rPr>
        <w:t>no-learning</w:t>
      </w:r>
      <w:r w:rsidR="770D2FC9" w:rsidRPr="00F14389">
        <w:rPr>
          <w:rFonts w:ascii="Arial" w:hAnsi="Arial" w:cs="Arial"/>
          <w:lang w:val="en-US"/>
        </w:rPr>
        <w:t>)</w:t>
      </w:r>
      <w:r w:rsidR="684F7099" w:rsidRPr="00F14389">
        <w:rPr>
          <w:rFonts w:ascii="Arial" w:hAnsi="Arial" w:cs="Arial"/>
          <w:lang w:val="en-US"/>
        </w:rPr>
        <w:t>.</w:t>
      </w:r>
      <w:r w:rsidR="5D1361DD" w:rsidRPr="00F14389">
        <w:rPr>
          <w:rFonts w:ascii="Arial" w:hAnsi="Arial" w:cs="Arial"/>
          <w:lang w:val="en-US"/>
        </w:rPr>
        <w:t xml:space="preserve"> </w:t>
      </w:r>
      <w:r w:rsidR="684F7099" w:rsidRPr="00F14389">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684F7099" w:rsidRPr="00F14389">
        <w:rPr>
          <w:rFonts w:ascii="Arial" w:eastAsiaTheme="minorEastAsia" w:hAnsi="Arial" w:cs="Arial"/>
          <w:lang w:val="en-US"/>
        </w:rPr>
        <w:t xml:space="preserve"> of an action </w:t>
      </w:r>
      <m:oMath>
        <m:r>
          <w:rPr>
            <w:rFonts w:ascii="Cambria Math" w:eastAsiaTheme="minorEastAsia" w:hAnsi="Cambria Math" w:cs="Arial"/>
            <w:lang w:val="en-GB"/>
          </w:rPr>
          <m:t>a</m:t>
        </m:r>
      </m:oMath>
      <w:r w:rsidR="684F7099" w:rsidRPr="00F14389">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684F7099" w:rsidRPr="00F14389">
        <w:rPr>
          <w:rFonts w:ascii="Arial" w:eastAsiaTheme="minorEastAsia" w:hAnsi="Arial" w:cs="Arial"/>
          <w:lang w:val="en-US"/>
        </w:rPr>
        <w:t xml:space="preserve"> is updated via the </w:t>
      </w:r>
      <w:r w:rsidR="684F7099" w:rsidRPr="00F14389">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684F7099" w:rsidRPr="00F14389">
        <w:rPr>
          <w:rFonts w:ascii="Arial" w:eastAsiaTheme="minorEastAsia" w:hAnsi="Arial" w:cs="Arial"/>
          <w:lang w:val="en-GB"/>
        </w:rPr>
        <w:t xml:space="preserve"> (eq. 1)</w:t>
      </w:r>
      <w:r w:rsidR="684F7099" w:rsidRPr="00F14389">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684F7099" w:rsidRPr="00F14389">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684F7099" w:rsidRPr="00F14389">
        <w:rPr>
          <w:rFonts w:ascii="Arial" w:eastAsiaTheme="minorEastAsia" w:hAnsi="Arial" w:cs="Arial"/>
          <w:lang w:val="en-GB"/>
        </w:rPr>
        <w:t>(eq. 2)</w:t>
      </w:r>
      <w:r w:rsidR="684F7099" w:rsidRPr="00F14389">
        <w:rPr>
          <w:rFonts w:ascii="Arial" w:eastAsiaTheme="minorEastAsia" w:hAnsi="Arial" w:cs="Arial"/>
          <w:lang w:val="en-US"/>
        </w:rPr>
        <w:t xml:space="preserve">: </w:t>
      </w:r>
    </w:p>
    <w:p w14:paraId="21DC2045" w14:textId="77777777" w:rsidR="006E5DB6" w:rsidRPr="00F14389" w:rsidRDefault="00BB119D" w:rsidP="00DB45D5">
      <w:pPr>
        <w:pStyle w:val="ListParagraph"/>
        <w:numPr>
          <w:ilvl w:val="0"/>
          <w:numId w:val="4"/>
        </w:numPr>
        <w:spacing w:line="480" w:lineRule="auto"/>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F14389" w:rsidRDefault="00BB119D" w:rsidP="00DB45D5">
      <w:pPr>
        <w:pStyle w:val="ListParagraph"/>
        <w:numPr>
          <w:ilvl w:val="0"/>
          <w:numId w:val="4"/>
        </w:numPr>
        <w:spacing w:line="480" w:lineRule="auto"/>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F14389" w:rsidRDefault="00BB119D" w:rsidP="00DB45D5">
      <w:pPr>
        <w:pStyle w:val="ListParagraph"/>
        <w:numPr>
          <w:ilvl w:val="0"/>
          <w:numId w:val="4"/>
        </w:numPr>
        <w:spacing w:line="48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0C4E68E4" w14:textId="756CA3FE" w:rsidR="009A4442" w:rsidRPr="00F14389" w:rsidRDefault="005804D7" w:rsidP="00DB45D5">
      <w:pPr>
        <w:spacing w:line="480" w:lineRule="auto"/>
        <w:rPr>
          <w:rFonts w:ascii="Arial" w:eastAsiaTheme="minorEastAsia" w:hAnsi="Arial" w:cs="Arial"/>
          <w:lang w:val="en-US"/>
        </w:rPr>
      </w:pPr>
      <w:r w:rsidRPr="00F14389">
        <w:rPr>
          <w:rFonts w:ascii="Arial" w:hAnsi="Arial" w:cs="Arial"/>
          <w:lang w:val="en-GB"/>
        </w:rPr>
        <w:tab/>
      </w:r>
      <w:r w:rsidR="23764578" w:rsidRPr="00F14389">
        <w:rPr>
          <w:rFonts w:ascii="Arial" w:hAnsi="Arial" w:cs="Arial"/>
          <w:lang w:val="en-GB"/>
        </w:rPr>
        <w:t xml:space="preserve">In RW models, we accounted </w:t>
      </w:r>
      <w:r w:rsidR="23764578" w:rsidRPr="00F14389">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23764578" w:rsidRPr="00F14389">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sidR="23764578" w:rsidRPr="00F14389">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23764578" w:rsidRPr="00F14389">
        <w:rPr>
          <w:rFonts w:ascii="Arial" w:eastAsiaTheme="minorEastAsia" w:hAnsi="Arial" w:cs="Arial"/>
          <w:lang w:val="en-GB"/>
        </w:rPr>
        <w:t>for individually weighted double update (iDU)</w:t>
      </w:r>
      <w:r w:rsidR="23764578" w:rsidRPr="00F14389">
        <w:rPr>
          <w:rFonts w:ascii="Arial" w:hAnsi="Arial" w:cs="Arial"/>
          <w:lang w:val="en-US"/>
        </w:rPr>
        <w:t xml:space="preserve">). We further varied whether learning rates </w:t>
      </w:r>
      <m:oMath>
        <m:r>
          <m:rPr>
            <m:sty m:val="p"/>
          </m:rPr>
          <w:rPr>
            <w:rFonts w:ascii="Cambria Math" w:hAnsi="Cambria Math" w:cs="Arial"/>
          </w:rPr>
          <m:t>α</m:t>
        </m:r>
      </m:oMath>
      <w:r w:rsidR="23764578" w:rsidRPr="00F14389">
        <w:rPr>
          <w:rFonts w:ascii="Arial" w:eastAsiaTheme="minorEastAsia" w:hAnsi="Arial" w:cs="Arial"/>
          <w:lang w:val="en-GB"/>
        </w:rPr>
        <w:t xml:space="preserve"> differed for wins and losses.</w:t>
      </w:r>
      <w:r w:rsidR="63608105" w:rsidRPr="00F14389" w:rsidDel="006F0F08">
        <w:rPr>
          <w:rFonts w:ascii="Arial" w:hAnsi="Arial" w:cs="Arial"/>
          <w:lang w:val="en-US"/>
        </w:rPr>
        <w:t xml:space="preserve"> </w:t>
      </w:r>
      <w:r w:rsidR="63608105" w:rsidRPr="00F14389">
        <w:rPr>
          <w:rFonts w:ascii="Arial" w:hAnsi="Arial" w:cs="Arial"/>
          <w:lang w:val="en-US"/>
        </w:rPr>
        <w:t>The PH model encompasses eq. 1 and 2 with a dynamic learning rate depending on a decay over time as and the absolute prediction error (see Supplement</w:t>
      </w:r>
      <w:r w:rsidR="006506DB">
        <w:rPr>
          <w:rFonts w:ascii="Arial" w:hAnsi="Arial" w:cs="Arial"/>
          <w:lang w:val="en-US"/>
        </w:rPr>
        <w:t xml:space="preserve"> </w:t>
      </w:r>
      <w:r w:rsidR="63608105" w:rsidRPr="00F14389">
        <w:rPr>
          <w:rFonts w:ascii="Arial" w:hAnsi="Arial" w:cs="Arial"/>
          <w:lang w:val="en-US"/>
        </w:rPr>
        <w:t xml:space="preserve">or </w:t>
      </w:r>
      <w:r w:rsidR="2FE80387" w:rsidRPr="00F14389">
        <w:rPr>
          <w:rFonts w:ascii="Arial" w:hAnsi="Arial" w:cs="Arial"/>
          <w:lang w:val="en-US"/>
        </w:rPr>
        <w:t>Pearce and Hall, 1980</w:t>
      </w:r>
      <w:r w:rsidR="63608105" w:rsidRPr="00F14389">
        <w:rPr>
          <w:rFonts w:ascii="Arial" w:hAnsi="Arial" w:cs="Arial"/>
          <w:lang w:val="en-US"/>
        </w:rPr>
        <w:t>). In the no-learning model, a stable bias towards one of the stimuli was implemented.</w:t>
      </w:r>
      <w:r w:rsidR="63608105" w:rsidRPr="00F14389" w:rsidDel="006F0F08">
        <w:rPr>
          <w:rFonts w:ascii="Arial" w:hAnsi="Arial" w:cs="Arial"/>
          <w:lang w:val="en-US"/>
        </w:rPr>
        <w:t xml:space="preserve"> </w:t>
      </w:r>
      <w:r w:rsidR="63608105" w:rsidRPr="00F14389">
        <w:rPr>
          <w:rFonts w:ascii="Arial" w:hAnsi="Arial" w:cs="Arial"/>
          <w:lang w:val="en-US"/>
        </w:rPr>
        <w:t>F</w:t>
      </w:r>
      <w:r w:rsidR="125D5ABB" w:rsidRPr="00F14389">
        <w:rPr>
          <w:rFonts w:ascii="Arial" w:eastAsiaTheme="minorEastAsia" w:hAnsi="Arial" w:cs="Arial"/>
          <w:lang w:val="en-US"/>
        </w:rPr>
        <w:t xml:space="preserve">or all </w:t>
      </w:r>
      <w:r w:rsidR="63608105" w:rsidRPr="00F14389">
        <w:rPr>
          <w:rFonts w:ascii="Arial" w:eastAsiaTheme="minorEastAsia" w:hAnsi="Arial" w:cs="Arial"/>
          <w:lang w:val="en-US"/>
        </w:rPr>
        <w:t xml:space="preserve">learning </w:t>
      </w:r>
      <w:r w:rsidR="125D5ABB" w:rsidRPr="00F14389">
        <w:rPr>
          <w:rFonts w:ascii="Arial" w:eastAsiaTheme="minorEastAsia" w:hAnsi="Arial" w:cs="Arial"/>
          <w:lang w:val="en-US"/>
        </w:rPr>
        <w:t xml:space="preserve">models, </w:t>
      </w:r>
      <w:r w:rsidR="63608105" w:rsidRPr="00F14389">
        <w:rPr>
          <w:rFonts w:ascii="Arial" w:eastAsiaTheme="minorEastAsia" w:hAnsi="Arial" w:cs="Arial"/>
          <w:lang w:val="en-US"/>
        </w:rPr>
        <w:t xml:space="preserve">trial-wise </w:t>
      </w:r>
      <w:r w:rsidR="22F2669E" w:rsidRPr="00F14389">
        <w:rPr>
          <w:rFonts w:ascii="Arial" w:eastAsiaTheme="minorEastAsia" w:hAnsi="Arial" w:cs="Arial"/>
          <w:lang w:val="en-US"/>
        </w:rPr>
        <w:t>Q</w:t>
      </w:r>
      <w:r w:rsidR="63608105" w:rsidRPr="00F14389">
        <w:rPr>
          <w:rFonts w:ascii="Arial" w:eastAsiaTheme="minorEastAsia" w:hAnsi="Arial" w:cs="Arial"/>
          <w:lang w:val="en-US"/>
        </w:rPr>
        <w:t xml:space="preserve">-action values </w:t>
      </w:r>
      <w:r w:rsidR="125D5ABB" w:rsidRPr="00F14389">
        <w:rPr>
          <w:rFonts w:ascii="Arial" w:eastAsiaTheme="minorEastAsia" w:hAnsi="Arial" w:cs="Arial"/>
          <w:lang w:val="en-US"/>
        </w:rPr>
        <w:t xml:space="preserve">are transformed into choice probabilities by a </w:t>
      </w:r>
      <w:proofErr w:type="spellStart"/>
      <w:r w:rsidR="125D5ABB" w:rsidRPr="00F14389">
        <w:rPr>
          <w:rFonts w:ascii="Arial" w:eastAsiaTheme="minorEastAsia" w:hAnsi="Arial" w:cs="Arial"/>
          <w:lang w:val="en-US"/>
        </w:rPr>
        <w:t>softmax</w:t>
      </w:r>
      <w:proofErr w:type="spellEnd"/>
      <w:r w:rsidR="125D5ABB" w:rsidRPr="00F14389">
        <w:rPr>
          <w:rFonts w:ascii="Arial" w:eastAsiaTheme="minorEastAsia" w:hAnsi="Arial" w:cs="Arial"/>
          <w:lang w:val="en-US"/>
        </w:rPr>
        <w:t xml:space="preserve"> response model</w:t>
      </w:r>
      <w:r w:rsidR="63608105" w:rsidRPr="00F14389">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63608105" w:rsidRPr="00F14389">
        <w:rPr>
          <w:rFonts w:ascii="Arial" w:eastAsiaTheme="minorEastAsia" w:hAnsi="Arial" w:cs="Arial"/>
          <w:lang w:val="en-US"/>
        </w:rPr>
        <w:t xml:space="preserve"> following wins and losses</w:t>
      </w:r>
      <w:r w:rsidR="125D5ABB" w:rsidRPr="00F14389">
        <w:rPr>
          <w:rFonts w:ascii="Arial" w:eastAsiaTheme="minorEastAsia" w:hAnsi="Arial" w:cs="Arial"/>
          <w:lang w:val="en-US"/>
        </w:rPr>
        <w:t>:</w:t>
      </w:r>
    </w:p>
    <w:p w14:paraId="5BA9090E" w14:textId="2CEE3405" w:rsidR="009A4442" w:rsidRPr="00F14389" w:rsidRDefault="009A4442" w:rsidP="00DB45D5">
      <w:pPr>
        <w:spacing w:line="480" w:lineRule="auto"/>
        <w:rPr>
          <w:rFonts w:ascii="Arial" w:eastAsiaTheme="minorEastAsia" w:hAnsi="Arial" w:cs="Arial"/>
          <w:lang w:val="en-US"/>
        </w:rPr>
      </w:pPr>
      <w:r w:rsidRPr="00F14389">
        <w:rPr>
          <w:rFonts w:ascii="Arial" w:eastAsiaTheme="minorEastAsia" w:hAnsi="Arial" w:cs="Arial"/>
          <w:lang w:val="en-US"/>
        </w:rPr>
        <w:t xml:space="preserve">(4) </w:t>
      </w:r>
      <m:oMath>
        <m:r>
          <m:rPr>
            <m:sty m:val="p"/>
          </m:rPr>
          <w:rPr>
            <w:rFonts w:ascii="Cambria Math" w:eastAsiaTheme="minorEastAsia" w:hAnsi="Cambria Math" w:cs="Arial"/>
            <w:lang w:val="en-US"/>
          </w:rPr>
          <m:t>p</m:t>
        </m:r>
        <m:d>
          <m:dPr>
            <m:ctrlPr>
              <w:rPr>
                <w:rFonts w:ascii="Cambria Math" w:eastAsiaTheme="minorEastAsia" w:hAnsi="Cambria Math" w:cs="Arial"/>
              </w:rPr>
            </m:ctrlPr>
          </m:dPr>
          <m:e>
            <m:sSub>
              <m:sSubPr>
                <m:ctrlPr>
                  <w:rPr>
                    <w:rFonts w:ascii="Cambria Math" w:eastAsiaTheme="minorEastAsia" w:hAnsi="Cambria Math" w:cs="Arial"/>
                    <w:i/>
                  </w:rPr>
                </m:ctrlPr>
              </m:sSubPr>
              <m:e>
                <m:r>
                  <w:rPr>
                    <w:rFonts w:ascii="Cambria Math" w:eastAsiaTheme="minorEastAsia" w:hAnsi="Cambria Math" w:cs="Arial"/>
                  </w:rPr>
                  <m:t>a</m:t>
                </m:r>
                <m:ctrlPr>
                  <w:rPr>
                    <w:rFonts w:ascii="Cambria Math" w:eastAsiaTheme="minorEastAsia" w:hAnsi="Cambria Math" w:cs="Arial"/>
                  </w:rPr>
                </m:ctrlPr>
              </m:e>
              <m:sub>
                <m:r>
                  <w:rPr>
                    <w:rFonts w:ascii="Cambria Math" w:eastAsiaTheme="minorEastAsia" w:hAnsi="Cambria Math" w:cs="Arial"/>
                  </w:rPr>
                  <m:t>i</m:t>
                </m:r>
              </m:sub>
            </m:sSub>
            <m:ctrlPr>
              <w:rPr>
                <w:rFonts w:ascii="Cambria Math" w:eastAsiaTheme="minorEastAsia" w:hAnsi="Cambria Math" w:cs="Arial"/>
                <w:i/>
              </w:rPr>
            </m:ctrlPr>
          </m:e>
        </m:d>
        <m:r>
          <w:rPr>
            <w:rFonts w:ascii="Cambria Math" w:eastAsiaTheme="minorEastAsia" w:hAnsi="Cambria Math" w:cs="Arial"/>
            <w:lang w:val="en-US"/>
          </w:rPr>
          <m:t>=</m:t>
        </m:r>
        <m:f>
          <m:fPr>
            <m:ctrlPr>
              <w:rPr>
                <w:rFonts w:ascii="Cambria Math" w:eastAsiaTheme="minorEastAsia" w:hAnsi="Cambria Math" w:cs="Arial"/>
              </w:rPr>
            </m:ctrlPr>
          </m:fPr>
          <m:num>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i</m:t>
                        </m:r>
                      </m:sub>
                    </m:sSub>
                  </m:sub>
                </m:sSub>
                <m:ctrlPr>
                  <w:rPr>
                    <w:rFonts w:ascii="Cambria Math" w:eastAsiaTheme="minorEastAsia" w:hAnsi="Cambria Math" w:cs="Arial"/>
                    <w:i/>
                  </w:rPr>
                </m:ctrlPr>
              </m:e>
            </m:d>
          </m:num>
          <m:den>
            <m:nary>
              <m:naryPr>
                <m:chr m:val="∑"/>
                <m:ctrlPr>
                  <w:rPr>
                    <w:rFonts w:ascii="Cambria Math" w:eastAsiaTheme="minorEastAsia" w:hAnsi="Cambria Math" w:cs="Arial"/>
                  </w:rPr>
                </m:ctrlPr>
              </m:naryPr>
              <m:sub>
                <m:r>
                  <w:rPr>
                    <w:rFonts w:ascii="Cambria Math" w:eastAsiaTheme="minorEastAsia" w:hAnsi="Cambria Math" w:cs="Arial"/>
                  </w:rPr>
                  <m:t>j</m:t>
                </m:r>
                <m:r>
                  <w:rPr>
                    <w:rFonts w:ascii="Cambria Math" w:eastAsiaTheme="minorEastAsia" w:hAnsi="Cambria Math" w:cs="Arial"/>
                    <w:lang w:val="en-US"/>
                  </w:rPr>
                  <m:t>=1</m:t>
                </m:r>
                <m:ctrlPr>
                  <w:rPr>
                    <w:rFonts w:ascii="Cambria Math" w:eastAsiaTheme="minorEastAsia" w:hAnsi="Cambria Math" w:cs="Arial"/>
                    <w:i/>
                  </w:rPr>
                </m:ctrlPr>
              </m:sub>
              <m:sup>
                <m:r>
                  <w:rPr>
                    <w:rFonts w:ascii="Cambria Math" w:eastAsiaTheme="minorEastAsia" w:hAnsi="Cambria Math" w:cs="Arial"/>
                  </w:rPr>
                  <m:t>K</m:t>
                </m:r>
                <m:ctrlPr>
                  <w:rPr>
                    <w:rFonts w:ascii="Cambria Math" w:eastAsiaTheme="minorEastAsia" w:hAnsi="Cambria Math" w:cs="Arial"/>
                    <w:i/>
                  </w:rPr>
                </m:ctrlPr>
              </m:sup>
              <m:e>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sub>
                    </m:sSub>
                    <m:ctrlPr>
                      <w:rPr>
                        <w:rFonts w:ascii="Cambria Math" w:eastAsiaTheme="minorEastAsia" w:hAnsi="Cambria Math" w:cs="Arial"/>
                        <w:i/>
                      </w:rPr>
                    </m:ctrlPr>
                  </m:e>
                </m:d>
                <m:ctrlPr>
                  <w:rPr>
                    <w:rFonts w:ascii="Cambria Math" w:eastAsiaTheme="minorEastAsia" w:hAnsi="Cambria Math" w:cs="Arial"/>
                    <w:i/>
                  </w:rPr>
                </m:ctrlPr>
              </m:e>
            </m:nary>
          </m:den>
        </m:f>
      </m:oMath>
    </w:p>
    <w:p w14:paraId="2AF9ED08" w14:textId="7ECD4782" w:rsidR="009A4442" w:rsidRPr="00F14389" w:rsidRDefault="009A4442" w:rsidP="00DB45D5">
      <w:pPr>
        <w:spacing w:line="480" w:lineRule="auto"/>
        <w:rPr>
          <w:rFonts w:ascii="Arial" w:eastAsiaTheme="minorEastAsia" w:hAnsi="Arial" w:cs="Arial"/>
          <w:lang w:val="en-US"/>
        </w:rPr>
      </w:pPr>
    </w:p>
    <w:p w14:paraId="4BD44038" w14:textId="77777777" w:rsidR="00390FD7" w:rsidRPr="00F14389" w:rsidRDefault="00390FD7" w:rsidP="00DB45D5">
      <w:pPr>
        <w:spacing w:after="200" w:line="480" w:lineRule="auto"/>
        <w:rPr>
          <w:rFonts w:ascii="Arial" w:hAnsi="Arial" w:cs="Arial"/>
          <w:lang w:val="en-US"/>
        </w:rPr>
      </w:pPr>
    </w:p>
    <w:p w14:paraId="2C009905" w14:textId="2C7E3272" w:rsidR="00126123" w:rsidRPr="00F14389" w:rsidRDefault="005804D7" w:rsidP="00DB45D5">
      <w:pPr>
        <w:spacing w:line="480" w:lineRule="auto"/>
        <w:rPr>
          <w:rFonts w:ascii="Arial" w:eastAsiaTheme="minorEastAsia" w:hAnsi="Arial" w:cs="Arial"/>
          <w:lang w:val="en-US"/>
        </w:rPr>
      </w:pPr>
      <w:r w:rsidRPr="00F14389">
        <w:rPr>
          <w:rFonts w:ascii="Arial" w:eastAsiaTheme="minorEastAsia" w:hAnsi="Arial" w:cs="Arial"/>
          <w:lang w:val="en-US"/>
        </w:rPr>
        <w:tab/>
      </w:r>
      <w:r w:rsidR="00390FD7" w:rsidRPr="00F14389">
        <w:rPr>
          <w:rFonts w:ascii="Arial" w:eastAsiaTheme="minorEastAsia" w:hAnsi="Arial" w:cs="Arial"/>
          <w:lang w:val="en-US"/>
        </w:rPr>
        <w:t xml:space="preserve">The </w:t>
      </w:r>
      <w:del w:id="28" w:author="Lennart Lüttgau" w:date="2022-04-09T09:39:00Z">
        <w:r w:rsidR="00390FD7" w:rsidRPr="00F14389" w:rsidDel="006C3623">
          <w:rPr>
            <w:rFonts w:ascii="Arial" w:eastAsiaTheme="minorEastAsia" w:hAnsi="Arial" w:cs="Arial"/>
            <w:lang w:val="en-US"/>
          </w:rPr>
          <w:delText xml:space="preserve">free </w:delText>
        </w:r>
      </w:del>
      <w:proofErr w:type="spellStart"/>
      <w:r w:rsidR="00390FD7" w:rsidRPr="00F14389">
        <w:rPr>
          <w:rFonts w:ascii="Arial" w:eastAsiaTheme="minorEastAsia" w:hAnsi="Arial" w:cs="Arial"/>
          <w:lang w:val="en-US"/>
        </w:rPr>
        <w:t>softmax</w:t>
      </w:r>
      <w:proofErr w:type="spellEnd"/>
      <w:r w:rsidR="00390FD7" w:rsidRPr="00F14389">
        <w:rPr>
          <w:rFonts w:ascii="Arial" w:eastAsiaTheme="minorEastAsia" w:hAnsi="Arial" w:cs="Arial"/>
          <w:lang w:val="en-US"/>
        </w:rPr>
        <w:t xml:space="preserve"> temperature parameter </w:t>
      </w:r>
      <m:oMath>
        <m:r>
          <m:rPr>
            <m:sty m:val="p"/>
          </m:rPr>
          <w:rPr>
            <w:rFonts w:ascii="Cambria Math" w:eastAsiaTheme="minorEastAsia" w:hAnsi="Cambria Math" w:cs="Arial"/>
            <w:lang w:val="en-US"/>
          </w:rPr>
          <m:t>β</m:t>
        </m:r>
      </m:oMath>
      <w:r w:rsidR="00390FD7" w:rsidRPr="00F14389">
        <w:rPr>
          <w:rFonts w:ascii="Arial" w:eastAsiaTheme="minorEastAsia" w:hAnsi="Arial" w:cs="Arial"/>
          <w:lang w:val="en-US"/>
        </w:rPr>
        <w:t xml:space="preserve"> reflects choice stochasticity with higher values equating more deterministic and lower values equating more stochastic choices. </w:t>
      </w:r>
    </w:p>
    <w:p w14:paraId="3397C4C5" w14:textId="620A86F5" w:rsidR="00EF7224" w:rsidRPr="00F14389" w:rsidRDefault="00126123" w:rsidP="00DB45D5">
      <w:pPr>
        <w:spacing w:line="480" w:lineRule="auto"/>
        <w:rPr>
          <w:rFonts w:ascii="Arial" w:eastAsiaTheme="minorEastAsia" w:hAnsi="Arial" w:cs="Arial"/>
          <w:b/>
          <w:bCs/>
          <w:lang w:val="en-US"/>
        </w:rPr>
      </w:pPr>
      <w:r w:rsidRPr="00F14389">
        <w:rPr>
          <w:rFonts w:ascii="Arial" w:eastAsiaTheme="minorEastAsia" w:hAnsi="Arial" w:cs="Arial"/>
          <w:lang w:val="en-US"/>
        </w:rPr>
        <w:tab/>
      </w:r>
      <w:r w:rsidRPr="00F14389">
        <w:rPr>
          <w:rFonts w:ascii="Arial" w:hAnsi="Arial" w:cs="Arial"/>
          <w:lang w:val="en-US"/>
        </w:rPr>
        <w:t xml:space="preserve">We followed a two-step procedure: First, we fit our model space to the behavioral data of the control condition. Then, the best fitting model from the control condition was used for modelling behavior under stress now with additional ‘stress weights’ on the free parameters. </w:t>
      </w:r>
      <w:r w:rsidR="00C4556D" w:rsidRPr="00F14389">
        <w:rPr>
          <w:rFonts w:ascii="Arial" w:eastAsiaTheme="minorEastAsia" w:hAnsi="Arial" w:cs="Arial"/>
          <w:lang w:val="en-US"/>
        </w:rPr>
        <w:t>Taken together, t</w:t>
      </w:r>
      <w:r w:rsidR="006F0F08" w:rsidRPr="00F14389">
        <w:rPr>
          <w:rFonts w:ascii="Arial" w:eastAsiaTheme="minorEastAsia" w:hAnsi="Arial" w:cs="Arial"/>
          <w:lang w:val="en-US"/>
        </w:rPr>
        <w:t>h</w:t>
      </w:r>
      <w:r w:rsidR="00C4556D" w:rsidRPr="00F14389">
        <w:rPr>
          <w:rFonts w:ascii="Arial" w:eastAsiaTheme="minorEastAsia" w:hAnsi="Arial" w:cs="Arial"/>
          <w:lang w:val="en-US"/>
        </w:rPr>
        <w:t>e ‘step 1</w:t>
      </w:r>
      <w:r w:rsidR="00EF7224" w:rsidRPr="00F14389">
        <w:rPr>
          <w:rFonts w:ascii="Arial" w:eastAsiaTheme="minorEastAsia" w:hAnsi="Arial" w:cs="Arial"/>
          <w:lang w:val="en-US"/>
        </w:rPr>
        <w:t xml:space="preserve"> </w:t>
      </w:r>
      <w:r w:rsidR="00C4556D" w:rsidRPr="00F14389">
        <w:rPr>
          <w:rFonts w:ascii="Arial" w:eastAsiaTheme="minorEastAsia" w:hAnsi="Arial" w:cs="Arial"/>
          <w:lang w:val="en-US"/>
        </w:rPr>
        <w:t>model space’ consisted of 8 models for learning under the control condition:</w:t>
      </w:r>
      <w:r w:rsidR="006F0F08" w:rsidRPr="00F14389">
        <w:rPr>
          <w:rFonts w:ascii="Arial" w:eastAsiaTheme="minorEastAsia" w:hAnsi="Arial" w:cs="Arial"/>
          <w:lang w:val="en-US"/>
        </w:rPr>
        <w:t xml:space="preserve"> RW-SU-1al, RW-SU-2al, RW-DU-1al, RW-DU-2al, RW-iDU-1al, RW-iDU-1al, PH</w:t>
      </w:r>
      <w:r w:rsidR="00EF7224" w:rsidRPr="00F14389">
        <w:rPr>
          <w:rFonts w:ascii="Arial" w:eastAsiaTheme="minorEastAsia" w:hAnsi="Arial" w:cs="Arial"/>
          <w:lang w:val="en-US"/>
        </w:rPr>
        <w:t xml:space="preserve"> and no-learning. We applied Bayesian model comparison (</w:t>
      </w:r>
      <w:proofErr w:type="spellStart"/>
      <w:r w:rsidR="00814C00" w:rsidRPr="00F14389">
        <w:rPr>
          <w:rFonts w:ascii="Arial" w:eastAsiaTheme="minorEastAsia" w:hAnsi="Arial" w:cs="Arial"/>
          <w:lang w:val="en-US"/>
        </w:rPr>
        <w:t>Piray</w:t>
      </w:r>
      <w:proofErr w:type="spellEnd"/>
      <w:r w:rsidR="00814C00" w:rsidRPr="00F14389">
        <w:rPr>
          <w:rFonts w:ascii="Arial" w:eastAsiaTheme="minorEastAsia" w:hAnsi="Arial" w:cs="Arial"/>
          <w:lang w:val="en-US"/>
        </w:rPr>
        <w:t xml:space="preserve"> et al., 2020</w:t>
      </w:r>
      <w:r w:rsidR="000E5B93" w:rsidRPr="00F14389">
        <w:rPr>
          <w:rFonts w:ascii="Arial" w:eastAsiaTheme="minorEastAsia" w:hAnsi="Arial" w:cs="Arial"/>
          <w:lang w:val="en-US"/>
        </w:rPr>
        <w:t>) to</w:t>
      </w:r>
      <w:r w:rsidR="00EF7224" w:rsidRPr="00F14389">
        <w:rPr>
          <w:rFonts w:ascii="Arial" w:eastAsiaTheme="minorEastAsia" w:hAnsi="Arial" w:cs="Arial"/>
          <w:lang w:val="en-US"/>
        </w:rPr>
        <w:t xml:space="preserve"> find out which of these models explained the data best (see protected exceedance probabilities (PXP) in Figure 4).  </w:t>
      </w:r>
    </w:p>
    <w:p w14:paraId="228F8E7A" w14:textId="1E564268" w:rsidR="00390FD7" w:rsidRPr="00F14389" w:rsidRDefault="005804D7" w:rsidP="00DB45D5">
      <w:pPr>
        <w:spacing w:line="480" w:lineRule="auto"/>
        <w:rPr>
          <w:rFonts w:ascii="Arial" w:eastAsiaTheme="minorEastAsia" w:hAnsi="Arial" w:cs="Arial"/>
          <w:lang w:val="en-US"/>
        </w:rPr>
      </w:pPr>
      <w:r w:rsidRPr="00F14389">
        <w:rPr>
          <w:rFonts w:ascii="Arial" w:hAnsi="Arial" w:cs="Arial"/>
          <w:lang w:val="en-US"/>
        </w:rPr>
        <w:tab/>
      </w:r>
      <w:r w:rsidR="00EF7224" w:rsidRPr="00F14389">
        <w:rPr>
          <w:rFonts w:ascii="Arial" w:hAnsi="Arial" w:cs="Arial"/>
          <w:lang w:val="en-US"/>
        </w:rPr>
        <w:t>T</w:t>
      </w:r>
      <w:r w:rsidR="001F0BC0" w:rsidRPr="00F14389">
        <w:rPr>
          <w:rFonts w:ascii="Arial" w:hAnsi="Arial" w:cs="Arial"/>
          <w:lang w:val="en-US"/>
        </w:rPr>
        <w:t>o</w:t>
      </w:r>
      <w:r w:rsidR="00C4556D" w:rsidRPr="00F14389">
        <w:rPr>
          <w:rFonts w:ascii="Arial" w:hAnsi="Arial" w:cs="Arial"/>
          <w:lang w:val="en-US"/>
        </w:rPr>
        <w:t xml:space="preserve"> </w:t>
      </w:r>
      <w:r w:rsidR="004E1392" w:rsidRPr="00F14389">
        <w:rPr>
          <w:rFonts w:ascii="Arial" w:hAnsi="Arial" w:cs="Arial"/>
          <w:lang w:val="en-US"/>
        </w:rPr>
        <w:t>model learning under the stress condition</w:t>
      </w:r>
      <w:r w:rsidR="00EF7224" w:rsidRPr="00F14389">
        <w:rPr>
          <w:rFonts w:ascii="Arial" w:hAnsi="Arial" w:cs="Arial"/>
          <w:lang w:val="en-US"/>
        </w:rPr>
        <w:t>,</w:t>
      </w:r>
      <w:r w:rsidR="004E1392" w:rsidRPr="00F14389">
        <w:rPr>
          <w:rFonts w:ascii="Arial" w:hAnsi="Arial" w:cs="Arial"/>
          <w:lang w:val="en-US"/>
        </w:rPr>
        <w:t xml:space="preserve"> </w:t>
      </w:r>
      <w:r w:rsidR="001F0BC0" w:rsidRPr="00F14389">
        <w:rPr>
          <w:rFonts w:ascii="Arial" w:hAnsi="Arial" w:cs="Arial"/>
          <w:lang w:val="en-US"/>
        </w:rPr>
        <w:t>we</w:t>
      </w:r>
      <w:r w:rsidR="00390FD7" w:rsidRPr="00F14389">
        <w:rPr>
          <w:rFonts w:ascii="Arial" w:hAnsi="Arial" w:cs="Arial"/>
          <w:lang w:val="en-US"/>
        </w:rPr>
        <w:t xml:space="preserve"> </w:t>
      </w:r>
      <w:r w:rsidR="001F0BC0" w:rsidRPr="00F14389">
        <w:rPr>
          <w:rFonts w:ascii="Arial" w:hAnsi="Arial" w:cs="Arial"/>
          <w:lang w:val="en-US"/>
        </w:rPr>
        <w:t>added stress</w:t>
      </w:r>
      <w:r w:rsidR="00EF7224" w:rsidRPr="00F14389">
        <w:rPr>
          <w:rFonts w:ascii="Arial" w:hAnsi="Arial" w:cs="Arial"/>
          <w:lang w:val="en-US"/>
        </w:rPr>
        <w:t xml:space="preserve"> weights to the free parameters</w:t>
      </w:r>
      <w:r w:rsidR="00390FD7" w:rsidRPr="00F14389">
        <w:rPr>
          <w:rFonts w:ascii="Arial" w:hAnsi="Arial" w:cs="Arial"/>
          <w:lang w:val="en-US"/>
        </w:rPr>
        <w:t xml:space="preserve"> </w:t>
      </w:r>
      <w:r w:rsidR="00EF7224" w:rsidRPr="00F14389">
        <w:rPr>
          <w:rFonts w:ascii="Arial" w:hAnsi="Arial" w:cs="Arial"/>
          <w:lang w:val="en-US"/>
        </w:rPr>
        <w:t xml:space="preserve">of </w:t>
      </w:r>
      <w:r w:rsidR="00390FD7" w:rsidRPr="00F14389">
        <w:rPr>
          <w:rFonts w:ascii="Arial" w:hAnsi="Arial" w:cs="Arial"/>
          <w:lang w:val="en-US"/>
        </w:rPr>
        <w:t>the</w:t>
      </w:r>
      <w:r w:rsidR="004E1392" w:rsidRPr="00F14389">
        <w:rPr>
          <w:rFonts w:ascii="Arial" w:hAnsi="Arial" w:cs="Arial"/>
          <w:lang w:val="en-US"/>
        </w:rPr>
        <w:t xml:space="preserve"> </w:t>
      </w:r>
      <w:r w:rsidR="00EF7224" w:rsidRPr="00F14389">
        <w:rPr>
          <w:rFonts w:ascii="Arial" w:hAnsi="Arial" w:cs="Arial"/>
          <w:lang w:val="en-US"/>
        </w:rPr>
        <w:t>best-fitting</w:t>
      </w:r>
      <w:r w:rsidR="004E1392" w:rsidRPr="00F14389">
        <w:rPr>
          <w:rFonts w:ascii="Arial" w:hAnsi="Arial" w:cs="Arial"/>
          <w:lang w:val="en-US"/>
        </w:rPr>
        <w:t xml:space="preserve"> model from the first step</w:t>
      </w:r>
      <w:r w:rsidR="00EF7224" w:rsidRPr="00F14389">
        <w:rPr>
          <w:rFonts w:ascii="Arial" w:hAnsi="Arial" w:cs="Arial"/>
          <w:lang w:val="en-US"/>
        </w:rPr>
        <w:t xml:space="preserve"> (</w:t>
      </w:r>
      <w:r w:rsidR="000E5B93" w:rsidRPr="00F14389">
        <w:rPr>
          <w:rFonts w:ascii="Arial" w:hAnsi="Arial" w:cs="Arial"/>
          <w:lang w:val="en-US"/>
        </w:rPr>
        <w:t>RW-</w:t>
      </w:r>
      <w:r w:rsidR="00EF7224" w:rsidRPr="00F14389">
        <w:rPr>
          <w:rFonts w:ascii="Arial" w:hAnsi="Arial" w:cs="Arial"/>
          <w:lang w:val="en-US"/>
        </w:rPr>
        <w:t>DU-2al)</w:t>
      </w:r>
      <w:r w:rsidR="001F0BC0" w:rsidRPr="00F14389">
        <w:rPr>
          <w:rFonts w:ascii="Arial" w:hAnsi="Arial" w:cs="Arial"/>
          <w:lang w:val="en-US"/>
        </w:rPr>
        <w:t>.</w:t>
      </w:r>
      <w:r w:rsidR="004E1392" w:rsidRPr="00F14389">
        <w:rPr>
          <w:rFonts w:ascii="Arial" w:hAnsi="Arial" w:cs="Arial"/>
          <w:lang w:val="en-US"/>
        </w:rPr>
        <w:t xml:space="preserve"> </w:t>
      </w:r>
      <w:r w:rsidR="00EF7224" w:rsidRPr="00F14389">
        <w:rPr>
          <w:rFonts w:ascii="Arial" w:hAnsi="Arial" w:cs="Arial"/>
          <w:lang w:val="en-US"/>
        </w:rPr>
        <w:t>The ‘</w:t>
      </w:r>
      <w:r w:rsidR="00C4556D" w:rsidRPr="00F14389">
        <w:rPr>
          <w:rFonts w:ascii="Arial" w:hAnsi="Arial" w:cs="Arial"/>
          <w:lang w:val="en-US"/>
        </w:rPr>
        <w:t>step 2</w:t>
      </w:r>
      <w:r w:rsidR="00EF7224" w:rsidRPr="00F14389">
        <w:rPr>
          <w:rFonts w:ascii="Arial" w:hAnsi="Arial" w:cs="Arial"/>
          <w:lang w:val="en-US"/>
        </w:rPr>
        <w:t xml:space="preserve"> </w:t>
      </w:r>
      <w:r w:rsidR="004E1392" w:rsidRPr="00F14389">
        <w:rPr>
          <w:rFonts w:ascii="Arial" w:hAnsi="Arial" w:cs="Arial"/>
          <w:lang w:val="en-US"/>
        </w:rPr>
        <w:t xml:space="preserve">model </w:t>
      </w:r>
      <w:r w:rsidR="00EF7224" w:rsidRPr="00F14389">
        <w:rPr>
          <w:rFonts w:ascii="Arial" w:hAnsi="Arial" w:cs="Arial"/>
          <w:lang w:val="en-US"/>
        </w:rPr>
        <w:t xml:space="preserve">space’ </w:t>
      </w:r>
      <w:r w:rsidR="004E1392" w:rsidRPr="00F14389">
        <w:rPr>
          <w:rFonts w:ascii="Arial" w:hAnsi="Arial" w:cs="Arial"/>
          <w:lang w:val="en-US"/>
        </w:rPr>
        <w:t xml:space="preserve">included </w:t>
      </w:r>
      <w:r w:rsidR="00C4556D" w:rsidRPr="00F14389">
        <w:rPr>
          <w:rFonts w:ascii="Arial" w:hAnsi="Arial" w:cs="Arial"/>
          <w:lang w:val="en-US"/>
        </w:rPr>
        <w:t xml:space="preserve">the DU-2al </w:t>
      </w:r>
      <w:r w:rsidR="004E1392" w:rsidRPr="00F14389">
        <w:rPr>
          <w:rFonts w:ascii="Arial" w:hAnsi="Arial" w:cs="Arial"/>
          <w:lang w:val="en-US"/>
        </w:rPr>
        <w:t xml:space="preserve">model </w:t>
      </w:r>
      <w:r w:rsidR="001F0BC0" w:rsidRPr="00F14389">
        <w:rPr>
          <w:rFonts w:ascii="Arial" w:hAnsi="Arial" w:cs="Arial"/>
          <w:lang w:val="en-US"/>
        </w:rPr>
        <w:t xml:space="preserve">without </w:t>
      </w:r>
      <w:r w:rsidR="00C4556D" w:rsidRPr="00F14389">
        <w:rPr>
          <w:rFonts w:ascii="Arial" w:hAnsi="Arial" w:cs="Arial"/>
          <w:lang w:val="en-US"/>
        </w:rPr>
        <w:t>stress effects</w:t>
      </w:r>
      <w:r w:rsidR="00337630" w:rsidRPr="00F14389">
        <w:rPr>
          <w:rFonts w:ascii="Arial" w:hAnsi="Arial" w:cs="Arial"/>
          <w:lang w:val="en-US"/>
        </w:rPr>
        <w:t xml:space="preserve"> (RW-DU-2al-NoStress)</w:t>
      </w:r>
      <w:r w:rsidR="001F0BC0" w:rsidRPr="00F14389">
        <w:rPr>
          <w:rFonts w:ascii="Arial" w:hAnsi="Arial" w:cs="Arial"/>
          <w:lang w:val="en-US"/>
        </w:rPr>
        <w:t xml:space="preserve">, </w:t>
      </w:r>
      <w:r w:rsidR="00C4556D" w:rsidRPr="00F14389">
        <w:rPr>
          <w:rFonts w:ascii="Arial" w:hAnsi="Arial" w:cs="Arial"/>
          <w:lang w:val="en-US"/>
        </w:rPr>
        <w:t>one</w:t>
      </w:r>
      <w:r w:rsidR="004E1392" w:rsidRPr="00F14389">
        <w:rPr>
          <w:rFonts w:ascii="Arial" w:hAnsi="Arial" w:cs="Arial"/>
          <w:lang w:val="en-US"/>
        </w:rPr>
        <w:t xml:space="preserve"> </w:t>
      </w:r>
      <w:r w:rsidR="001F0BC0" w:rsidRPr="00F14389">
        <w:rPr>
          <w:rFonts w:ascii="Arial" w:hAnsi="Arial" w:cs="Arial"/>
          <w:lang w:val="en-US"/>
        </w:rPr>
        <w:t>with</w:t>
      </w:r>
      <w:r w:rsidR="00390FD7" w:rsidRPr="00F14389">
        <w:rPr>
          <w:rFonts w:ascii="Arial" w:hAnsi="Arial" w:cs="Arial"/>
          <w:lang w:val="en-US"/>
        </w:rPr>
        <w:t xml:space="preserve"> stress</w:t>
      </w:r>
      <w:r w:rsidR="001F0BC0" w:rsidRPr="00F14389">
        <w:rPr>
          <w:rFonts w:ascii="Arial" w:hAnsi="Arial" w:cs="Arial"/>
          <w:lang w:val="en-US"/>
        </w:rPr>
        <w:t xml:space="preserve"> </w:t>
      </w:r>
      <w:r w:rsidR="00C4556D" w:rsidRPr="00F14389">
        <w:rPr>
          <w:rFonts w:ascii="Arial" w:hAnsi="Arial" w:cs="Arial"/>
          <w:lang w:val="en-US"/>
        </w:rPr>
        <w:t>weights</w:t>
      </w:r>
      <w:r w:rsidR="001F0BC0" w:rsidRPr="00F14389">
        <w:rPr>
          <w:rFonts w:ascii="Arial" w:hAnsi="Arial" w:cs="Arial"/>
          <w:lang w:val="en-US"/>
        </w:rPr>
        <w:t xml:space="preserve"> affecting </w:t>
      </w:r>
      <w:r w:rsidR="00C4556D" w:rsidRPr="00F14389">
        <w:rPr>
          <w:rFonts w:ascii="Arial" w:hAnsi="Arial" w:cs="Arial"/>
          <w:lang w:val="en-US"/>
        </w:rPr>
        <w:t xml:space="preserve">only </w:t>
      </w:r>
      <w:r w:rsidR="001F0BC0" w:rsidRPr="00F14389">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607768" w:rsidRPr="00F14389">
        <w:rPr>
          <w:rFonts w:ascii="Arial" w:hAnsi="Arial" w:cs="Arial"/>
          <w:lang w:val="en-US"/>
        </w:rPr>
        <w:t>Le</w:t>
      </w:r>
      <w:r w:rsidR="0039259E" w:rsidRPr="00F14389">
        <w:rPr>
          <w:rFonts w:ascii="Arial" w:hAnsi="Arial" w:cs="Arial"/>
          <w:lang w:val="en-US"/>
        </w:rPr>
        <w:t>a</w:t>
      </w:r>
      <w:r w:rsidR="00607768" w:rsidRPr="00F14389">
        <w:rPr>
          <w:rFonts w:ascii="Arial" w:hAnsi="Arial" w:cs="Arial"/>
          <w:lang w:val="en-US"/>
        </w:rPr>
        <w:t>rning</w:t>
      </w:r>
      <w:r w:rsidR="00337630" w:rsidRPr="00F14389">
        <w:rPr>
          <w:rFonts w:ascii="Arial" w:hAnsi="Arial" w:cs="Arial"/>
          <w:lang w:val="en-US"/>
        </w:rPr>
        <w:t>)</w:t>
      </w:r>
      <w:r w:rsidR="00337630"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one </w:t>
      </w:r>
      <w:r w:rsidR="004E1392" w:rsidRPr="00F14389">
        <w:rPr>
          <w:rFonts w:ascii="Arial" w:eastAsiaTheme="minorEastAsia" w:hAnsi="Arial" w:cs="Arial"/>
          <w:lang w:val="en-US"/>
        </w:rPr>
        <w:t xml:space="preserve">model </w:t>
      </w:r>
      <w:r w:rsidR="001F0BC0" w:rsidRPr="00F14389">
        <w:rPr>
          <w:rFonts w:ascii="Arial" w:hAnsi="Arial" w:cs="Arial"/>
          <w:lang w:val="en-US"/>
        </w:rPr>
        <w:t>with stress only affecting the t</w:t>
      </w:r>
      <w:r w:rsidR="004E1392" w:rsidRPr="00F14389">
        <w:rPr>
          <w:rFonts w:ascii="Arial" w:hAnsi="Arial" w:cs="Arial"/>
          <w:lang w:val="en-US"/>
        </w:rPr>
        <w:t>emperature</w:t>
      </w:r>
      <w:r w:rsidR="001F0BC0" w:rsidRPr="00F14389">
        <w:rPr>
          <w:rFonts w:ascii="Arial" w:hAnsi="Arial" w:cs="Arial"/>
          <w:lang w:val="en-US"/>
        </w:rPr>
        <w:t xml:space="preserve"> parameter</w:t>
      </w:r>
      <w:r w:rsidR="004E1392"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sidRPr="00F14389">
        <w:rPr>
          <w:rFonts w:ascii="Arial" w:eastAsiaTheme="minorEastAsia" w:hAnsi="Arial" w:cs="Arial"/>
          <w:lang w:val="en-US"/>
        </w:rPr>
        <w:t>, (</w:t>
      </w:r>
      <w:r w:rsidR="00337630" w:rsidRPr="00F14389">
        <w:rPr>
          <w:rFonts w:ascii="Arial" w:hAnsi="Arial" w:cs="Arial"/>
          <w:lang w:val="en-US"/>
        </w:rPr>
        <w:t>RW-DU-2al-Stress</w:t>
      </w:r>
      <w:r w:rsidR="00607768" w:rsidRPr="00F14389">
        <w:rPr>
          <w:rFonts w:ascii="Arial" w:hAnsi="Arial" w:cs="Arial"/>
          <w:lang w:val="en-US"/>
        </w:rPr>
        <w:t>Betas</w:t>
      </w:r>
      <w:r w:rsidR="00337630" w:rsidRPr="00F14389">
        <w:rPr>
          <w:rFonts w:ascii="Arial" w:hAnsi="Arial" w:cs="Arial"/>
          <w:lang w:val="en-US"/>
        </w:rPr>
        <w:t xml:space="preserve">) </w:t>
      </w:r>
      <w:r w:rsidR="004E1392" w:rsidRPr="00F14389">
        <w:rPr>
          <w:rFonts w:ascii="Arial" w:eastAsiaTheme="minorEastAsia" w:hAnsi="Arial" w:cs="Arial"/>
          <w:lang w:val="en-US"/>
        </w:rPr>
        <w:t xml:space="preserve">and a </w:t>
      </w:r>
      <w:r w:rsidR="00C4556D" w:rsidRPr="00F14389">
        <w:rPr>
          <w:rFonts w:ascii="Arial" w:eastAsiaTheme="minorEastAsia" w:hAnsi="Arial" w:cs="Arial"/>
          <w:lang w:val="en-US"/>
        </w:rPr>
        <w:t xml:space="preserve">full </w:t>
      </w:r>
      <w:r w:rsidR="004E1392" w:rsidRPr="00F14389">
        <w:rPr>
          <w:rFonts w:ascii="Arial" w:eastAsiaTheme="minorEastAsia" w:hAnsi="Arial" w:cs="Arial"/>
          <w:lang w:val="en-US"/>
        </w:rPr>
        <w:t>model with stress affecting all free parameter</w:t>
      </w:r>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0E5B93" w:rsidRPr="00F14389">
        <w:rPr>
          <w:rFonts w:ascii="Arial" w:hAnsi="Arial" w:cs="Arial"/>
          <w:lang w:val="en-US"/>
        </w:rPr>
        <w:t>All</w:t>
      </w:r>
      <w:r w:rsidR="00337630" w:rsidRPr="00F14389">
        <w:rPr>
          <w:rFonts w:ascii="Arial" w:hAnsi="Arial" w:cs="Arial"/>
          <w:lang w:val="en-US"/>
        </w:rPr>
        <w:t>).</w:t>
      </w:r>
      <w:r w:rsidR="0060798B"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This model space was fitted to combined data from both conditions: trials were </w:t>
      </w:r>
      <w:r w:rsidR="005F52CD" w:rsidRPr="00F14389">
        <w:rPr>
          <w:rFonts w:ascii="Arial" w:eastAsiaTheme="minorEastAsia" w:hAnsi="Arial" w:cs="Arial"/>
          <w:lang w:val="en-US"/>
        </w:rPr>
        <w:t xml:space="preserve">concatenated </w:t>
      </w:r>
      <w:r w:rsidR="00C4556D" w:rsidRPr="00F14389">
        <w:rPr>
          <w:rFonts w:ascii="Arial" w:eastAsiaTheme="minorEastAsia" w:hAnsi="Arial" w:cs="Arial"/>
          <w:lang w:val="en-US"/>
        </w:rPr>
        <w:t xml:space="preserve">across control and stress conditions within subjects, with the </w:t>
      </w:r>
      <w:r w:rsidR="006332B8" w:rsidRPr="00F14389">
        <w:rPr>
          <w:rFonts w:ascii="Arial" w:eastAsiaTheme="minorEastAsia" w:hAnsi="Arial" w:cs="Arial"/>
          <w:lang w:val="en-US"/>
        </w:rPr>
        <w:t xml:space="preserve">free </w:t>
      </w:r>
      <w:r w:rsidR="00C4556D" w:rsidRPr="00F14389">
        <w:rPr>
          <w:rFonts w:ascii="Arial" w:eastAsiaTheme="minorEastAsia" w:hAnsi="Arial" w:cs="Arial"/>
          <w:lang w:val="en-US"/>
        </w:rPr>
        <w:t xml:space="preserve">stress parameters </w:t>
      </w:r>
      <w:r w:rsidR="00A62E22" w:rsidRPr="00F14389">
        <w:rPr>
          <w:rFonts w:ascii="Arial" w:eastAsiaTheme="minorEastAsia" w:hAnsi="Arial" w:cs="Arial"/>
          <w:lang w:val="en-US"/>
        </w:rPr>
        <w:t xml:space="preserve">quantifying the additive effect on the respective parameters </w:t>
      </w:r>
      <w:r w:rsidR="00F20A7C" w:rsidRPr="00F14389">
        <w:rPr>
          <w:rFonts w:ascii="Arial" w:eastAsiaTheme="minorEastAsia" w:hAnsi="Arial" w:cs="Arial"/>
          <w:lang w:val="en-US"/>
        </w:rPr>
        <w:t xml:space="preserve">for </w:t>
      </w:r>
      <w:r w:rsidR="00A62E22" w:rsidRPr="00F14389">
        <w:rPr>
          <w:rFonts w:ascii="Arial" w:eastAsiaTheme="minorEastAsia" w:hAnsi="Arial" w:cs="Arial"/>
          <w:lang w:val="en-US"/>
        </w:rPr>
        <w:t xml:space="preserve">the </w:t>
      </w:r>
      <w:r w:rsidR="00C4556D" w:rsidRPr="00F14389">
        <w:rPr>
          <w:rFonts w:ascii="Arial" w:eastAsiaTheme="minorEastAsia" w:hAnsi="Arial" w:cs="Arial"/>
          <w:lang w:val="en-US"/>
        </w:rPr>
        <w:t xml:space="preserve">trials </w:t>
      </w:r>
      <w:r w:rsidR="001E5676" w:rsidRPr="00F14389">
        <w:rPr>
          <w:rFonts w:ascii="Arial" w:eastAsiaTheme="minorEastAsia" w:hAnsi="Arial" w:cs="Arial"/>
          <w:lang w:val="en-US"/>
        </w:rPr>
        <w:t xml:space="preserve">of </w:t>
      </w:r>
      <w:r w:rsidR="00C4556D" w:rsidRPr="00F14389">
        <w:rPr>
          <w:rFonts w:ascii="Arial" w:eastAsiaTheme="minorEastAsia" w:hAnsi="Arial" w:cs="Arial"/>
          <w:lang w:val="en-US"/>
        </w:rPr>
        <w:t>the stress condition</w:t>
      </w:r>
      <w:r w:rsidR="002F07BD"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As in step 1, model fits were then compared between models. </w:t>
      </w:r>
    </w:p>
    <w:p w14:paraId="681E0D4F" w14:textId="363CF4AC" w:rsidR="00274C79" w:rsidRPr="00F14389" w:rsidRDefault="005213EF" w:rsidP="00DB45D5">
      <w:pPr>
        <w:spacing w:line="480" w:lineRule="auto"/>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.4. </w:t>
      </w:r>
      <w:r w:rsidR="00274C79" w:rsidRPr="00F14389">
        <w:rPr>
          <w:rFonts w:ascii="Arial" w:hAnsi="Arial" w:cs="Arial"/>
          <w:i/>
          <w:iCs/>
          <w:lang w:val="en-US"/>
        </w:rPr>
        <w:t>Model fitting</w:t>
      </w:r>
    </w:p>
    <w:p w14:paraId="4C6874FD" w14:textId="18157342" w:rsidR="00390FD7" w:rsidRPr="00F14389" w:rsidRDefault="005804D7" w:rsidP="00DB45D5">
      <w:pPr>
        <w:spacing w:line="480" w:lineRule="auto"/>
        <w:rPr>
          <w:rFonts w:ascii="Arial" w:hAnsi="Arial" w:cs="Arial"/>
          <w:lang w:val="en-US"/>
        </w:rPr>
      </w:pPr>
      <w:r w:rsidRPr="00F14389">
        <w:rPr>
          <w:rFonts w:ascii="Arial" w:hAnsi="Arial" w:cs="Arial"/>
          <w:lang w:val="en-US"/>
        </w:rPr>
        <w:tab/>
      </w:r>
      <w:r w:rsidR="1038DEBE" w:rsidRPr="00F14389">
        <w:rPr>
          <w:rFonts w:ascii="Arial" w:hAnsi="Arial" w:cs="Arial"/>
          <w:lang w:val="en-US"/>
        </w:rPr>
        <w:t>Models from both steps were fitted under the hierarchical Bayesian inference approach as implemented in</w:t>
      </w:r>
      <w:r w:rsidR="0B161AC1" w:rsidRPr="00F14389">
        <w:rPr>
          <w:rFonts w:ascii="Arial" w:hAnsi="Arial" w:cs="Arial"/>
          <w:lang w:val="en-US"/>
        </w:rPr>
        <w:t xml:space="preserve"> the </w:t>
      </w:r>
      <w:proofErr w:type="spellStart"/>
      <w:r w:rsidR="0B161AC1" w:rsidRPr="00F14389">
        <w:rPr>
          <w:rFonts w:ascii="Arial" w:hAnsi="Arial" w:cs="Arial"/>
          <w:lang w:val="en-US"/>
        </w:rPr>
        <w:t>cbm</w:t>
      </w:r>
      <w:proofErr w:type="spellEnd"/>
      <w:r w:rsidR="0B161AC1" w:rsidRPr="00F14389">
        <w:rPr>
          <w:rFonts w:ascii="Arial" w:hAnsi="Arial" w:cs="Arial"/>
          <w:lang w:val="en-US"/>
        </w:rPr>
        <w:t xml:space="preserve"> toolbox </w:t>
      </w:r>
      <w:r w:rsidR="1038DEBE" w:rsidRPr="00F14389">
        <w:rPr>
          <w:rFonts w:ascii="Arial" w:hAnsi="Arial" w:cs="Arial"/>
          <w:lang w:val="en-US"/>
        </w:rPr>
        <w:t>(</w:t>
      </w:r>
      <w:proofErr w:type="spellStart"/>
      <w:r w:rsidR="1038DEBE" w:rsidRPr="00F14389">
        <w:rPr>
          <w:rFonts w:ascii="Arial" w:hAnsi="Arial" w:cs="Arial"/>
          <w:lang w:val="en-US"/>
        </w:rPr>
        <w:t>Piray</w:t>
      </w:r>
      <w:proofErr w:type="spellEnd"/>
      <w:r w:rsidR="1038DEBE" w:rsidRPr="00F14389">
        <w:rPr>
          <w:rFonts w:ascii="Arial" w:hAnsi="Arial" w:cs="Arial"/>
          <w:lang w:val="en-US"/>
        </w:rPr>
        <w:t xml:space="preserve"> et al., 2020) run in in </w:t>
      </w:r>
      <w:proofErr w:type="spellStart"/>
      <w:r w:rsidR="1038DEBE" w:rsidRPr="00F14389">
        <w:rPr>
          <w:rFonts w:ascii="Arial" w:hAnsi="Arial" w:cs="Arial"/>
          <w:lang w:val="en-US"/>
        </w:rPr>
        <w:t>Matlab</w:t>
      </w:r>
      <w:proofErr w:type="spellEnd"/>
      <w:r w:rsidR="1038DEBE" w:rsidRPr="00F14389">
        <w:rPr>
          <w:rFonts w:ascii="Arial" w:hAnsi="Arial" w:cs="Arial"/>
          <w:lang w:val="en-US"/>
        </w:rPr>
        <w:t xml:space="preserve"> R2018a</w:t>
      </w:r>
      <w:r w:rsidR="0B161AC1" w:rsidRPr="00F14389">
        <w:rPr>
          <w:rFonts w:ascii="Arial" w:hAnsi="Arial" w:cs="Arial"/>
          <w:lang w:val="en-US"/>
        </w:rPr>
        <w:t>.</w:t>
      </w:r>
      <w:r w:rsidR="1038DEBE" w:rsidRPr="00F14389">
        <w:rPr>
          <w:rFonts w:ascii="Arial" w:hAnsi="Arial" w:cs="Arial"/>
          <w:lang w:val="en-US"/>
        </w:rPr>
        <w:t xml:space="preserve"> This procedure allowed for concurrent model comparison and parameter estimation. Thereby, the latter also follow</w:t>
      </w:r>
      <w:r w:rsidR="306A6F4F" w:rsidRPr="00F14389">
        <w:rPr>
          <w:rFonts w:ascii="Arial" w:hAnsi="Arial" w:cs="Arial"/>
          <w:lang w:val="en-US"/>
        </w:rPr>
        <w:t>ed</w:t>
      </w:r>
      <w:r w:rsidR="1038DEBE" w:rsidRPr="00F14389">
        <w:rPr>
          <w:rFonts w:ascii="Arial" w:hAnsi="Arial" w:cs="Arial"/>
          <w:lang w:val="en-US"/>
        </w:rPr>
        <w:t xml:space="preserve"> a </w:t>
      </w:r>
      <w:r w:rsidR="00E16016" w:rsidRPr="00F14389">
        <w:rPr>
          <w:rFonts w:ascii="Arial" w:hAnsi="Arial" w:cs="Arial"/>
          <w:lang w:val="en-US"/>
        </w:rPr>
        <w:t xml:space="preserve">multilevel modelling </w:t>
      </w:r>
      <w:r w:rsidR="1038DEBE" w:rsidRPr="00F14389">
        <w:rPr>
          <w:rFonts w:ascii="Arial" w:hAnsi="Arial" w:cs="Arial"/>
          <w:lang w:val="en-US"/>
        </w:rPr>
        <w:t xml:space="preserve">approach: the group mean parameter </w:t>
      </w:r>
      <w:r w:rsidR="1038DEBE" w:rsidRPr="00F14389">
        <w:rPr>
          <w:rFonts w:ascii="Arial" w:hAnsi="Arial" w:cs="Arial"/>
          <w:lang w:val="en-US"/>
        </w:rPr>
        <w:lastRenderedPageBreak/>
        <w:t>affects individual parameter estimation and vice versa, but the relationship is scaled by how (relatively) well the model explains the individual subject’s behavior.</w:t>
      </w:r>
      <w:r w:rsidR="0B161AC1" w:rsidRPr="00F14389">
        <w:rPr>
          <w:rFonts w:ascii="Arial" w:hAnsi="Arial" w:cs="Arial"/>
          <w:lang w:val="en-US"/>
        </w:rPr>
        <w:t xml:space="preserve"> </w:t>
      </w:r>
    </w:p>
    <w:p w14:paraId="154FB821" w14:textId="55B384F7" w:rsidR="00227478" w:rsidRPr="00F14389" w:rsidRDefault="005213EF" w:rsidP="00DB45D5">
      <w:pPr>
        <w:spacing w:line="480" w:lineRule="auto"/>
        <w:rPr>
          <w:rFonts w:ascii="Arial" w:hAnsi="Arial" w:cs="Arial"/>
          <w:lang w:val="en-US"/>
        </w:rPr>
      </w:pPr>
      <w:commentRangeStart w:id="29"/>
      <w:r w:rsidRPr="00F14389">
        <w:rPr>
          <w:rFonts w:ascii="Arial" w:hAnsi="Arial" w:cs="Arial"/>
          <w:i/>
          <w:iCs/>
          <w:lang w:val="en-US"/>
        </w:rPr>
        <w:t>2.</w:t>
      </w:r>
      <w:r w:rsidR="0C74CD49" w:rsidRPr="00F14389">
        <w:rPr>
          <w:rFonts w:ascii="Arial" w:hAnsi="Arial" w:cs="Arial"/>
          <w:i/>
          <w:iCs/>
          <w:lang w:val="en-US"/>
        </w:rPr>
        <w:t>7</w:t>
      </w:r>
      <w:r w:rsidR="00EB5FFD" w:rsidRPr="00F14389">
        <w:rPr>
          <w:rFonts w:ascii="Arial" w:hAnsi="Arial" w:cs="Arial"/>
          <w:i/>
          <w:iCs/>
          <w:lang w:val="en-US"/>
        </w:rPr>
        <w:t>.</w:t>
      </w:r>
      <w:r w:rsidR="5F5F7633" w:rsidRPr="00F14389">
        <w:rPr>
          <w:rFonts w:ascii="Arial" w:hAnsi="Arial" w:cs="Arial"/>
          <w:i/>
          <w:iCs/>
          <w:lang w:val="en-US"/>
        </w:rPr>
        <w:t>5</w:t>
      </w:r>
      <w:r w:rsidRPr="00F14389">
        <w:rPr>
          <w:rFonts w:ascii="Arial" w:hAnsi="Arial" w:cs="Arial"/>
          <w:i/>
          <w:iCs/>
          <w:lang w:val="en-US"/>
        </w:rPr>
        <w:t xml:space="preserve">. </w:t>
      </w:r>
      <w:r w:rsidR="00227478" w:rsidRPr="00F14389">
        <w:rPr>
          <w:rFonts w:ascii="Arial" w:hAnsi="Arial" w:cs="Arial"/>
          <w:i/>
          <w:iCs/>
          <w:lang w:val="en-US"/>
        </w:rPr>
        <w:t>fMRI data</w:t>
      </w:r>
      <w:commentRangeEnd w:id="29"/>
      <w:r w:rsidR="00636E15" w:rsidRPr="00F14389">
        <w:rPr>
          <w:rStyle w:val="CommentReference"/>
          <w:rFonts w:ascii="Arial" w:hAnsi="Arial" w:cs="Arial"/>
          <w:sz w:val="22"/>
          <w:szCs w:val="22"/>
        </w:rPr>
        <w:commentReference w:id="29"/>
      </w:r>
    </w:p>
    <w:p w14:paraId="7D4ED347" w14:textId="6D21ED24" w:rsidR="00ED465F" w:rsidRPr="00F14389" w:rsidRDefault="005804D7" w:rsidP="00DB45D5">
      <w:pPr>
        <w:spacing w:line="480" w:lineRule="auto"/>
        <w:rPr>
          <w:rFonts w:ascii="Arial" w:hAnsi="Arial" w:cs="Arial"/>
          <w:lang w:val="en-US"/>
        </w:rPr>
      </w:pPr>
      <w:r w:rsidRPr="00F14389">
        <w:rPr>
          <w:rFonts w:ascii="Arial" w:hAnsi="Arial" w:cs="Arial"/>
          <w:lang w:val="en-US"/>
        </w:rPr>
        <w:tab/>
      </w:r>
      <w:r w:rsidR="64FC89E7" w:rsidRPr="00F14389">
        <w:rPr>
          <w:rFonts w:ascii="Arial" w:hAnsi="Arial" w:cs="Arial"/>
          <w:lang w:val="en-US"/>
        </w:rPr>
        <w:t>Scans were acquired on a Siemens 3 T high-resolution PRISMA MR-System with a 20-channel head coil (Siemens, Erlangen, Germany)</w:t>
      </w:r>
      <w:r w:rsidR="3882494D" w:rsidRPr="00F14389">
        <w:rPr>
          <w:rFonts w:ascii="Arial" w:hAnsi="Arial" w:cs="Arial"/>
          <w:lang w:val="en-US"/>
        </w:rPr>
        <w:t>. Covering the whole brain, 40 slices were acquired in oblique orientation at 20° to the anterior commissure-posterior commissure line and in ascending order</w:t>
      </w:r>
      <w:r w:rsidR="64FC89E7" w:rsidRPr="00F14389">
        <w:rPr>
          <w:rFonts w:ascii="Arial" w:hAnsi="Arial" w:cs="Arial"/>
          <w:lang w:val="en-US"/>
        </w:rPr>
        <w:t xml:space="preserve"> with the following parameters: T2*-weighted gradient-echo echo-planar imaging (EPI) (</w:t>
      </w:r>
      <w:r w:rsidR="3882494D" w:rsidRPr="00F14389">
        <w:rPr>
          <w:rFonts w:ascii="Arial" w:hAnsi="Arial" w:cs="Arial"/>
          <w:lang w:val="en-US"/>
        </w:rPr>
        <w:t>TR: 2.09 s</w:t>
      </w:r>
      <w:r w:rsidR="64FC89E7" w:rsidRPr="00F14389">
        <w:rPr>
          <w:rFonts w:ascii="Arial" w:hAnsi="Arial" w:cs="Arial"/>
          <w:lang w:val="en-US"/>
        </w:rPr>
        <w:t>;</w:t>
      </w:r>
      <w:r w:rsidR="7D9B1AF4" w:rsidRPr="00F14389">
        <w:rPr>
          <w:rFonts w:ascii="Arial" w:hAnsi="Arial" w:cs="Arial"/>
          <w:lang w:val="en-US"/>
        </w:rPr>
        <w:t xml:space="preserve"> </w:t>
      </w:r>
      <w:r w:rsidR="3882494D" w:rsidRPr="00F14389">
        <w:rPr>
          <w:rFonts w:ascii="Arial" w:hAnsi="Arial" w:cs="Arial"/>
          <w:lang w:val="en-US"/>
        </w:rPr>
        <w:t>TE:</w:t>
      </w:r>
      <w:r w:rsidR="64FC89E7" w:rsidRPr="00F14389">
        <w:rPr>
          <w:rFonts w:ascii="Arial" w:hAnsi="Arial" w:cs="Arial"/>
          <w:lang w:val="en-US"/>
        </w:rPr>
        <w:t xml:space="preserve"> </w:t>
      </w:r>
      <w:r w:rsidR="3882494D" w:rsidRPr="00F14389">
        <w:rPr>
          <w:rFonts w:ascii="Arial" w:hAnsi="Arial" w:cs="Arial"/>
          <w:lang w:val="en-US"/>
        </w:rPr>
        <w:t>22</w:t>
      </w:r>
      <w:r w:rsidR="64FC89E7" w:rsidRPr="00F14389">
        <w:rPr>
          <w:rFonts w:ascii="Arial" w:hAnsi="Arial" w:cs="Arial"/>
          <w:lang w:val="en-US"/>
        </w:rPr>
        <w:t xml:space="preserve"> </w:t>
      </w:r>
      <w:proofErr w:type="spellStart"/>
      <w:r w:rsidR="64FC89E7" w:rsidRPr="00F14389">
        <w:rPr>
          <w:rFonts w:ascii="Arial" w:hAnsi="Arial" w:cs="Arial"/>
          <w:lang w:val="en-US"/>
        </w:rPr>
        <w:t>ms</w:t>
      </w:r>
      <w:proofErr w:type="spellEnd"/>
      <w:r w:rsidR="64FC89E7" w:rsidRPr="00F14389">
        <w:rPr>
          <w:rFonts w:ascii="Arial" w:hAnsi="Arial" w:cs="Arial"/>
          <w:lang w:val="en-US"/>
        </w:rPr>
        <w:t>; flip angle</w:t>
      </w:r>
      <w:r w:rsidR="3882494D" w:rsidRPr="00F14389">
        <w:rPr>
          <w:rFonts w:ascii="Arial" w:hAnsi="Arial" w:cs="Arial"/>
          <w:lang w:val="en-US"/>
        </w:rPr>
        <w:t xml:space="preserve">: </w:t>
      </w:r>
      <w:r w:rsidR="64FC89E7" w:rsidRPr="00F14389">
        <w:rPr>
          <w:rFonts w:ascii="Arial" w:hAnsi="Arial" w:cs="Arial"/>
          <w:lang w:val="en-US"/>
        </w:rPr>
        <w:t xml:space="preserve">90°; </w:t>
      </w:r>
      <w:r w:rsidR="3882494D" w:rsidRPr="00F14389">
        <w:rPr>
          <w:rFonts w:ascii="Arial" w:hAnsi="Arial" w:cs="Arial"/>
          <w:lang w:val="en-US"/>
        </w:rPr>
        <w:t xml:space="preserve">3 </w:t>
      </w:r>
      <w:r w:rsidR="64FC89E7" w:rsidRPr="00F14389">
        <w:rPr>
          <w:rFonts w:ascii="Arial" w:hAnsi="Arial" w:cs="Arial"/>
          <w:lang w:val="en-US"/>
        </w:rPr>
        <w:t>×</w:t>
      </w:r>
      <w:r w:rsidR="3882494D" w:rsidRPr="00F14389">
        <w:rPr>
          <w:rFonts w:ascii="Arial" w:hAnsi="Arial" w:cs="Arial"/>
          <w:lang w:val="en-US"/>
        </w:rPr>
        <w:t xml:space="preserve"> 3</w:t>
      </w:r>
      <w:r w:rsidR="64FC89E7" w:rsidRPr="00F14389">
        <w:rPr>
          <w:rFonts w:ascii="Arial" w:hAnsi="Arial" w:cs="Arial"/>
          <w:lang w:val="en-US"/>
        </w:rPr>
        <w:t xml:space="preserve"> mm</w:t>
      </w:r>
      <w:r w:rsidR="64FC89E7" w:rsidRPr="00F14389">
        <w:rPr>
          <w:rFonts w:ascii="Arial" w:hAnsi="Arial" w:cs="Arial"/>
          <w:vertAlign w:val="superscript"/>
          <w:lang w:val="en-US"/>
        </w:rPr>
        <w:t>2</w:t>
      </w:r>
      <w:r w:rsidR="3882494D" w:rsidRPr="00F14389">
        <w:rPr>
          <w:rFonts w:ascii="Arial" w:hAnsi="Arial" w:cs="Arial"/>
          <w:lang w:val="en-US"/>
        </w:rPr>
        <w:t xml:space="preserve"> in</w:t>
      </w:r>
      <w:r w:rsidR="67C0E991" w:rsidRPr="00F14389">
        <w:rPr>
          <w:rFonts w:ascii="Arial" w:hAnsi="Arial" w:cs="Arial"/>
          <w:lang w:val="en-US"/>
        </w:rPr>
        <w:t>-</w:t>
      </w:r>
      <w:r w:rsidR="3882494D" w:rsidRPr="00F14389">
        <w:rPr>
          <w:rFonts w:ascii="Arial" w:hAnsi="Arial" w:cs="Arial"/>
          <w:lang w:val="en-US"/>
        </w:rPr>
        <w:t xml:space="preserve">plane voxel resolution, 0.5 mm gap between slices, </w:t>
      </w:r>
      <w:r w:rsidR="64FC89E7" w:rsidRPr="00F14389">
        <w:rPr>
          <w:rFonts w:ascii="Arial" w:hAnsi="Arial" w:cs="Arial"/>
          <w:lang w:val="en-US"/>
        </w:rPr>
        <w:t>voxel size</w:t>
      </w:r>
      <w:r w:rsidR="00E97BF1" w:rsidRPr="00F14389">
        <w:rPr>
          <w:rFonts w:ascii="Arial" w:hAnsi="Arial" w:cs="Arial"/>
          <w:lang w:val="en-US"/>
        </w:rPr>
        <w:t>:</w:t>
      </w:r>
      <w:r w:rsidR="64FC89E7" w:rsidRPr="00F14389">
        <w:rPr>
          <w:rFonts w:ascii="Arial" w:hAnsi="Arial" w:cs="Arial"/>
          <w:lang w:val="en-US"/>
        </w:rPr>
        <w:t xml:space="preserve"> 3 × 3 × </w:t>
      </w:r>
      <w:r w:rsidR="6B727BE8" w:rsidRPr="00F14389">
        <w:rPr>
          <w:rFonts w:ascii="Arial" w:hAnsi="Arial" w:cs="Arial"/>
          <w:lang w:val="en-US"/>
        </w:rPr>
        <w:t>4</w:t>
      </w:r>
      <w:r w:rsidR="64FC89E7" w:rsidRPr="00F14389">
        <w:rPr>
          <w:rFonts w:ascii="Arial" w:hAnsi="Arial" w:cs="Arial"/>
          <w:lang w:val="en-US"/>
        </w:rPr>
        <w:t xml:space="preserve"> mm)</w:t>
      </w:r>
      <w:r w:rsidR="0F6A986E" w:rsidRPr="00F14389">
        <w:rPr>
          <w:rFonts w:ascii="Arial" w:hAnsi="Arial" w:cs="Arial"/>
          <w:lang w:val="en-US"/>
        </w:rPr>
        <w:t xml:space="preserve">. </w:t>
      </w:r>
      <w:r w:rsidR="00CF6837" w:rsidRPr="00F14389">
        <w:rPr>
          <w:rFonts w:ascii="Arial" w:hAnsi="Arial" w:cs="Arial"/>
          <w:lang w:val="en-US"/>
        </w:rPr>
        <w:t xml:space="preserve">After </w:t>
      </w:r>
      <w:r w:rsidR="00BA722C" w:rsidRPr="00F14389">
        <w:rPr>
          <w:rFonts w:ascii="Arial" w:hAnsi="Arial" w:cs="Arial"/>
          <w:lang w:val="en-US"/>
        </w:rPr>
        <w:t>preprocessing (see Supplement)</w:t>
      </w:r>
      <w:r w:rsidR="005A5263" w:rsidRPr="00F14389">
        <w:rPr>
          <w:rFonts w:ascii="Arial" w:hAnsi="Arial" w:cs="Arial"/>
          <w:lang w:val="en-US"/>
        </w:rPr>
        <w:t xml:space="preserve"> </w:t>
      </w:r>
      <w:r w:rsidR="005B431B" w:rsidRPr="00F14389">
        <w:rPr>
          <w:rFonts w:ascii="Arial" w:hAnsi="Arial" w:cs="Arial"/>
          <w:lang w:val="en-US"/>
        </w:rPr>
        <w:t xml:space="preserve">fMRI data was analyzed </w:t>
      </w:r>
      <w:r w:rsidR="005B0D27" w:rsidRPr="00F14389">
        <w:rPr>
          <w:rFonts w:ascii="Arial" w:hAnsi="Arial" w:cs="Arial"/>
          <w:lang w:val="en-US"/>
        </w:rPr>
        <w:t>within SPM12</w:t>
      </w:r>
      <w:r w:rsidR="0F6A986E" w:rsidRPr="00F14389">
        <w:rPr>
          <w:rFonts w:ascii="Arial" w:hAnsi="Arial" w:cs="Arial"/>
          <w:lang w:val="en-US"/>
        </w:rPr>
        <w:t>.</w:t>
      </w:r>
      <w:r w:rsidR="02D38CB6" w:rsidRPr="00F14389">
        <w:rPr>
          <w:rFonts w:ascii="Arial" w:hAnsi="Arial" w:cs="Arial"/>
          <w:lang w:val="en-US"/>
        </w:rPr>
        <w:t xml:space="preserve"> </w:t>
      </w:r>
      <w:r w:rsidR="7C4B8E80" w:rsidRPr="00F14389">
        <w:rPr>
          <w:rFonts w:ascii="Arial" w:eastAsia="Arial" w:hAnsi="Arial" w:cs="Arial"/>
          <w:lang w:val="en-US"/>
        </w:rPr>
        <w:t>On the first</w:t>
      </w:r>
      <w:r w:rsidR="00C313F4" w:rsidRPr="00F14389">
        <w:rPr>
          <w:rFonts w:ascii="Arial" w:eastAsia="Arial" w:hAnsi="Arial" w:cs="Arial"/>
          <w:lang w:val="en-US"/>
        </w:rPr>
        <w:t xml:space="preserve"> level</w:t>
      </w:r>
      <w:r w:rsidR="7C4B8E80" w:rsidRPr="00F14389">
        <w:rPr>
          <w:rFonts w:ascii="Arial" w:eastAsia="Arial" w:hAnsi="Arial" w:cs="Arial"/>
          <w:lang w:val="en-US"/>
        </w:rPr>
        <w:t xml:space="preserve"> individual subject level the feedback onsets were modeled with the reward prediction errors (RPE) included as parametric modulator</w:t>
      </w:r>
      <w:r w:rsidR="00823E86" w:rsidRPr="00F14389">
        <w:rPr>
          <w:rFonts w:ascii="Arial" w:eastAsia="Arial" w:hAnsi="Arial" w:cs="Arial"/>
          <w:lang w:val="en-US"/>
        </w:rPr>
        <w:t xml:space="preserve"> for the control and stress condition</w:t>
      </w:r>
      <w:r w:rsidR="7C4B8E80" w:rsidRPr="00F14389">
        <w:rPr>
          <w:rFonts w:ascii="Arial" w:eastAsia="Arial" w:hAnsi="Arial" w:cs="Arial"/>
          <w:lang w:val="en-US"/>
        </w:rPr>
        <w:t>. The six realignment parameters were added as nuisance regressors.</w:t>
      </w:r>
      <w:r w:rsidR="005B0D27" w:rsidRPr="00F14389">
        <w:rPr>
          <w:rFonts w:ascii="Arial" w:eastAsia="Arial" w:hAnsi="Arial" w:cs="Arial"/>
          <w:lang w:val="en-US"/>
        </w:rPr>
        <w:t xml:space="preserve"> </w:t>
      </w:r>
      <w:r w:rsidR="2A77C430" w:rsidRPr="00F14389">
        <w:rPr>
          <w:rFonts w:ascii="Arial" w:hAnsi="Arial" w:cs="Arial"/>
          <w:lang w:val="en-US"/>
        </w:rPr>
        <w:t>Contrast images</w:t>
      </w:r>
      <w:r w:rsidR="14AA8B7F" w:rsidRPr="00F14389">
        <w:rPr>
          <w:rFonts w:ascii="Arial" w:hAnsi="Arial" w:cs="Arial"/>
          <w:lang w:val="en-US"/>
        </w:rPr>
        <w:t xml:space="preserve"> </w:t>
      </w:r>
      <w:r w:rsidR="2A77C430" w:rsidRPr="00F14389">
        <w:rPr>
          <w:rFonts w:ascii="Arial" w:hAnsi="Arial" w:cs="Arial"/>
          <w:lang w:val="en-US"/>
        </w:rPr>
        <w:t xml:space="preserve">were computed for </w:t>
      </w:r>
      <w:r w:rsidR="79BDA3FD" w:rsidRPr="00F14389">
        <w:rPr>
          <w:rFonts w:ascii="Arial" w:hAnsi="Arial" w:cs="Arial"/>
          <w:lang w:val="en-US"/>
        </w:rPr>
        <w:t>the RPE</w:t>
      </w:r>
      <w:r w:rsidR="61A7D944" w:rsidRPr="00F14389">
        <w:rPr>
          <w:rFonts w:ascii="Arial" w:hAnsi="Arial" w:cs="Arial"/>
          <w:lang w:val="en-US"/>
        </w:rPr>
        <w:t xml:space="preserve"> </w:t>
      </w:r>
      <w:r w:rsidR="3AE5BC54" w:rsidRPr="00F14389">
        <w:rPr>
          <w:rFonts w:ascii="Arial" w:hAnsi="Arial" w:cs="Arial"/>
          <w:lang w:val="en-US"/>
        </w:rPr>
        <w:t xml:space="preserve">for the </w:t>
      </w:r>
      <w:r w:rsidR="2A77C430" w:rsidRPr="00F14389">
        <w:rPr>
          <w:rFonts w:ascii="Arial" w:hAnsi="Arial" w:cs="Arial"/>
          <w:lang w:val="en-US"/>
        </w:rPr>
        <w:t xml:space="preserve">control and stress condition and subsequently submitted to random-effects group statistics </w:t>
      </w:r>
      <w:r w:rsidR="00557AB4" w:rsidRPr="00F14389">
        <w:rPr>
          <w:rFonts w:ascii="Arial" w:hAnsi="Arial" w:cs="Arial"/>
          <w:lang w:val="en-US"/>
        </w:rPr>
        <w:t xml:space="preserve">(second level) </w:t>
      </w:r>
      <w:r w:rsidR="00902866" w:rsidRPr="00F14389">
        <w:rPr>
          <w:rFonts w:ascii="Arial" w:hAnsi="Arial" w:cs="Arial"/>
          <w:lang w:val="en-US"/>
        </w:rPr>
        <w:t xml:space="preserve">using </w:t>
      </w:r>
      <w:r w:rsidR="00923348" w:rsidRPr="00F14389">
        <w:rPr>
          <w:rFonts w:ascii="Arial" w:hAnsi="Arial" w:cs="Arial"/>
          <w:lang w:val="en-US"/>
        </w:rPr>
        <w:t>a p</w:t>
      </w:r>
      <w:r w:rsidR="2A77C430" w:rsidRPr="00F14389">
        <w:rPr>
          <w:rFonts w:ascii="Arial" w:hAnsi="Arial" w:cs="Arial"/>
          <w:lang w:val="en-US"/>
        </w:rPr>
        <w:t xml:space="preserve">aired t-test </w:t>
      </w:r>
      <w:r w:rsidR="4E39D01C" w:rsidRPr="00F14389">
        <w:rPr>
          <w:rFonts w:ascii="Arial" w:hAnsi="Arial" w:cs="Arial"/>
          <w:lang w:val="en-US"/>
        </w:rPr>
        <w:t xml:space="preserve">to compare activation </w:t>
      </w:r>
      <w:r w:rsidR="115DD0D0" w:rsidRPr="00F14389">
        <w:rPr>
          <w:rFonts w:ascii="Arial" w:hAnsi="Arial" w:cs="Arial"/>
          <w:lang w:val="en-US"/>
        </w:rPr>
        <w:t xml:space="preserve">between </w:t>
      </w:r>
      <w:r w:rsidR="2A77C430" w:rsidRPr="00F14389">
        <w:rPr>
          <w:rFonts w:ascii="Arial" w:hAnsi="Arial" w:cs="Arial"/>
          <w:lang w:val="en-US"/>
        </w:rPr>
        <w:t>condition</w:t>
      </w:r>
      <w:r w:rsidR="4E39D01C" w:rsidRPr="00F14389">
        <w:rPr>
          <w:rFonts w:ascii="Arial" w:hAnsi="Arial" w:cs="Arial"/>
          <w:lang w:val="en-US"/>
        </w:rPr>
        <w:t>s</w:t>
      </w:r>
      <w:r w:rsidR="2A77C430" w:rsidRPr="00F14389">
        <w:rPr>
          <w:rFonts w:ascii="Arial" w:hAnsi="Arial" w:cs="Arial"/>
          <w:lang w:val="en-US"/>
        </w:rPr>
        <w:t xml:space="preserve"> (stress/control). To control for multiple comparisons, family-wise error correction (</w:t>
      </w:r>
      <w:proofErr w:type="spellStart"/>
      <w:r w:rsidR="2A77C430" w:rsidRPr="00F14389">
        <w:rPr>
          <w:rFonts w:ascii="Arial" w:hAnsi="Arial" w:cs="Arial"/>
          <w:i/>
          <w:iCs/>
          <w:lang w:val="en-US"/>
        </w:rPr>
        <w:t>p</w:t>
      </w:r>
      <w:r w:rsidR="2A77C430" w:rsidRPr="00F14389">
        <w:rPr>
          <w:rFonts w:ascii="Arial" w:hAnsi="Arial" w:cs="Arial"/>
          <w:i/>
          <w:iCs/>
          <w:vertAlign w:val="subscript"/>
          <w:lang w:val="en-US"/>
        </w:rPr>
        <w:t>FWE</w:t>
      </w:r>
      <w:proofErr w:type="spellEnd"/>
      <w:r w:rsidR="2A77C430" w:rsidRPr="00F14389">
        <w:rPr>
          <w:rFonts w:ascii="Arial" w:hAnsi="Arial" w:cs="Arial"/>
          <w:lang w:val="en-US"/>
        </w:rPr>
        <w:t>) was applied at the whole-brain level</w:t>
      </w:r>
      <w:r w:rsidR="0203C332" w:rsidRPr="00F14389">
        <w:rPr>
          <w:rFonts w:ascii="Arial" w:hAnsi="Arial" w:cs="Arial"/>
          <w:lang w:val="en-US"/>
        </w:rPr>
        <w:t xml:space="preserve"> </w:t>
      </w:r>
      <w:r w:rsidR="4C0934F8" w:rsidRPr="00F14389">
        <w:rPr>
          <w:rFonts w:ascii="Arial" w:hAnsi="Arial" w:cs="Arial"/>
          <w:lang w:val="en-US"/>
        </w:rPr>
        <w:t xml:space="preserve">at </w:t>
      </w:r>
      <w:proofErr w:type="spellStart"/>
      <w:r w:rsidR="4C0934F8" w:rsidRPr="00F14389">
        <w:rPr>
          <w:rFonts w:ascii="Arial" w:hAnsi="Arial" w:cs="Arial"/>
          <w:i/>
          <w:iCs/>
          <w:lang w:val="en-US"/>
        </w:rPr>
        <w:t>p</w:t>
      </w:r>
      <w:r w:rsidR="4C0934F8" w:rsidRPr="00F14389">
        <w:rPr>
          <w:rFonts w:ascii="Arial" w:hAnsi="Arial" w:cs="Arial"/>
          <w:vertAlign w:val="subscript"/>
          <w:lang w:val="en-US"/>
        </w:rPr>
        <w:t>FWE</w:t>
      </w:r>
      <w:proofErr w:type="spellEnd"/>
      <w:r w:rsidR="4C0934F8" w:rsidRPr="00F14389">
        <w:rPr>
          <w:rFonts w:ascii="Arial" w:hAnsi="Arial" w:cs="Arial"/>
          <w:lang w:val="en-US"/>
        </w:rPr>
        <w:t>&lt;0.05. F</w:t>
      </w:r>
      <w:r w:rsidR="0203C332" w:rsidRPr="00F14389">
        <w:rPr>
          <w:rFonts w:ascii="Arial" w:hAnsi="Arial" w:cs="Arial"/>
          <w:lang w:val="en-US"/>
        </w:rPr>
        <w:t xml:space="preserve">or </w:t>
      </w:r>
      <w:r w:rsidR="2FFEEFA6" w:rsidRPr="00F14389">
        <w:rPr>
          <w:rFonts w:ascii="Arial" w:hAnsi="Arial" w:cs="Arial"/>
          <w:lang w:val="en-US"/>
        </w:rPr>
        <w:t xml:space="preserve">testing </w:t>
      </w:r>
      <w:r w:rsidR="0203C332" w:rsidRPr="00F14389">
        <w:rPr>
          <w:rFonts w:ascii="Arial" w:hAnsi="Arial" w:cs="Arial"/>
          <w:lang w:val="en-US"/>
        </w:rPr>
        <w:t>the</w:t>
      </w:r>
      <w:r w:rsidR="08A15982" w:rsidRPr="00F14389">
        <w:rPr>
          <w:rFonts w:ascii="Arial" w:hAnsi="Arial" w:cs="Arial"/>
          <w:lang w:val="en-US"/>
        </w:rPr>
        <w:t xml:space="preserve"> </w:t>
      </w:r>
      <w:r w:rsidR="0203C332" w:rsidRPr="00F14389">
        <w:rPr>
          <w:rFonts w:ascii="Arial" w:hAnsi="Arial" w:cs="Arial"/>
          <w:lang w:val="en-US"/>
        </w:rPr>
        <w:t>condition effect</w:t>
      </w:r>
      <w:r w:rsidR="00C037C5" w:rsidRPr="00F14389">
        <w:rPr>
          <w:rFonts w:ascii="Arial" w:hAnsi="Arial" w:cs="Arial"/>
          <w:lang w:val="en-US"/>
        </w:rPr>
        <w:t>,</w:t>
      </w:r>
      <w:r w:rsidR="0203C332" w:rsidRPr="00F14389">
        <w:rPr>
          <w:rFonts w:ascii="Arial" w:hAnsi="Arial" w:cs="Arial"/>
          <w:lang w:val="en-US"/>
        </w:rPr>
        <w:t xml:space="preserve"> a mask of the RPE main effect over both conditions </w:t>
      </w:r>
      <w:r w:rsidR="641F03C1" w:rsidRPr="00F14389">
        <w:rPr>
          <w:rFonts w:ascii="Arial" w:hAnsi="Arial" w:cs="Arial"/>
          <w:lang w:val="en-US"/>
        </w:rPr>
        <w:t xml:space="preserve">were used </w:t>
      </w:r>
      <w:r w:rsidR="0203C332" w:rsidRPr="00F14389">
        <w:rPr>
          <w:rFonts w:ascii="Arial" w:hAnsi="Arial" w:cs="Arial"/>
          <w:lang w:val="en-US"/>
        </w:rPr>
        <w:t xml:space="preserve">at </w:t>
      </w:r>
      <w:proofErr w:type="spellStart"/>
      <w:r w:rsidR="0203C332" w:rsidRPr="00F14389">
        <w:rPr>
          <w:rFonts w:ascii="Arial" w:hAnsi="Arial" w:cs="Arial"/>
          <w:i/>
          <w:iCs/>
          <w:lang w:val="en-US"/>
        </w:rPr>
        <w:t>p</w:t>
      </w:r>
      <w:r w:rsidR="0203C332" w:rsidRPr="00F14389">
        <w:rPr>
          <w:rFonts w:ascii="Arial" w:hAnsi="Arial" w:cs="Arial"/>
          <w:vertAlign w:val="subscript"/>
          <w:lang w:val="en-US"/>
        </w:rPr>
        <w:t>FWE</w:t>
      </w:r>
      <w:proofErr w:type="spellEnd"/>
      <w:r w:rsidR="3110175B" w:rsidRPr="00F14389">
        <w:rPr>
          <w:rFonts w:ascii="Arial" w:hAnsi="Arial" w:cs="Arial"/>
          <w:lang w:val="en-US"/>
        </w:rPr>
        <w:t>&lt;0.05</w:t>
      </w:r>
      <w:r w:rsidR="2A77C430" w:rsidRPr="00F14389">
        <w:rPr>
          <w:rFonts w:ascii="Arial" w:hAnsi="Arial" w:cs="Arial"/>
          <w:lang w:val="en-US"/>
        </w:rPr>
        <w:t xml:space="preserve">. </w:t>
      </w:r>
      <w:r w:rsidR="00ED465F" w:rsidRPr="00F14389">
        <w:rPr>
          <w:rFonts w:ascii="Arial" w:eastAsia="Arial" w:hAnsi="Arial" w:cs="Arial"/>
          <w:lang w:val="en-US"/>
        </w:rPr>
        <w:t xml:space="preserve">In order to differentiate RPE signals for win and loss trials (similar to xxx) we modeled those trial types separately introducing the RPE as parametric modulator, which results in two contrast images (RPE win and RPE loss) subjected to similar second level analyses. </w:t>
      </w:r>
    </w:p>
    <w:p w14:paraId="30490C4A" w14:textId="740BA0DC" w:rsidR="00453A36" w:rsidRDefault="00453A36" w:rsidP="00DB45D5">
      <w:pPr>
        <w:rPr>
          <w:rFonts w:ascii="Arial" w:hAnsi="Arial" w:cs="Arial"/>
          <w:lang w:val="en-US"/>
        </w:rPr>
      </w:pPr>
      <w:r>
        <w:rPr>
          <w:rFonts w:ascii="Arial" w:hAnsi="Arial" w:cs="Arial"/>
          <w:lang w:val="en-US"/>
        </w:rPr>
        <w:br w:type="page"/>
      </w:r>
    </w:p>
    <w:p w14:paraId="7D271F9D" w14:textId="77777777" w:rsidR="005324AF" w:rsidRPr="00F14389" w:rsidRDefault="005324AF" w:rsidP="00DB45D5">
      <w:pPr>
        <w:spacing w:line="480" w:lineRule="auto"/>
        <w:rPr>
          <w:rFonts w:ascii="Arial" w:hAnsi="Arial" w:cs="Arial"/>
          <w:lang w:val="en-US"/>
        </w:rPr>
      </w:pPr>
    </w:p>
    <w:p w14:paraId="25EE08C4" w14:textId="3591B283" w:rsidR="001E0218" w:rsidRPr="00F14389" w:rsidRDefault="001E1DDC" w:rsidP="00DB45D5">
      <w:pPr>
        <w:spacing w:line="480" w:lineRule="auto"/>
        <w:rPr>
          <w:rFonts w:ascii="Arial" w:hAnsi="Arial" w:cs="Arial"/>
          <w:lang w:val="en-US"/>
        </w:rPr>
      </w:pPr>
      <w:r w:rsidRPr="00F14389">
        <w:rPr>
          <w:rFonts w:ascii="Arial" w:hAnsi="Arial" w:cs="Arial"/>
          <w:b/>
          <w:bCs/>
          <w:u w:val="single"/>
          <w:lang w:val="en-US"/>
        </w:rPr>
        <w:t xml:space="preserve">3. </w:t>
      </w:r>
      <w:r w:rsidR="00477D74" w:rsidRPr="00F14389">
        <w:rPr>
          <w:rFonts w:ascii="Arial" w:hAnsi="Arial" w:cs="Arial"/>
          <w:b/>
          <w:bCs/>
          <w:u w:val="single"/>
          <w:lang w:val="en-US"/>
        </w:rPr>
        <w:t>Results</w:t>
      </w:r>
      <w:r w:rsidR="00477D74" w:rsidRPr="00F14389">
        <w:rPr>
          <w:rFonts w:ascii="Arial" w:hAnsi="Arial" w:cs="Arial"/>
          <w:b/>
          <w:bCs/>
          <w:lang w:val="en-US"/>
        </w:rPr>
        <w:t xml:space="preserve"> </w:t>
      </w:r>
    </w:p>
    <w:p w14:paraId="3A6B5DBB" w14:textId="4DEC6F35" w:rsidR="00342C37" w:rsidRPr="00F14389" w:rsidRDefault="001E1DDC" w:rsidP="00DB45D5">
      <w:pPr>
        <w:spacing w:line="480" w:lineRule="auto"/>
        <w:rPr>
          <w:rFonts w:ascii="Arial" w:hAnsi="Arial" w:cs="Arial"/>
          <w:u w:val="single"/>
          <w:lang w:val="en-US"/>
        </w:rPr>
      </w:pPr>
      <w:r w:rsidRPr="00F14389">
        <w:rPr>
          <w:rFonts w:ascii="Arial" w:hAnsi="Arial" w:cs="Arial"/>
          <w:u w:val="single"/>
          <w:lang w:val="en-US"/>
        </w:rPr>
        <w:t xml:space="preserve">3.1. </w:t>
      </w:r>
      <w:r w:rsidR="00342C37" w:rsidRPr="00F14389">
        <w:rPr>
          <w:rFonts w:ascii="Arial" w:hAnsi="Arial" w:cs="Arial"/>
          <w:u w:val="single"/>
          <w:lang w:val="en-US"/>
        </w:rPr>
        <w:t>Sample characteristics</w:t>
      </w:r>
    </w:p>
    <w:p w14:paraId="3C18B328" w14:textId="525BC5AA" w:rsidR="00E4715D" w:rsidRPr="00F14389" w:rsidRDefault="2788BF02" w:rsidP="00DB45D5">
      <w:pPr>
        <w:spacing w:line="480" w:lineRule="auto"/>
        <w:rPr>
          <w:rFonts w:ascii="Arial" w:hAnsi="Arial" w:cs="Arial"/>
          <w:lang w:val="en-US"/>
        </w:rPr>
      </w:pPr>
      <w:r w:rsidRPr="00F14389">
        <w:rPr>
          <w:rFonts w:ascii="Arial" w:hAnsi="Arial" w:cs="Arial"/>
          <w:lang w:val="en-US"/>
        </w:rPr>
        <w:t xml:space="preserve">The </w:t>
      </w:r>
      <w:r w:rsidR="5FDBC918" w:rsidRPr="00F14389">
        <w:rPr>
          <w:rFonts w:ascii="Arial" w:hAnsi="Arial" w:cs="Arial"/>
          <w:lang w:val="en-US"/>
        </w:rPr>
        <w:t>final</w:t>
      </w:r>
      <w:r w:rsidR="6988E76A" w:rsidRPr="00F14389">
        <w:rPr>
          <w:rFonts w:ascii="Arial" w:hAnsi="Arial" w:cs="Arial"/>
          <w:lang w:val="en-US"/>
        </w:rPr>
        <w:t xml:space="preserve"> sample consisted of n = 28 healthy male adult</w:t>
      </w:r>
      <w:r w:rsidRPr="00F14389">
        <w:rPr>
          <w:rFonts w:ascii="Arial" w:hAnsi="Arial" w:cs="Arial"/>
          <w:lang w:val="en-US"/>
        </w:rPr>
        <w:t xml:space="preserve"> human </w:t>
      </w:r>
      <w:r w:rsidR="3CCB8898" w:rsidRPr="00F14389">
        <w:rPr>
          <w:rFonts w:ascii="Arial" w:hAnsi="Arial" w:cs="Arial"/>
          <w:lang w:val="en-US"/>
        </w:rPr>
        <w:t xml:space="preserve">participants </w:t>
      </w:r>
      <w:r w:rsidR="6988E76A" w:rsidRPr="00F14389">
        <w:rPr>
          <w:rFonts w:ascii="Arial" w:hAnsi="Arial" w:cs="Arial"/>
          <w:lang w:val="en-US"/>
        </w:rPr>
        <w:t xml:space="preserve">with a mean age of </w:t>
      </w:r>
      <w:r w:rsidR="263EAEF9" w:rsidRPr="00F14389">
        <w:rPr>
          <w:rFonts w:ascii="Arial" w:hAnsi="Arial" w:cs="Arial"/>
          <w:lang w:val="en-US"/>
        </w:rPr>
        <w:t>26.9 (</w:t>
      </w:r>
      <w:r w:rsidR="263EAEF9" w:rsidRPr="00F14389">
        <w:rPr>
          <w:rFonts w:ascii="Arial" w:hAnsi="Arial" w:cs="Arial"/>
          <w:i/>
          <w:iCs/>
          <w:lang w:val="en-US"/>
        </w:rPr>
        <w:t xml:space="preserve">SD </w:t>
      </w:r>
      <w:r w:rsidR="263EAEF9" w:rsidRPr="00F14389">
        <w:rPr>
          <w:rFonts w:ascii="Arial" w:hAnsi="Arial" w:cs="Arial"/>
          <w:lang w:val="en-US"/>
        </w:rPr>
        <w:t>= 5.7</w:t>
      </w:r>
      <w:r w:rsidR="00636E15" w:rsidRPr="00F14389">
        <w:rPr>
          <w:rFonts w:ascii="Arial" w:hAnsi="Arial" w:cs="Arial"/>
          <w:lang w:val="en-US"/>
        </w:rPr>
        <w:t>; range: 18-41</w:t>
      </w:r>
      <w:r w:rsidR="263EAEF9" w:rsidRPr="00F14389">
        <w:rPr>
          <w:rFonts w:ascii="Arial" w:hAnsi="Arial" w:cs="Arial"/>
          <w:lang w:val="en-US"/>
        </w:rPr>
        <w:t>)</w:t>
      </w:r>
      <w:r w:rsidR="1C4B09C9" w:rsidRPr="00F14389">
        <w:rPr>
          <w:rFonts w:ascii="Arial" w:hAnsi="Arial" w:cs="Arial"/>
          <w:lang w:val="en-US"/>
        </w:rPr>
        <w:t xml:space="preserve"> years</w:t>
      </w:r>
      <w:r w:rsidR="00636E15" w:rsidRPr="00F14389">
        <w:rPr>
          <w:rFonts w:ascii="Arial" w:hAnsi="Arial" w:cs="Arial"/>
          <w:lang w:val="en-US"/>
        </w:rPr>
        <w:t xml:space="preserve">, </w:t>
      </w:r>
      <w:r w:rsidR="263EAEF9" w:rsidRPr="00F14389">
        <w:rPr>
          <w:rFonts w:ascii="Arial" w:hAnsi="Arial" w:cs="Arial"/>
          <w:lang w:val="en-US"/>
        </w:rPr>
        <w:t>a mean of 12.</w:t>
      </w:r>
      <w:r w:rsidR="4434D393" w:rsidRPr="00F14389">
        <w:rPr>
          <w:rFonts w:ascii="Arial" w:hAnsi="Arial" w:cs="Arial"/>
          <w:lang w:val="en-US"/>
        </w:rPr>
        <w:t xml:space="preserve">2 </w:t>
      </w:r>
      <w:r w:rsidR="263EAEF9" w:rsidRPr="00F14389">
        <w:rPr>
          <w:rFonts w:ascii="Arial" w:hAnsi="Arial" w:cs="Arial"/>
          <w:lang w:val="en-US"/>
        </w:rPr>
        <w:t>(</w:t>
      </w:r>
      <w:r w:rsidR="263EAEF9" w:rsidRPr="00F14389">
        <w:rPr>
          <w:rFonts w:ascii="Arial" w:hAnsi="Arial" w:cs="Arial"/>
          <w:i/>
          <w:iCs/>
          <w:lang w:val="en-US"/>
        </w:rPr>
        <w:t>SD</w:t>
      </w:r>
      <w:r w:rsidR="263EAEF9" w:rsidRPr="00F14389">
        <w:rPr>
          <w:rFonts w:ascii="Arial" w:hAnsi="Arial" w:cs="Arial"/>
          <w:lang w:val="en-US"/>
        </w:rPr>
        <w:t xml:space="preserve"> = 1.2) </w:t>
      </w:r>
      <w:r w:rsidR="1DF50CE4" w:rsidRPr="00F14389">
        <w:rPr>
          <w:rFonts w:ascii="Arial" w:hAnsi="Arial" w:cs="Arial"/>
          <w:lang w:val="en-US"/>
        </w:rPr>
        <w:t>educational</w:t>
      </w:r>
      <w:r w:rsidR="263EAEF9" w:rsidRPr="00F14389">
        <w:rPr>
          <w:rFonts w:ascii="Arial" w:hAnsi="Arial" w:cs="Arial"/>
          <w:lang w:val="en-US"/>
        </w:rPr>
        <w:t xml:space="preserve"> years</w:t>
      </w:r>
      <w:r w:rsidR="1CBB60DC" w:rsidRPr="00F14389">
        <w:rPr>
          <w:rFonts w:ascii="Arial" w:hAnsi="Arial" w:cs="Arial"/>
          <w:lang w:val="en-US"/>
        </w:rPr>
        <w:t>,</w:t>
      </w:r>
      <w:r w:rsidR="79CE3A50" w:rsidRPr="00F14389">
        <w:rPr>
          <w:rFonts w:ascii="Arial" w:hAnsi="Arial" w:cs="Arial"/>
          <w:lang w:val="en-US"/>
        </w:rPr>
        <w:t xml:space="preserve"> and a mean verbal intelligence of 103.8 (</w:t>
      </w:r>
      <w:r w:rsidR="79CE3A50" w:rsidRPr="00F14389">
        <w:rPr>
          <w:rFonts w:ascii="Arial" w:hAnsi="Arial" w:cs="Arial"/>
          <w:i/>
          <w:iCs/>
          <w:lang w:val="en-US"/>
        </w:rPr>
        <w:t xml:space="preserve">SD </w:t>
      </w:r>
      <w:r w:rsidR="79CE3A50" w:rsidRPr="00F14389">
        <w:rPr>
          <w:rFonts w:ascii="Arial" w:hAnsi="Arial" w:cs="Arial"/>
          <w:lang w:val="en-US"/>
        </w:rPr>
        <w:t>= 10.</w:t>
      </w:r>
      <w:r w:rsidR="4434D393" w:rsidRPr="00F14389">
        <w:rPr>
          <w:rFonts w:ascii="Arial" w:hAnsi="Arial" w:cs="Arial"/>
          <w:lang w:val="en-US"/>
        </w:rPr>
        <w:t>1</w:t>
      </w:r>
      <w:r w:rsidR="79CE3A50" w:rsidRPr="00F14389">
        <w:rPr>
          <w:rFonts w:ascii="Arial" w:hAnsi="Arial" w:cs="Arial"/>
          <w:lang w:val="en-US"/>
        </w:rPr>
        <w:t>)</w:t>
      </w:r>
      <w:r w:rsidR="569463CE" w:rsidRPr="00F14389">
        <w:rPr>
          <w:rFonts w:ascii="Arial" w:hAnsi="Arial" w:cs="Arial"/>
          <w:lang w:val="en-US"/>
        </w:rPr>
        <w:t>.</w:t>
      </w:r>
    </w:p>
    <w:p w14:paraId="6A4AFD09" w14:textId="0B4E82E4" w:rsidR="008E5904" w:rsidRPr="00F14389" w:rsidRDefault="001E1DDC" w:rsidP="00DB45D5">
      <w:pPr>
        <w:spacing w:line="480" w:lineRule="auto"/>
        <w:rPr>
          <w:rFonts w:ascii="Arial" w:hAnsi="Arial" w:cs="Arial"/>
          <w:u w:val="single"/>
          <w:lang w:val="en-US"/>
        </w:rPr>
      </w:pPr>
      <w:r w:rsidRPr="00F14389">
        <w:rPr>
          <w:rFonts w:ascii="Arial" w:hAnsi="Arial" w:cs="Arial"/>
          <w:u w:val="single"/>
          <w:lang w:val="en-US"/>
        </w:rPr>
        <w:t xml:space="preserve">3.2. </w:t>
      </w:r>
      <w:r w:rsidR="04FF30DD" w:rsidRPr="00F14389">
        <w:rPr>
          <w:rFonts w:ascii="Arial" w:hAnsi="Arial" w:cs="Arial"/>
          <w:u w:val="single"/>
          <w:lang w:val="en-US"/>
        </w:rPr>
        <w:t>Stress response analyses</w:t>
      </w:r>
    </w:p>
    <w:p w14:paraId="35B75B8F" w14:textId="77979773" w:rsidR="00C15582" w:rsidRPr="00F14389" w:rsidRDefault="4F66D746" w:rsidP="00DB45D5">
      <w:pPr>
        <w:spacing w:line="480" w:lineRule="auto"/>
        <w:rPr>
          <w:rFonts w:ascii="Arial" w:hAnsi="Arial" w:cs="Arial"/>
          <w:lang w:val="en-US"/>
        </w:rPr>
        <w:sectPr w:rsidR="00C15582" w:rsidRPr="00F14389" w:rsidSect="0096596C">
          <w:headerReference w:type="default" r:id="rId17"/>
          <w:footerReference w:type="even" r:id="rId18"/>
          <w:footerReference w:type="default" r:id="rId19"/>
          <w:pgSz w:w="11906" w:h="16838"/>
          <w:pgMar w:top="1417" w:right="1417" w:bottom="1134" w:left="1417" w:header="708" w:footer="708" w:gutter="0"/>
          <w:cols w:space="708"/>
          <w:titlePg/>
          <w:docGrid w:linePitch="360"/>
        </w:sectPr>
      </w:pPr>
      <w:r w:rsidRPr="00F14389">
        <w:rPr>
          <w:rFonts w:ascii="Arial" w:hAnsi="Arial" w:cs="Arial"/>
          <w:lang w:val="en-US"/>
        </w:rPr>
        <w:t>The stress intervention significantly increased subjective stress response</w:t>
      </w:r>
      <w:r w:rsidR="00092C88" w:rsidRPr="00F14389">
        <w:rPr>
          <w:rFonts w:ascii="Arial" w:hAnsi="Arial" w:cs="Arial"/>
          <w:lang w:val="en-US"/>
        </w:rPr>
        <w:t>s</w:t>
      </w:r>
      <w:r w:rsidRPr="00F14389">
        <w:rPr>
          <w:rFonts w:ascii="Arial" w:hAnsi="Arial" w:cs="Arial"/>
          <w:lang w:val="en-US"/>
        </w:rPr>
        <w:t xml:space="preserve"> (arousal, valence and subjective stress), as well as physiological response</w:t>
      </w:r>
      <w:r w:rsidR="00092C88" w:rsidRPr="00F14389">
        <w:rPr>
          <w:rFonts w:ascii="Arial" w:hAnsi="Arial" w:cs="Arial"/>
          <w:lang w:val="en-US"/>
        </w:rPr>
        <w:t>s</w:t>
      </w:r>
      <w:r w:rsidR="14A39B8F" w:rsidRPr="00F14389">
        <w:rPr>
          <w:rFonts w:ascii="Arial" w:hAnsi="Arial" w:cs="Arial"/>
          <w:lang w:val="en-US"/>
        </w:rPr>
        <w:t xml:space="preserve"> (cortisol levels)</w:t>
      </w:r>
      <w:r w:rsidRPr="00F14389">
        <w:rPr>
          <w:rFonts w:ascii="Arial" w:hAnsi="Arial" w:cs="Arial"/>
          <w:lang w:val="en-US"/>
        </w:rPr>
        <w:t xml:space="preserve">. For detailed statistics refer to the </w:t>
      </w:r>
      <w:r w:rsidR="005804D7" w:rsidRPr="00F14389">
        <w:rPr>
          <w:rFonts w:ascii="Arial" w:hAnsi="Arial" w:cs="Arial"/>
          <w:lang w:val="en-US"/>
        </w:rPr>
        <w:t>S</w:t>
      </w:r>
      <w:r w:rsidRPr="00F14389">
        <w:rPr>
          <w:rFonts w:ascii="Arial" w:hAnsi="Arial" w:cs="Arial"/>
          <w:lang w:val="en-US"/>
        </w:rPr>
        <w:t>upplement and Figure</w:t>
      </w:r>
      <w:r w:rsidR="39418A79" w:rsidRPr="00F14389">
        <w:rPr>
          <w:rFonts w:ascii="Arial" w:hAnsi="Arial" w:cs="Arial"/>
          <w:lang w:val="en-US"/>
        </w:rPr>
        <w:t xml:space="preserve"> 2.</w:t>
      </w:r>
    </w:p>
    <w:p w14:paraId="35BD2A46" w14:textId="0CC2F579" w:rsidR="00C15582" w:rsidRPr="00F14389" w:rsidRDefault="003C72CA" w:rsidP="00DB45D5">
      <w:pPr>
        <w:spacing w:line="480" w:lineRule="auto"/>
        <w:rPr>
          <w:rFonts w:ascii="Arial" w:hAnsi="Arial" w:cs="Arial"/>
          <w:lang w:val="en-US"/>
        </w:rPr>
      </w:pPr>
      <w:r w:rsidRPr="00F14389">
        <w:rPr>
          <w:rFonts w:ascii="Arial" w:hAnsi="Arial" w:cs="Arial"/>
          <w:noProof/>
          <w:lang w:eastAsia="de-DE"/>
        </w:rPr>
        <w:lastRenderedPageBreak/>
        <w:drawing>
          <wp:inline distT="0" distB="0" distL="0" distR="0" wp14:anchorId="2E4FCF64" wp14:editId="60AB042D">
            <wp:extent cx="7262191" cy="4841461"/>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74776" cy="4849851"/>
                    </a:xfrm>
                    <a:prstGeom prst="rect">
                      <a:avLst/>
                    </a:prstGeom>
                  </pic:spPr>
                </pic:pic>
              </a:graphicData>
            </a:graphic>
          </wp:inline>
        </w:drawing>
      </w:r>
    </w:p>
    <w:p w14:paraId="268354CB" w14:textId="627B903D" w:rsidR="001E1DDC" w:rsidRPr="00F14389" w:rsidRDefault="001E1DDC" w:rsidP="00DB45D5">
      <w:pPr>
        <w:spacing w:line="480" w:lineRule="auto"/>
        <w:rPr>
          <w:rFonts w:ascii="Arial" w:hAnsi="Arial" w:cs="Arial"/>
          <w:lang w:val="en-US"/>
        </w:rPr>
        <w:sectPr w:rsidR="001E1DDC" w:rsidRPr="00F14389" w:rsidSect="00C15582">
          <w:headerReference w:type="default" r:id="rId21"/>
          <w:footerReference w:type="default" r:id="rId22"/>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 xml:space="preserve">Figure 2 </w:t>
      </w:r>
      <w:r w:rsidR="001447F3" w:rsidRPr="00F14389">
        <w:rPr>
          <w:rFonts w:ascii="Arial" w:hAnsi="Arial" w:cs="Arial"/>
          <w:lang w:val="en-US"/>
        </w:rPr>
        <w:t>Physiological (cortisol)</w:t>
      </w:r>
      <w:r w:rsidR="00BE5434" w:rsidRPr="00F14389">
        <w:rPr>
          <w:rFonts w:ascii="Arial" w:hAnsi="Arial" w:cs="Arial"/>
          <w:lang w:val="en-US"/>
        </w:rPr>
        <w:t xml:space="preserve"> (A)</w:t>
      </w:r>
      <w:r w:rsidR="001447F3" w:rsidRPr="00F14389">
        <w:rPr>
          <w:rFonts w:ascii="Arial" w:hAnsi="Arial" w:cs="Arial"/>
          <w:lang w:val="en-US"/>
        </w:rPr>
        <w:t xml:space="preserve"> and subjective</w:t>
      </w:r>
      <w:r w:rsidRPr="00F14389">
        <w:rPr>
          <w:rFonts w:ascii="Arial" w:hAnsi="Arial" w:cs="Arial"/>
          <w:lang w:val="en-US"/>
        </w:rPr>
        <w:t xml:space="preserve"> stress</w:t>
      </w:r>
      <w:r w:rsidR="001447F3" w:rsidRPr="00F14389">
        <w:rPr>
          <w:rFonts w:ascii="Arial" w:hAnsi="Arial" w:cs="Arial"/>
          <w:lang w:val="en-US"/>
        </w:rPr>
        <w:t xml:space="preserve"> response</w:t>
      </w:r>
      <w:r w:rsidR="00BE5434" w:rsidRPr="00F14389">
        <w:rPr>
          <w:rFonts w:ascii="Arial" w:hAnsi="Arial" w:cs="Arial"/>
          <w:lang w:val="en-US"/>
        </w:rPr>
        <w:t xml:space="preserve"> (B-D)</w:t>
      </w:r>
      <w:r w:rsidRPr="00F14389">
        <w:rPr>
          <w:rFonts w:ascii="Arial" w:hAnsi="Arial" w:cs="Arial"/>
          <w:lang w:val="en-US"/>
        </w:rPr>
        <w:t xml:space="preserve"> over the course of the session. </w:t>
      </w:r>
      <w:r w:rsidR="00FB051C" w:rsidRPr="00F14389">
        <w:rPr>
          <w:rFonts w:ascii="Arial" w:hAnsi="Arial" w:cs="Arial"/>
          <w:lang w:val="en-US"/>
        </w:rPr>
        <w:t>Violet</w:t>
      </w:r>
      <w:r w:rsidRPr="00F14389">
        <w:rPr>
          <w:rFonts w:ascii="Arial" w:hAnsi="Arial" w:cs="Arial"/>
          <w:lang w:val="en-US"/>
        </w:rPr>
        <w:t xml:space="preserve"> shaded area: </w:t>
      </w:r>
      <w:r w:rsidR="04F79F67" w:rsidRPr="00F14389">
        <w:rPr>
          <w:rFonts w:ascii="Arial" w:hAnsi="Arial" w:cs="Arial"/>
          <w:lang w:val="en-US"/>
        </w:rPr>
        <w:t xml:space="preserve">period of </w:t>
      </w:r>
      <w:r w:rsidR="3E795D22" w:rsidRPr="00F14389">
        <w:rPr>
          <w:rFonts w:ascii="Arial" w:hAnsi="Arial" w:cs="Arial"/>
          <w:lang w:val="en-US"/>
        </w:rPr>
        <w:t xml:space="preserve">intervention (either </w:t>
      </w:r>
      <w:r w:rsidRPr="00F14389">
        <w:rPr>
          <w:rFonts w:ascii="Arial" w:hAnsi="Arial" w:cs="Arial"/>
          <w:lang w:val="en-US"/>
        </w:rPr>
        <w:t xml:space="preserve">stress induction (TSST) </w:t>
      </w:r>
      <w:r w:rsidR="02BFD672" w:rsidRPr="00F14389">
        <w:rPr>
          <w:rFonts w:ascii="Arial" w:hAnsi="Arial" w:cs="Arial"/>
          <w:lang w:val="en-US"/>
        </w:rPr>
        <w:t xml:space="preserve">or </w:t>
      </w:r>
      <w:r w:rsidRPr="00F14389">
        <w:rPr>
          <w:rFonts w:ascii="Arial" w:hAnsi="Arial" w:cs="Arial"/>
          <w:lang w:val="en-US"/>
        </w:rPr>
        <w:t>control intervention</w:t>
      </w:r>
      <w:r w:rsidR="4D380265" w:rsidRPr="00F14389">
        <w:rPr>
          <w:rFonts w:ascii="Arial" w:hAnsi="Arial" w:cs="Arial"/>
          <w:lang w:val="en-US"/>
        </w:rPr>
        <w:t>)</w:t>
      </w:r>
      <w:r w:rsidRPr="00F14389">
        <w:rPr>
          <w:rFonts w:ascii="Arial" w:hAnsi="Arial" w:cs="Arial"/>
          <w:lang w:val="en-US"/>
        </w:rPr>
        <w:t xml:space="preserve">, grey shaded area: </w:t>
      </w:r>
      <w:r w:rsidR="001447F3" w:rsidRPr="00F14389">
        <w:rPr>
          <w:rFonts w:ascii="Arial" w:hAnsi="Arial" w:cs="Arial"/>
          <w:lang w:val="en-US"/>
        </w:rPr>
        <w:t>reversal learning task</w:t>
      </w:r>
      <w:r w:rsidR="00C301CF" w:rsidRPr="00F14389">
        <w:rPr>
          <w:rFonts w:ascii="Arial" w:hAnsi="Arial" w:cs="Arial"/>
          <w:lang w:val="en-US"/>
        </w:rPr>
        <w:t xml:space="preserve"> was administered in the MR scanner.</w:t>
      </w:r>
    </w:p>
    <w:p w14:paraId="3EC23BEF" w14:textId="77777777" w:rsidR="001E1DDC" w:rsidRPr="00F14389" w:rsidRDefault="001E1DDC" w:rsidP="00DB45D5">
      <w:pPr>
        <w:spacing w:line="480" w:lineRule="auto"/>
        <w:rPr>
          <w:rFonts w:ascii="Arial" w:hAnsi="Arial" w:cs="Arial"/>
          <w:lang w:val="en-US"/>
        </w:rPr>
      </w:pPr>
    </w:p>
    <w:p w14:paraId="660B6D6E" w14:textId="79668CD0" w:rsidR="00C15582" w:rsidRPr="00F14389" w:rsidRDefault="001E1DDC" w:rsidP="00DB45D5">
      <w:pPr>
        <w:spacing w:line="480" w:lineRule="auto"/>
        <w:rPr>
          <w:rFonts w:ascii="Arial" w:hAnsi="Arial" w:cs="Arial"/>
          <w:lang w:val="en-US"/>
        </w:rPr>
      </w:pPr>
      <w:commentRangeStart w:id="30"/>
      <w:commentRangeStart w:id="31"/>
      <w:r w:rsidRPr="00F14389">
        <w:rPr>
          <w:rFonts w:ascii="Arial" w:hAnsi="Arial" w:cs="Arial"/>
          <w:noProof/>
          <w:lang w:eastAsia="de-DE"/>
        </w:rPr>
        <w:drawing>
          <wp:inline distT="0" distB="0" distL="0" distR="0" wp14:anchorId="6E34F8ED" wp14:editId="12F5F63A">
            <wp:extent cx="8136326" cy="4114800"/>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136326" cy="4114800"/>
                    </a:xfrm>
                    <a:prstGeom prst="rect">
                      <a:avLst/>
                    </a:prstGeom>
                  </pic:spPr>
                </pic:pic>
              </a:graphicData>
            </a:graphic>
          </wp:inline>
        </w:drawing>
      </w:r>
      <w:commentRangeEnd w:id="30"/>
      <w:r w:rsidR="00364FAE">
        <w:rPr>
          <w:rStyle w:val="CommentReference"/>
        </w:rPr>
        <w:commentReference w:id="30"/>
      </w:r>
      <w:commentRangeEnd w:id="31"/>
      <w:r w:rsidR="00F55E52">
        <w:rPr>
          <w:rStyle w:val="CommentReference"/>
        </w:rPr>
        <w:commentReference w:id="31"/>
      </w:r>
    </w:p>
    <w:p w14:paraId="7EE5BE60" w14:textId="651E07C4" w:rsidR="00C15582" w:rsidRPr="00F14389" w:rsidRDefault="5C8B5E79" w:rsidP="00DB45D5">
      <w:pPr>
        <w:spacing w:line="480" w:lineRule="auto"/>
        <w:rPr>
          <w:rFonts w:ascii="Arial" w:hAnsi="Arial" w:cs="Arial"/>
          <w:lang w:val="en-US"/>
        </w:rPr>
        <w:sectPr w:rsidR="00C15582" w:rsidRPr="00F14389" w:rsidSect="00C15582">
          <w:headerReference w:type="default" r:id="rId24"/>
          <w:footerReference w:type="default" r:id="rId25"/>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Figure 3</w:t>
      </w:r>
      <w:r w:rsidR="1DE51C14" w:rsidRPr="00F14389">
        <w:rPr>
          <w:rFonts w:ascii="Arial" w:hAnsi="Arial" w:cs="Arial"/>
          <w:lang w:val="en-US"/>
        </w:rPr>
        <w:t xml:space="preserve"> Correct responses </w:t>
      </w:r>
      <w:r w:rsidR="7A0929C1" w:rsidRPr="00F14389">
        <w:rPr>
          <w:rFonts w:ascii="Arial" w:hAnsi="Arial" w:cs="Arial"/>
          <w:lang w:val="en-US"/>
        </w:rPr>
        <w:t>during stress (turquoise) and control condition (</w:t>
      </w:r>
      <w:r w:rsidR="79349241" w:rsidRPr="00F14389">
        <w:rPr>
          <w:rFonts w:ascii="Arial" w:hAnsi="Arial" w:cs="Arial"/>
          <w:lang w:val="en-US"/>
        </w:rPr>
        <w:t>red</w:t>
      </w:r>
      <w:r w:rsidR="7A0929C1" w:rsidRPr="00F14389">
        <w:rPr>
          <w:rFonts w:ascii="Arial" w:hAnsi="Arial" w:cs="Arial"/>
          <w:lang w:val="en-US"/>
        </w:rPr>
        <w:t xml:space="preserve">) </w:t>
      </w:r>
      <w:r w:rsidR="1DE51C14" w:rsidRPr="00F14389">
        <w:rPr>
          <w:rFonts w:ascii="Arial" w:hAnsi="Arial" w:cs="Arial"/>
          <w:lang w:val="en-US"/>
        </w:rPr>
        <w:t>across task (1), as well as phases (1a-c) and interindividual differences between conditions (2)</w:t>
      </w:r>
      <w:r w:rsidR="53B117E2" w:rsidRPr="00F14389">
        <w:rPr>
          <w:rFonts w:ascii="Arial" w:hAnsi="Arial" w:cs="Arial"/>
          <w:lang w:val="en-US"/>
        </w:rPr>
        <w:t>.</w:t>
      </w:r>
    </w:p>
    <w:p w14:paraId="1C47720F" w14:textId="0601B701" w:rsidR="00FA7131" w:rsidRPr="00F14389" w:rsidRDefault="552368FF" w:rsidP="00DB45D5">
      <w:pPr>
        <w:spacing w:line="480" w:lineRule="auto"/>
        <w:rPr>
          <w:rFonts w:ascii="Arial" w:hAnsi="Arial" w:cs="Arial"/>
          <w:lang w:val="en-US"/>
        </w:rPr>
      </w:pPr>
      <w:r w:rsidRPr="00F14389">
        <w:rPr>
          <w:rFonts w:ascii="Arial" w:hAnsi="Arial" w:cs="Arial"/>
          <w:u w:val="single"/>
          <w:lang w:val="en-US"/>
        </w:rPr>
        <w:lastRenderedPageBreak/>
        <w:t xml:space="preserve">3.3. </w:t>
      </w:r>
      <w:r w:rsidR="6C956DE5" w:rsidRPr="00F14389">
        <w:rPr>
          <w:rFonts w:ascii="Arial" w:hAnsi="Arial" w:cs="Arial"/>
          <w:u w:val="single"/>
          <w:lang w:val="en-US"/>
        </w:rPr>
        <w:t>Behavioral results</w:t>
      </w:r>
      <w:r w:rsidR="1A846D4D" w:rsidRPr="00F14389">
        <w:rPr>
          <w:rFonts w:ascii="Arial" w:hAnsi="Arial" w:cs="Arial"/>
          <w:lang w:val="en-US"/>
        </w:rPr>
        <w:t xml:space="preserve"> </w:t>
      </w:r>
    </w:p>
    <w:p w14:paraId="36D1BD83" w14:textId="62284E23" w:rsidR="00FA7131" w:rsidRPr="00F14389" w:rsidRDefault="002F07BD" w:rsidP="00DB45D5">
      <w:pPr>
        <w:spacing w:line="480" w:lineRule="auto"/>
        <w:rPr>
          <w:rFonts w:ascii="Arial" w:hAnsi="Arial" w:cs="Arial"/>
          <w:lang w:val="en-US"/>
        </w:rPr>
      </w:pPr>
      <w:r w:rsidRPr="00F14389">
        <w:rPr>
          <w:rFonts w:ascii="Arial" w:hAnsi="Arial" w:cs="Arial"/>
          <w:lang w:val="en-US"/>
        </w:rPr>
        <w:tab/>
      </w:r>
      <w:r w:rsidR="5187A5C2" w:rsidRPr="00F14389">
        <w:rPr>
          <w:rFonts w:ascii="Arial" w:hAnsi="Arial" w:cs="Arial"/>
          <w:lang w:val="en-US"/>
        </w:rPr>
        <w:t xml:space="preserve">Best-fitting multilevel linear modeling included a </w:t>
      </w:r>
      <w:r w:rsidR="00FE47FD" w:rsidRPr="00F14389">
        <w:rPr>
          <w:rFonts w:ascii="Arial" w:hAnsi="Arial" w:cs="Arial"/>
          <w:lang w:val="en-US"/>
        </w:rPr>
        <w:t>subject-specific</w:t>
      </w:r>
      <w:r w:rsidR="5187A5C2" w:rsidRPr="00F14389">
        <w:rPr>
          <w:rFonts w:ascii="Arial" w:hAnsi="Arial" w:cs="Arial"/>
          <w:lang w:val="en-US"/>
        </w:rPr>
        <w:t xml:space="preserve"> intercept, as well as main effect</w:t>
      </w:r>
      <w:r w:rsidR="53D1C6C8" w:rsidRPr="00F14389">
        <w:rPr>
          <w:rFonts w:ascii="Arial" w:hAnsi="Arial" w:cs="Arial"/>
          <w:lang w:val="en-US"/>
        </w:rPr>
        <w:t>s</w:t>
      </w:r>
      <w:r w:rsidR="5187A5C2" w:rsidRPr="00F14389">
        <w:rPr>
          <w:rFonts w:ascii="Arial" w:hAnsi="Arial" w:cs="Arial"/>
          <w:lang w:val="en-US"/>
        </w:rPr>
        <w:t xml:space="preserve"> of condition and phase. </w:t>
      </w:r>
      <w:r w:rsidR="423C0DAC" w:rsidRPr="00F14389">
        <w:rPr>
          <w:rFonts w:ascii="Arial" w:hAnsi="Arial" w:cs="Arial"/>
          <w:lang w:val="en-US"/>
        </w:rPr>
        <w:t xml:space="preserve">Predicting correct responses on a single-trial basis with </w:t>
      </w:r>
      <w:r w:rsidR="5187A5C2" w:rsidRPr="00F14389">
        <w:rPr>
          <w:rFonts w:ascii="Arial" w:hAnsi="Arial" w:cs="Arial"/>
          <w:lang w:val="en-US"/>
        </w:rPr>
        <w:t xml:space="preserve">multilevel linear modeling </w:t>
      </w:r>
      <w:r w:rsidR="423C0DAC" w:rsidRPr="00F14389">
        <w:rPr>
          <w:rFonts w:ascii="Arial" w:hAnsi="Arial" w:cs="Arial"/>
          <w:lang w:val="en-US"/>
        </w:rPr>
        <w:t xml:space="preserve">indicated the expected task effect </w:t>
      </w:r>
      <w:r w:rsidR="749FB31E" w:rsidRPr="00F14389">
        <w:rPr>
          <w:rFonts w:ascii="Arial" w:hAnsi="Arial" w:cs="Arial"/>
          <w:lang w:val="en-US"/>
        </w:rPr>
        <w:t xml:space="preserve">in the </w:t>
      </w:r>
      <w:r w:rsidR="423C0DAC" w:rsidRPr="00F14389">
        <w:rPr>
          <w:rFonts w:ascii="Arial" w:hAnsi="Arial" w:cs="Arial"/>
          <w:lang w:val="en-US"/>
        </w:rPr>
        <w:t>reversal (</w:t>
      </w:r>
      <w:r w:rsidR="423C0DAC" w:rsidRPr="00F14389">
        <w:rPr>
          <w:rFonts w:ascii="Arial" w:hAnsi="Arial" w:cs="Arial"/>
          <w:i/>
          <w:iCs/>
          <w:lang w:val="en-US"/>
        </w:rPr>
        <w:t>p</w:t>
      </w:r>
      <w:r w:rsidR="423C0DAC" w:rsidRPr="00F14389">
        <w:rPr>
          <w:rFonts w:ascii="Arial" w:hAnsi="Arial" w:cs="Arial"/>
          <w:lang w:val="en-US"/>
        </w:rPr>
        <w:t xml:space="preserve"> &lt; 0.001) and</w:t>
      </w:r>
      <w:r w:rsidR="446BADBC" w:rsidRPr="00F14389">
        <w:rPr>
          <w:rFonts w:ascii="Arial" w:hAnsi="Arial" w:cs="Arial"/>
          <w:lang w:val="en-US"/>
        </w:rPr>
        <w:t xml:space="preserve"> </w:t>
      </w:r>
      <w:r w:rsidR="57BD65E9" w:rsidRPr="00F14389">
        <w:rPr>
          <w:rFonts w:ascii="Arial" w:hAnsi="Arial" w:cs="Arial"/>
          <w:lang w:val="en-US"/>
        </w:rPr>
        <w:t>in the</w:t>
      </w:r>
      <w:r w:rsidR="4AC48BDF" w:rsidRPr="00F14389">
        <w:rPr>
          <w:rFonts w:ascii="Arial" w:hAnsi="Arial" w:cs="Arial"/>
          <w:lang w:val="en-US"/>
        </w:rPr>
        <w:t xml:space="preserve"> </w:t>
      </w:r>
      <w:r w:rsidR="0A19CBB8" w:rsidRPr="00F14389">
        <w:rPr>
          <w:rFonts w:ascii="Arial" w:hAnsi="Arial" w:cs="Arial"/>
          <w:lang w:val="en-US"/>
        </w:rPr>
        <w:t xml:space="preserve">last </w:t>
      </w:r>
      <w:r w:rsidR="423C0DAC" w:rsidRPr="00F14389">
        <w:rPr>
          <w:rFonts w:ascii="Arial" w:hAnsi="Arial" w:cs="Arial"/>
          <w:lang w:val="en-US"/>
        </w:rPr>
        <w:t>stable phase (</w:t>
      </w:r>
      <w:r w:rsidR="423C0DAC" w:rsidRPr="00F14389">
        <w:rPr>
          <w:rFonts w:ascii="Arial" w:hAnsi="Arial" w:cs="Arial"/>
          <w:i/>
          <w:iCs/>
          <w:lang w:val="en-US"/>
        </w:rPr>
        <w:t>p</w:t>
      </w:r>
      <w:r w:rsidR="423C0DAC" w:rsidRPr="00F14389">
        <w:rPr>
          <w:rFonts w:ascii="Arial" w:hAnsi="Arial" w:cs="Arial"/>
          <w:lang w:val="en-US"/>
        </w:rPr>
        <w:t xml:space="preserve"> &lt; 0.001).</w:t>
      </w:r>
      <w:r w:rsidR="446BADBC" w:rsidRPr="00F14389">
        <w:rPr>
          <w:rFonts w:ascii="Arial" w:hAnsi="Arial" w:cs="Arial"/>
          <w:lang w:val="en-US"/>
        </w:rPr>
        <w:t xml:space="preserve"> For both </w:t>
      </w:r>
      <w:r w:rsidR="05C56761" w:rsidRPr="00F14389">
        <w:rPr>
          <w:rFonts w:ascii="Arial" w:hAnsi="Arial" w:cs="Arial"/>
          <w:lang w:val="en-US"/>
        </w:rPr>
        <w:t>phases</w:t>
      </w:r>
      <w:r w:rsidR="3CEDE6D2" w:rsidRPr="00F14389">
        <w:rPr>
          <w:rFonts w:ascii="Arial" w:hAnsi="Arial" w:cs="Arial"/>
          <w:lang w:val="en-US"/>
        </w:rPr>
        <w:t>,</w:t>
      </w:r>
      <w:r w:rsidR="05C56761" w:rsidRPr="00F14389">
        <w:rPr>
          <w:rFonts w:ascii="Arial" w:hAnsi="Arial" w:cs="Arial"/>
          <w:lang w:val="en-US"/>
        </w:rPr>
        <w:t xml:space="preserve"> </w:t>
      </w:r>
      <w:r w:rsidR="3CEDE6D2" w:rsidRPr="00F14389">
        <w:rPr>
          <w:rFonts w:ascii="Arial" w:hAnsi="Arial" w:cs="Arial"/>
          <w:lang w:val="en-US"/>
        </w:rPr>
        <w:t>correct responses decrease</w:t>
      </w:r>
      <w:r w:rsidR="02A1B720" w:rsidRPr="00F14389">
        <w:rPr>
          <w:rFonts w:ascii="Arial" w:hAnsi="Arial" w:cs="Arial"/>
          <w:lang w:val="en-US"/>
        </w:rPr>
        <w:t>d</w:t>
      </w:r>
      <w:r w:rsidR="3CEDE6D2" w:rsidRPr="00F14389">
        <w:rPr>
          <w:rFonts w:ascii="Arial" w:hAnsi="Arial" w:cs="Arial"/>
          <w:lang w:val="en-US"/>
        </w:rPr>
        <w:t xml:space="preserve"> with respect to the first reference phase.</w:t>
      </w:r>
      <w:r w:rsidR="423C0DAC" w:rsidRPr="00F14389">
        <w:rPr>
          <w:rFonts w:ascii="Arial" w:hAnsi="Arial" w:cs="Arial"/>
          <w:lang w:val="en-US"/>
        </w:rPr>
        <w:t xml:space="preserve"> Furthermore, </w:t>
      </w:r>
      <w:r w:rsidR="57BD65E9" w:rsidRPr="00F14389">
        <w:rPr>
          <w:rFonts w:ascii="Arial" w:hAnsi="Arial" w:cs="Arial"/>
          <w:lang w:val="en-US"/>
        </w:rPr>
        <w:t>there was a main</w:t>
      </w:r>
      <w:r w:rsidR="423C0DAC" w:rsidRPr="00F14389">
        <w:rPr>
          <w:rFonts w:ascii="Arial" w:hAnsi="Arial" w:cs="Arial"/>
          <w:lang w:val="en-US"/>
        </w:rPr>
        <w:t xml:space="preserve"> effect </w:t>
      </w:r>
      <w:r w:rsidR="57BD65E9" w:rsidRPr="00F14389">
        <w:rPr>
          <w:rFonts w:ascii="Arial" w:hAnsi="Arial" w:cs="Arial"/>
          <w:lang w:val="en-US"/>
        </w:rPr>
        <w:t>of condition (</w:t>
      </w:r>
      <w:r w:rsidR="57BD65E9" w:rsidRPr="00F14389">
        <w:rPr>
          <w:rFonts w:ascii="Arial" w:hAnsi="Arial" w:cs="Arial"/>
          <w:i/>
          <w:iCs/>
          <w:lang w:val="en-US"/>
        </w:rPr>
        <w:t xml:space="preserve">p </w:t>
      </w:r>
      <w:r w:rsidR="57BD65E9" w:rsidRPr="00F14389">
        <w:rPr>
          <w:rFonts w:ascii="Arial" w:hAnsi="Arial" w:cs="Arial"/>
          <w:lang w:val="en-US"/>
        </w:rPr>
        <w:t>= 0.02</w:t>
      </w:r>
      <w:r w:rsidR="4958EF68" w:rsidRPr="00F14389">
        <w:rPr>
          <w:rFonts w:ascii="Arial" w:hAnsi="Arial" w:cs="Arial"/>
          <w:lang w:val="en-US"/>
        </w:rPr>
        <w:t>0</w:t>
      </w:r>
      <w:r w:rsidR="57BD65E9" w:rsidRPr="00F14389">
        <w:rPr>
          <w:rFonts w:ascii="Arial" w:hAnsi="Arial" w:cs="Arial"/>
          <w:lang w:val="en-US"/>
        </w:rPr>
        <w:t>), suggesting that participants' correct responses</w:t>
      </w:r>
      <w:r w:rsidR="03195709" w:rsidRPr="00F14389">
        <w:rPr>
          <w:rFonts w:ascii="Arial" w:hAnsi="Arial" w:cs="Arial"/>
          <w:lang w:val="en-US"/>
        </w:rPr>
        <w:t xml:space="preserve"> subtly</w:t>
      </w:r>
      <w:r w:rsidR="57BD65E9" w:rsidRPr="00F14389">
        <w:rPr>
          <w:rFonts w:ascii="Arial" w:hAnsi="Arial" w:cs="Arial"/>
          <w:lang w:val="en-US"/>
        </w:rPr>
        <w:t xml:space="preserve"> increased with a </w:t>
      </w:r>
      <w:r w:rsidR="03195709" w:rsidRPr="00F14389">
        <w:rPr>
          <w:rFonts w:ascii="Arial" w:hAnsi="Arial" w:cs="Arial"/>
          <w:lang w:val="en-US"/>
        </w:rPr>
        <w:t>1.13 higher chance</w:t>
      </w:r>
      <w:r w:rsidR="00E836AD" w:rsidRPr="00F14389">
        <w:rPr>
          <w:rFonts w:ascii="Arial" w:hAnsi="Arial" w:cs="Arial"/>
          <w:lang w:val="en-US"/>
        </w:rPr>
        <w:t xml:space="preserve"> (</w:t>
      </w:r>
      <w:ins w:id="32" w:author="Lennart Lüttgau" w:date="2022-04-09T09:48:00Z">
        <w:r w:rsidR="007D2719">
          <w:rPr>
            <w:rFonts w:ascii="Arial" w:hAnsi="Arial" w:cs="Arial"/>
            <w:lang w:val="en-US"/>
          </w:rPr>
          <w:t xml:space="preserve">odds ratio, </w:t>
        </w:r>
      </w:ins>
      <w:r w:rsidR="00E836AD" w:rsidRPr="00F14389">
        <w:rPr>
          <w:rFonts w:ascii="Arial" w:hAnsi="Arial" w:cs="Arial"/>
          <w:lang w:val="en-US"/>
        </w:rPr>
        <w:t>OR = 1.13)</w:t>
      </w:r>
      <w:r w:rsidR="03195709" w:rsidRPr="00F14389">
        <w:rPr>
          <w:rFonts w:ascii="Arial" w:hAnsi="Arial" w:cs="Arial"/>
          <w:lang w:val="en-US"/>
        </w:rPr>
        <w:t xml:space="preserve"> for correct responses under stress (see </w:t>
      </w:r>
      <w:r w:rsidR="68FBAD69" w:rsidRPr="00F14389">
        <w:rPr>
          <w:rFonts w:ascii="Arial" w:hAnsi="Arial" w:cs="Arial"/>
          <w:lang w:val="en-US"/>
        </w:rPr>
        <w:t>Table 1 and Supplement</w:t>
      </w:r>
      <w:r w:rsidR="03C37932" w:rsidRPr="00F14389">
        <w:rPr>
          <w:rFonts w:ascii="Arial" w:hAnsi="Arial" w:cs="Arial"/>
          <w:lang w:val="en-US"/>
        </w:rPr>
        <w:t>:</w:t>
      </w:r>
      <w:r w:rsidR="485E5DEF" w:rsidRPr="00F14389">
        <w:rPr>
          <w:rFonts w:ascii="Arial" w:hAnsi="Arial" w:cs="Arial"/>
          <w:lang w:val="en-US"/>
        </w:rPr>
        <w:t xml:space="preserve"> Figure S1</w:t>
      </w:r>
      <w:r w:rsidR="03195709" w:rsidRPr="00F14389">
        <w:rPr>
          <w:rFonts w:ascii="Arial" w:hAnsi="Arial" w:cs="Arial"/>
          <w:lang w:val="en-US"/>
        </w:rPr>
        <w:t>)</w:t>
      </w:r>
      <w:r w:rsidR="57BD65E9" w:rsidRPr="00F14389">
        <w:rPr>
          <w:rFonts w:ascii="Arial" w:hAnsi="Arial" w:cs="Arial"/>
          <w:lang w:val="en-US"/>
        </w:rPr>
        <w:t>.</w:t>
      </w:r>
      <w:r w:rsidR="2761B100" w:rsidRPr="00F14389">
        <w:rPr>
          <w:rFonts w:ascii="Arial" w:hAnsi="Arial" w:cs="Arial"/>
          <w:lang w:val="en-US"/>
        </w:rPr>
        <w:t xml:space="preserve"> As </w:t>
      </w:r>
      <w:r w:rsidR="00EB0A21" w:rsidRPr="00F14389">
        <w:rPr>
          <w:rFonts w:ascii="Arial" w:hAnsi="Arial" w:cs="Arial"/>
          <w:lang w:val="en-US"/>
        </w:rPr>
        <w:t>shown</w:t>
      </w:r>
      <w:r w:rsidR="2761B100" w:rsidRPr="00F14389">
        <w:rPr>
          <w:rFonts w:ascii="Arial" w:hAnsi="Arial" w:cs="Arial"/>
          <w:lang w:val="en-US"/>
        </w:rPr>
        <w:t xml:space="preserve"> in Figure 3.2</w:t>
      </w:r>
      <w:r w:rsidR="1D0F1576" w:rsidRPr="00F14389">
        <w:rPr>
          <w:rFonts w:ascii="Arial" w:hAnsi="Arial" w:cs="Arial"/>
          <w:lang w:val="en-US"/>
        </w:rPr>
        <w:t>,</w:t>
      </w:r>
      <w:r w:rsidR="2761B100" w:rsidRPr="00F14389">
        <w:rPr>
          <w:rFonts w:ascii="Arial" w:hAnsi="Arial" w:cs="Arial"/>
          <w:lang w:val="en-US"/>
        </w:rPr>
        <w:t xml:space="preserve"> the effects of stress on correct responses were quite heterogenous with high interindividual variability.</w:t>
      </w:r>
      <w:r w:rsidR="299441C3" w:rsidRPr="00F14389">
        <w:rPr>
          <w:rFonts w:ascii="Arial" w:hAnsi="Arial" w:cs="Arial"/>
          <w:lang w:val="en-US"/>
        </w:rPr>
        <w:t xml:space="preserve"> </w:t>
      </w:r>
      <w:r w:rsidR="57BD65E9" w:rsidRPr="00F14389">
        <w:rPr>
          <w:rFonts w:ascii="Arial" w:hAnsi="Arial" w:cs="Arial"/>
          <w:lang w:val="en-US"/>
        </w:rPr>
        <w:t>The</w:t>
      </w:r>
      <w:r w:rsidR="4AED1CEA" w:rsidRPr="00F14389">
        <w:rPr>
          <w:rFonts w:ascii="Arial" w:hAnsi="Arial" w:cs="Arial"/>
          <w:lang w:val="en-US"/>
        </w:rPr>
        <w:t xml:space="preserve"> findings on correct responses</w:t>
      </w:r>
      <w:r w:rsidR="57BD65E9" w:rsidRPr="00F14389">
        <w:rPr>
          <w:rFonts w:ascii="Arial" w:hAnsi="Arial" w:cs="Arial"/>
          <w:lang w:val="en-US"/>
        </w:rPr>
        <w:t xml:space="preserve"> were supported by a significant main effect (</w:t>
      </w:r>
      <w:r w:rsidR="57BD65E9" w:rsidRPr="00F14389">
        <w:rPr>
          <w:rFonts w:ascii="Arial" w:hAnsi="Arial" w:cs="Arial"/>
          <w:i/>
          <w:iCs/>
          <w:lang w:val="en-US"/>
        </w:rPr>
        <w:t xml:space="preserve">p </w:t>
      </w:r>
      <w:r w:rsidR="57BD65E9" w:rsidRPr="00F14389">
        <w:rPr>
          <w:rFonts w:ascii="Arial" w:hAnsi="Arial" w:cs="Arial"/>
          <w:lang w:val="en-US"/>
        </w:rPr>
        <w:t>= 0.030)</w:t>
      </w:r>
      <w:r w:rsidR="05C56761" w:rsidRPr="00F14389">
        <w:rPr>
          <w:rFonts w:ascii="Arial" w:hAnsi="Arial" w:cs="Arial"/>
          <w:lang w:val="en-US"/>
        </w:rPr>
        <w:t xml:space="preserve"> of stress </w:t>
      </w:r>
      <w:r w:rsidR="57BD65E9" w:rsidRPr="00F14389">
        <w:rPr>
          <w:rFonts w:ascii="Arial" w:hAnsi="Arial" w:cs="Arial"/>
          <w:lang w:val="en-US"/>
        </w:rPr>
        <w:t>when</w:t>
      </w:r>
      <w:r w:rsidR="246C5BAC" w:rsidRPr="00F14389">
        <w:rPr>
          <w:rFonts w:ascii="Arial" w:hAnsi="Arial" w:cs="Arial"/>
          <w:lang w:val="en-US"/>
        </w:rPr>
        <w:t xml:space="preserve"> the</w:t>
      </w:r>
      <w:r w:rsidR="57BD65E9" w:rsidRPr="00F14389">
        <w:rPr>
          <w:rFonts w:ascii="Arial" w:hAnsi="Arial" w:cs="Arial"/>
          <w:lang w:val="en-US"/>
        </w:rPr>
        <w:t xml:space="preserve"> physiological stress level (AUC) </w:t>
      </w:r>
      <w:r w:rsidR="3CEDE6D2" w:rsidRPr="00F14389">
        <w:rPr>
          <w:rFonts w:ascii="Arial" w:hAnsi="Arial" w:cs="Arial"/>
          <w:lang w:val="en-US"/>
        </w:rPr>
        <w:t xml:space="preserve">was used as a continuous predictor </w:t>
      </w:r>
      <w:r w:rsidR="57BD65E9" w:rsidRPr="00F14389">
        <w:rPr>
          <w:rFonts w:ascii="Arial" w:hAnsi="Arial" w:cs="Arial"/>
          <w:lang w:val="en-US"/>
        </w:rPr>
        <w:t>instead of experimental condition</w:t>
      </w:r>
      <w:r w:rsidR="05C56761" w:rsidRPr="00F14389">
        <w:rPr>
          <w:rFonts w:ascii="Arial" w:hAnsi="Arial" w:cs="Arial"/>
          <w:lang w:val="en-US"/>
        </w:rPr>
        <w:t xml:space="preserve"> (</w:t>
      </w:r>
      <w:r w:rsidR="1DF50CE4" w:rsidRPr="00F14389">
        <w:rPr>
          <w:rFonts w:ascii="Arial" w:hAnsi="Arial" w:cs="Arial"/>
          <w:lang w:val="en-US"/>
        </w:rPr>
        <w:t xml:space="preserve">see </w:t>
      </w:r>
      <w:r w:rsidR="2F8ECF55" w:rsidRPr="00F14389">
        <w:rPr>
          <w:rFonts w:ascii="Arial" w:hAnsi="Arial" w:cs="Arial"/>
          <w:lang w:val="en-US"/>
        </w:rPr>
        <w:t>Supplement</w:t>
      </w:r>
      <w:r w:rsidR="1E455507" w:rsidRPr="00F14389">
        <w:rPr>
          <w:rFonts w:ascii="Arial" w:hAnsi="Arial" w:cs="Arial"/>
          <w:lang w:val="en-US"/>
        </w:rPr>
        <w:t xml:space="preserve">ary </w:t>
      </w:r>
      <w:r w:rsidR="009538C9" w:rsidRPr="00F14389">
        <w:rPr>
          <w:rFonts w:ascii="Arial" w:hAnsi="Arial" w:cs="Arial"/>
          <w:lang w:val="en-US"/>
        </w:rPr>
        <w:t>Figure S2</w:t>
      </w:r>
      <w:r w:rsidR="006506DB">
        <w:rPr>
          <w:rFonts w:ascii="Arial" w:hAnsi="Arial" w:cs="Arial"/>
          <w:lang w:val="en-US"/>
        </w:rPr>
        <w:t xml:space="preserve">b </w:t>
      </w:r>
      <w:r w:rsidR="009538C9" w:rsidRPr="00F14389">
        <w:rPr>
          <w:rFonts w:ascii="Arial" w:hAnsi="Arial" w:cs="Arial"/>
          <w:lang w:val="en-US"/>
        </w:rPr>
        <w:t xml:space="preserve">and </w:t>
      </w:r>
      <w:r w:rsidR="1E455507" w:rsidRPr="00F14389">
        <w:rPr>
          <w:rFonts w:ascii="Arial" w:hAnsi="Arial" w:cs="Arial"/>
          <w:lang w:val="en-US"/>
        </w:rPr>
        <w:t>Table S-A</w:t>
      </w:r>
      <w:r w:rsidR="1DF50CE4" w:rsidRPr="00F14389">
        <w:rPr>
          <w:rFonts w:ascii="Arial" w:hAnsi="Arial" w:cs="Arial"/>
          <w:lang w:val="en-US"/>
        </w:rPr>
        <w:t>)</w:t>
      </w:r>
      <w:r w:rsidR="57BD65E9" w:rsidRPr="00F14389">
        <w:rPr>
          <w:rFonts w:ascii="Arial" w:hAnsi="Arial" w:cs="Arial"/>
          <w:lang w:val="en-US"/>
        </w:rPr>
        <w:t>. In this model</w:t>
      </w:r>
      <w:r w:rsidR="671924EE" w:rsidRPr="00F14389">
        <w:rPr>
          <w:rFonts w:ascii="Arial" w:hAnsi="Arial" w:cs="Arial"/>
          <w:lang w:val="en-US"/>
        </w:rPr>
        <w:t>,</w:t>
      </w:r>
      <w:r w:rsidR="57BD65E9" w:rsidRPr="00F14389">
        <w:rPr>
          <w:rFonts w:ascii="Arial" w:hAnsi="Arial" w:cs="Arial"/>
          <w:lang w:val="en-US"/>
        </w:rPr>
        <w:t xml:space="preserve"> </w:t>
      </w:r>
      <w:r w:rsidR="4AC48BDF" w:rsidRPr="00F14389">
        <w:rPr>
          <w:rFonts w:ascii="Arial" w:hAnsi="Arial" w:cs="Arial"/>
          <w:lang w:val="en-US"/>
        </w:rPr>
        <w:t>task effects were again significant for the reversal phase (</w:t>
      </w:r>
      <w:r w:rsidR="4AC48BDF" w:rsidRPr="00F14389">
        <w:rPr>
          <w:rFonts w:ascii="Arial" w:hAnsi="Arial" w:cs="Arial"/>
          <w:i/>
          <w:iCs/>
          <w:lang w:val="en-US"/>
        </w:rPr>
        <w:t>p</w:t>
      </w:r>
      <w:r w:rsidR="4AC48BDF" w:rsidRPr="00F14389">
        <w:rPr>
          <w:rFonts w:ascii="Arial" w:hAnsi="Arial" w:cs="Arial"/>
          <w:lang w:val="en-US"/>
        </w:rPr>
        <w:t xml:space="preserve"> &lt; 0.001) as well as the</w:t>
      </w:r>
      <w:r w:rsidR="0395A3A3" w:rsidRPr="00F14389">
        <w:rPr>
          <w:rFonts w:ascii="Arial" w:hAnsi="Arial" w:cs="Arial"/>
          <w:lang w:val="en-US"/>
        </w:rPr>
        <w:t xml:space="preserve"> last</w:t>
      </w:r>
      <w:r w:rsidR="4AC48BDF" w:rsidRPr="00F14389">
        <w:rPr>
          <w:rFonts w:ascii="Arial" w:hAnsi="Arial" w:cs="Arial"/>
          <w:lang w:val="en-US"/>
        </w:rPr>
        <w:t xml:space="preserve"> stable phase (</w:t>
      </w:r>
      <w:r w:rsidR="4AC48BDF" w:rsidRPr="00F14389">
        <w:rPr>
          <w:rFonts w:ascii="Arial" w:hAnsi="Arial" w:cs="Arial"/>
          <w:i/>
          <w:iCs/>
          <w:lang w:val="en-US"/>
        </w:rPr>
        <w:t>p</w:t>
      </w:r>
      <w:r w:rsidR="4AC48BDF" w:rsidRPr="00F14389">
        <w:rPr>
          <w:rFonts w:ascii="Arial" w:hAnsi="Arial" w:cs="Arial"/>
          <w:lang w:val="en-US"/>
        </w:rPr>
        <w:t xml:space="preserve"> &lt; 0.001).</w:t>
      </w:r>
      <w:r w:rsidR="4B8E3FF5" w:rsidRPr="00F14389">
        <w:rPr>
          <w:rFonts w:ascii="Arial" w:hAnsi="Arial" w:cs="Arial"/>
          <w:lang w:val="en-US"/>
        </w:rPr>
        <w:t xml:space="preserve"> </w:t>
      </w:r>
      <w:r w:rsidR="00921085" w:rsidRPr="00F14389">
        <w:rPr>
          <w:rFonts w:ascii="Arial" w:hAnsi="Arial" w:cs="Arial"/>
          <w:lang w:val="en-US"/>
        </w:rPr>
        <w:br/>
      </w:r>
      <w:r w:rsidR="5187A5C2" w:rsidRPr="00F14389">
        <w:rPr>
          <w:rFonts w:ascii="Arial" w:hAnsi="Arial" w:cs="Arial"/>
          <w:lang w:val="en-US"/>
        </w:rPr>
        <w:t xml:space="preserve">Regarding win-stay behavior, best-fitting multilevel linear modeling included a </w:t>
      </w:r>
      <w:r w:rsidR="007D04BB" w:rsidRPr="00F14389">
        <w:rPr>
          <w:rFonts w:ascii="Arial" w:hAnsi="Arial" w:cs="Arial"/>
          <w:lang w:val="en-US"/>
        </w:rPr>
        <w:t xml:space="preserve">subject-specific </w:t>
      </w:r>
      <w:r w:rsidR="5187A5C2" w:rsidRPr="00F14389">
        <w:rPr>
          <w:rFonts w:ascii="Arial" w:hAnsi="Arial" w:cs="Arial"/>
          <w:lang w:val="en-US"/>
        </w:rPr>
        <w:t>intercept, as well as a main effect of condition and phase. T</w:t>
      </w:r>
      <w:r w:rsidR="57BD65E9" w:rsidRPr="00F14389">
        <w:rPr>
          <w:rFonts w:ascii="Arial" w:hAnsi="Arial" w:cs="Arial"/>
          <w:lang w:val="en-US"/>
        </w:rPr>
        <w:t xml:space="preserve">ask effects of </w:t>
      </w:r>
      <w:r w:rsidR="510CE40A" w:rsidRPr="00F14389">
        <w:rPr>
          <w:rFonts w:ascii="Arial" w:hAnsi="Arial" w:cs="Arial"/>
          <w:lang w:val="en-US"/>
        </w:rPr>
        <w:t xml:space="preserve">the </w:t>
      </w:r>
      <w:r w:rsidR="57BD65E9" w:rsidRPr="00F14389">
        <w:rPr>
          <w:rFonts w:ascii="Arial" w:hAnsi="Arial" w:cs="Arial"/>
          <w:lang w:val="en-US"/>
        </w:rPr>
        <w:t>reversal phase (</w:t>
      </w:r>
      <w:r w:rsidR="57BD65E9" w:rsidRPr="00F14389">
        <w:rPr>
          <w:rFonts w:ascii="Arial" w:hAnsi="Arial" w:cs="Arial"/>
          <w:i/>
          <w:iCs/>
          <w:lang w:val="en-US"/>
        </w:rPr>
        <w:t>p</w:t>
      </w:r>
      <w:r w:rsidR="57BD65E9" w:rsidRPr="00F14389">
        <w:rPr>
          <w:rFonts w:ascii="Arial" w:hAnsi="Arial" w:cs="Arial"/>
          <w:lang w:val="en-US"/>
        </w:rPr>
        <w:t xml:space="preserve"> &lt; 0.001) and</w:t>
      </w:r>
      <w:r w:rsidR="191BD22C" w:rsidRPr="00F14389">
        <w:rPr>
          <w:rFonts w:ascii="Arial" w:hAnsi="Arial" w:cs="Arial"/>
          <w:lang w:val="en-US"/>
        </w:rPr>
        <w:t xml:space="preserve"> the</w:t>
      </w:r>
      <w:r w:rsidR="57BD65E9" w:rsidRPr="00F14389">
        <w:rPr>
          <w:rFonts w:ascii="Arial" w:hAnsi="Arial" w:cs="Arial"/>
          <w:lang w:val="en-US"/>
        </w:rPr>
        <w:t xml:space="preserve"> </w:t>
      </w:r>
      <w:r w:rsidR="5048D63D" w:rsidRPr="00F14389">
        <w:rPr>
          <w:rFonts w:ascii="Arial" w:hAnsi="Arial" w:cs="Arial"/>
          <w:lang w:val="en-US"/>
        </w:rPr>
        <w:t xml:space="preserve">last </w:t>
      </w:r>
      <w:r w:rsidR="57BD65E9" w:rsidRPr="00F14389">
        <w:rPr>
          <w:rFonts w:ascii="Arial" w:hAnsi="Arial" w:cs="Arial"/>
          <w:lang w:val="en-US"/>
        </w:rPr>
        <w:t>stable phase (</w:t>
      </w:r>
      <w:r w:rsidR="57BD65E9" w:rsidRPr="00F14389">
        <w:rPr>
          <w:rFonts w:ascii="Arial" w:hAnsi="Arial" w:cs="Arial"/>
          <w:i/>
          <w:iCs/>
          <w:lang w:val="en-US"/>
        </w:rPr>
        <w:t>p</w:t>
      </w:r>
      <w:r w:rsidR="57BD65E9" w:rsidRPr="00F14389">
        <w:rPr>
          <w:rFonts w:ascii="Arial" w:hAnsi="Arial" w:cs="Arial"/>
          <w:lang w:val="en-US"/>
        </w:rPr>
        <w:t xml:space="preserve"> &lt; 0.001) were significant, but not</w:t>
      </w:r>
      <w:r w:rsidR="6052A4E2" w:rsidRPr="00F14389">
        <w:rPr>
          <w:rFonts w:ascii="Arial" w:hAnsi="Arial" w:cs="Arial"/>
          <w:lang w:val="en-US"/>
        </w:rPr>
        <w:t xml:space="preserve"> the</w:t>
      </w:r>
      <w:r w:rsidR="57BD65E9" w:rsidRPr="00F14389">
        <w:rPr>
          <w:rFonts w:ascii="Arial" w:hAnsi="Arial" w:cs="Arial"/>
          <w:lang w:val="en-US"/>
        </w:rPr>
        <w:t xml:space="preserve"> experimental condition </w:t>
      </w:r>
      <w:r w:rsidR="4AC48BDF" w:rsidRPr="00F14389">
        <w:rPr>
          <w:rFonts w:ascii="Arial" w:hAnsi="Arial" w:cs="Arial"/>
          <w:lang w:val="en-US"/>
        </w:rPr>
        <w:t>(</w:t>
      </w:r>
      <w:r w:rsidR="4AC48BDF" w:rsidRPr="00F14389">
        <w:rPr>
          <w:rFonts w:ascii="Arial" w:hAnsi="Arial" w:cs="Arial"/>
          <w:i/>
          <w:iCs/>
          <w:lang w:val="en-US"/>
        </w:rPr>
        <w:t xml:space="preserve">p </w:t>
      </w:r>
      <w:r w:rsidR="4AC48BDF" w:rsidRPr="00F14389">
        <w:rPr>
          <w:rFonts w:ascii="Arial" w:hAnsi="Arial" w:cs="Arial"/>
          <w:lang w:val="en-US"/>
        </w:rPr>
        <w:t>= 0.</w:t>
      </w:r>
      <w:r w:rsidR="4958EF68" w:rsidRPr="00F14389">
        <w:rPr>
          <w:rFonts w:ascii="Arial" w:hAnsi="Arial" w:cs="Arial"/>
          <w:lang w:val="en-US"/>
        </w:rPr>
        <w:t>22</w:t>
      </w:r>
      <w:r w:rsidR="4AC48BDF" w:rsidRPr="00F14389">
        <w:rPr>
          <w:rFonts w:ascii="Arial" w:hAnsi="Arial" w:cs="Arial"/>
          <w:lang w:val="en-US"/>
        </w:rPr>
        <w:t>). Similarly, lose-switch behavior resulted in significant task effects of reversal phase (</w:t>
      </w:r>
      <w:r w:rsidR="4AC48BDF" w:rsidRPr="00F14389">
        <w:rPr>
          <w:rFonts w:ascii="Arial" w:hAnsi="Arial" w:cs="Arial"/>
          <w:i/>
          <w:iCs/>
          <w:lang w:val="en-US"/>
        </w:rPr>
        <w:t>p</w:t>
      </w:r>
      <w:r w:rsidR="4AC48BDF" w:rsidRPr="00F14389">
        <w:rPr>
          <w:rFonts w:ascii="Arial" w:hAnsi="Arial" w:cs="Arial"/>
          <w:lang w:val="en-US"/>
        </w:rPr>
        <w:t xml:space="preserve"> &lt; 0.001) and </w:t>
      </w:r>
      <w:r w:rsidR="2C207F91" w:rsidRPr="00F14389">
        <w:rPr>
          <w:rFonts w:ascii="Arial" w:hAnsi="Arial" w:cs="Arial"/>
          <w:lang w:val="en-US"/>
        </w:rPr>
        <w:t xml:space="preserve">last </w:t>
      </w:r>
      <w:r w:rsidR="4AC48BDF" w:rsidRPr="00F14389">
        <w:rPr>
          <w:rFonts w:ascii="Arial" w:hAnsi="Arial" w:cs="Arial"/>
          <w:lang w:val="en-US"/>
        </w:rPr>
        <w:t>stable phase (</w:t>
      </w:r>
      <w:r w:rsidR="4AC48BDF" w:rsidRPr="00F14389">
        <w:rPr>
          <w:rFonts w:ascii="Arial" w:hAnsi="Arial" w:cs="Arial"/>
          <w:i/>
          <w:iCs/>
          <w:lang w:val="en-US"/>
        </w:rPr>
        <w:t>p</w:t>
      </w:r>
      <w:r w:rsidR="4AC48BDF" w:rsidRPr="00F14389">
        <w:rPr>
          <w:rFonts w:ascii="Arial" w:hAnsi="Arial" w:cs="Arial"/>
          <w:lang w:val="en-US"/>
        </w:rPr>
        <w:t xml:space="preserve"> &lt; 0.001), but not experimental condition (</w:t>
      </w:r>
      <w:r w:rsidR="4AC48BDF" w:rsidRPr="00F14389">
        <w:rPr>
          <w:rFonts w:ascii="Arial" w:hAnsi="Arial" w:cs="Arial"/>
          <w:i/>
          <w:iCs/>
          <w:lang w:val="en-US"/>
        </w:rPr>
        <w:t xml:space="preserve">p </w:t>
      </w:r>
      <w:r w:rsidR="4AC48BDF" w:rsidRPr="00F14389">
        <w:rPr>
          <w:rFonts w:ascii="Arial" w:hAnsi="Arial" w:cs="Arial"/>
          <w:lang w:val="en-US"/>
        </w:rPr>
        <w:t>= 0.7</w:t>
      </w:r>
      <w:r w:rsidR="4958EF68" w:rsidRPr="00F14389">
        <w:rPr>
          <w:rFonts w:ascii="Arial" w:hAnsi="Arial" w:cs="Arial"/>
          <w:lang w:val="en-US"/>
        </w:rPr>
        <w:t>3</w:t>
      </w:r>
      <w:r w:rsidR="4AC48BDF" w:rsidRPr="00F14389">
        <w:rPr>
          <w:rFonts w:ascii="Arial" w:hAnsi="Arial" w:cs="Arial"/>
          <w:lang w:val="en-US"/>
        </w:rPr>
        <w:t>)</w:t>
      </w:r>
      <w:r w:rsidR="02EDD9D6" w:rsidRPr="00F14389">
        <w:rPr>
          <w:rFonts w:ascii="Arial" w:hAnsi="Arial" w:cs="Arial"/>
          <w:lang w:val="en-US"/>
        </w:rPr>
        <w:t xml:space="preserve"> (see Supplementary Tables S</w:t>
      </w:r>
      <w:r w:rsidR="1DD714DB" w:rsidRPr="00F14389">
        <w:rPr>
          <w:rFonts w:ascii="Arial" w:hAnsi="Arial" w:cs="Arial"/>
          <w:lang w:val="en-US"/>
        </w:rPr>
        <w:t>-</w:t>
      </w:r>
      <w:r w:rsidR="372F13FB" w:rsidRPr="00F14389">
        <w:rPr>
          <w:rFonts w:ascii="Arial" w:hAnsi="Arial" w:cs="Arial"/>
          <w:lang w:val="en-US"/>
        </w:rPr>
        <w:t>B</w:t>
      </w:r>
      <w:r w:rsidR="02EDD9D6" w:rsidRPr="00F14389">
        <w:rPr>
          <w:rFonts w:ascii="Arial" w:hAnsi="Arial" w:cs="Arial"/>
          <w:lang w:val="en-US"/>
        </w:rPr>
        <w:t xml:space="preserve"> and S</w:t>
      </w:r>
      <w:r w:rsidR="0277D25B" w:rsidRPr="00F14389">
        <w:rPr>
          <w:rFonts w:ascii="Arial" w:hAnsi="Arial" w:cs="Arial"/>
          <w:lang w:val="en-US"/>
        </w:rPr>
        <w:t>-</w:t>
      </w:r>
      <w:r w:rsidR="420EB73E" w:rsidRPr="00F14389">
        <w:rPr>
          <w:rFonts w:ascii="Arial" w:hAnsi="Arial" w:cs="Arial"/>
          <w:lang w:val="en-US"/>
        </w:rPr>
        <w:t>C</w:t>
      </w:r>
      <w:r w:rsidR="02EDD9D6" w:rsidRPr="00F14389">
        <w:rPr>
          <w:rFonts w:ascii="Arial" w:hAnsi="Arial" w:cs="Arial"/>
          <w:lang w:val="en-US"/>
        </w:rPr>
        <w:t>)</w:t>
      </w:r>
      <w:r w:rsidR="4AC48BDF" w:rsidRPr="00F14389">
        <w:rPr>
          <w:rFonts w:ascii="Arial" w:hAnsi="Arial" w:cs="Arial"/>
          <w:lang w:val="en-US"/>
        </w:rPr>
        <w:t>.</w:t>
      </w:r>
    </w:p>
    <w:p w14:paraId="2BE31CCB" w14:textId="2E055E06" w:rsidR="005804D7" w:rsidRPr="00F14389" w:rsidRDefault="6C0A62F2" w:rsidP="00DB45D5">
      <w:pPr>
        <w:spacing w:line="480" w:lineRule="auto"/>
        <w:rPr>
          <w:rFonts w:ascii="Arial" w:eastAsia="Arial" w:hAnsi="Arial" w:cs="Arial"/>
          <w:u w:val="single"/>
          <w:lang w:val="en-US"/>
        </w:rPr>
      </w:pPr>
      <w:r w:rsidRPr="00F14389">
        <w:rPr>
          <w:rFonts w:ascii="Arial" w:eastAsia="Arial" w:hAnsi="Arial" w:cs="Arial"/>
          <w:u w:val="single"/>
          <w:lang w:val="en-US"/>
        </w:rPr>
        <w:t>Exploratory behavioral analysis of moderator variables:</w:t>
      </w:r>
    </w:p>
    <w:p w14:paraId="3395BD42" w14:textId="64C55E17" w:rsidR="00956677" w:rsidRPr="00F14389" w:rsidRDefault="7B9B782C" w:rsidP="00DB45D5">
      <w:pPr>
        <w:spacing w:line="480" w:lineRule="auto"/>
        <w:rPr>
          <w:rFonts w:ascii="Arial" w:hAnsi="Arial" w:cs="Arial"/>
          <w:lang w:val="en-US"/>
        </w:rPr>
      </w:pPr>
      <w:r w:rsidRPr="00F14389">
        <w:rPr>
          <w:rFonts w:ascii="Arial" w:hAnsi="Arial" w:cs="Arial"/>
          <w:lang w:val="en-US"/>
        </w:rPr>
        <w:t xml:space="preserve">The impact of stress on behavioral performance </w:t>
      </w:r>
      <w:r w:rsidR="00D853AE" w:rsidRPr="00F14389">
        <w:rPr>
          <w:rFonts w:ascii="Arial" w:hAnsi="Arial" w:cs="Arial"/>
          <w:lang w:val="en-US"/>
        </w:rPr>
        <w:t>(</w:t>
      </w:r>
      <w:r w:rsidR="56F9B71C" w:rsidRPr="00F55E52">
        <w:rPr>
          <w:rFonts w:ascii="Arial" w:eastAsia="Arial" w:hAnsi="Arial" w:cs="Arial"/>
          <w:lang w:val="en-US"/>
          <w:rPrChange w:id="33" w:author="Z Sjoerds" w:date="2022-04-17T10:41:00Z">
            <w:rPr>
              <w:rFonts w:ascii="Arial" w:eastAsia="Arial" w:hAnsi="Arial" w:cs="Arial"/>
              <w:color w:val="BDC1C6"/>
              <w:lang w:val="en-US"/>
            </w:rPr>
          </w:rPrChange>
        </w:rPr>
        <w:t>Δ</w:t>
      </w:r>
      <w:r w:rsidR="56F9B71C" w:rsidRPr="00F55E52">
        <w:rPr>
          <w:rFonts w:ascii="Arial" w:hAnsi="Arial" w:cs="Arial"/>
          <w:lang w:val="en-US"/>
        </w:rPr>
        <w:t xml:space="preserve"> </w:t>
      </w:r>
      <w:r w:rsidR="00D853AE" w:rsidRPr="00F14389">
        <w:rPr>
          <w:rFonts w:ascii="Arial" w:hAnsi="Arial" w:cs="Arial"/>
          <w:lang w:val="en-US"/>
        </w:rPr>
        <w:t xml:space="preserve">correct responses) </w:t>
      </w:r>
      <w:r w:rsidRPr="00F14389">
        <w:rPr>
          <w:rFonts w:ascii="Arial" w:hAnsi="Arial" w:cs="Arial"/>
          <w:lang w:val="en-US"/>
        </w:rPr>
        <w:t xml:space="preserve">did not correlate with </w:t>
      </w:r>
      <w:r w:rsidR="6C0A62F2" w:rsidRPr="00F14389">
        <w:rPr>
          <w:rFonts w:ascii="Arial" w:hAnsi="Arial" w:cs="Arial"/>
          <w:lang w:val="en-US"/>
        </w:rPr>
        <w:t>working memory capacity</w:t>
      </w:r>
      <w:r w:rsidR="1F78B165" w:rsidRPr="00F14389">
        <w:rPr>
          <w:rFonts w:ascii="Arial" w:hAnsi="Arial" w:cs="Arial"/>
          <w:lang w:val="en-US"/>
        </w:rPr>
        <w:t xml:space="preserve"> (</w:t>
      </w:r>
      <w:proofErr w:type="gramStart"/>
      <w:r w:rsidR="1AB5AD78" w:rsidRPr="00F14389">
        <w:rPr>
          <w:rFonts w:ascii="Arial" w:eastAsia="Open Sans" w:hAnsi="Arial" w:cs="Arial"/>
          <w:i/>
          <w:iCs/>
          <w:color w:val="000000" w:themeColor="text1"/>
          <w:lang w:val="en-US"/>
        </w:rPr>
        <w:t>r</w:t>
      </w:r>
      <w:r w:rsidR="1AB5AD78" w:rsidRPr="00F14389">
        <w:rPr>
          <w:rFonts w:ascii="Arial" w:eastAsia="Open Sans" w:hAnsi="Arial" w:cs="Arial"/>
          <w:color w:val="000000" w:themeColor="text1"/>
          <w:lang w:val="en-US"/>
        </w:rPr>
        <w:t>(</w:t>
      </w:r>
      <w:proofErr w:type="gramEnd"/>
      <w:r w:rsidR="1AB5AD78" w:rsidRPr="00F14389">
        <w:rPr>
          <w:rFonts w:ascii="Arial" w:eastAsia="Open Sans" w:hAnsi="Arial" w:cs="Arial"/>
          <w:color w:val="000000" w:themeColor="text1"/>
          <w:lang w:val="en-US"/>
        </w:rPr>
        <w:t xml:space="preserve">26) = 0.16,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0.42</w:t>
      </w:r>
      <w:r w:rsidR="34E39259" w:rsidRPr="00F14389">
        <w:rPr>
          <w:rFonts w:ascii="Arial" w:hAnsi="Arial" w:cs="Arial"/>
          <w:i/>
          <w:iCs/>
          <w:lang w:val="en-US"/>
        </w:rPr>
        <w:t xml:space="preserve"> </w:t>
      </w:r>
      <w:r w:rsidR="1F78B165" w:rsidRPr="00F14389">
        <w:rPr>
          <w:rFonts w:ascii="Arial" w:hAnsi="Arial" w:cs="Arial"/>
          <w:lang w:val="en-US"/>
        </w:rPr>
        <w:t xml:space="preserve">) </w:t>
      </w:r>
      <w:r w:rsidR="6C0A62F2" w:rsidRPr="00F14389">
        <w:rPr>
          <w:rFonts w:ascii="Arial" w:hAnsi="Arial" w:cs="Arial"/>
          <w:lang w:val="en-US"/>
        </w:rPr>
        <w:t xml:space="preserve">nor </w:t>
      </w:r>
      <w:r w:rsidRPr="00F14389">
        <w:rPr>
          <w:rFonts w:ascii="Arial" w:hAnsi="Arial" w:cs="Arial"/>
          <w:lang w:val="en-US"/>
        </w:rPr>
        <w:t xml:space="preserve">with </w:t>
      </w:r>
      <w:ins w:id="34" w:author="Lennart Lüttgau" w:date="2022-04-09T09:49:00Z">
        <w:r w:rsidR="00F95A84">
          <w:rPr>
            <w:rFonts w:ascii="Arial" w:hAnsi="Arial" w:cs="Arial"/>
            <w:lang w:val="en-US"/>
          </w:rPr>
          <w:t xml:space="preserve">our measure of </w:t>
        </w:r>
      </w:ins>
      <w:r w:rsidR="6C0A62F2" w:rsidRPr="00F14389">
        <w:rPr>
          <w:rFonts w:ascii="Arial" w:hAnsi="Arial" w:cs="Arial"/>
          <w:lang w:val="en-US"/>
        </w:rPr>
        <w:t xml:space="preserve">past </w:t>
      </w:r>
      <w:ins w:id="35" w:author="Lennart Lüttgau" w:date="2022-04-09T09:49:00Z">
        <w:r w:rsidR="00F95A84">
          <w:rPr>
            <w:rFonts w:ascii="Arial" w:hAnsi="Arial" w:cs="Arial"/>
            <w:lang w:val="en-US"/>
          </w:rPr>
          <w:t xml:space="preserve">subjective </w:t>
        </w:r>
      </w:ins>
      <w:r w:rsidR="6C0A62F2" w:rsidRPr="00F14389">
        <w:rPr>
          <w:rFonts w:ascii="Arial" w:hAnsi="Arial" w:cs="Arial"/>
          <w:lang w:val="en-US"/>
        </w:rPr>
        <w:t xml:space="preserve">stress </w:t>
      </w:r>
      <w:del w:id="36" w:author="Lennart Lüttgau" w:date="2022-04-09T09:49:00Z">
        <w:r w:rsidR="6C0A62F2" w:rsidRPr="00F14389" w:rsidDel="00F95A84">
          <w:rPr>
            <w:rFonts w:ascii="Arial" w:hAnsi="Arial" w:cs="Arial"/>
            <w:lang w:val="en-US"/>
          </w:rPr>
          <w:delText>exposure</w:delText>
        </w:r>
        <w:r w:rsidR="11AB8B9C" w:rsidRPr="00F14389" w:rsidDel="00F95A84">
          <w:rPr>
            <w:rFonts w:ascii="Arial" w:hAnsi="Arial" w:cs="Arial"/>
            <w:lang w:val="en-US"/>
          </w:rPr>
          <w:delText xml:space="preserve"> </w:delText>
        </w:r>
      </w:del>
      <w:r w:rsidR="00537EDA" w:rsidRPr="00F14389">
        <w:rPr>
          <w:rFonts w:ascii="Arial" w:hAnsi="Arial" w:cs="Arial"/>
          <w:lang w:val="en-US"/>
        </w:rPr>
        <w:t>(</w:t>
      </w:r>
      <w:r w:rsidR="34E39259" w:rsidRPr="00F14389">
        <w:rPr>
          <w:rFonts w:ascii="Arial" w:eastAsia="Open Sans" w:hAnsi="Arial" w:cs="Arial"/>
          <w:i/>
          <w:iCs/>
          <w:color w:val="000000" w:themeColor="text1"/>
          <w:lang w:val="en-US"/>
        </w:rPr>
        <w:t>r</w:t>
      </w:r>
      <w:r w:rsidR="34E39259" w:rsidRPr="00E702DC">
        <w:rPr>
          <w:rFonts w:ascii="Arial" w:eastAsia="Open Sans" w:hAnsi="Arial" w:cs="Arial"/>
          <w:color w:val="000000" w:themeColor="text1"/>
          <w:lang w:val="en-US"/>
        </w:rPr>
        <w:t>(22)=-0.19</w:t>
      </w:r>
      <w:r w:rsidR="34E39259" w:rsidRPr="00F14389">
        <w:rPr>
          <w:rFonts w:ascii="Arial" w:eastAsia="Open Sans" w:hAnsi="Arial" w:cs="Arial"/>
          <w:i/>
          <w:iCs/>
          <w:color w:val="000000" w:themeColor="text1"/>
          <w:lang w:val="en-US"/>
        </w:rPr>
        <w:t xml:space="preserve">,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0.37</w:t>
      </w:r>
      <w:r w:rsidR="00537EDA" w:rsidRPr="00F14389">
        <w:rPr>
          <w:rFonts w:ascii="Arial" w:eastAsia="Open Sans" w:hAnsi="Arial" w:cs="Arial"/>
          <w:color w:val="000000" w:themeColor="text1"/>
          <w:lang w:val="en-US"/>
        </w:rPr>
        <w:t>)</w:t>
      </w:r>
      <w:r w:rsidR="32E90BE3" w:rsidRPr="00F14389">
        <w:rPr>
          <w:rFonts w:ascii="Arial" w:hAnsi="Arial" w:cs="Arial"/>
          <w:lang w:val="en-US"/>
        </w:rPr>
        <w:t>.</w:t>
      </w:r>
      <w:r w:rsidR="55C1FD60" w:rsidRPr="00F14389">
        <w:rPr>
          <w:rFonts w:ascii="Arial" w:hAnsi="Arial" w:cs="Arial"/>
          <w:lang w:val="en-US"/>
        </w:rPr>
        <w:t xml:space="preserve"> </w:t>
      </w:r>
    </w:p>
    <w:p w14:paraId="72ABAB57" w14:textId="77777777" w:rsidR="00956677" w:rsidRPr="00F14389" w:rsidRDefault="00956677" w:rsidP="00DB45D5">
      <w:pPr>
        <w:spacing w:line="480" w:lineRule="auto"/>
        <w:rPr>
          <w:rFonts w:ascii="Arial" w:hAnsi="Arial" w:cs="Arial"/>
          <w:lang w:val="en-US"/>
        </w:rPr>
      </w:pPr>
      <w:r w:rsidRPr="00F14389">
        <w:rPr>
          <w:rFonts w:ascii="Arial" w:hAnsi="Arial" w:cs="Arial"/>
          <w:lang w:val="en-US"/>
        </w:rPr>
        <w:br w:type="page"/>
      </w:r>
    </w:p>
    <w:p w14:paraId="3B2B5E51" w14:textId="457A219E" w:rsidR="00FA7131" w:rsidRPr="00F14389" w:rsidRDefault="00FA7131" w:rsidP="00DB45D5">
      <w:pPr>
        <w:spacing w:line="480" w:lineRule="auto"/>
        <w:rPr>
          <w:rFonts w:ascii="Arial" w:hAnsi="Arial" w:cs="Arial"/>
          <w:u w:val="single"/>
          <w:lang w:val="en-US"/>
        </w:rPr>
      </w:pPr>
      <w:r w:rsidRPr="00F14389">
        <w:rPr>
          <w:rFonts w:ascii="Arial" w:hAnsi="Arial" w:cs="Arial"/>
          <w:lang w:val="en-US"/>
        </w:rPr>
        <w:lastRenderedPageBreak/>
        <w:t xml:space="preserve">Table 1 </w:t>
      </w:r>
      <w:r w:rsidR="00197E64" w:rsidRPr="00F14389">
        <w:rPr>
          <w:rFonts w:ascii="Arial" w:hAnsi="Arial" w:cs="Arial"/>
          <w:lang w:val="en-US"/>
        </w:rPr>
        <w:t xml:space="preserve">Multilevel </w:t>
      </w:r>
      <w:r w:rsidR="00CB0CA8" w:rsidRPr="00F14389">
        <w:rPr>
          <w:rFonts w:ascii="Arial" w:hAnsi="Arial" w:cs="Arial"/>
          <w:lang w:val="en-US"/>
        </w:rPr>
        <w:t xml:space="preserve">generalized </w:t>
      </w:r>
      <w:r w:rsidR="00197E64" w:rsidRPr="00F14389">
        <w:rPr>
          <w:rFonts w:ascii="Arial" w:hAnsi="Arial" w:cs="Arial"/>
          <w:lang w:val="en-US"/>
        </w:rPr>
        <w:t>linear</w:t>
      </w:r>
      <w:r w:rsidRPr="00F14389">
        <w:rPr>
          <w:rFonts w:ascii="Arial" w:hAnsi="Arial" w:cs="Arial"/>
          <w:lang w:val="en-US"/>
        </w:rPr>
        <w:t xml:space="preserve"> modeling results</w:t>
      </w:r>
      <w:r w:rsidR="00197E64" w:rsidRPr="00F14389">
        <w:rPr>
          <w:rFonts w:ascii="Arial" w:hAnsi="Arial" w:cs="Arial"/>
          <w:lang w:val="en-US"/>
        </w:rPr>
        <w:t xml:space="preserve"> of the </w:t>
      </w:r>
      <w:del w:id="37" w:author="Lennart Lüttgau" w:date="2022-04-09T09:50:00Z">
        <w:r w:rsidR="00197E64" w:rsidRPr="00F14389" w:rsidDel="00FE6F23">
          <w:rPr>
            <w:rFonts w:ascii="Arial" w:hAnsi="Arial" w:cs="Arial"/>
            <w:lang w:val="en-US"/>
          </w:rPr>
          <w:delText xml:space="preserve">winning </w:delText>
        </w:r>
      </w:del>
      <w:ins w:id="38" w:author="Lennart Lüttgau" w:date="2022-04-09T09:50:00Z">
        <w:r w:rsidR="00FE6F23">
          <w:rPr>
            <w:rFonts w:ascii="Arial" w:hAnsi="Arial" w:cs="Arial"/>
            <w:lang w:val="en-US"/>
          </w:rPr>
          <w:t>best-fitting</w:t>
        </w:r>
        <w:r w:rsidR="00FE6F23" w:rsidRPr="00F14389">
          <w:rPr>
            <w:rFonts w:ascii="Arial" w:hAnsi="Arial" w:cs="Arial"/>
            <w:lang w:val="en-US"/>
          </w:rPr>
          <w:t xml:space="preserve"> </w:t>
        </w:r>
      </w:ins>
      <w:r w:rsidR="00197E64" w:rsidRPr="00F14389">
        <w:rPr>
          <w:rFonts w:ascii="Arial" w:hAnsi="Arial" w:cs="Arial"/>
          <w:lang w:val="en-US"/>
        </w:rPr>
        <w:t>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F14389" w14:paraId="3593A916" w14:textId="77777777" w:rsidTr="6F62068D">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F14389" w:rsidRDefault="00276A6A" w:rsidP="00DB45D5">
            <w:pPr>
              <w:spacing w:line="480" w:lineRule="auto"/>
              <w:rPr>
                <w:rFonts w:ascii="Arial" w:eastAsia="Times New Roman" w:hAnsi="Arial" w:cs="Arial"/>
                <w:lang w:val="en-US" w:eastAsia="de-DE"/>
              </w:rPr>
            </w:pPr>
          </w:p>
        </w:tc>
        <w:tc>
          <w:tcPr>
            <w:tcW w:w="1205" w:type="dxa"/>
            <w:gridSpan w:val="2"/>
            <w:tcBorders>
              <w:top w:val="single" w:sz="4" w:space="0" w:color="auto"/>
            </w:tcBorders>
          </w:tcPr>
          <w:p w14:paraId="59DCF531" w14:textId="77777777" w:rsidR="00276A6A" w:rsidRPr="00F14389" w:rsidRDefault="00276A6A" w:rsidP="00DB45D5">
            <w:pPr>
              <w:spacing w:line="480" w:lineRule="auto"/>
              <w:rPr>
                <w:rFonts w:ascii="Arial" w:hAnsi="Arial" w:cs="Arial"/>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F14389" w:rsidRDefault="00276A6A" w:rsidP="00DB45D5">
            <w:pPr>
              <w:spacing w:line="480" w:lineRule="auto"/>
              <w:rPr>
                <w:rFonts w:ascii="Arial" w:eastAsia="Times New Roman" w:hAnsi="Arial" w:cs="Arial"/>
                <w:b/>
                <w:bCs/>
                <w:lang w:eastAsia="de-DE"/>
              </w:rPr>
            </w:pPr>
            <w:r w:rsidRPr="00F14389">
              <w:rPr>
                <w:rFonts w:ascii="Arial" w:hAnsi="Arial" w:cs="Arial"/>
                <w:lang w:val="en-US"/>
              </w:rPr>
              <w:br/>
            </w:r>
            <w:r w:rsidR="5C7B2FB2" w:rsidRPr="00F14389">
              <w:rPr>
                <w:rFonts w:ascii="Arial" w:eastAsia="Times New Roman" w:hAnsi="Arial" w:cs="Arial"/>
                <w:b/>
                <w:bCs/>
                <w:lang w:val="en-GB" w:eastAsia="de-DE"/>
              </w:rPr>
              <w:t>Correct Responses</w:t>
            </w:r>
          </w:p>
        </w:tc>
        <w:tc>
          <w:tcPr>
            <w:tcW w:w="244" w:type="dxa"/>
            <w:tcBorders>
              <w:top w:val="single" w:sz="4" w:space="0" w:color="auto"/>
            </w:tcBorders>
            <w:vAlign w:val="bottom"/>
          </w:tcPr>
          <w:p w14:paraId="409BD6FE" w14:textId="77777777" w:rsidR="00276A6A" w:rsidRPr="00F14389" w:rsidRDefault="00276A6A" w:rsidP="00DB45D5">
            <w:pPr>
              <w:spacing w:line="480" w:lineRule="auto"/>
              <w:rPr>
                <w:rFonts w:ascii="Arial" w:eastAsia="Times New Roman" w:hAnsi="Arial" w:cs="Arial"/>
                <w:b/>
                <w:bCs/>
                <w:lang w:val="en-GB" w:eastAsia="de-DE"/>
              </w:rPr>
            </w:pPr>
          </w:p>
        </w:tc>
      </w:tr>
      <w:tr w:rsidR="00276A6A" w:rsidRPr="00F14389" w14:paraId="1EEC5DF6" w14:textId="77777777" w:rsidTr="6F62068D">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F14389" w:rsidRDefault="00276A6A" w:rsidP="00DB45D5">
            <w:pPr>
              <w:spacing w:line="480" w:lineRule="auto"/>
              <w:rPr>
                <w:rFonts w:ascii="Arial" w:eastAsia="Times New Roman" w:hAnsi="Arial" w:cs="Arial"/>
                <w:b/>
                <w:lang w:eastAsia="de-DE"/>
              </w:rPr>
            </w:pPr>
            <w:proofErr w:type="spellStart"/>
            <w:r w:rsidRPr="00F14389">
              <w:rPr>
                <w:rFonts w:ascii="Arial" w:eastAsia="Times New Roman" w:hAnsi="Arial" w:cs="Arial"/>
                <w:b/>
                <w:lang w:eastAsia="de-DE"/>
              </w:rPr>
              <w:t>Predictors</w:t>
            </w:r>
            <w:proofErr w:type="spellEnd"/>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F14389" w:rsidRDefault="00276A6A" w:rsidP="00DB45D5">
            <w:pPr>
              <w:spacing w:line="480" w:lineRule="auto"/>
              <w:rPr>
                <w:rFonts w:ascii="Arial" w:eastAsia="Times New Roman" w:hAnsi="Arial" w:cs="Arial"/>
                <w:bCs/>
                <w:i/>
                <w:iCs/>
                <w:lang w:eastAsia="de-DE"/>
              </w:rPr>
            </w:pPr>
            <w:r w:rsidRPr="00F14389">
              <w:rPr>
                <w:rFonts w:ascii="Arial" w:eastAsia="Times New Roman" w:hAnsi="Arial" w:cs="Arial"/>
                <w:bCs/>
                <w:i/>
                <w:iCs/>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F14389" w:rsidRDefault="00276A6A" w:rsidP="00DB45D5">
            <w:pPr>
              <w:spacing w:line="480" w:lineRule="auto"/>
              <w:rPr>
                <w:rFonts w:ascii="Arial" w:eastAsia="Times New Roman" w:hAnsi="Arial" w:cs="Arial"/>
                <w:bCs/>
                <w:i/>
                <w:iCs/>
                <w:lang w:eastAsia="de-DE"/>
              </w:rPr>
            </w:pPr>
            <w:r w:rsidRPr="00F14389">
              <w:rPr>
                <w:rFonts w:ascii="Arial" w:eastAsia="Times New Roman" w:hAnsi="Arial" w:cs="Arial"/>
                <w:bCs/>
                <w:i/>
                <w:iCs/>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F14389" w:rsidRDefault="00276A6A" w:rsidP="00DB45D5">
            <w:pPr>
              <w:spacing w:line="480" w:lineRule="auto"/>
              <w:rPr>
                <w:rFonts w:ascii="Arial" w:eastAsia="Times New Roman" w:hAnsi="Arial" w:cs="Arial"/>
                <w:bCs/>
                <w:i/>
                <w:iCs/>
                <w:lang w:eastAsia="de-DE"/>
              </w:rPr>
            </w:pPr>
            <w:r w:rsidRPr="00F14389">
              <w:rPr>
                <w:rFonts w:ascii="Arial" w:eastAsia="Times New Roman" w:hAnsi="Arial" w:cs="Arial"/>
                <w:bCs/>
                <w:i/>
                <w:iCs/>
                <w:lang w:val="en-GB" w:eastAsia="de-DE"/>
              </w:rPr>
              <w:t>Z</w:t>
            </w:r>
          </w:p>
        </w:tc>
        <w:tc>
          <w:tcPr>
            <w:tcW w:w="1205" w:type="dxa"/>
            <w:tcBorders>
              <w:top w:val="single" w:sz="4" w:space="0" w:color="auto"/>
              <w:bottom w:val="single" w:sz="4" w:space="0" w:color="auto"/>
            </w:tcBorders>
            <w:vAlign w:val="bottom"/>
          </w:tcPr>
          <w:p w14:paraId="6EE463CB" w14:textId="38D43E81" w:rsidR="00276A6A" w:rsidRPr="00F14389" w:rsidRDefault="00276A6A" w:rsidP="00DB45D5">
            <w:pPr>
              <w:spacing w:line="480" w:lineRule="auto"/>
              <w:rPr>
                <w:rFonts w:ascii="Arial" w:eastAsia="Times New Roman" w:hAnsi="Arial" w:cs="Arial"/>
                <w:bCs/>
                <w:i/>
                <w:iCs/>
                <w:lang w:val="en-GB" w:eastAsia="de-DE"/>
              </w:rPr>
            </w:pPr>
            <w:r w:rsidRPr="00F14389">
              <w:rPr>
                <w:rFonts w:ascii="Arial" w:eastAsia="Times New Roman" w:hAnsi="Arial" w:cs="Arial"/>
                <w:bCs/>
                <w:i/>
                <w:iCs/>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F14389" w:rsidRDefault="00276A6A" w:rsidP="00DB45D5">
            <w:pPr>
              <w:spacing w:line="480" w:lineRule="auto"/>
              <w:rPr>
                <w:rFonts w:ascii="Arial" w:eastAsia="Times New Roman" w:hAnsi="Arial" w:cs="Arial"/>
                <w:bCs/>
                <w:i/>
                <w:iCs/>
                <w:lang w:eastAsia="de-DE"/>
              </w:rPr>
            </w:pPr>
            <w:r w:rsidRPr="00F14389">
              <w:rPr>
                <w:rFonts w:ascii="Arial" w:eastAsia="Times New Roman" w:hAnsi="Arial" w:cs="Arial"/>
                <w:bCs/>
                <w:i/>
                <w:iCs/>
                <w:lang w:eastAsia="de-DE"/>
              </w:rPr>
              <w:t>OR</w:t>
            </w:r>
          </w:p>
        </w:tc>
        <w:tc>
          <w:tcPr>
            <w:tcW w:w="244" w:type="dxa"/>
            <w:tcBorders>
              <w:bottom w:val="single" w:sz="4" w:space="0" w:color="auto"/>
            </w:tcBorders>
            <w:vAlign w:val="bottom"/>
          </w:tcPr>
          <w:p w14:paraId="1CFFDDCA" w14:textId="77777777" w:rsidR="00276A6A" w:rsidRPr="00F14389" w:rsidRDefault="00276A6A" w:rsidP="00DB45D5">
            <w:pPr>
              <w:spacing w:line="480" w:lineRule="auto"/>
              <w:rPr>
                <w:rFonts w:ascii="Arial" w:eastAsia="Times New Roman" w:hAnsi="Arial" w:cs="Arial"/>
                <w:bCs/>
                <w:lang w:val="en-GB" w:eastAsia="de-DE"/>
              </w:rPr>
            </w:pPr>
          </w:p>
        </w:tc>
      </w:tr>
      <w:tr w:rsidR="00276A6A" w:rsidRPr="00F14389" w14:paraId="16550CD0" w14:textId="77777777" w:rsidTr="6F62068D">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F14389" w:rsidRDefault="00276A6A" w:rsidP="00DB45D5">
            <w:pPr>
              <w:spacing w:line="480" w:lineRule="auto"/>
              <w:rPr>
                <w:rFonts w:ascii="Arial" w:eastAsia="Times New Roman" w:hAnsi="Arial" w:cs="Arial"/>
                <w:lang w:eastAsia="de-DE"/>
              </w:rPr>
            </w:pPr>
            <w:proofErr w:type="spellStart"/>
            <w:r w:rsidRPr="00F14389">
              <w:rPr>
                <w:rFonts w:ascii="Arial" w:eastAsia="Times New Roman" w:hAnsi="Arial" w:cs="Arial"/>
                <w:lang w:eastAsia="de-DE"/>
              </w:rPr>
              <w:t>Intercept</w:t>
            </w:r>
            <w:proofErr w:type="spellEnd"/>
          </w:p>
        </w:tc>
        <w:tc>
          <w:tcPr>
            <w:tcW w:w="1215" w:type="dxa"/>
            <w:gridSpan w:val="2"/>
            <w:tcBorders>
              <w:top w:val="single" w:sz="4" w:space="0" w:color="auto"/>
            </w:tcBorders>
            <w:shd w:val="clear" w:color="auto" w:fill="auto"/>
            <w:vAlign w:val="center"/>
            <w:hideMark/>
          </w:tcPr>
          <w:p w14:paraId="023CCB9C" w14:textId="64883B0A"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1.23 (0.07)</w:t>
            </w:r>
          </w:p>
        </w:tc>
        <w:tc>
          <w:tcPr>
            <w:tcW w:w="1730" w:type="dxa"/>
            <w:tcBorders>
              <w:top w:val="single" w:sz="4" w:space="0" w:color="auto"/>
            </w:tcBorders>
            <w:shd w:val="clear" w:color="auto" w:fill="auto"/>
            <w:vAlign w:val="center"/>
            <w:hideMark/>
          </w:tcPr>
          <w:p w14:paraId="715BE0EF" w14:textId="19217A35"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1.08-1.38</w:t>
            </w:r>
          </w:p>
        </w:tc>
        <w:tc>
          <w:tcPr>
            <w:tcW w:w="1219" w:type="dxa"/>
            <w:tcBorders>
              <w:top w:val="single" w:sz="4" w:space="0" w:color="auto"/>
            </w:tcBorders>
            <w:shd w:val="clear" w:color="auto" w:fill="auto"/>
            <w:vAlign w:val="center"/>
            <w:hideMark/>
          </w:tcPr>
          <w:p w14:paraId="6CD112AE" w14:textId="043E761A"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17.13</w:t>
            </w:r>
          </w:p>
        </w:tc>
        <w:tc>
          <w:tcPr>
            <w:tcW w:w="1205" w:type="dxa"/>
            <w:tcBorders>
              <w:top w:val="single" w:sz="4" w:space="0" w:color="auto"/>
            </w:tcBorders>
            <w:vAlign w:val="center"/>
          </w:tcPr>
          <w:p w14:paraId="76A69D01" w14:textId="416EBB99"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single" w:sz="4" w:space="0" w:color="auto"/>
            </w:tcBorders>
            <w:shd w:val="clear" w:color="auto" w:fill="auto"/>
            <w:vAlign w:val="center"/>
          </w:tcPr>
          <w:p w14:paraId="2BC696AC" w14:textId="5F9E9795" w:rsidR="00276A6A" w:rsidRPr="00F14389" w:rsidRDefault="00276A6A" w:rsidP="00DB45D5">
            <w:pPr>
              <w:spacing w:line="480" w:lineRule="auto"/>
              <w:rPr>
                <w:rFonts w:ascii="Arial" w:eastAsia="Times New Roman" w:hAnsi="Arial" w:cs="Arial"/>
                <w:lang w:eastAsia="de-DE"/>
              </w:rPr>
            </w:pPr>
          </w:p>
        </w:tc>
        <w:tc>
          <w:tcPr>
            <w:tcW w:w="244" w:type="dxa"/>
            <w:tcBorders>
              <w:top w:val="single" w:sz="4" w:space="0" w:color="auto"/>
            </w:tcBorders>
          </w:tcPr>
          <w:p w14:paraId="7C8F08E4" w14:textId="77777777" w:rsidR="00276A6A" w:rsidRPr="00F14389" w:rsidRDefault="00276A6A" w:rsidP="00DB45D5">
            <w:pPr>
              <w:spacing w:line="480" w:lineRule="auto"/>
              <w:rPr>
                <w:rFonts w:ascii="Arial" w:eastAsia="Times New Roman" w:hAnsi="Arial" w:cs="Arial"/>
                <w:lang w:eastAsia="de-DE"/>
              </w:rPr>
            </w:pPr>
          </w:p>
        </w:tc>
      </w:tr>
      <w:tr w:rsidR="00276A6A" w:rsidRPr="00F14389" w14:paraId="65B52472" w14:textId="77777777" w:rsidTr="6F62068D">
        <w:trPr>
          <w:trHeight w:val="22"/>
        </w:trPr>
        <w:tc>
          <w:tcPr>
            <w:tcW w:w="2552" w:type="dxa"/>
            <w:gridSpan w:val="2"/>
            <w:tcBorders>
              <w:top w:val="nil"/>
              <w:left w:val="nil"/>
            </w:tcBorders>
            <w:shd w:val="clear" w:color="auto" w:fill="auto"/>
            <w:noWrap/>
          </w:tcPr>
          <w:p w14:paraId="57D95650" w14:textId="77777777" w:rsidR="00276A6A" w:rsidRPr="00F14389" w:rsidRDefault="00276A6A" w:rsidP="00DB45D5">
            <w:pPr>
              <w:spacing w:line="480" w:lineRule="auto"/>
              <w:rPr>
                <w:rFonts w:ascii="Arial" w:eastAsia="Times New Roman" w:hAnsi="Arial" w:cs="Arial"/>
                <w:lang w:eastAsia="de-DE"/>
              </w:rPr>
            </w:pPr>
            <w:proofErr w:type="spellStart"/>
            <w:r w:rsidRPr="00F14389">
              <w:rPr>
                <w:rFonts w:ascii="Arial" w:hAnsi="Arial" w:cs="Arial"/>
              </w:rPr>
              <w:t>Condition</w:t>
            </w:r>
            <w:proofErr w:type="spellEnd"/>
          </w:p>
        </w:tc>
        <w:tc>
          <w:tcPr>
            <w:tcW w:w="1215" w:type="dxa"/>
            <w:gridSpan w:val="2"/>
            <w:tcBorders>
              <w:top w:val="nil"/>
            </w:tcBorders>
            <w:shd w:val="clear" w:color="auto" w:fill="auto"/>
            <w:noWrap/>
          </w:tcPr>
          <w:p w14:paraId="47D1113B" w14:textId="77777777" w:rsidR="00276A6A" w:rsidRPr="00F14389" w:rsidRDefault="00276A6A" w:rsidP="00DB45D5">
            <w:pPr>
              <w:spacing w:line="480" w:lineRule="auto"/>
              <w:rPr>
                <w:rFonts w:ascii="Arial" w:eastAsia="Times New Roman" w:hAnsi="Arial" w:cs="Arial"/>
                <w:lang w:eastAsia="de-DE"/>
              </w:rPr>
            </w:pPr>
            <w:r w:rsidRPr="00F14389">
              <w:rPr>
                <w:rFonts w:ascii="Arial" w:hAnsi="Arial" w:cs="Arial"/>
              </w:rPr>
              <w:t>0.12 (0.05)</w:t>
            </w:r>
          </w:p>
        </w:tc>
        <w:tc>
          <w:tcPr>
            <w:tcW w:w="1730" w:type="dxa"/>
            <w:tcBorders>
              <w:top w:val="nil"/>
            </w:tcBorders>
            <w:shd w:val="clear" w:color="auto" w:fill="auto"/>
            <w:noWrap/>
          </w:tcPr>
          <w:p w14:paraId="3A8ED9ED" w14:textId="77777777"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0.01-0.22</w:t>
            </w:r>
          </w:p>
        </w:tc>
        <w:tc>
          <w:tcPr>
            <w:tcW w:w="1219" w:type="dxa"/>
            <w:tcBorders>
              <w:top w:val="nil"/>
            </w:tcBorders>
            <w:shd w:val="clear" w:color="auto" w:fill="auto"/>
            <w:noWrap/>
          </w:tcPr>
          <w:p w14:paraId="154B3C9B" w14:textId="7B07ADD8" w:rsidR="00276A6A" w:rsidRPr="00F14389" w:rsidRDefault="00276A6A" w:rsidP="00DB45D5">
            <w:pPr>
              <w:spacing w:line="480" w:lineRule="auto"/>
              <w:rPr>
                <w:rFonts w:ascii="Arial" w:eastAsia="Times New Roman" w:hAnsi="Arial" w:cs="Arial"/>
                <w:lang w:eastAsia="de-DE"/>
              </w:rPr>
            </w:pPr>
            <w:r w:rsidRPr="00F14389">
              <w:rPr>
                <w:rFonts w:ascii="Arial" w:hAnsi="Arial" w:cs="Arial"/>
              </w:rPr>
              <w:t>2.32</w:t>
            </w:r>
          </w:p>
        </w:tc>
        <w:tc>
          <w:tcPr>
            <w:tcW w:w="1205" w:type="dxa"/>
            <w:tcBorders>
              <w:top w:val="nil"/>
            </w:tcBorders>
          </w:tcPr>
          <w:p w14:paraId="301C814A" w14:textId="501FA32A" w:rsidR="00276A6A" w:rsidRPr="00F14389" w:rsidRDefault="00276A6A" w:rsidP="00DB45D5">
            <w:pPr>
              <w:spacing w:line="480" w:lineRule="auto"/>
              <w:rPr>
                <w:rFonts w:ascii="Arial" w:hAnsi="Arial" w:cs="Arial"/>
              </w:rPr>
            </w:pPr>
            <w:r w:rsidRPr="00F14389">
              <w:rPr>
                <w:rFonts w:ascii="Arial" w:hAnsi="Arial" w:cs="Arial"/>
              </w:rPr>
              <w:t>0.020</w:t>
            </w:r>
          </w:p>
        </w:tc>
        <w:tc>
          <w:tcPr>
            <w:tcW w:w="1205" w:type="dxa"/>
            <w:tcBorders>
              <w:top w:val="nil"/>
            </w:tcBorders>
            <w:shd w:val="clear" w:color="auto" w:fill="auto"/>
            <w:noWrap/>
          </w:tcPr>
          <w:p w14:paraId="0260C22E" w14:textId="25A149BE"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1.13</w:t>
            </w:r>
          </w:p>
        </w:tc>
        <w:tc>
          <w:tcPr>
            <w:tcW w:w="244" w:type="dxa"/>
            <w:tcBorders>
              <w:top w:val="nil"/>
            </w:tcBorders>
          </w:tcPr>
          <w:p w14:paraId="55061735" w14:textId="77777777" w:rsidR="00276A6A" w:rsidRPr="00F14389" w:rsidRDefault="00276A6A" w:rsidP="00DB45D5">
            <w:pPr>
              <w:spacing w:line="480" w:lineRule="auto"/>
              <w:rPr>
                <w:rFonts w:ascii="Arial" w:eastAsia="Times New Roman" w:hAnsi="Arial" w:cs="Arial"/>
                <w:lang w:eastAsia="de-DE"/>
              </w:rPr>
            </w:pPr>
          </w:p>
        </w:tc>
      </w:tr>
      <w:tr w:rsidR="00276A6A" w:rsidRPr="00F14389" w14:paraId="305BD718" w14:textId="77777777" w:rsidTr="6F62068D">
        <w:trPr>
          <w:trHeight w:val="72"/>
        </w:trPr>
        <w:tc>
          <w:tcPr>
            <w:tcW w:w="2552" w:type="dxa"/>
            <w:gridSpan w:val="2"/>
            <w:tcBorders>
              <w:top w:val="nil"/>
              <w:left w:val="nil"/>
            </w:tcBorders>
            <w:shd w:val="clear" w:color="auto" w:fill="auto"/>
            <w:noWrap/>
            <w:vAlign w:val="center"/>
            <w:hideMark/>
          </w:tcPr>
          <w:p w14:paraId="7144123C" w14:textId="77777777" w:rsidR="00276A6A" w:rsidRPr="00F14389" w:rsidRDefault="00276A6A" w:rsidP="00DB45D5">
            <w:pPr>
              <w:spacing w:line="480" w:lineRule="auto"/>
              <w:rPr>
                <w:rFonts w:ascii="Arial" w:eastAsia="Times New Roman" w:hAnsi="Arial" w:cs="Arial"/>
                <w:lang w:eastAsia="de-DE"/>
              </w:rPr>
            </w:pPr>
            <w:proofErr w:type="spellStart"/>
            <w:r w:rsidRPr="00F14389">
              <w:rPr>
                <w:rFonts w:ascii="Arial" w:eastAsia="Times New Roman" w:hAnsi="Arial" w:cs="Arial"/>
                <w:lang w:eastAsia="de-DE"/>
              </w:rPr>
              <w:t>Reversal</w:t>
            </w:r>
            <w:proofErr w:type="spellEnd"/>
            <w:r w:rsidRPr="00F14389">
              <w:rPr>
                <w:rFonts w:ascii="Arial" w:eastAsia="Times New Roman" w:hAnsi="Arial" w:cs="Arial"/>
                <w:lang w:eastAsia="de-DE"/>
              </w:rPr>
              <w:t xml:space="preserve"> Phase</w:t>
            </w:r>
          </w:p>
        </w:tc>
        <w:tc>
          <w:tcPr>
            <w:tcW w:w="1215" w:type="dxa"/>
            <w:gridSpan w:val="2"/>
            <w:tcBorders>
              <w:top w:val="nil"/>
            </w:tcBorders>
            <w:shd w:val="clear" w:color="auto" w:fill="auto"/>
            <w:noWrap/>
            <w:vAlign w:val="center"/>
            <w:hideMark/>
          </w:tcPr>
          <w:p w14:paraId="5B7C8C6B" w14:textId="7A31AC45"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0.96 (0.06)</w:t>
            </w:r>
          </w:p>
        </w:tc>
        <w:tc>
          <w:tcPr>
            <w:tcW w:w="1730" w:type="dxa"/>
            <w:tcBorders>
              <w:top w:val="nil"/>
            </w:tcBorders>
            <w:shd w:val="clear" w:color="auto" w:fill="auto"/>
            <w:noWrap/>
            <w:vAlign w:val="center"/>
            <w:hideMark/>
          </w:tcPr>
          <w:p w14:paraId="5423D231" w14:textId="77777777"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0.83-1.07</w:t>
            </w:r>
          </w:p>
        </w:tc>
        <w:tc>
          <w:tcPr>
            <w:tcW w:w="1219" w:type="dxa"/>
            <w:tcBorders>
              <w:top w:val="nil"/>
            </w:tcBorders>
            <w:shd w:val="clear" w:color="auto" w:fill="auto"/>
            <w:noWrap/>
            <w:vAlign w:val="center"/>
            <w:hideMark/>
          </w:tcPr>
          <w:p w14:paraId="7D437C29" w14:textId="5C612681"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15.27</w:t>
            </w:r>
          </w:p>
        </w:tc>
        <w:tc>
          <w:tcPr>
            <w:tcW w:w="1205" w:type="dxa"/>
            <w:tcBorders>
              <w:top w:val="nil"/>
            </w:tcBorders>
            <w:vAlign w:val="center"/>
          </w:tcPr>
          <w:p w14:paraId="0ECE9E44" w14:textId="68C36024"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tcBorders>
            <w:shd w:val="clear" w:color="auto" w:fill="auto"/>
            <w:noWrap/>
            <w:vAlign w:val="center"/>
          </w:tcPr>
          <w:p w14:paraId="20FF3359" w14:textId="6FA7F191"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2.6</w:t>
            </w:r>
          </w:p>
        </w:tc>
        <w:tc>
          <w:tcPr>
            <w:tcW w:w="244" w:type="dxa"/>
            <w:tcBorders>
              <w:top w:val="nil"/>
            </w:tcBorders>
          </w:tcPr>
          <w:p w14:paraId="796199F2" w14:textId="77777777" w:rsidR="00276A6A" w:rsidRPr="00F14389" w:rsidRDefault="00276A6A" w:rsidP="00DB45D5">
            <w:pPr>
              <w:spacing w:line="480" w:lineRule="auto"/>
              <w:rPr>
                <w:rFonts w:ascii="Arial" w:eastAsia="Times New Roman" w:hAnsi="Arial" w:cs="Arial"/>
                <w:lang w:eastAsia="de-DE"/>
              </w:rPr>
            </w:pPr>
          </w:p>
        </w:tc>
      </w:tr>
      <w:tr w:rsidR="00276A6A" w:rsidRPr="00F14389" w14:paraId="1BD201F2" w14:textId="77777777" w:rsidTr="6F62068D">
        <w:trPr>
          <w:trHeight w:val="22"/>
        </w:trPr>
        <w:tc>
          <w:tcPr>
            <w:tcW w:w="2552" w:type="dxa"/>
            <w:gridSpan w:val="2"/>
            <w:tcBorders>
              <w:top w:val="nil"/>
              <w:left w:val="nil"/>
              <w:bottom w:val="single" w:sz="4" w:space="0" w:color="auto"/>
            </w:tcBorders>
            <w:shd w:val="clear" w:color="auto" w:fill="auto"/>
            <w:noWrap/>
            <w:vAlign w:val="center"/>
            <w:hideMark/>
          </w:tcPr>
          <w:p w14:paraId="4E578910" w14:textId="7B421AE3" w:rsidR="00276A6A" w:rsidRPr="00F14389" w:rsidRDefault="63C38009" w:rsidP="00DB45D5">
            <w:pPr>
              <w:spacing w:line="480" w:lineRule="auto"/>
              <w:rPr>
                <w:rFonts w:ascii="Arial" w:eastAsia="Times New Roman" w:hAnsi="Arial" w:cs="Arial"/>
                <w:lang w:eastAsia="de-DE"/>
              </w:rPr>
            </w:pPr>
            <w:r w:rsidRPr="00F14389">
              <w:rPr>
                <w:rFonts w:ascii="Arial" w:eastAsia="Times New Roman" w:hAnsi="Arial" w:cs="Arial"/>
                <w:lang w:eastAsia="de-DE"/>
              </w:rPr>
              <w:t>Last</w:t>
            </w:r>
            <w:r w:rsidR="3A29D178" w:rsidRPr="00F14389">
              <w:rPr>
                <w:rFonts w:ascii="Arial" w:eastAsia="Times New Roman" w:hAnsi="Arial" w:cs="Arial"/>
                <w:lang w:eastAsia="de-DE"/>
              </w:rPr>
              <w:t xml:space="preserve"> </w:t>
            </w:r>
            <w:proofErr w:type="spellStart"/>
            <w:r w:rsidR="5CE5BF90" w:rsidRPr="00F14389">
              <w:rPr>
                <w:rFonts w:ascii="Arial" w:eastAsia="Times New Roman" w:hAnsi="Arial" w:cs="Arial"/>
                <w:lang w:eastAsia="de-DE"/>
              </w:rPr>
              <w:t>Stable</w:t>
            </w:r>
            <w:proofErr w:type="spellEnd"/>
            <w:r w:rsidR="5CE5BF90" w:rsidRPr="00F14389">
              <w:rPr>
                <w:rFonts w:ascii="Arial" w:eastAsia="Times New Roman" w:hAnsi="Arial" w:cs="Arial"/>
                <w:lang w:eastAsia="de-DE"/>
              </w:rPr>
              <w:t xml:space="preserv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10.89</w:t>
            </w:r>
          </w:p>
        </w:tc>
        <w:tc>
          <w:tcPr>
            <w:tcW w:w="1205" w:type="dxa"/>
            <w:tcBorders>
              <w:top w:val="nil"/>
              <w:bottom w:val="single" w:sz="4" w:space="0" w:color="auto"/>
            </w:tcBorders>
            <w:vAlign w:val="center"/>
          </w:tcPr>
          <w:p w14:paraId="648CDED9" w14:textId="2A4C35C6"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2.22</w:t>
            </w:r>
          </w:p>
        </w:tc>
        <w:tc>
          <w:tcPr>
            <w:tcW w:w="244" w:type="dxa"/>
            <w:tcBorders>
              <w:top w:val="nil"/>
              <w:bottom w:val="single" w:sz="4" w:space="0" w:color="auto"/>
            </w:tcBorders>
          </w:tcPr>
          <w:p w14:paraId="3E995801" w14:textId="77777777" w:rsidR="00276A6A" w:rsidRPr="00F14389" w:rsidRDefault="00276A6A" w:rsidP="00DB45D5">
            <w:pPr>
              <w:spacing w:line="480" w:lineRule="auto"/>
              <w:rPr>
                <w:rFonts w:ascii="Arial" w:eastAsia="Times New Roman" w:hAnsi="Arial" w:cs="Arial"/>
                <w:lang w:eastAsia="de-DE"/>
              </w:rPr>
            </w:pPr>
          </w:p>
        </w:tc>
      </w:tr>
      <w:tr w:rsidR="00276A6A" w:rsidRPr="00F14389" w14:paraId="422217C8" w14:textId="77777777" w:rsidTr="6F62068D">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0.04</w:t>
            </w:r>
          </w:p>
        </w:tc>
        <w:tc>
          <w:tcPr>
            <w:tcW w:w="1730" w:type="dxa"/>
            <w:tcBorders>
              <w:top w:val="single" w:sz="4" w:space="0" w:color="auto"/>
            </w:tcBorders>
            <w:shd w:val="clear" w:color="auto" w:fill="auto"/>
            <w:noWrap/>
            <w:vAlign w:val="center"/>
          </w:tcPr>
          <w:p w14:paraId="4FD0D21E" w14:textId="77777777" w:rsidR="00276A6A" w:rsidRPr="00F14389" w:rsidRDefault="00276A6A" w:rsidP="00DB45D5">
            <w:pPr>
              <w:spacing w:line="480" w:lineRule="auto"/>
              <w:rPr>
                <w:rFonts w:ascii="Arial" w:eastAsia="Times New Roman" w:hAnsi="Arial" w:cs="Arial"/>
                <w:lang w:eastAsia="de-DE"/>
              </w:rPr>
            </w:pPr>
          </w:p>
        </w:tc>
        <w:tc>
          <w:tcPr>
            <w:tcW w:w="1219" w:type="dxa"/>
            <w:tcBorders>
              <w:top w:val="single" w:sz="4" w:space="0" w:color="auto"/>
            </w:tcBorders>
            <w:shd w:val="clear" w:color="auto" w:fill="auto"/>
            <w:noWrap/>
            <w:vAlign w:val="center"/>
          </w:tcPr>
          <w:p w14:paraId="1919A523" w14:textId="77777777" w:rsidR="00276A6A" w:rsidRPr="00F14389" w:rsidRDefault="00276A6A" w:rsidP="00DB45D5">
            <w:pPr>
              <w:spacing w:line="480" w:lineRule="auto"/>
              <w:rPr>
                <w:rFonts w:ascii="Arial" w:eastAsia="Times New Roman" w:hAnsi="Arial" w:cs="Arial"/>
                <w:lang w:eastAsia="de-DE"/>
              </w:rPr>
            </w:pPr>
          </w:p>
        </w:tc>
        <w:tc>
          <w:tcPr>
            <w:tcW w:w="1205" w:type="dxa"/>
            <w:tcBorders>
              <w:top w:val="single" w:sz="4" w:space="0" w:color="auto"/>
            </w:tcBorders>
          </w:tcPr>
          <w:p w14:paraId="4D26F45C" w14:textId="77777777" w:rsidR="00276A6A" w:rsidRPr="00F14389" w:rsidRDefault="00276A6A" w:rsidP="00DB45D5">
            <w:pPr>
              <w:spacing w:line="480" w:lineRule="auto"/>
              <w:rPr>
                <w:rFonts w:ascii="Arial" w:eastAsia="Times New Roman" w:hAnsi="Arial" w:cs="Arial"/>
                <w:lang w:eastAsia="de-DE"/>
              </w:rPr>
            </w:pPr>
          </w:p>
        </w:tc>
        <w:tc>
          <w:tcPr>
            <w:tcW w:w="1205" w:type="dxa"/>
            <w:tcBorders>
              <w:top w:val="single" w:sz="4" w:space="0" w:color="auto"/>
            </w:tcBorders>
            <w:shd w:val="clear" w:color="auto" w:fill="auto"/>
            <w:noWrap/>
            <w:vAlign w:val="center"/>
          </w:tcPr>
          <w:p w14:paraId="07E0FA33" w14:textId="0B4E1276" w:rsidR="00276A6A" w:rsidRPr="00F14389" w:rsidRDefault="00276A6A" w:rsidP="00DB45D5">
            <w:pPr>
              <w:spacing w:line="480" w:lineRule="auto"/>
              <w:rPr>
                <w:rFonts w:ascii="Arial" w:eastAsia="Times New Roman" w:hAnsi="Arial" w:cs="Arial"/>
                <w:lang w:eastAsia="de-DE"/>
              </w:rPr>
            </w:pPr>
          </w:p>
        </w:tc>
        <w:tc>
          <w:tcPr>
            <w:tcW w:w="244" w:type="dxa"/>
            <w:tcBorders>
              <w:top w:val="single" w:sz="4" w:space="0" w:color="auto"/>
            </w:tcBorders>
          </w:tcPr>
          <w:p w14:paraId="5CEB18C5" w14:textId="77777777" w:rsidR="00276A6A" w:rsidRPr="00F14389" w:rsidRDefault="00276A6A" w:rsidP="00DB45D5">
            <w:pPr>
              <w:spacing w:line="480" w:lineRule="auto"/>
              <w:rPr>
                <w:rFonts w:ascii="Arial" w:eastAsia="Times New Roman" w:hAnsi="Arial" w:cs="Arial"/>
                <w:lang w:eastAsia="de-DE"/>
              </w:rPr>
            </w:pPr>
          </w:p>
        </w:tc>
      </w:tr>
      <w:tr w:rsidR="00276A6A" w:rsidRPr="00F14389" w14:paraId="1F43918E" w14:textId="77777777" w:rsidTr="6F62068D">
        <w:trPr>
          <w:trHeight w:val="22"/>
        </w:trPr>
        <w:tc>
          <w:tcPr>
            <w:tcW w:w="2552" w:type="dxa"/>
            <w:gridSpan w:val="2"/>
            <w:tcBorders>
              <w:left w:val="nil"/>
            </w:tcBorders>
            <w:shd w:val="clear" w:color="auto" w:fill="auto"/>
            <w:noWrap/>
            <w:vAlign w:val="center"/>
            <w:hideMark/>
          </w:tcPr>
          <w:p w14:paraId="30F721CF" w14:textId="77777777"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N</w:t>
            </w:r>
            <w:r w:rsidRPr="00F14389">
              <w:rPr>
                <w:rFonts w:ascii="Arial" w:eastAsia="Times New Roman" w:hAnsi="Arial" w:cs="Arial"/>
                <w:vertAlign w:val="subscript"/>
                <w:lang w:eastAsia="de-DE"/>
              </w:rPr>
              <w:t xml:space="preserve"> </w:t>
            </w:r>
            <w:proofErr w:type="spellStart"/>
            <w:r w:rsidRPr="00F14389">
              <w:rPr>
                <w:rFonts w:ascii="Arial" w:eastAsia="Times New Roman" w:hAnsi="Arial" w:cs="Arial"/>
                <w:vertAlign w:val="subscript"/>
                <w:lang w:eastAsia="de-DE"/>
              </w:rPr>
              <w:t>subject</w:t>
            </w:r>
            <w:proofErr w:type="spellEnd"/>
          </w:p>
        </w:tc>
        <w:tc>
          <w:tcPr>
            <w:tcW w:w="1215" w:type="dxa"/>
            <w:gridSpan w:val="2"/>
            <w:shd w:val="clear" w:color="auto" w:fill="auto"/>
            <w:noWrap/>
            <w:vAlign w:val="center"/>
            <w:hideMark/>
          </w:tcPr>
          <w:p w14:paraId="13D8C6FD" w14:textId="1F37D43E"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28</w:t>
            </w:r>
          </w:p>
        </w:tc>
        <w:tc>
          <w:tcPr>
            <w:tcW w:w="1730" w:type="dxa"/>
            <w:shd w:val="clear" w:color="auto" w:fill="auto"/>
            <w:noWrap/>
            <w:vAlign w:val="center"/>
            <w:hideMark/>
          </w:tcPr>
          <w:p w14:paraId="7E5681A4" w14:textId="77777777" w:rsidR="00276A6A" w:rsidRPr="00F14389" w:rsidRDefault="00276A6A" w:rsidP="00DB45D5">
            <w:pPr>
              <w:spacing w:line="480" w:lineRule="auto"/>
              <w:rPr>
                <w:rFonts w:ascii="Arial" w:eastAsia="Times New Roman" w:hAnsi="Arial" w:cs="Arial"/>
                <w:lang w:eastAsia="de-DE"/>
              </w:rPr>
            </w:pPr>
          </w:p>
        </w:tc>
        <w:tc>
          <w:tcPr>
            <w:tcW w:w="1219" w:type="dxa"/>
            <w:shd w:val="clear" w:color="auto" w:fill="auto"/>
            <w:noWrap/>
            <w:vAlign w:val="center"/>
            <w:hideMark/>
          </w:tcPr>
          <w:p w14:paraId="57B87773" w14:textId="77777777" w:rsidR="00276A6A" w:rsidRPr="00F14389" w:rsidRDefault="00276A6A" w:rsidP="00DB45D5">
            <w:pPr>
              <w:spacing w:line="480" w:lineRule="auto"/>
              <w:rPr>
                <w:rFonts w:ascii="Arial" w:eastAsia="Times New Roman" w:hAnsi="Arial" w:cs="Arial"/>
                <w:lang w:eastAsia="de-DE"/>
              </w:rPr>
            </w:pPr>
          </w:p>
        </w:tc>
        <w:tc>
          <w:tcPr>
            <w:tcW w:w="1205" w:type="dxa"/>
          </w:tcPr>
          <w:p w14:paraId="4AF75845" w14:textId="77777777" w:rsidR="00276A6A" w:rsidRPr="00F14389" w:rsidRDefault="00276A6A" w:rsidP="00DB45D5">
            <w:pPr>
              <w:spacing w:line="480" w:lineRule="auto"/>
              <w:rPr>
                <w:rFonts w:ascii="Arial" w:eastAsia="Times New Roman" w:hAnsi="Arial" w:cs="Arial"/>
                <w:lang w:eastAsia="de-DE"/>
              </w:rPr>
            </w:pPr>
          </w:p>
        </w:tc>
        <w:tc>
          <w:tcPr>
            <w:tcW w:w="1205" w:type="dxa"/>
            <w:shd w:val="clear" w:color="auto" w:fill="auto"/>
            <w:noWrap/>
            <w:vAlign w:val="center"/>
            <w:hideMark/>
          </w:tcPr>
          <w:p w14:paraId="5ACB4ED1" w14:textId="6A794FCD" w:rsidR="00276A6A" w:rsidRPr="00F14389" w:rsidRDefault="00276A6A" w:rsidP="00DB45D5">
            <w:pPr>
              <w:spacing w:line="480" w:lineRule="auto"/>
              <w:rPr>
                <w:rFonts w:ascii="Arial" w:eastAsia="Times New Roman" w:hAnsi="Arial" w:cs="Arial"/>
                <w:lang w:eastAsia="de-DE"/>
              </w:rPr>
            </w:pPr>
          </w:p>
        </w:tc>
        <w:tc>
          <w:tcPr>
            <w:tcW w:w="244" w:type="dxa"/>
          </w:tcPr>
          <w:p w14:paraId="449B922D" w14:textId="77777777" w:rsidR="00276A6A" w:rsidRPr="00F14389" w:rsidRDefault="00276A6A" w:rsidP="00DB45D5">
            <w:pPr>
              <w:spacing w:line="480" w:lineRule="auto"/>
              <w:rPr>
                <w:rFonts w:ascii="Arial" w:eastAsia="Times New Roman" w:hAnsi="Arial" w:cs="Arial"/>
                <w:lang w:eastAsia="de-DE"/>
              </w:rPr>
            </w:pPr>
          </w:p>
        </w:tc>
      </w:tr>
      <w:tr w:rsidR="00276A6A" w:rsidRPr="00F14389" w14:paraId="00950DA9" w14:textId="77777777" w:rsidTr="6F62068D">
        <w:trPr>
          <w:trHeight w:val="22"/>
        </w:trPr>
        <w:tc>
          <w:tcPr>
            <w:tcW w:w="2552" w:type="dxa"/>
            <w:gridSpan w:val="2"/>
            <w:tcBorders>
              <w:left w:val="nil"/>
            </w:tcBorders>
            <w:shd w:val="clear" w:color="auto" w:fill="auto"/>
            <w:noWrap/>
            <w:vAlign w:val="center"/>
          </w:tcPr>
          <w:p w14:paraId="7E33B9D1" w14:textId="7483A897" w:rsidR="00276A6A" w:rsidRPr="00F14389" w:rsidRDefault="00276A6A" w:rsidP="00DB45D5">
            <w:pPr>
              <w:spacing w:line="480" w:lineRule="auto"/>
              <w:rPr>
                <w:rFonts w:ascii="Arial" w:eastAsia="Times New Roman" w:hAnsi="Arial" w:cs="Arial"/>
                <w:vertAlign w:val="superscript"/>
                <w:lang w:eastAsia="de-DE"/>
              </w:rPr>
            </w:pPr>
            <w:proofErr w:type="spellStart"/>
            <w:r w:rsidRPr="00F14389">
              <w:rPr>
                <w:rFonts w:ascii="Arial" w:eastAsia="Times New Roman" w:hAnsi="Arial" w:cs="Arial"/>
                <w:lang w:eastAsia="de-DE"/>
              </w:rPr>
              <w:t>Observations</w:t>
            </w:r>
            <w:proofErr w:type="spellEnd"/>
          </w:p>
        </w:tc>
        <w:tc>
          <w:tcPr>
            <w:tcW w:w="1215" w:type="dxa"/>
            <w:gridSpan w:val="2"/>
            <w:shd w:val="clear" w:color="auto" w:fill="auto"/>
            <w:noWrap/>
            <w:vAlign w:val="center"/>
          </w:tcPr>
          <w:p w14:paraId="216C80D6" w14:textId="4E2EEEBC"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8893</w:t>
            </w:r>
          </w:p>
        </w:tc>
        <w:tc>
          <w:tcPr>
            <w:tcW w:w="1730" w:type="dxa"/>
            <w:shd w:val="clear" w:color="auto" w:fill="auto"/>
            <w:noWrap/>
            <w:vAlign w:val="center"/>
          </w:tcPr>
          <w:p w14:paraId="5A975999" w14:textId="77777777" w:rsidR="00276A6A" w:rsidRPr="00F14389" w:rsidRDefault="00276A6A" w:rsidP="00DB45D5">
            <w:pPr>
              <w:spacing w:line="480" w:lineRule="auto"/>
              <w:rPr>
                <w:rFonts w:ascii="Arial" w:eastAsia="Times New Roman" w:hAnsi="Arial" w:cs="Arial"/>
                <w:lang w:eastAsia="de-DE"/>
              </w:rPr>
            </w:pPr>
          </w:p>
        </w:tc>
        <w:tc>
          <w:tcPr>
            <w:tcW w:w="1219" w:type="dxa"/>
            <w:shd w:val="clear" w:color="auto" w:fill="auto"/>
            <w:noWrap/>
            <w:vAlign w:val="center"/>
          </w:tcPr>
          <w:p w14:paraId="7B5523D6" w14:textId="77777777" w:rsidR="00276A6A" w:rsidRPr="00F14389" w:rsidRDefault="00276A6A" w:rsidP="00DB45D5">
            <w:pPr>
              <w:spacing w:line="480" w:lineRule="auto"/>
              <w:rPr>
                <w:rFonts w:ascii="Arial" w:eastAsia="Times New Roman" w:hAnsi="Arial" w:cs="Arial"/>
                <w:lang w:eastAsia="de-DE"/>
              </w:rPr>
            </w:pPr>
          </w:p>
        </w:tc>
        <w:tc>
          <w:tcPr>
            <w:tcW w:w="1205" w:type="dxa"/>
          </w:tcPr>
          <w:p w14:paraId="026CAF07" w14:textId="77777777" w:rsidR="00276A6A" w:rsidRPr="00F14389" w:rsidRDefault="00276A6A" w:rsidP="00DB45D5">
            <w:pPr>
              <w:spacing w:line="480" w:lineRule="auto"/>
              <w:rPr>
                <w:rFonts w:ascii="Arial" w:eastAsia="Times New Roman" w:hAnsi="Arial" w:cs="Arial"/>
                <w:lang w:eastAsia="de-DE"/>
              </w:rPr>
            </w:pPr>
          </w:p>
        </w:tc>
        <w:tc>
          <w:tcPr>
            <w:tcW w:w="1205" w:type="dxa"/>
            <w:shd w:val="clear" w:color="auto" w:fill="auto"/>
            <w:noWrap/>
            <w:vAlign w:val="center"/>
          </w:tcPr>
          <w:p w14:paraId="0C4CC01B" w14:textId="0E021F05" w:rsidR="00276A6A" w:rsidRPr="00F14389" w:rsidRDefault="00276A6A" w:rsidP="00DB45D5">
            <w:pPr>
              <w:spacing w:line="480" w:lineRule="auto"/>
              <w:rPr>
                <w:rFonts w:ascii="Arial" w:eastAsia="Times New Roman" w:hAnsi="Arial" w:cs="Arial"/>
                <w:lang w:eastAsia="de-DE"/>
              </w:rPr>
            </w:pPr>
          </w:p>
        </w:tc>
        <w:tc>
          <w:tcPr>
            <w:tcW w:w="244" w:type="dxa"/>
          </w:tcPr>
          <w:p w14:paraId="77728CEB" w14:textId="77777777" w:rsidR="00276A6A" w:rsidRPr="00F14389" w:rsidRDefault="00276A6A" w:rsidP="00DB45D5">
            <w:pPr>
              <w:spacing w:line="480" w:lineRule="auto"/>
              <w:rPr>
                <w:rFonts w:ascii="Arial" w:eastAsia="Times New Roman" w:hAnsi="Arial" w:cs="Arial"/>
                <w:lang w:eastAsia="de-DE"/>
              </w:rPr>
            </w:pPr>
          </w:p>
        </w:tc>
      </w:tr>
      <w:tr w:rsidR="00276A6A" w:rsidRPr="00F14389" w14:paraId="5F78D2A6" w14:textId="77777777" w:rsidTr="6F62068D">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F14389" w:rsidRDefault="00276A6A" w:rsidP="00DB45D5">
            <w:pPr>
              <w:spacing w:line="480" w:lineRule="auto"/>
              <w:rPr>
                <w:rFonts w:ascii="Arial" w:eastAsia="Times New Roman" w:hAnsi="Arial" w:cs="Arial"/>
                <w:vertAlign w:val="superscript"/>
                <w:lang w:eastAsia="de-DE"/>
              </w:rPr>
            </w:pPr>
            <w:r w:rsidRPr="00F14389">
              <w:rPr>
                <w:rFonts w:ascii="Arial" w:eastAsia="Times New Roman" w:hAnsi="Arial" w:cs="Arial"/>
                <w:lang w:eastAsia="de-DE"/>
              </w:rPr>
              <w:t>Marginal R</w:t>
            </w:r>
            <w:r w:rsidRPr="00F14389">
              <w:rPr>
                <w:rFonts w:ascii="Arial" w:eastAsia="Times New Roman" w:hAnsi="Arial" w:cs="Arial"/>
                <w:vertAlign w:val="superscript"/>
                <w:lang w:eastAsia="de-DE"/>
              </w:rPr>
              <w:t>2</w:t>
            </w:r>
            <w:r w:rsidRPr="00F14389">
              <w:rPr>
                <w:rFonts w:ascii="Arial" w:eastAsia="Times New Roman" w:hAnsi="Arial" w:cs="Arial"/>
                <w:lang w:eastAsia="de-DE"/>
              </w:rPr>
              <w:t xml:space="preserve"> / </w:t>
            </w:r>
            <w:proofErr w:type="spellStart"/>
            <w:r w:rsidRPr="00F14389">
              <w:rPr>
                <w:rFonts w:ascii="Arial" w:eastAsia="Times New Roman" w:hAnsi="Arial" w:cs="Arial"/>
                <w:lang w:eastAsia="de-DE"/>
              </w:rPr>
              <w:t>Conditional</w:t>
            </w:r>
            <w:proofErr w:type="spellEnd"/>
            <w:r w:rsidRPr="00F14389">
              <w:rPr>
                <w:rFonts w:ascii="Arial" w:eastAsia="Times New Roman" w:hAnsi="Arial" w:cs="Arial"/>
                <w:lang w:eastAsia="de-DE"/>
              </w:rPr>
              <w:t xml:space="preserve"> R</w:t>
            </w:r>
            <w:r w:rsidRPr="00F14389">
              <w:rPr>
                <w:rFonts w:ascii="Arial" w:eastAsia="Times New Roman" w:hAnsi="Arial" w:cs="Arial"/>
                <w:vertAlign w:val="superscript"/>
                <w:lang w:eastAsia="de-DE"/>
              </w:rPr>
              <w:t>2</w:t>
            </w:r>
          </w:p>
        </w:tc>
        <w:tc>
          <w:tcPr>
            <w:tcW w:w="1215" w:type="dxa"/>
            <w:gridSpan w:val="2"/>
            <w:shd w:val="clear" w:color="auto" w:fill="auto"/>
            <w:noWrap/>
            <w:vAlign w:val="center"/>
          </w:tcPr>
          <w:p w14:paraId="2708BEF9" w14:textId="26287A85" w:rsidR="00276A6A" w:rsidRPr="00F14389" w:rsidRDefault="00276A6A" w:rsidP="00DB45D5">
            <w:pPr>
              <w:spacing w:line="480" w:lineRule="auto"/>
              <w:rPr>
                <w:rFonts w:ascii="Arial" w:eastAsia="Times New Roman" w:hAnsi="Arial" w:cs="Arial"/>
                <w:lang w:eastAsia="de-DE"/>
              </w:rPr>
            </w:pPr>
            <w:r w:rsidRPr="00F14389">
              <w:rPr>
                <w:rFonts w:ascii="Arial" w:eastAsia="Times New Roman" w:hAnsi="Arial" w:cs="Arial"/>
                <w:lang w:eastAsia="de-DE"/>
              </w:rPr>
              <w:t>0.053/0.088</w:t>
            </w:r>
          </w:p>
        </w:tc>
        <w:tc>
          <w:tcPr>
            <w:tcW w:w="1730" w:type="dxa"/>
            <w:shd w:val="clear" w:color="auto" w:fill="auto"/>
            <w:noWrap/>
            <w:vAlign w:val="center"/>
          </w:tcPr>
          <w:p w14:paraId="15930EE2" w14:textId="649719D7" w:rsidR="00FA7131" w:rsidRPr="00F14389" w:rsidRDefault="00FA7131" w:rsidP="00DB45D5">
            <w:pPr>
              <w:spacing w:line="480" w:lineRule="auto"/>
              <w:rPr>
                <w:rFonts w:ascii="Arial" w:eastAsia="Times New Roman" w:hAnsi="Arial" w:cs="Arial"/>
                <w:lang w:eastAsia="de-DE"/>
              </w:rPr>
            </w:pPr>
          </w:p>
        </w:tc>
        <w:tc>
          <w:tcPr>
            <w:tcW w:w="1219" w:type="dxa"/>
            <w:shd w:val="clear" w:color="auto" w:fill="auto"/>
            <w:noWrap/>
            <w:vAlign w:val="center"/>
          </w:tcPr>
          <w:p w14:paraId="45AE9EF6" w14:textId="77777777" w:rsidR="00276A6A" w:rsidRPr="00F14389" w:rsidRDefault="00276A6A" w:rsidP="00DB45D5">
            <w:pPr>
              <w:spacing w:line="480" w:lineRule="auto"/>
              <w:rPr>
                <w:rFonts w:ascii="Arial" w:eastAsia="Times New Roman" w:hAnsi="Arial" w:cs="Arial"/>
                <w:lang w:eastAsia="de-DE"/>
              </w:rPr>
            </w:pPr>
          </w:p>
        </w:tc>
        <w:tc>
          <w:tcPr>
            <w:tcW w:w="1205" w:type="dxa"/>
          </w:tcPr>
          <w:p w14:paraId="300BED5F" w14:textId="77777777" w:rsidR="00276A6A" w:rsidRPr="00F14389" w:rsidRDefault="00276A6A" w:rsidP="00DB45D5">
            <w:pPr>
              <w:spacing w:line="480" w:lineRule="auto"/>
              <w:rPr>
                <w:rFonts w:ascii="Arial" w:eastAsia="Times New Roman" w:hAnsi="Arial" w:cs="Arial"/>
                <w:lang w:eastAsia="de-DE"/>
              </w:rPr>
            </w:pPr>
          </w:p>
        </w:tc>
        <w:tc>
          <w:tcPr>
            <w:tcW w:w="1205" w:type="dxa"/>
            <w:shd w:val="clear" w:color="auto" w:fill="auto"/>
            <w:noWrap/>
            <w:vAlign w:val="center"/>
          </w:tcPr>
          <w:p w14:paraId="5715194F" w14:textId="1E835977" w:rsidR="00276A6A" w:rsidRPr="00F14389" w:rsidRDefault="00276A6A" w:rsidP="00DB45D5">
            <w:pPr>
              <w:spacing w:line="480" w:lineRule="auto"/>
              <w:rPr>
                <w:rFonts w:ascii="Arial" w:eastAsia="Times New Roman" w:hAnsi="Arial" w:cs="Arial"/>
                <w:lang w:eastAsia="de-DE"/>
              </w:rPr>
            </w:pPr>
          </w:p>
        </w:tc>
      </w:tr>
    </w:tbl>
    <w:p w14:paraId="74C59A54" w14:textId="77777777" w:rsidR="00FA7131" w:rsidRPr="00F14389" w:rsidRDefault="00FA7131" w:rsidP="00DB45D5">
      <w:pPr>
        <w:spacing w:line="480" w:lineRule="auto"/>
        <w:rPr>
          <w:rFonts w:ascii="Arial" w:hAnsi="Arial" w:cs="Arial"/>
          <w:u w:val="single"/>
          <w:lang w:val="en-US"/>
        </w:rPr>
      </w:pPr>
    </w:p>
    <w:p w14:paraId="35B3D799" w14:textId="161668F7" w:rsidR="008F1CDF" w:rsidRPr="00F14389" w:rsidRDefault="001E1DDC" w:rsidP="00DB45D5">
      <w:pPr>
        <w:spacing w:line="480" w:lineRule="auto"/>
        <w:rPr>
          <w:rFonts w:ascii="Arial" w:hAnsi="Arial" w:cs="Arial"/>
          <w:u w:val="single"/>
          <w:lang w:val="en-US"/>
        </w:rPr>
      </w:pPr>
      <w:r w:rsidRPr="00F14389">
        <w:rPr>
          <w:rFonts w:ascii="Arial" w:hAnsi="Arial" w:cs="Arial"/>
          <w:u w:val="single"/>
          <w:lang w:val="en-US"/>
        </w:rPr>
        <w:t xml:space="preserve">3.4. </w:t>
      </w:r>
      <w:r w:rsidR="008F1CDF" w:rsidRPr="00F14389">
        <w:rPr>
          <w:rFonts w:ascii="Arial" w:hAnsi="Arial" w:cs="Arial"/>
          <w:u w:val="single"/>
          <w:lang w:val="en-US"/>
        </w:rPr>
        <w:t>Computational modeling results</w:t>
      </w:r>
    </w:p>
    <w:p w14:paraId="319EFE19" w14:textId="15F21A56" w:rsidR="00A04D95" w:rsidRPr="00F14389" w:rsidRDefault="1B088F8B" w:rsidP="00DB45D5">
      <w:pPr>
        <w:spacing w:line="480" w:lineRule="auto"/>
        <w:rPr>
          <w:rFonts w:ascii="Arial" w:hAnsi="Arial" w:cs="Arial"/>
          <w:lang w:val="en-US"/>
        </w:rPr>
      </w:pPr>
      <w:r w:rsidRPr="00F14389">
        <w:rPr>
          <w:rFonts w:ascii="Arial" w:hAnsi="Arial" w:cs="Arial"/>
          <w:lang w:val="en-US"/>
        </w:rPr>
        <w:t>Behavior in the control condition (</w:t>
      </w:r>
      <w:r w:rsidRPr="00F14389">
        <w:rPr>
          <w:rFonts w:ascii="Arial" w:eastAsiaTheme="minorEastAsia" w:hAnsi="Arial" w:cs="Arial"/>
          <w:lang w:val="en-US"/>
        </w:rPr>
        <w:t>‘step 1 model space’)</w:t>
      </w:r>
      <w:r w:rsidR="202FAF22" w:rsidRPr="00F14389">
        <w:rPr>
          <w:rFonts w:ascii="Arial" w:eastAsiaTheme="minorEastAsia" w:hAnsi="Arial" w:cs="Arial"/>
          <w:lang w:val="en-US"/>
        </w:rPr>
        <w:t xml:space="preserve"> </w:t>
      </w:r>
      <w:r w:rsidRPr="00F14389">
        <w:rPr>
          <w:rFonts w:ascii="Arial" w:hAnsi="Arial" w:cs="Arial"/>
          <w:lang w:val="en-US"/>
        </w:rPr>
        <w:t xml:space="preserve">was best explained by </w:t>
      </w:r>
      <w:r w:rsidR="4B31A070" w:rsidRPr="00F14389">
        <w:rPr>
          <w:rFonts w:ascii="Arial" w:hAnsi="Arial" w:cs="Arial"/>
          <w:lang w:val="en-US"/>
        </w:rPr>
        <w:t>a Rescorla-Wagner model with full double update and two learning rates (</w:t>
      </w:r>
      <w:r w:rsidR="4BBFFFCD" w:rsidRPr="00F14389">
        <w:rPr>
          <w:rFonts w:ascii="Arial" w:eastAsiaTheme="minorEastAsia" w:hAnsi="Arial" w:cs="Arial"/>
          <w:lang w:val="en-US"/>
        </w:rPr>
        <w:t>the RW-DU-2al</w:t>
      </w:r>
      <w:r w:rsidR="12E2582B" w:rsidRPr="00F14389">
        <w:rPr>
          <w:rFonts w:ascii="Arial" w:eastAsiaTheme="minorEastAsia" w:hAnsi="Arial" w:cs="Arial"/>
          <w:lang w:val="en-US"/>
        </w:rPr>
        <w:t>)</w:t>
      </w:r>
      <w:r w:rsidR="4BBFFFCD" w:rsidRPr="00F14389">
        <w:rPr>
          <w:rFonts w:ascii="Arial" w:eastAsiaTheme="minorEastAsia" w:hAnsi="Arial" w:cs="Arial"/>
          <w:lang w:val="en-US"/>
        </w:rPr>
        <w:t xml:space="preserve"> across all participants</w:t>
      </w:r>
      <w:r w:rsidR="62EB1FA4" w:rsidRPr="00F14389">
        <w:rPr>
          <w:rFonts w:ascii="Arial" w:eastAsiaTheme="minorEastAsia" w:hAnsi="Arial" w:cs="Arial"/>
          <w:lang w:val="en-US"/>
        </w:rPr>
        <w:t xml:space="preserve"> with a PXP = 0.62 </w:t>
      </w:r>
      <w:r w:rsidR="4BBFFFCD" w:rsidRPr="00F14389">
        <w:rPr>
          <w:rFonts w:ascii="Arial" w:eastAsiaTheme="minorEastAsia" w:hAnsi="Arial" w:cs="Arial"/>
          <w:lang w:val="en-US"/>
        </w:rPr>
        <w:t>(see Figure 6).</w:t>
      </w:r>
      <w:r w:rsidR="2CCA67E3" w:rsidRPr="00F14389">
        <w:rPr>
          <w:rFonts w:ascii="Arial" w:eastAsiaTheme="minorEastAsia" w:hAnsi="Arial" w:cs="Arial"/>
          <w:lang w:val="en-US"/>
        </w:rPr>
        <w:t xml:space="preserve"> </w:t>
      </w:r>
      <w:r w:rsidR="2DA099E6" w:rsidRPr="00F14389">
        <w:rPr>
          <w:rFonts w:ascii="Arial" w:eastAsiaTheme="minorEastAsia" w:hAnsi="Arial" w:cs="Arial"/>
          <w:lang w:val="en-US"/>
        </w:rPr>
        <w:t>This indicate</w:t>
      </w:r>
      <w:r w:rsidR="78F011DA" w:rsidRPr="00F14389">
        <w:rPr>
          <w:rFonts w:ascii="Arial" w:eastAsiaTheme="minorEastAsia" w:hAnsi="Arial" w:cs="Arial"/>
          <w:lang w:val="en-US"/>
        </w:rPr>
        <w:t>s</w:t>
      </w:r>
      <w:r w:rsidR="2DA099E6" w:rsidRPr="00F14389">
        <w:rPr>
          <w:rFonts w:ascii="Arial" w:eastAsiaTheme="minorEastAsia" w:hAnsi="Arial" w:cs="Arial"/>
          <w:lang w:val="en-US"/>
        </w:rPr>
        <w:t xml:space="preserve"> that most participants used the anticorrelated task structure and updated the chosen and the unchosen choice option to a similar extent (full double update model</w:t>
      </w:r>
      <w:r w:rsidR="558CB156" w:rsidRPr="00F14389">
        <w:rPr>
          <w:rFonts w:ascii="Arial" w:eastAsiaTheme="minorEastAsia" w:hAnsi="Arial" w:cs="Arial"/>
          <w:lang w:val="en-US"/>
        </w:rPr>
        <w:t>, DU</w:t>
      </w:r>
      <w:r w:rsidR="2DA099E6" w:rsidRPr="00F14389">
        <w:rPr>
          <w:rFonts w:ascii="Arial" w:eastAsiaTheme="minorEastAsia" w:hAnsi="Arial" w:cs="Arial"/>
          <w:lang w:val="en-US"/>
        </w:rPr>
        <w:t>). Although there is some evidence for use of an individual double update (</w:t>
      </w:r>
      <w:proofErr w:type="spellStart"/>
      <w:r w:rsidR="2DA099E6" w:rsidRPr="00F14389">
        <w:rPr>
          <w:rFonts w:ascii="Arial" w:eastAsiaTheme="minorEastAsia" w:hAnsi="Arial" w:cs="Arial"/>
          <w:lang w:val="en-US"/>
        </w:rPr>
        <w:t>iDU</w:t>
      </w:r>
      <w:proofErr w:type="spellEnd"/>
      <w:r w:rsidR="2DA099E6" w:rsidRPr="00F14389">
        <w:rPr>
          <w:rFonts w:ascii="Arial" w:eastAsiaTheme="minorEastAsia" w:hAnsi="Arial" w:cs="Arial"/>
          <w:lang w:val="en-US"/>
        </w:rPr>
        <w:t xml:space="preserve">) we decided to focus on DU-learning, as present in the majority of participants. Furthermore, the learning rate in </w:t>
      </w:r>
      <w:r w:rsidR="3713393D" w:rsidRPr="00F14389">
        <w:rPr>
          <w:rFonts w:ascii="Arial" w:eastAsiaTheme="minorEastAsia" w:hAnsi="Arial" w:cs="Arial"/>
          <w:lang w:val="en-US"/>
        </w:rPr>
        <w:t xml:space="preserve">win </w:t>
      </w:r>
      <w:r w:rsidR="2DA099E6" w:rsidRPr="00F14389">
        <w:rPr>
          <w:rFonts w:ascii="Arial" w:eastAsiaTheme="minorEastAsia" w:hAnsi="Arial" w:cs="Arial"/>
          <w:lang w:val="en-US"/>
        </w:rPr>
        <w:t>tr</w:t>
      </w:r>
      <w:r w:rsidR="029BA3D6" w:rsidRPr="00F14389">
        <w:rPr>
          <w:rFonts w:ascii="Arial" w:eastAsiaTheme="minorEastAsia" w:hAnsi="Arial" w:cs="Arial"/>
          <w:lang w:val="en-US"/>
        </w:rPr>
        <w:t>ia</w:t>
      </w:r>
      <w:r w:rsidR="2DA099E6" w:rsidRPr="00F14389">
        <w:rPr>
          <w:rFonts w:ascii="Arial" w:eastAsiaTheme="minorEastAsia" w:hAnsi="Arial" w:cs="Arial"/>
          <w:lang w:val="en-US"/>
        </w:rPr>
        <w:t xml:space="preserve">ls was lower than in </w:t>
      </w:r>
      <w:r w:rsidR="66BEBF9C" w:rsidRPr="00F14389">
        <w:rPr>
          <w:rFonts w:ascii="Arial" w:eastAsiaTheme="minorEastAsia" w:hAnsi="Arial" w:cs="Arial"/>
          <w:lang w:val="en-US"/>
        </w:rPr>
        <w:t xml:space="preserve">loss </w:t>
      </w:r>
      <w:r w:rsidR="2DA099E6" w:rsidRPr="00F14389">
        <w:rPr>
          <w:rFonts w:ascii="Arial" w:eastAsiaTheme="minorEastAsia" w:hAnsi="Arial" w:cs="Arial"/>
          <w:lang w:val="en-US"/>
        </w:rPr>
        <w:lastRenderedPageBreak/>
        <w:t xml:space="preserve">trials (paired t-test on alpha win vs alpha loss: </w:t>
      </w:r>
      <w:proofErr w:type="gramStart"/>
      <w:r w:rsidR="2DA099E6" w:rsidRPr="00F14389">
        <w:rPr>
          <w:rFonts w:ascii="Arial" w:eastAsiaTheme="minorEastAsia" w:hAnsi="Arial" w:cs="Arial"/>
          <w:i/>
          <w:iCs/>
          <w:lang w:val="en-US"/>
        </w:rPr>
        <w:t>t(</w:t>
      </w:r>
      <w:proofErr w:type="gramEnd"/>
      <w:r w:rsidR="2DA099E6" w:rsidRPr="00F14389">
        <w:rPr>
          <w:rFonts w:ascii="Arial" w:eastAsiaTheme="minorEastAsia" w:hAnsi="Arial" w:cs="Arial"/>
          <w:lang w:val="en-US"/>
        </w:rPr>
        <w:t xml:space="preserve">27) = -6.7, </w:t>
      </w:r>
      <w:r w:rsidR="2DA099E6" w:rsidRPr="00F14389">
        <w:rPr>
          <w:rFonts w:ascii="Arial" w:eastAsiaTheme="minorEastAsia" w:hAnsi="Arial" w:cs="Arial"/>
          <w:i/>
          <w:iCs/>
          <w:lang w:val="en-US"/>
        </w:rPr>
        <w:t>p</w:t>
      </w:r>
      <w:r w:rsidR="2DA099E6" w:rsidRPr="00F14389">
        <w:rPr>
          <w:rFonts w:ascii="Arial" w:hAnsi="Arial" w:cs="Arial"/>
          <w:lang w:val="en-US"/>
        </w:rPr>
        <w:t xml:space="preserve"> &lt; 0.001</w:t>
      </w:r>
      <w:r w:rsidR="2DA099E6" w:rsidRPr="00F14389">
        <w:rPr>
          <w:rFonts w:ascii="Arial" w:eastAsiaTheme="minorEastAsia" w:hAnsi="Arial" w:cs="Arial"/>
          <w:lang w:val="en-US"/>
        </w:rPr>
        <w:t xml:space="preserve">), resulting in stronger </w:t>
      </w:r>
      <w:r w:rsidR="004D4C21" w:rsidRPr="00F14389">
        <w:rPr>
          <w:rFonts w:ascii="Arial" w:eastAsiaTheme="minorEastAsia" w:hAnsi="Arial" w:cs="Arial"/>
          <w:lang w:val="en-US"/>
        </w:rPr>
        <w:t xml:space="preserve">updates after </w:t>
      </w:r>
      <w:r w:rsidR="2DA099E6" w:rsidRPr="00F14389">
        <w:rPr>
          <w:rFonts w:ascii="Arial" w:eastAsiaTheme="minorEastAsia" w:hAnsi="Arial" w:cs="Arial"/>
          <w:lang w:val="en-US"/>
        </w:rPr>
        <w:t xml:space="preserve">loss compared to win </w:t>
      </w:r>
      <w:r w:rsidR="007572E5" w:rsidRPr="00F14389">
        <w:rPr>
          <w:rFonts w:ascii="Arial" w:eastAsiaTheme="minorEastAsia" w:hAnsi="Arial" w:cs="Arial"/>
          <w:lang w:val="en-US"/>
        </w:rPr>
        <w:t>feedback</w:t>
      </w:r>
      <w:r w:rsidR="2DA099E6" w:rsidRPr="00F14389">
        <w:rPr>
          <w:rFonts w:ascii="Arial" w:eastAsiaTheme="minorEastAsia" w:hAnsi="Arial" w:cs="Arial"/>
          <w:lang w:val="en-US"/>
        </w:rPr>
        <w:t xml:space="preserve">. In a next step, additional </w:t>
      </w:r>
      <w:r w:rsidR="2DA099E6" w:rsidRPr="00F14389">
        <w:rPr>
          <w:rFonts w:ascii="Arial" w:hAnsi="Arial" w:cs="Arial"/>
          <w:lang w:val="en-US"/>
        </w:rPr>
        <w:t>free parameters for potential stress effects were entered for this winning</w:t>
      </w:r>
      <w:r w:rsidR="65A30AA7" w:rsidRPr="00F14389">
        <w:rPr>
          <w:rFonts w:ascii="Arial" w:hAnsi="Arial" w:cs="Arial"/>
          <w:lang w:val="en-US"/>
        </w:rPr>
        <w:t xml:space="preserve"> model </w:t>
      </w:r>
      <w:r w:rsidR="779992F5" w:rsidRPr="00F14389">
        <w:rPr>
          <w:rFonts w:ascii="Arial" w:hAnsi="Arial" w:cs="Arial"/>
          <w:lang w:val="en-US"/>
        </w:rPr>
        <w:t>(</w:t>
      </w:r>
      <w:r w:rsidR="4BBFFFCD" w:rsidRPr="00F14389">
        <w:rPr>
          <w:rFonts w:ascii="Arial" w:hAnsi="Arial" w:cs="Arial"/>
          <w:lang w:val="en-US"/>
        </w:rPr>
        <w:t>the ‘step 2 model space’</w:t>
      </w:r>
      <w:r w:rsidR="779992F5" w:rsidRPr="00F14389">
        <w:rPr>
          <w:rFonts w:ascii="Arial" w:hAnsi="Arial" w:cs="Arial"/>
          <w:lang w:val="en-US"/>
        </w:rPr>
        <w:t>)</w:t>
      </w:r>
      <w:r w:rsidR="4F2D4804" w:rsidRPr="00F14389">
        <w:rPr>
          <w:rFonts w:ascii="Arial" w:hAnsi="Arial" w:cs="Arial"/>
          <w:lang w:val="en-US"/>
        </w:rPr>
        <w:t xml:space="preserve">. This </w:t>
      </w:r>
      <w:r w:rsidR="4BBFFFCD" w:rsidRPr="00F14389">
        <w:rPr>
          <w:rFonts w:ascii="Arial" w:hAnsi="Arial" w:cs="Arial"/>
          <w:lang w:val="en-US"/>
        </w:rPr>
        <w:t>resulted in a best fit for RW-DU-2al-StressBetas</w:t>
      </w:r>
      <w:r w:rsidR="62EB1FA4" w:rsidRPr="00F14389">
        <w:rPr>
          <w:rFonts w:ascii="Arial" w:hAnsi="Arial" w:cs="Arial"/>
          <w:lang w:val="en-US"/>
        </w:rPr>
        <w:t xml:space="preserve"> (PXP = 0.92)</w:t>
      </w:r>
      <w:r w:rsidR="4BBFFFCD" w:rsidRPr="00F14389">
        <w:rPr>
          <w:rFonts w:ascii="Arial" w:hAnsi="Arial" w:cs="Arial"/>
          <w:lang w:val="en-US"/>
        </w:rPr>
        <w:t xml:space="preserve">, </w:t>
      </w:r>
      <w:r w:rsidR="16DB759E" w:rsidRPr="00F14389">
        <w:rPr>
          <w:rFonts w:ascii="Arial" w:hAnsi="Arial" w:cs="Arial"/>
          <w:lang w:val="en-US"/>
        </w:rPr>
        <w:t>indic</w:t>
      </w:r>
      <w:r w:rsidR="192A1AC6" w:rsidRPr="00F14389">
        <w:rPr>
          <w:rFonts w:ascii="Arial" w:hAnsi="Arial" w:cs="Arial"/>
          <w:lang w:val="en-US"/>
        </w:rPr>
        <w:t>a</w:t>
      </w:r>
      <w:r w:rsidR="16DB759E" w:rsidRPr="00F14389">
        <w:rPr>
          <w:rFonts w:ascii="Arial" w:hAnsi="Arial" w:cs="Arial"/>
          <w:lang w:val="en-US"/>
        </w:rPr>
        <w:t xml:space="preserve">ting that </w:t>
      </w:r>
      <w:r w:rsidR="4BBFFFCD" w:rsidRPr="00F14389">
        <w:rPr>
          <w:rFonts w:ascii="Arial" w:hAnsi="Arial" w:cs="Arial"/>
          <w:lang w:val="en-US"/>
        </w:rPr>
        <w:t>only the temperature parameter</w:t>
      </w:r>
      <w:r w:rsidR="0AB146F9"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4BBFFFCD"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7ECAEE9B" w:rsidRPr="00F14389">
        <w:rPr>
          <w:rFonts w:ascii="Arial" w:eastAsiaTheme="minorEastAsia" w:hAnsi="Arial" w:cs="Arial"/>
          <w:lang w:val="en-US"/>
        </w:rPr>
        <w:t xml:space="preserve"> </w:t>
      </w:r>
      <w:r w:rsidR="6B6BB25F" w:rsidRPr="00F14389">
        <w:rPr>
          <w:rFonts w:ascii="Arial" w:eastAsiaTheme="minorEastAsia" w:hAnsi="Arial" w:cs="Arial"/>
          <w:lang w:val="en-US"/>
        </w:rPr>
        <w:t xml:space="preserve">were different between control and stress condition but not the learning rates </w:t>
      </w:r>
      <w:r w:rsidR="7ECAEE9B" w:rsidRPr="00F14389">
        <w:rPr>
          <w:rFonts w:ascii="Arial" w:eastAsiaTheme="minorEastAsia" w:hAnsi="Arial" w:cs="Arial"/>
          <w:lang w:val="en-US"/>
        </w:rPr>
        <w:t>(see Table 2 for parameter estimate</w:t>
      </w:r>
      <w:r w:rsidR="2AD737BE" w:rsidRPr="00F14389">
        <w:rPr>
          <w:rFonts w:ascii="Arial" w:eastAsiaTheme="minorEastAsia" w:hAnsi="Arial" w:cs="Arial"/>
          <w:lang w:val="en-US"/>
        </w:rPr>
        <w:t>s</w:t>
      </w:r>
      <w:r w:rsidR="7ECAEE9B" w:rsidRPr="00F14389">
        <w:rPr>
          <w:rFonts w:ascii="Arial" w:eastAsiaTheme="minorEastAsia" w:hAnsi="Arial" w:cs="Arial"/>
          <w:lang w:val="en-US"/>
        </w:rPr>
        <w:t xml:space="preserve">). </w:t>
      </w:r>
      <w:r w:rsidR="66A69B26" w:rsidRPr="00F14389">
        <w:rPr>
          <w:rFonts w:ascii="Arial" w:eastAsiaTheme="minorEastAsia" w:hAnsi="Arial" w:cs="Arial"/>
          <w:lang w:val="en-US"/>
        </w:rPr>
        <w:t xml:space="preserve">Model </w:t>
      </w:r>
      <w:r w:rsidR="6C2B4869" w:rsidRPr="00F14389">
        <w:rPr>
          <w:rFonts w:ascii="Arial" w:eastAsiaTheme="minorEastAsia" w:hAnsi="Arial" w:cs="Arial"/>
          <w:lang w:val="en-US"/>
        </w:rPr>
        <w:t>comparison</w:t>
      </w:r>
      <w:r w:rsidR="66A69B26" w:rsidRPr="00F14389">
        <w:rPr>
          <w:rFonts w:ascii="Arial" w:eastAsiaTheme="minorEastAsia" w:hAnsi="Arial" w:cs="Arial"/>
          <w:lang w:val="en-US"/>
        </w:rPr>
        <w:t xml:space="preserve"> resulted in </w:t>
      </w:r>
      <w:r w:rsidR="2514E7E9" w:rsidRPr="00F14389">
        <w:rPr>
          <w:rFonts w:ascii="Arial" w:eastAsiaTheme="minorEastAsia" w:hAnsi="Arial" w:cs="Arial"/>
          <w:lang w:val="en-US"/>
        </w:rPr>
        <w:t xml:space="preserve">lower </w:t>
      </w:r>
      <w:r w:rsidR="66A69B26" w:rsidRPr="00F14389">
        <w:rPr>
          <w:rFonts w:ascii="Arial" w:eastAsiaTheme="minorEastAsia" w:hAnsi="Arial" w:cs="Arial"/>
          <w:lang w:val="en-US"/>
        </w:rPr>
        <w:t>protected exceedance probabilities (PXP &lt; 0.1</w:t>
      </w:r>
      <w:r w:rsidR="507BA228" w:rsidRPr="00F14389">
        <w:rPr>
          <w:rFonts w:ascii="Arial" w:eastAsiaTheme="minorEastAsia" w:hAnsi="Arial" w:cs="Arial"/>
          <w:lang w:val="en-US"/>
        </w:rPr>
        <w:t>)</w:t>
      </w:r>
      <w:r w:rsidR="66A69B26" w:rsidRPr="00F14389">
        <w:rPr>
          <w:rFonts w:ascii="Arial" w:eastAsiaTheme="minorEastAsia" w:hAnsi="Arial" w:cs="Arial"/>
          <w:lang w:val="en-US"/>
        </w:rPr>
        <w:t xml:space="preserve"> for all other models</w:t>
      </w:r>
      <w:r w:rsidR="7ECAEE9B" w:rsidRPr="00F14389">
        <w:rPr>
          <w:rFonts w:ascii="Arial" w:eastAsiaTheme="minorEastAsia" w:hAnsi="Arial" w:cs="Arial"/>
          <w:lang w:val="en-US"/>
        </w:rPr>
        <w:t xml:space="preserve"> (see Figure 6).</w:t>
      </w:r>
      <w:r w:rsidR="12345DAE" w:rsidRPr="00F14389">
        <w:rPr>
          <w:rFonts w:ascii="Arial" w:eastAsiaTheme="minorEastAsia" w:hAnsi="Arial" w:cs="Arial"/>
          <w:lang w:val="en-US"/>
        </w:rPr>
        <w:t xml:space="preserve"> </w:t>
      </w:r>
      <w:r w:rsidR="16744EBB" w:rsidRPr="00F14389">
        <w:rPr>
          <w:rFonts w:ascii="Arial" w:eastAsiaTheme="minorEastAsia" w:hAnsi="Arial" w:cs="Arial"/>
          <w:lang w:val="en-US"/>
        </w:rPr>
        <w:t>Choice temperature parameters were significantl</w:t>
      </w:r>
      <w:r w:rsidR="38533125" w:rsidRPr="00F14389">
        <w:rPr>
          <w:rFonts w:ascii="Arial" w:eastAsiaTheme="minorEastAsia" w:hAnsi="Arial" w:cs="Arial"/>
          <w:lang w:val="en-US"/>
        </w:rPr>
        <w:t>y</w:t>
      </w:r>
      <w:r w:rsidR="16744EBB" w:rsidRPr="00F14389">
        <w:rPr>
          <w:rFonts w:ascii="Arial" w:eastAsiaTheme="minorEastAsia" w:hAnsi="Arial" w:cs="Arial"/>
          <w:lang w:val="en-US"/>
        </w:rPr>
        <w:t xml:space="preserve"> higher after win trials compared to loss trials</w:t>
      </w:r>
      <w:r w:rsidR="283B4EF0" w:rsidRPr="00F14389">
        <w:rPr>
          <w:rFonts w:ascii="Arial" w:eastAsiaTheme="minorEastAsia" w:hAnsi="Arial" w:cs="Arial"/>
          <w:lang w:val="en-US"/>
        </w:rPr>
        <w:t xml:space="preserve"> </w:t>
      </w:r>
      <w:r w:rsidR="0C2243E0" w:rsidRPr="00F14389">
        <w:rPr>
          <w:rFonts w:ascii="Arial" w:eastAsiaTheme="minorEastAsia" w:hAnsi="Arial" w:cs="Arial"/>
          <w:lang w:val="en-US"/>
        </w:rPr>
        <w:t>(</w:t>
      </w:r>
      <w:proofErr w:type="gramStart"/>
      <w:r w:rsidR="283B4EF0" w:rsidRPr="00F14389">
        <w:rPr>
          <w:rFonts w:ascii="Arial" w:eastAsiaTheme="minorEastAsia" w:hAnsi="Arial" w:cs="Arial"/>
          <w:i/>
          <w:iCs/>
          <w:lang w:val="en-US"/>
        </w:rPr>
        <w:t>F</w:t>
      </w:r>
      <w:r w:rsidR="283B4EF0" w:rsidRPr="00F14389">
        <w:rPr>
          <w:rFonts w:ascii="Arial" w:eastAsiaTheme="minorEastAsia" w:hAnsi="Arial" w:cs="Arial"/>
          <w:lang w:val="en-US"/>
        </w:rPr>
        <w:t>(</w:t>
      </w:r>
      <w:proofErr w:type="gramEnd"/>
      <w:r w:rsidR="283B4EF0" w:rsidRPr="00F14389">
        <w:rPr>
          <w:rFonts w:ascii="Arial" w:eastAsiaTheme="minorEastAsia" w:hAnsi="Arial" w:cs="Arial"/>
          <w:lang w:val="en-US"/>
        </w:rPr>
        <w:t xml:space="preserve">1,27)= 22.77, </w:t>
      </w:r>
      <w:r w:rsidR="283B4EF0" w:rsidRPr="00F14389">
        <w:rPr>
          <w:rFonts w:ascii="Arial" w:eastAsiaTheme="minorEastAsia" w:hAnsi="Arial" w:cs="Arial"/>
          <w:i/>
          <w:iCs/>
          <w:lang w:val="en-US"/>
        </w:rPr>
        <w:t>p</w:t>
      </w:r>
      <w:r w:rsidR="283B4EF0" w:rsidRPr="00F14389">
        <w:rPr>
          <w:rFonts w:ascii="Arial" w:eastAsiaTheme="minorEastAsia" w:hAnsi="Arial" w:cs="Arial"/>
          <w:lang w:val="en-US"/>
        </w:rPr>
        <w:t xml:space="preserve"> &lt; .001</w:t>
      </w:r>
      <w:r w:rsidR="21FE698C" w:rsidRPr="00F14389">
        <w:rPr>
          <w:rFonts w:ascii="Arial" w:eastAsiaTheme="minorEastAsia" w:hAnsi="Arial" w:cs="Arial"/>
          <w:lang w:val="en-US"/>
        </w:rPr>
        <w:t>)</w:t>
      </w:r>
      <w:r w:rsidR="16744EBB" w:rsidRPr="00F14389">
        <w:rPr>
          <w:rFonts w:ascii="Arial" w:eastAsiaTheme="minorEastAsia" w:hAnsi="Arial" w:cs="Arial"/>
          <w:lang w:val="en-US"/>
        </w:rPr>
        <w:t xml:space="preserve"> and numerically higher during the control compared to the stress condition, although the latter effect was not significant</w:t>
      </w:r>
      <w:r w:rsidR="7EED275A" w:rsidRPr="00F14389">
        <w:rPr>
          <w:rFonts w:ascii="Arial" w:eastAsiaTheme="minorEastAsia" w:hAnsi="Arial" w:cs="Arial"/>
          <w:lang w:val="en-US"/>
        </w:rPr>
        <w:t xml:space="preserve"> </w:t>
      </w:r>
      <w:r w:rsidR="5F02A262" w:rsidRPr="00F14389">
        <w:rPr>
          <w:rFonts w:ascii="Arial" w:eastAsiaTheme="minorEastAsia" w:hAnsi="Arial" w:cs="Arial"/>
          <w:lang w:val="en-US"/>
        </w:rPr>
        <w:t>(</w:t>
      </w:r>
      <w:r w:rsidR="773B881F" w:rsidRPr="00F14389">
        <w:rPr>
          <w:rFonts w:ascii="Arial" w:eastAsiaTheme="minorEastAsia" w:hAnsi="Arial" w:cs="Arial"/>
          <w:i/>
          <w:iCs/>
          <w:lang w:val="en-US"/>
        </w:rPr>
        <w:t>F</w:t>
      </w:r>
      <w:r w:rsidR="773B881F" w:rsidRPr="00F14389">
        <w:rPr>
          <w:rFonts w:ascii="Arial" w:eastAsiaTheme="minorEastAsia" w:hAnsi="Arial" w:cs="Arial"/>
          <w:lang w:val="en-US"/>
        </w:rPr>
        <w:t>(1, 27) = 0.25,</w:t>
      </w:r>
      <w:r w:rsidR="773B881F" w:rsidRPr="00F14389">
        <w:rPr>
          <w:rFonts w:ascii="Arial" w:eastAsiaTheme="minorEastAsia" w:hAnsi="Arial" w:cs="Arial"/>
          <w:i/>
          <w:iCs/>
          <w:lang w:val="en-US"/>
        </w:rPr>
        <w:t xml:space="preserve"> p</w:t>
      </w:r>
      <w:r w:rsidR="773B881F" w:rsidRPr="00F14389">
        <w:rPr>
          <w:rFonts w:ascii="Arial" w:eastAsiaTheme="minorEastAsia" w:hAnsi="Arial" w:cs="Arial"/>
          <w:lang w:val="en-US"/>
        </w:rPr>
        <w:t xml:space="preserve"> = .623</w:t>
      </w:r>
      <w:r w:rsidR="1AB63B13" w:rsidRPr="00F14389">
        <w:rPr>
          <w:rFonts w:ascii="Arial" w:eastAsiaTheme="minorEastAsia" w:hAnsi="Arial" w:cs="Arial"/>
          <w:lang w:val="en-US"/>
        </w:rPr>
        <w:t>)</w:t>
      </w:r>
      <w:r w:rsidR="16744EBB" w:rsidRPr="00F14389">
        <w:rPr>
          <w:rFonts w:ascii="Arial" w:eastAsiaTheme="minorEastAsia" w:hAnsi="Arial" w:cs="Arial"/>
          <w:lang w:val="en-US"/>
        </w:rPr>
        <w:t xml:space="preserve">. We observed a large interindividual variance for the </w:t>
      </w:r>
      <w:r w:rsidR="7CDA9806" w:rsidRPr="00F14389">
        <w:rPr>
          <w:rFonts w:ascii="Arial" w:eastAsiaTheme="minorEastAsia" w:hAnsi="Arial" w:cs="Arial"/>
          <w:lang w:val="en-US"/>
        </w:rPr>
        <w:t>temperature</w:t>
      </w:r>
      <w:r w:rsidR="16744EBB" w:rsidRPr="00F14389">
        <w:rPr>
          <w:rFonts w:ascii="Arial" w:eastAsiaTheme="minorEastAsia" w:hAnsi="Arial" w:cs="Arial"/>
          <w:lang w:val="en-US"/>
        </w:rPr>
        <w:t xml:space="preserve"> parameters</w:t>
      </w:r>
      <w:r w:rsidR="2AD737BE" w:rsidRPr="00F14389">
        <w:rPr>
          <w:rFonts w:ascii="Arial" w:eastAsiaTheme="minorEastAsia" w:hAnsi="Arial" w:cs="Arial"/>
          <w:lang w:val="en-US"/>
        </w:rPr>
        <w:t xml:space="preserve"> (see Supplementary Figures S3 and S4 for violin plots of parameter distributions and Supplementary Table S-D for parameter mean estimates of the winning model of ‘step 2 model space’).</w:t>
      </w:r>
    </w:p>
    <w:p w14:paraId="2158B62B" w14:textId="307D17BC" w:rsidR="00172731" w:rsidRPr="00F14389" w:rsidRDefault="00172731" w:rsidP="00DB45D5">
      <w:pPr>
        <w:spacing w:line="480" w:lineRule="auto"/>
        <w:rPr>
          <w:rFonts w:ascii="Arial" w:hAnsi="Arial" w:cs="Arial"/>
          <w:lang w:val="en-US"/>
        </w:rPr>
      </w:pPr>
    </w:p>
    <w:p w14:paraId="4A044796" w14:textId="77777777" w:rsidR="004B446F" w:rsidRPr="00F14389" w:rsidRDefault="004B446F" w:rsidP="00DB45D5">
      <w:pPr>
        <w:spacing w:line="480" w:lineRule="auto"/>
        <w:rPr>
          <w:rFonts w:ascii="Arial" w:hAnsi="Arial" w:cs="Arial"/>
          <w:lang w:val="en-US"/>
        </w:rPr>
      </w:pPr>
    </w:p>
    <w:p w14:paraId="1A005176" w14:textId="6B1E7FCB" w:rsidR="7339AC12" w:rsidRPr="00F14389" w:rsidRDefault="7339AC12" w:rsidP="00DB45D5">
      <w:pPr>
        <w:spacing w:line="480" w:lineRule="auto"/>
        <w:rPr>
          <w:rFonts w:ascii="Arial" w:hAnsi="Arial" w:cs="Arial"/>
          <w:lang w:val="en-US"/>
        </w:rPr>
      </w:pPr>
      <w:r w:rsidRPr="00F14389">
        <w:rPr>
          <w:rFonts w:ascii="Arial" w:hAnsi="Arial" w:cs="Arial"/>
          <w:lang w:val="en-US"/>
        </w:rPr>
        <w:br w:type="page"/>
      </w:r>
    </w:p>
    <w:p w14:paraId="63515A19" w14:textId="722DE045" w:rsidR="00172731" w:rsidRPr="00F14389" w:rsidRDefault="2123D269" w:rsidP="00DB45D5">
      <w:pPr>
        <w:spacing w:line="480" w:lineRule="auto"/>
        <w:rPr>
          <w:rFonts w:ascii="Arial" w:hAnsi="Arial" w:cs="Arial"/>
        </w:rPr>
      </w:pPr>
      <w:r w:rsidRPr="00F14389">
        <w:rPr>
          <w:rFonts w:ascii="Arial" w:hAnsi="Arial" w:cs="Arial"/>
          <w:noProof/>
          <w:lang w:eastAsia="de-DE"/>
        </w:rPr>
        <w:lastRenderedPageBreak/>
        <w:drawing>
          <wp:inline distT="0" distB="0" distL="0" distR="0" wp14:anchorId="7D8C80D1" wp14:editId="1FF6CBED">
            <wp:extent cx="4952998" cy="6238874"/>
            <wp:effectExtent l="0" t="0" r="0" b="0"/>
            <wp:docPr id="1019585492" name="Grafik 101958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52998" cy="6238874"/>
                    </a:xfrm>
                    <a:prstGeom prst="rect">
                      <a:avLst/>
                    </a:prstGeom>
                  </pic:spPr>
                </pic:pic>
              </a:graphicData>
            </a:graphic>
          </wp:inline>
        </w:drawing>
      </w:r>
    </w:p>
    <w:p w14:paraId="1E784B3D" w14:textId="745DECF5" w:rsidR="00172731" w:rsidRPr="00F14389" w:rsidRDefault="26B833BF" w:rsidP="00DB45D5">
      <w:pPr>
        <w:spacing w:line="480" w:lineRule="auto"/>
        <w:rPr>
          <w:rFonts w:ascii="Arial" w:hAnsi="Arial" w:cs="Arial"/>
          <w:lang w:val="en-US"/>
        </w:rPr>
      </w:pPr>
      <w:r w:rsidRPr="00F14389">
        <w:rPr>
          <w:rFonts w:ascii="Arial" w:hAnsi="Arial" w:cs="Arial"/>
          <w:lang w:val="en-US"/>
        </w:rPr>
        <w:t>Figure 4</w:t>
      </w:r>
      <w:r w:rsidR="0475FEF0" w:rsidRPr="00F14389">
        <w:rPr>
          <w:rFonts w:ascii="Arial" w:hAnsi="Arial" w:cs="Arial"/>
          <w:lang w:val="en-US"/>
        </w:rPr>
        <w:t xml:space="preserve"> </w:t>
      </w:r>
      <w:r w:rsidRPr="00F14389">
        <w:rPr>
          <w:rFonts w:ascii="Arial" w:hAnsi="Arial" w:cs="Arial"/>
          <w:lang w:val="en-US"/>
        </w:rPr>
        <w:t xml:space="preserve">Protected </w:t>
      </w:r>
      <w:r w:rsidR="61B79548" w:rsidRPr="00F14389">
        <w:rPr>
          <w:rFonts w:ascii="Arial" w:hAnsi="Arial" w:cs="Arial"/>
          <w:lang w:val="en-US"/>
        </w:rPr>
        <w:t>e</w:t>
      </w:r>
      <w:r w:rsidRPr="00F14389">
        <w:rPr>
          <w:rFonts w:ascii="Arial" w:hAnsi="Arial" w:cs="Arial"/>
          <w:lang w:val="en-US"/>
        </w:rPr>
        <w:t xml:space="preserve">xceedance </w:t>
      </w:r>
      <w:r w:rsidR="61B79548" w:rsidRPr="00F14389">
        <w:rPr>
          <w:rFonts w:ascii="Arial" w:hAnsi="Arial" w:cs="Arial"/>
          <w:lang w:val="en-US"/>
        </w:rPr>
        <w:t>pr</w:t>
      </w:r>
      <w:r w:rsidRPr="00F14389">
        <w:rPr>
          <w:rFonts w:ascii="Arial" w:hAnsi="Arial" w:cs="Arial"/>
          <w:lang w:val="en-US"/>
        </w:rPr>
        <w:t>obability</w:t>
      </w:r>
      <w:r w:rsidR="078CBC8C" w:rsidRPr="00F14389">
        <w:rPr>
          <w:rFonts w:ascii="Arial" w:hAnsi="Arial" w:cs="Arial"/>
          <w:lang w:val="en-US"/>
        </w:rPr>
        <w:t>: (a)</w:t>
      </w:r>
      <w:r w:rsidRPr="00F14389">
        <w:rPr>
          <w:rFonts w:ascii="Arial" w:hAnsi="Arial" w:cs="Arial"/>
          <w:lang w:val="en-US"/>
        </w:rPr>
        <w:t xml:space="preserve"> </w:t>
      </w:r>
      <w:r w:rsidR="61B79548" w:rsidRPr="00F14389">
        <w:rPr>
          <w:rFonts w:ascii="Arial" w:hAnsi="Arial" w:cs="Arial"/>
          <w:lang w:val="en-US"/>
        </w:rPr>
        <w:t xml:space="preserve">'step 1' </w:t>
      </w:r>
      <w:r w:rsidR="60AF333F" w:rsidRPr="00F14389">
        <w:rPr>
          <w:rFonts w:ascii="Arial" w:hAnsi="Arial" w:cs="Arial"/>
          <w:lang w:val="en-US"/>
        </w:rPr>
        <w:t>model space</w:t>
      </w:r>
      <w:r w:rsidR="78DB2A8F" w:rsidRPr="00F14389">
        <w:rPr>
          <w:rFonts w:ascii="Arial" w:hAnsi="Arial" w:cs="Arial"/>
          <w:lang w:val="en-US"/>
        </w:rPr>
        <w:t xml:space="preserve"> explaining</w:t>
      </w:r>
      <w:r w:rsidR="33700CCD" w:rsidRPr="00F14389">
        <w:rPr>
          <w:rFonts w:ascii="Arial" w:hAnsi="Arial" w:cs="Arial"/>
          <w:lang w:val="en-US"/>
        </w:rPr>
        <w:t xml:space="preserve"> behavior in the control condition</w:t>
      </w:r>
      <w:r w:rsidR="0CB0A41E" w:rsidRPr="00F14389">
        <w:rPr>
          <w:rFonts w:ascii="Arial" w:hAnsi="Arial" w:cs="Arial"/>
          <w:lang w:val="en-US"/>
        </w:rPr>
        <w:t xml:space="preserve"> (top)</w:t>
      </w:r>
      <w:r w:rsidR="6C98D802" w:rsidRPr="00F14389">
        <w:rPr>
          <w:rFonts w:ascii="Arial" w:hAnsi="Arial" w:cs="Arial"/>
          <w:lang w:val="en-US"/>
        </w:rPr>
        <w:t>, (b)</w:t>
      </w:r>
      <w:r w:rsidR="61B79548" w:rsidRPr="00F14389">
        <w:rPr>
          <w:rFonts w:ascii="Arial" w:hAnsi="Arial" w:cs="Arial"/>
          <w:lang w:val="en-US"/>
        </w:rPr>
        <w:t xml:space="preserve"> 'step 2' model space</w:t>
      </w:r>
      <w:r w:rsidR="0CB0A41E" w:rsidRPr="00F14389">
        <w:rPr>
          <w:rFonts w:ascii="Arial" w:hAnsi="Arial" w:cs="Arial"/>
          <w:lang w:val="en-US"/>
        </w:rPr>
        <w:t xml:space="preserve"> with</w:t>
      </w:r>
      <w:r w:rsidR="78DB2A8F" w:rsidRPr="00F14389">
        <w:rPr>
          <w:rFonts w:ascii="Arial" w:hAnsi="Arial" w:cs="Arial"/>
          <w:lang w:val="en-US"/>
        </w:rPr>
        <w:t xml:space="preserve"> added</w:t>
      </w:r>
      <w:r w:rsidR="0CB0A41E" w:rsidRPr="00F14389">
        <w:rPr>
          <w:rFonts w:ascii="Arial" w:hAnsi="Arial" w:cs="Arial"/>
          <w:lang w:val="en-US"/>
        </w:rPr>
        <w:t xml:space="preserve"> free stress parameters</w:t>
      </w:r>
      <w:r w:rsidR="78DB2A8F" w:rsidRPr="00F14389">
        <w:rPr>
          <w:rFonts w:ascii="Arial" w:hAnsi="Arial" w:cs="Arial"/>
          <w:lang w:val="en-US"/>
        </w:rPr>
        <w:t xml:space="preserve"> </w:t>
      </w:r>
      <w:r w:rsidR="5C2680A2" w:rsidRPr="00F14389">
        <w:rPr>
          <w:rFonts w:ascii="Arial" w:hAnsi="Arial" w:cs="Arial"/>
          <w:lang w:val="en-US"/>
        </w:rPr>
        <w:t>to the best fitting model of the control condition,</w:t>
      </w:r>
      <w:r w:rsidR="009538C9" w:rsidRPr="00F14389">
        <w:rPr>
          <w:rFonts w:ascii="Arial" w:hAnsi="Arial" w:cs="Arial"/>
          <w:lang w:val="en-US"/>
        </w:rPr>
        <w:t xml:space="preserve"> </w:t>
      </w:r>
      <w:r w:rsidR="5C2680A2" w:rsidRPr="00F14389">
        <w:rPr>
          <w:rFonts w:ascii="Arial" w:hAnsi="Arial" w:cs="Arial"/>
          <w:lang w:val="en-US"/>
        </w:rPr>
        <w:t xml:space="preserve">in order to </w:t>
      </w:r>
      <w:r w:rsidR="629328B3" w:rsidRPr="00F14389">
        <w:rPr>
          <w:rFonts w:ascii="Arial" w:hAnsi="Arial" w:cs="Arial"/>
          <w:lang w:val="en-US"/>
        </w:rPr>
        <w:t xml:space="preserve">detect </w:t>
      </w:r>
      <w:r w:rsidR="0B4AF160" w:rsidRPr="00F14389">
        <w:rPr>
          <w:rFonts w:ascii="Arial" w:hAnsi="Arial" w:cs="Arial"/>
          <w:lang w:val="en-US"/>
        </w:rPr>
        <w:t>stress</w:t>
      </w:r>
      <w:r w:rsidR="79C92DFE" w:rsidRPr="00F14389">
        <w:rPr>
          <w:rFonts w:ascii="Arial" w:hAnsi="Arial" w:cs="Arial"/>
          <w:lang w:val="en-US"/>
        </w:rPr>
        <w:t>-</w:t>
      </w:r>
      <w:r w:rsidR="0B4AF160" w:rsidRPr="00F14389">
        <w:rPr>
          <w:rFonts w:ascii="Arial" w:hAnsi="Arial" w:cs="Arial"/>
          <w:lang w:val="en-US"/>
        </w:rPr>
        <w:t>related param</w:t>
      </w:r>
      <w:r w:rsidR="38AB3CC1" w:rsidRPr="00F14389">
        <w:rPr>
          <w:rFonts w:ascii="Arial" w:hAnsi="Arial" w:cs="Arial"/>
          <w:lang w:val="en-US"/>
        </w:rPr>
        <w:t>e</w:t>
      </w:r>
      <w:r w:rsidR="0B4AF160" w:rsidRPr="00F14389">
        <w:rPr>
          <w:rFonts w:ascii="Arial" w:hAnsi="Arial" w:cs="Arial"/>
          <w:lang w:val="en-US"/>
        </w:rPr>
        <w:t>ter differen</w:t>
      </w:r>
      <w:r w:rsidR="5177FD67" w:rsidRPr="00F14389">
        <w:rPr>
          <w:rFonts w:ascii="Arial" w:hAnsi="Arial" w:cs="Arial"/>
          <w:lang w:val="en-US"/>
        </w:rPr>
        <w:t>c</w:t>
      </w:r>
      <w:r w:rsidR="0B4AF160" w:rsidRPr="00F14389">
        <w:rPr>
          <w:rFonts w:ascii="Arial" w:hAnsi="Arial" w:cs="Arial"/>
          <w:lang w:val="en-US"/>
        </w:rPr>
        <w:t xml:space="preserve">es </w:t>
      </w:r>
      <w:r w:rsidR="78DB2A8F" w:rsidRPr="00F14389">
        <w:rPr>
          <w:rFonts w:ascii="Arial" w:hAnsi="Arial" w:cs="Arial"/>
          <w:lang w:val="en-US"/>
        </w:rPr>
        <w:t>be</w:t>
      </w:r>
      <w:r w:rsidR="2CBC25C8" w:rsidRPr="00F14389">
        <w:rPr>
          <w:rFonts w:ascii="Arial" w:hAnsi="Arial" w:cs="Arial"/>
          <w:lang w:val="en-US"/>
        </w:rPr>
        <w:t>tween</w:t>
      </w:r>
      <w:r w:rsidR="78DB2A8F" w:rsidRPr="00F14389">
        <w:rPr>
          <w:rFonts w:ascii="Arial" w:hAnsi="Arial" w:cs="Arial"/>
          <w:lang w:val="en-US"/>
        </w:rPr>
        <w:t xml:space="preserve"> </w:t>
      </w:r>
      <w:r w:rsidR="2CBC25C8" w:rsidRPr="00F14389">
        <w:rPr>
          <w:rFonts w:ascii="Arial" w:hAnsi="Arial" w:cs="Arial"/>
          <w:lang w:val="en-US"/>
        </w:rPr>
        <w:t xml:space="preserve">control and </w:t>
      </w:r>
      <w:r w:rsidR="78DB2A8F" w:rsidRPr="00F14389">
        <w:rPr>
          <w:rFonts w:ascii="Arial" w:hAnsi="Arial" w:cs="Arial"/>
          <w:lang w:val="en-US"/>
        </w:rPr>
        <w:t>stress condition (bottom).</w:t>
      </w:r>
    </w:p>
    <w:p w14:paraId="7AD4BDBE" w14:textId="30A96E5E" w:rsidR="00172731" w:rsidRPr="00F14389" w:rsidRDefault="00172731" w:rsidP="00DB45D5">
      <w:pPr>
        <w:spacing w:line="480" w:lineRule="auto"/>
        <w:rPr>
          <w:rFonts w:ascii="Arial" w:hAnsi="Arial" w:cs="Arial"/>
          <w:lang w:val="en-US"/>
        </w:rPr>
      </w:pPr>
      <w:r w:rsidRPr="00F14389">
        <w:rPr>
          <w:rFonts w:ascii="Arial" w:hAnsi="Arial" w:cs="Arial"/>
          <w:lang w:val="en-US"/>
        </w:rPr>
        <w:br w:type="page"/>
      </w:r>
    </w:p>
    <w:p w14:paraId="1A43ACF0" w14:textId="657AA2EF" w:rsidR="00172731" w:rsidRPr="00F14389" w:rsidRDefault="26B833BF" w:rsidP="00DB45D5">
      <w:pPr>
        <w:spacing w:line="480" w:lineRule="auto"/>
        <w:rPr>
          <w:rFonts w:ascii="Arial" w:hAnsi="Arial" w:cs="Arial"/>
          <w:u w:val="single"/>
          <w:lang w:val="en-US"/>
        </w:rPr>
      </w:pPr>
      <w:r w:rsidRPr="00F14389">
        <w:rPr>
          <w:rFonts w:ascii="Arial" w:hAnsi="Arial" w:cs="Arial"/>
          <w:u w:val="single"/>
          <w:lang w:val="en-US"/>
        </w:rPr>
        <w:lastRenderedPageBreak/>
        <w:t>fMRI results</w:t>
      </w:r>
    </w:p>
    <w:p w14:paraId="539F4648" w14:textId="1BE8E7BA" w:rsidR="008D7B05" w:rsidRPr="00F14389" w:rsidRDefault="2CEF5376" w:rsidP="00DB45D5">
      <w:pPr>
        <w:spacing w:line="480" w:lineRule="auto"/>
        <w:rPr>
          <w:rFonts w:ascii="Arial" w:hAnsi="Arial" w:cs="Arial"/>
          <w:lang w:val="en-US"/>
        </w:rPr>
      </w:pPr>
      <w:r w:rsidRPr="00F14389">
        <w:rPr>
          <w:rFonts w:ascii="Arial" w:hAnsi="Arial" w:cs="Arial"/>
          <w:lang w:val="en-US"/>
        </w:rPr>
        <w:t>We found a</w:t>
      </w:r>
      <w:r w:rsidR="6EA88064" w:rsidRPr="00F14389">
        <w:rPr>
          <w:rFonts w:ascii="Arial" w:hAnsi="Arial" w:cs="Arial"/>
          <w:lang w:val="en-US"/>
        </w:rPr>
        <w:t xml:space="preserve"> main effect</w:t>
      </w:r>
      <w:r w:rsidR="37DB314A" w:rsidRPr="00F14389">
        <w:rPr>
          <w:rFonts w:ascii="Arial" w:hAnsi="Arial" w:cs="Arial"/>
          <w:lang w:val="en-US"/>
        </w:rPr>
        <w:t xml:space="preserve"> </w:t>
      </w:r>
      <w:r w:rsidR="3702A79F" w:rsidRPr="00F14389">
        <w:rPr>
          <w:rFonts w:ascii="Arial" w:hAnsi="Arial" w:cs="Arial"/>
          <w:lang w:val="en-US"/>
        </w:rPr>
        <w:t xml:space="preserve">of RPE combined over </w:t>
      </w:r>
      <w:r w:rsidR="37DB314A" w:rsidRPr="00F14389">
        <w:rPr>
          <w:rFonts w:ascii="Arial" w:hAnsi="Arial" w:cs="Arial"/>
          <w:lang w:val="en-US"/>
        </w:rPr>
        <w:t xml:space="preserve">both conditions </w:t>
      </w:r>
      <w:r w:rsidR="6EA88064" w:rsidRPr="00F14389">
        <w:rPr>
          <w:rFonts w:ascii="Arial" w:hAnsi="Arial" w:cs="Arial"/>
          <w:lang w:val="en-US"/>
        </w:rPr>
        <w:t xml:space="preserve">in the </w:t>
      </w:r>
      <w:proofErr w:type="spellStart"/>
      <w:r w:rsidR="6EA88064" w:rsidRPr="00F14389">
        <w:rPr>
          <w:rFonts w:ascii="Arial" w:hAnsi="Arial" w:cs="Arial"/>
          <w:lang w:val="en-US"/>
        </w:rPr>
        <w:t>vmPFC</w:t>
      </w:r>
      <w:proofErr w:type="spellEnd"/>
      <w:r w:rsidR="6EA88064" w:rsidRPr="00F14389">
        <w:rPr>
          <w:rFonts w:ascii="Arial" w:hAnsi="Arial" w:cs="Arial"/>
          <w:lang w:val="en-US"/>
        </w:rPr>
        <w:t>, bilateral</w:t>
      </w:r>
      <w:r w:rsidR="0FD77BDC" w:rsidRPr="00F14389">
        <w:rPr>
          <w:rFonts w:ascii="Arial" w:hAnsi="Arial" w:cs="Arial"/>
          <w:lang w:val="en-US"/>
        </w:rPr>
        <w:t xml:space="preserve"> ventral</w:t>
      </w:r>
      <w:r w:rsidR="6EA88064" w:rsidRPr="00F14389">
        <w:rPr>
          <w:rFonts w:ascii="Arial" w:hAnsi="Arial" w:cs="Arial"/>
          <w:lang w:val="en-US"/>
        </w:rPr>
        <w:t xml:space="preserve"> striatum, posterior cingulate cortex (PCC) and bilateral insula</w:t>
      </w:r>
      <w:r w:rsidRPr="00F14389">
        <w:rPr>
          <w:rFonts w:ascii="Arial" w:hAnsi="Arial" w:cs="Arial"/>
          <w:lang w:val="en-US"/>
        </w:rPr>
        <w:t xml:space="preserve"> (</w:t>
      </w:r>
      <w:proofErr w:type="spellStart"/>
      <w:r w:rsidR="0ABBF5EE" w:rsidRPr="00F14389">
        <w:rPr>
          <w:rFonts w:ascii="Arial" w:eastAsia="Arial" w:hAnsi="Arial" w:cs="Arial"/>
          <w:i/>
          <w:iCs/>
          <w:lang w:val="en-US"/>
        </w:rPr>
        <w:t>p</w:t>
      </w:r>
      <w:r w:rsidR="0ABBF5EE" w:rsidRPr="00F14389">
        <w:rPr>
          <w:rFonts w:ascii="Arial" w:eastAsia="Arial" w:hAnsi="Arial" w:cs="Arial"/>
          <w:i/>
          <w:iCs/>
          <w:vertAlign w:val="subscript"/>
          <w:lang w:val="en-US"/>
        </w:rPr>
        <w:t>FWE</w:t>
      </w:r>
      <w:proofErr w:type="spellEnd"/>
      <w:r w:rsidR="36C6CFB5" w:rsidRPr="00F14389">
        <w:rPr>
          <w:rFonts w:ascii="Arial" w:hAnsi="Arial" w:cs="Arial"/>
          <w:lang w:val="en-US"/>
        </w:rPr>
        <w:t xml:space="preserve">&lt; </w:t>
      </w:r>
      <w:r w:rsidRPr="00F14389">
        <w:rPr>
          <w:rFonts w:ascii="Arial" w:hAnsi="Arial" w:cs="Arial"/>
          <w:lang w:val="en-US"/>
        </w:rPr>
        <w:t>.05 for the whole brain</w:t>
      </w:r>
      <w:r w:rsidR="262EB4FB" w:rsidRPr="00F14389">
        <w:rPr>
          <w:rFonts w:ascii="Arial" w:hAnsi="Arial" w:cs="Arial"/>
          <w:lang w:val="en-US"/>
        </w:rPr>
        <w:t xml:space="preserve">, see </w:t>
      </w:r>
      <w:r w:rsidR="70D6F2CF" w:rsidRPr="00F14389">
        <w:rPr>
          <w:rFonts w:ascii="Arial" w:hAnsi="Arial" w:cs="Arial"/>
          <w:lang w:val="en-US"/>
        </w:rPr>
        <w:t>Figure 5</w:t>
      </w:r>
      <w:r w:rsidR="2590D26C" w:rsidRPr="00F14389">
        <w:rPr>
          <w:rFonts w:ascii="Arial" w:hAnsi="Arial" w:cs="Arial"/>
          <w:lang w:val="en-US"/>
        </w:rPr>
        <w:t xml:space="preserve"> and Supplementary Table </w:t>
      </w:r>
      <w:r w:rsidR="08FF11F3" w:rsidRPr="00F14389">
        <w:rPr>
          <w:rFonts w:ascii="Arial" w:hAnsi="Arial" w:cs="Arial"/>
          <w:lang w:val="en-US"/>
        </w:rPr>
        <w:t>S</w:t>
      </w:r>
      <w:r w:rsidR="39476A36" w:rsidRPr="00F14389">
        <w:rPr>
          <w:rFonts w:ascii="Arial" w:hAnsi="Arial" w:cs="Arial"/>
          <w:lang w:val="en-US"/>
        </w:rPr>
        <w:t>-E</w:t>
      </w:r>
      <w:r w:rsidR="262EB4FB" w:rsidRPr="00F14389">
        <w:rPr>
          <w:rFonts w:ascii="Arial" w:hAnsi="Arial" w:cs="Arial"/>
          <w:lang w:val="en-US"/>
        </w:rPr>
        <w:t>).</w:t>
      </w:r>
      <w:r w:rsidR="56578BD8" w:rsidRPr="00F14389">
        <w:rPr>
          <w:rFonts w:ascii="Arial" w:hAnsi="Arial" w:cs="Arial"/>
          <w:lang w:val="en-US"/>
        </w:rPr>
        <w:t xml:space="preserve"> </w:t>
      </w:r>
      <w:r w:rsidR="77565EA0" w:rsidRPr="00F14389">
        <w:rPr>
          <w:rFonts w:ascii="Arial" w:hAnsi="Arial" w:cs="Arial"/>
          <w:lang w:val="en-US"/>
        </w:rPr>
        <w:t>We did</w:t>
      </w:r>
      <w:r w:rsidR="54B5D10F" w:rsidRPr="00F14389">
        <w:rPr>
          <w:rFonts w:ascii="Arial" w:hAnsi="Arial" w:cs="Arial"/>
          <w:lang w:val="en-US"/>
        </w:rPr>
        <w:t xml:space="preserve"> not observe </w:t>
      </w:r>
      <w:r w:rsidR="1CD47D8D" w:rsidRPr="00F14389">
        <w:rPr>
          <w:rFonts w:ascii="Arial" w:hAnsi="Arial" w:cs="Arial"/>
          <w:lang w:val="en-US"/>
        </w:rPr>
        <w:t xml:space="preserve">significant </w:t>
      </w:r>
      <w:r w:rsidR="578E5FA4" w:rsidRPr="00F14389">
        <w:rPr>
          <w:rFonts w:ascii="Arial" w:hAnsi="Arial" w:cs="Arial"/>
          <w:lang w:val="en-US"/>
        </w:rPr>
        <w:t xml:space="preserve">RPE-related </w:t>
      </w:r>
      <w:r w:rsidR="1CD47D8D" w:rsidRPr="00F14389">
        <w:rPr>
          <w:rFonts w:ascii="Arial" w:hAnsi="Arial" w:cs="Arial"/>
          <w:lang w:val="en-US"/>
        </w:rPr>
        <w:t xml:space="preserve">activation differences between control and stress condition, when modeling win and loss trials together. </w:t>
      </w:r>
      <w:r w:rsidR="0E229B11" w:rsidRPr="00F14389">
        <w:rPr>
          <w:rFonts w:ascii="Arial" w:hAnsi="Arial" w:cs="Arial"/>
          <w:lang w:val="en-US"/>
        </w:rPr>
        <w:t>On a</w:t>
      </w:r>
      <w:ins w:id="39" w:author="Lennart Lüttgau" w:date="2022-04-09T09:51:00Z">
        <w:r w:rsidR="000B77C6">
          <w:rPr>
            <w:rFonts w:ascii="Arial" w:hAnsi="Arial" w:cs="Arial"/>
            <w:lang w:val="en-US"/>
          </w:rPr>
          <w:t>n uncorrected</w:t>
        </w:r>
      </w:ins>
      <w:ins w:id="40" w:author="Lennart Lüttgau" w:date="2022-04-09T09:52:00Z">
        <w:r w:rsidR="000B77C6">
          <w:rPr>
            <w:rFonts w:ascii="Arial" w:hAnsi="Arial" w:cs="Arial"/>
            <w:lang w:val="en-US"/>
          </w:rPr>
          <w:t xml:space="preserve"> </w:t>
        </w:r>
      </w:ins>
      <w:del w:id="41" w:author="Lennart Lüttgau" w:date="2022-04-09T09:51:00Z">
        <w:r w:rsidR="0E229B11" w:rsidRPr="00F14389" w:rsidDel="000B77C6">
          <w:rPr>
            <w:rFonts w:ascii="Arial" w:hAnsi="Arial" w:cs="Arial"/>
            <w:lang w:val="en-US"/>
          </w:rPr>
          <w:delText xml:space="preserve"> </w:delText>
        </w:r>
        <w:r w:rsidR="1E9BFDA7" w:rsidRPr="00F14389" w:rsidDel="000B77C6">
          <w:rPr>
            <w:rFonts w:ascii="Arial" w:hAnsi="Arial" w:cs="Arial"/>
            <w:lang w:val="en-US"/>
          </w:rPr>
          <w:delText>trend</w:delText>
        </w:r>
        <w:r w:rsidR="0E229B11" w:rsidRPr="00F14389" w:rsidDel="000B77C6">
          <w:rPr>
            <w:rFonts w:ascii="Arial" w:hAnsi="Arial" w:cs="Arial"/>
            <w:lang w:val="en-US"/>
          </w:rPr>
          <w:delText xml:space="preserve"> </w:delText>
        </w:r>
      </w:del>
      <w:r w:rsidR="0E229B11" w:rsidRPr="00F14389">
        <w:rPr>
          <w:rFonts w:ascii="Arial" w:hAnsi="Arial" w:cs="Arial"/>
          <w:lang w:val="en-US"/>
        </w:rPr>
        <w:t>level, there was</w:t>
      </w:r>
      <w:r w:rsidR="1E9BFDA7" w:rsidRPr="00F14389">
        <w:rPr>
          <w:rFonts w:ascii="Arial" w:hAnsi="Arial" w:cs="Arial"/>
          <w:lang w:val="en-US"/>
        </w:rPr>
        <w:t xml:space="preserve"> higher </w:t>
      </w:r>
      <w:r w:rsidR="56578BD8" w:rsidRPr="00F14389">
        <w:rPr>
          <w:rFonts w:ascii="Arial" w:hAnsi="Arial" w:cs="Arial"/>
          <w:lang w:val="en-US"/>
        </w:rPr>
        <w:t xml:space="preserve">activation in </w:t>
      </w:r>
      <w:r w:rsidR="77C8B139" w:rsidRPr="00F14389">
        <w:rPr>
          <w:rFonts w:ascii="Arial" w:hAnsi="Arial" w:cs="Arial"/>
          <w:lang w:val="en-US"/>
        </w:rPr>
        <w:t xml:space="preserve">the </w:t>
      </w:r>
      <w:r w:rsidR="56578BD8" w:rsidRPr="00F14389">
        <w:rPr>
          <w:rFonts w:ascii="Arial" w:hAnsi="Arial" w:cs="Arial"/>
          <w:lang w:val="en-US"/>
        </w:rPr>
        <w:t>rig</w:t>
      </w:r>
      <w:r w:rsidR="60EBF27E" w:rsidRPr="00F14389">
        <w:rPr>
          <w:rFonts w:ascii="Arial" w:hAnsi="Arial" w:cs="Arial"/>
          <w:lang w:val="en-US"/>
        </w:rPr>
        <w:t xml:space="preserve">ht insula </w:t>
      </w:r>
      <w:r w:rsidR="555F2F33" w:rsidRPr="00F14389">
        <w:rPr>
          <w:rFonts w:ascii="Arial" w:hAnsi="Arial" w:cs="Arial"/>
          <w:lang w:val="en-US"/>
        </w:rPr>
        <w:t xml:space="preserve">during stress compared to </w:t>
      </w:r>
      <w:r w:rsidR="4ABBE423" w:rsidRPr="00F14389">
        <w:rPr>
          <w:rFonts w:ascii="Arial" w:hAnsi="Arial" w:cs="Arial"/>
          <w:lang w:val="en-US"/>
        </w:rPr>
        <w:t xml:space="preserve">the </w:t>
      </w:r>
      <w:r w:rsidR="555F2F33" w:rsidRPr="00F14389">
        <w:rPr>
          <w:rFonts w:ascii="Arial" w:hAnsi="Arial" w:cs="Arial"/>
          <w:lang w:val="en-US"/>
        </w:rPr>
        <w:t>control condition</w:t>
      </w:r>
      <w:ins w:id="42" w:author="Z Sjoerds" w:date="2022-04-17T10:42:00Z">
        <w:r w:rsidR="00F55E52">
          <w:rPr>
            <w:rFonts w:ascii="Arial" w:hAnsi="Arial" w:cs="Arial"/>
            <w:lang w:val="en-US"/>
          </w:rPr>
          <w:t>, but this did not entirely survive multiple comparison correction</w:t>
        </w:r>
      </w:ins>
      <w:r w:rsidR="18902E12" w:rsidRPr="00F14389">
        <w:rPr>
          <w:rFonts w:ascii="Arial" w:hAnsi="Arial" w:cs="Arial"/>
          <w:lang w:val="en-US"/>
        </w:rPr>
        <w:t xml:space="preserve"> (</w:t>
      </w:r>
      <w:r w:rsidR="3B2C3461" w:rsidRPr="00F14389">
        <w:rPr>
          <w:rFonts w:ascii="Arial" w:hAnsi="Arial" w:cs="Arial"/>
          <w:color w:val="000000" w:themeColor="text1"/>
          <w:lang w:val="en-US"/>
        </w:rPr>
        <w:t xml:space="preserve">[46 4 10], </w:t>
      </w:r>
      <w:r w:rsidR="6EC941C2" w:rsidRPr="00F14389">
        <w:rPr>
          <w:rFonts w:ascii="Arial" w:hAnsi="Arial" w:cs="Arial"/>
          <w:i/>
          <w:iCs/>
          <w:lang w:val="en-US"/>
        </w:rPr>
        <w:t>t</w:t>
      </w:r>
      <w:r w:rsidR="7A566C43" w:rsidRPr="00F14389">
        <w:rPr>
          <w:rFonts w:ascii="Arial" w:hAnsi="Arial" w:cs="Arial"/>
          <w:color w:val="000000" w:themeColor="text1"/>
          <w:lang w:val="en-US"/>
        </w:rPr>
        <w:t xml:space="preserve"> = 4.02, </w:t>
      </w:r>
      <w:proofErr w:type="spellStart"/>
      <w:r w:rsidR="50542237" w:rsidRPr="00F14389">
        <w:rPr>
          <w:rFonts w:ascii="Arial" w:eastAsia="Arial" w:hAnsi="Arial" w:cs="Arial"/>
          <w:i/>
          <w:iCs/>
          <w:lang w:val="en-US"/>
        </w:rPr>
        <w:t>p</w:t>
      </w:r>
      <w:r w:rsidR="50542237" w:rsidRPr="00F14389">
        <w:rPr>
          <w:rFonts w:ascii="Arial" w:eastAsia="Arial" w:hAnsi="Arial" w:cs="Arial"/>
          <w:i/>
          <w:iCs/>
          <w:vertAlign w:val="subscript"/>
          <w:lang w:val="en-US"/>
        </w:rPr>
        <w:t>FWE</w:t>
      </w:r>
      <w:proofErr w:type="spellEnd"/>
      <w:r w:rsidR="5F28C0C9" w:rsidRPr="00F14389">
        <w:rPr>
          <w:rFonts w:ascii="Arial" w:eastAsia="Arial" w:hAnsi="Arial" w:cs="Arial"/>
          <w:i/>
          <w:iCs/>
          <w:vertAlign w:val="subscript"/>
          <w:lang w:val="en-US"/>
        </w:rPr>
        <w:t xml:space="preserve"> SVC main </w:t>
      </w:r>
      <w:proofErr w:type="gramStart"/>
      <w:r w:rsidR="5F28C0C9" w:rsidRPr="00F14389">
        <w:rPr>
          <w:rFonts w:ascii="Arial" w:hAnsi="Arial" w:cs="Arial"/>
          <w:i/>
          <w:iCs/>
          <w:vertAlign w:val="subscript"/>
          <w:lang w:val="en-US"/>
        </w:rPr>
        <w:t>effect</w:t>
      </w:r>
      <w:r w:rsidR="18902E12" w:rsidRPr="00F14389">
        <w:rPr>
          <w:rFonts w:ascii="Arial" w:hAnsi="Arial" w:cs="Arial"/>
          <w:lang w:val="en-US"/>
        </w:rPr>
        <w:t xml:space="preserve">  =</w:t>
      </w:r>
      <w:proofErr w:type="gramEnd"/>
      <w:r w:rsidR="13661383" w:rsidRPr="00F14389">
        <w:rPr>
          <w:rFonts w:ascii="Arial" w:hAnsi="Arial" w:cs="Arial"/>
          <w:lang w:val="en-US"/>
        </w:rPr>
        <w:t xml:space="preserve"> .068</w:t>
      </w:r>
      <w:r w:rsidR="585CB040" w:rsidRPr="00F14389">
        <w:rPr>
          <w:rFonts w:ascii="Arial" w:hAnsi="Arial" w:cs="Arial"/>
          <w:lang w:val="en-US"/>
        </w:rPr>
        <w:t xml:space="preserve">, </w:t>
      </w:r>
      <w:proofErr w:type="spellStart"/>
      <w:r w:rsidR="07F5709F" w:rsidRPr="00F14389">
        <w:rPr>
          <w:rFonts w:ascii="Arial" w:eastAsia="Arial" w:hAnsi="Arial" w:cs="Arial"/>
          <w:i/>
          <w:iCs/>
          <w:lang w:val="en-US"/>
        </w:rPr>
        <w:t>p</w:t>
      </w:r>
      <w:r w:rsidR="07F5709F" w:rsidRPr="00F14389">
        <w:rPr>
          <w:rFonts w:ascii="Arial" w:eastAsia="Arial" w:hAnsi="Arial" w:cs="Arial"/>
          <w:i/>
          <w:iCs/>
          <w:vertAlign w:val="subscript"/>
          <w:lang w:val="en-US"/>
        </w:rPr>
        <w:t>uncorrected</w:t>
      </w:r>
      <w:proofErr w:type="spellEnd"/>
      <w:r w:rsidR="2EFA7B13" w:rsidRPr="00F14389">
        <w:rPr>
          <w:rFonts w:ascii="Arial" w:hAnsi="Arial" w:cs="Arial"/>
          <w:lang w:val="en-US"/>
        </w:rPr>
        <w:t xml:space="preserve"> </w:t>
      </w:r>
      <w:r w:rsidR="2141FFBD" w:rsidRPr="00F14389">
        <w:rPr>
          <w:rFonts w:ascii="Arial" w:hAnsi="Arial" w:cs="Arial"/>
          <w:lang w:val="en-US"/>
        </w:rPr>
        <w:t>&lt;</w:t>
      </w:r>
      <w:r w:rsidR="2EFA7B13" w:rsidRPr="00F14389">
        <w:rPr>
          <w:rFonts w:ascii="Arial" w:hAnsi="Arial" w:cs="Arial"/>
          <w:lang w:val="en-US"/>
        </w:rPr>
        <w:t xml:space="preserve"> </w:t>
      </w:r>
      <w:r w:rsidR="48D86927" w:rsidRPr="00F14389">
        <w:rPr>
          <w:rFonts w:ascii="Arial" w:hAnsi="Arial" w:cs="Arial"/>
          <w:lang w:val="en-US"/>
        </w:rPr>
        <w:t>0.001</w:t>
      </w:r>
      <w:r w:rsidR="3EFDD1E7" w:rsidRPr="00F14389">
        <w:rPr>
          <w:rFonts w:ascii="Arial" w:hAnsi="Arial" w:cs="Arial"/>
          <w:lang w:val="en-US"/>
        </w:rPr>
        <w:t>;</w:t>
      </w:r>
      <w:r w:rsidR="2EFA7B13" w:rsidRPr="00F14389">
        <w:rPr>
          <w:rFonts w:ascii="Arial" w:hAnsi="Arial" w:cs="Arial"/>
          <w:lang w:val="en-US"/>
        </w:rPr>
        <w:t xml:space="preserve"> </w:t>
      </w:r>
      <w:r w:rsidR="585CB040" w:rsidRPr="00F14389">
        <w:rPr>
          <w:rFonts w:ascii="Arial" w:hAnsi="Arial" w:cs="Arial"/>
          <w:lang w:val="en-US"/>
        </w:rPr>
        <w:t xml:space="preserve">see </w:t>
      </w:r>
      <w:r w:rsidR="4AC9028D" w:rsidRPr="00F14389">
        <w:rPr>
          <w:rFonts w:ascii="Arial" w:hAnsi="Arial" w:cs="Arial"/>
          <w:lang w:val="en-US"/>
        </w:rPr>
        <w:t>Supp</w:t>
      </w:r>
      <w:r w:rsidR="00C313F4" w:rsidRPr="00F14389">
        <w:rPr>
          <w:rFonts w:ascii="Arial" w:hAnsi="Arial" w:cs="Arial"/>
          <w:lang w:val="en-US"/>
        </w:rPr>
        <w:t xml:space="preserve">lementary </w:t>
      </w:r>
      <w:r w:rsidR="585CB040" w:rsidRPr="00F14389">
        <w:rPr>
          <w:rFonts w:ascii="Arial" w:hAnsi="Arial" w:cs="Arial"/>
          <w:lang w:val="en-US"/>
        </w:rPr>
        <w:t xml:space="preserve">Figure </w:t>
      </w:r>
      <w:r w:rsidR="00956677" w:rsidRPr="00F14389">
        <w:rPr>
          <w:rFonts w:ascii="Arial" w:hAnsi="Arial" w:cs="Arial"/>
          <w:lang w:val="en-US"/>
        </w:rPr>
        <w:t>S7</w:t>
      </w:r>
      <w:r w:rsidR="585CB040" w:rsidRPr="00F14389">
        <w:rPr>
          <w:rFonts w:ascii="Arial" w:hAnsi="Arial" w:cs="Arial"/>
          <w:lang w:val="en-US"/>
        </w:rPr>
        <w:t>).</w:t>
      </w:r>
      <w:r w:rsidR="18902E12" w:rsidRPr="00F14389">
        <w:rPr>
          <w:rFonts w:ascii="Arial" w:hAnsi="Arial" w:cs="Arial"/>
          <w:lang w:val="en-US"/>
        </w:rPr>
        <w:t xml:space="preserve"> </w:t>
      </w:r>
    </w:p>
    <w:p w14:paraId="200980E6" w14:textId="590DF842" w:rsidR="005974A0" w:rsidRPr="00F14389" w:rsidRDefault="005974A0" w:rsidP="00DB45D5">
      <w:pPr>
        <w:spacing w:line="480" w:lineRule="auto"/>
        <w:rPr>
          <w:rFonts w:ascii="Arial" w:eastAsia="Arial" w:hAnsi="Arial" w:cs="Arial"/>
          <w:u w:val="single"/>
          <w:lang w:val="en-US"/>
        </w:rPr>
      </w:pPr>
      <w:r w:rsidRPr="00F14389">
        <w:rPr>
          <w:rFonts w:ascii="Arial" w:eastAsia="Arial" w:hAnsi="Arial" w:cs="Arial"/>
          <w:u w:val="single"/>
          <w:lang w:val="en-US"/>
        </w:rPr>
        <w:t>Exploratory analysis of moderator variables</w:t>
      </w:r>
    </w:p>
    <w:p w14:paraId="795C0E65" w14:textId="02F3696C" w:rsidR="005974A0" w:rsidRPr="00F14389" w:rsidRDefault="371064E5" w:rsidP="00DB45D5">
      <w:pPr>
        <w:spacing w:line="480" w:lineRule="auto"/>
        <w:rPr>
          <w:rFonts w:ascii="Arial" w:hAnsi="Arial" w:cs="Arial"/>
          <w:lang w:val="en-US"/>
        </w:rPr>
      </w:pPr>
      <w:r w:rsidRPr="00F14389">
        <w:rPr>
          <w:rFonts w:ascii="Arial" w:hAnsi="Arial" w:cs="Arial"/>
          <w:lang w:val="en-US"/>
        </w:rPr>
        <w:t>Parallel to our ex</w:t>
      </w:r>
      <w:r w:rsidR="298E64BC" w:rsidRPr="00F14389">
        <w:rPr>
          <w:rFonts w:ascii="Arial" w:hAnsi="Arial" w:cs="Arial"/>
          <w:lang w:val="en-US"/>
        </w:rPr>
        <w:t xml:space="preserve">ploratory behavioral analysis </w:t>
      </w:r>
      <w:r w:rsidR="009977D0" w:rsidRPr="00F14389">
        <w:rPr>
          <w:rFonts w:ascii="Arial" w:hAnsi="Arial" w:cs="Arial"/>
          <w:lang w:val="en-US"/>
        </w:rPr>
        <w:t xml:space="preserve">we assessed potential </w:t>
      </w:r>
      <w:r w:rsidR="00F30CA2" w:rsidRPr="00F14389">
        <w:rPr>
          <w:rFonts w:ascii="Arial" w:hAnsi="Arial" w:cs="Arial"/>
          <w:lang w:val="en-US"/>
        </w:rPr>
        <w:t>association</w:t>
      </w:r>
      <w:r w:rsidR="00CE6320" w:rsidRPr="00F14389">
        <w:rPr>
          <w:rFonts w:ascii="Arial" w:hAnsi="Arial" w:cs="Arial"/>
          <w:lang w:val="en-US"/>
        </w:rPr>
        <w:t>s</w:t>
      </w:r>
      <w:r w:rsidR="00F30CA2" w:rsidRPr="00F14389">
        <w:rPr>
          <w:rFonts w:ascii="Arial" w:hAnsi="Arial" w:cs="Arial"/>
          <w:lang w:val="en-US"/>
        </w:rPr>
        <w:t xml:space="preserve"> between </w:t>
      </w:r>
      <w:r w:rsidR="298E64BC" w:rsidRPr="00F14389">
        <w:rPr>
          <w:rFonts w:ascii="Arial" w:hAnsi="Arial" w:cs="Arial"/>
          <w:lang w:val="en-US"/>
        </w:rPr>
        <w:t xml:space="preserve">past </w:t>
      </w:r>
      <w:ins w:id="43" w:author="Lennart Lüttgau" w:date="2022-04-09T09:52:00Z">
        <w:r w:rsidR="00186291">
          <w:rPr>
            <w:rFonts w:ascii="Arial" w:hAnsi="Arial" w:cs="Arial"/>
            <w:lang w:val="en-US"/>
          </w:rPr>
          <w:t xml:space="preserve">subjective </w:t>
        </w:r>
      </w:ins>
      <w:r w:rsidR="298E64BC" w:rsidRPr="00F14389">
        <w:rPr>
          <w:rFonts w:ascii="Arial" w:hAnsi="Arial" w:cs="Arial"/>
          <w:lang w:val="en-US"/>
        </w:rPr>
        <w:t xml:space="preserve">stress </w:t>
      </w:r>
      <w:del w:id="44" w:author="Lennart Lüttgau" w:date="2022-04-09T09:52:00Z">
        <w:r w:rsidR="298E64BC" w:rsidRPr="00F14389" w:rsidDel="00186291">
          <w:rPr>
            <w:rFonts w:ascii="Arial" w:hAnsi="Arial" w:cs="Arial"/>
            <w:lang w:val="en-US"/>
          </w:rPr>
          <w:delText xml:space="preserve">exposure </w:delText>
        </w:r>
      </w:del>
      <w:r w:rsidR="38FC7B18" w:rsidRPr="00F14389">
        <w:rPr>
          <w:rFonts w:ascii="Arial" w:hAnsi="Arial" w:cs="Arial"/>
          <w:lang w:val="en-US"/>
        </w:rPr>
        <w:t xml:space="preserve">(PSS) </w:t>
      </w:r>
      <w:r w:rsidR="298E64BC" w:rsidRPr="00F14389">
        <w:rPr>
          <w:rFonts w:ascii="Arial" w:hAnsi="Arial" w:cs="Arial"/>
          <w:lang w:val="en-US"/>
        </w:rPr>
        <w:t>and working memory capacity</w:t>
      </w:r>
      <w:r w:rsidR="00C313F4" w:rsidRPr="00F14389">
        <w:rPr>
          <w:rFonts w:ascii="Arial" w:hAnsi="Arial" w:cs="Arial"/>
          <w:lang w:val="en-US"/>
        </w:rPr>
        <w:t xml:space="preserve"> (WM)</w:t>
      </w:r>
      <w:r w:rsidR="298E64BC" w:rsidRPr="00F14389">
        <w:rPr>
          <w:rFonts w:ascii="Arial" w:hAnsi="Arial" w:cs="Arial"/>
          <w:lang w:val="en-US"/>
        </w:rPr>
        <w:t xml:space="preserve"> </w:t>
      </w:r>
      <w:r w:rsidR="00BA0EA8" w:rsidRPr="00F14389">
        <w:rPr>
          <w:rFonts w:ascii="Arial" w:hAnsi="Arial" w:cs="Arial"/>
          <w:lang w:val="en-US"/>
        </w:rPr>
        <w:t xml:space="preserve">with </w:t>
      </w:r>
      <w:r w:rsidR="00F049AB" w:rsidRPr="00F14389">
        <w:rPr>
          <w:rFonts w:ascii="Arial" w:hAnsi="Arial" w:cs="Arial"/>
          <w:lang w:val="en-US"/>
        </w:rPr>
        <w:t>changes in RPE signal</w:t>
      </w:r>
      <w:r w:rsidR="00382E75" w:rsidRPr="00F14389">
        <w:rPr>
          <w:rFonts w:ascii="Arial" w:hAnsi="Arial" w:cs="Arial"/>
          <w:lang w:val="en-US"/>
        </w:rPr>
        <w:t xml:space="preserve"> induced by acute stress (</w:t>
      </w:r>
      <w:r w:rsidR="00C313F4" w:rsidRPr="00F14389">
        <w:rPr>
          <w:rFonts w:ascii="Arial" w:hAnsi="Arial" w:cs="Arial"/>
          <w:lang w:val="en-US"/>
        </w:rPr>
        <w:t xml:space="preserve">Δ </w:t>
      </w:r>
      <w:r w:rsidR="00382E75" w:rsidRPr="00F14389">
        <w:rPr>
          <w:rFonts w:ascii="Arial" w:hAnsi="Arial" w:cs="Arial"/>
          <w:lang w:val="en-US"/>
        </w:rPr>
        <w:t xml:space="preserve">RPE stress – control). </w:t>
      </w:r>
      <w:r w:rsidR="009B192B" w:rsidRPr="00F14389">
        <w:rPr>
          <w:rFonts w:ascii="Arial" w:hAnsi="Arial" w:cs="Arial"/>
          <w:lang w:val="en-US"/>
        </w:rPr>
        <w:t xml:space="preserve">We computed new </w:t>
      </w:r>
      <w:r w:rsidR="00F363E5" w:rsidRPr="00F14389">
        <w:rPr>
          <w:rFonts w:ascii="Arial" w:hAnsi="Arial" w:cs="Arial"/>
          <w:lang w:val="en-US"/>
        </w:rPr>
        <w:t>first level statistics</w:t>
      </w:r>
      <w:r w:rsidR="009B192B" w:rsidRPr="00F14389">
        <w:rPr>
          <w:rFonts w:ascii="Arial" w:hAnsi="Arial" w:cs="Arial"/>
          <w:lang w:val="en-US"/>
        </w:rPr>
        <w:t xml:space="preserve"> </w:t>
      </w:r>
      <w:r w:rsidR="00F363E5" w:rsidRPr="00F14389">
        <w:rPr>
          <w:rFonts w:ascii="Arial" w:hAnsi="Arial" w:cs="Arial"/>
          <w:lang w:val="en-US"/>
        </w:rPr>
        <w:t>combin</w:t>
      </w:r>
      <w:r w:rsidR="00BA0EA8" w:rsidRPr="00F14389">
        <w:rPr>
          <w:rFonts w:ascii="Arial" w:hAnsi="Arial" w:cs="Arial"/>
          <w:lang w:val="en-US"/>
        </w:rPr>
        <w:t xml:space="preserve">ing </w:t>
      </w:r>
      <w:r w:rsidR="00E1547D" w:rsidRPr="00F14389">
        <w:rPr>
          <w:rFonts w:ascii="Arial" w:hAnsi="Arial" w:cs="Arial"/>
          <w:lang w:val="en-US"/>
        </w:rPr>
        <w:t xml:space="preserve">stress and control condition </w:t>
      </w:r>
      <w:r w:rsidR="00BA0EA8" w:rsidRPr="00F14389">
        <w:rPr>
          <w:rFonts w:ascii="Arial" w:hAnsi="Arial" w:cs="Arial"/>
          <w:lang w:val="en-US"/>
        </w:rPr>
        <w:t xml:space="preserve">into one model </w:t>
      </w:r>
      <w:r w:rsidR="00E1547D" w:rsidRPr="00F14389">
        <w:rPr>
          <w:rFonts w:ascii="Arial" w:hAnsi="Arial" w:cs="Arial"/>
          <w:lang w:val="en-US"/>
        </w:rPr>
        <w:t xml:space="preserve">and generated a contrast image </w:t>
      </w:r>
      <w:r w:rsidR="00BD6207" w:rsidRPr="00F14389">
        <w:rPr>
          <w:rFonts w:ascii="Arial" w:hAnsi="Arial" w:cs="Arial"/>
          <w:lang w:val="en-US"/>
        </w:rPr>
        <w:t xml:space="preserve">with the difference between stress and control condition. These contrast images were then entered into separate second level </w:t>
      </w:r>
      <w:r w:rsidR="008074A7" w:rsidRPr="00F14389">
        <w:rPr>
          <w:rFonts w:ascii="Arial" w:hAnsi="Arial" w:cs="Arial"/>
          <w:lang w:val="en-US"/>
        </w:rPr>
        <w:t xml:space="preserve">models </w:t>
      </w:r>
      <w:r w:rsidR="00BD6207" w:rsidRPr="00F14389">
        <w:rPr>
          <w:rFonts w:ascii="Arial" w:hAnsi="Arial" w:cs="Arial"/>
          <w:lang w:val="en-US"/>
        </w:rPr>
        <w:t>with PSS and WM as covariates</w:t>
      </w:r>
      <w:r w:rsidR="008074A7" w:rsidRPr="00F14389">
        <w:rPr>
          <w:rFonts w:ascii="Arial" w:hAnsi="Arial" w:cs="Arial"/>
          <w:lang w:val="en-US"/>
        </w:rPr>
        <w:t>, respectively</w:t>
      </w:r>
      <w:r w:rsidR="00BD6207" w:rsidRPr="00F14389">
        <w:rPr>
          <w:rFonts w:ascii="Arial" w:hAnsi="Arial" w:cs="Arial"/>
          <w:lang w:val="en-US"/>
        </w:rPr>
        <w:t xml:space="preserve">. </w:t>
      </w:r>
      <w:r w:rsidR="008074A7" w:rsidRPr="00F14389">
        <w:rPr>
          <w:rFonts w:ascii="Arial" w:hAnsi="Arial" w:cs="Arial"/>
          <w:lang w:val="en-US"/>
        </w:rPr>
        <w:t xml:space="preserve">We </w:t>
      </w:r>
      <w:r w:rsidR="00C313F4" w:rsidRPr="00F14389">
        <w:rPr>
          <w:rFonts w:ascii="Arial" w:hAnsi="Arial" w:cs="Arial"/>
          <w:lang w:val="en-US"/>
        </w:rPr>
        <w:t>did not find</w:t>
      </w:r>
      <w:r w:rsidR="008074A7" w:rsidRPr="00F14389">
        <w:rPr>
          <w:rFonts w:ascii="Arial" w:hAnsi="Arial" w:cs="Arial"/>
          <w:lang w:val="en-US"/>
        </w:rPr>
        <w:t xml:space="preserve"> significant effects of PSS nor WM on </w:t>
      </w:r>
      <w:r w:rsidR="000E1F36" w:rsidRPr="00F14389">
        <w:rPr>
          <w:rFonts w:ascii="Arial" w:hAnsi="Arial" w:cs="Arial"/>
          <w:lang w:val="en-US"/>
        </w:rPr>
        <w:t xml:space="preserve">the changes in RPE activation. </w:t>
      </w:r>
    </w:p>
    <w:p w14:paraId="6873BB49" w14:textId="495CDEF9" w:rsidR="00C313F4" w:rsidRPr="00F14389" w:rsidRDefault="00C313F4" w:rsidP="00DB45D5">
      <w:pPr>
        <w:rPr>
          <w:rFonts w:ascii="Arial" w:hAnsi="Arial" w:cs="Arial"/>
          <w:lang w:val="en-US"/>
        </w:rPr>
      </w:pPr>
      <w:r w:rsidRPr="00F14389">
        <w:rPr>
          <w:rFonts w:ascii="Arial" w:hAnsi="Arial" w:cs="Arial"/>
          <w:lang w:val="en-US"/>
        </w:rPr>
        <w:br w:type="page"/>
      </w:r>
    </w:p>
    <w:p w14:paraId="0AE2C429" w14:textId="77777777" w:rsidR="005974A0" w:rsidRPr="00F14389" w:rsidRDefault="005974A0" w:rsidP="00DB45D5">
      <w:pPr>
        <w:spacing w:line="480" w:lineRule="auto"/>
        <w:rPr>
          <w:rFonts w:ascii="Arial" w:hAnsi="Arial" w:cs="Arial"/>
          <w:lang w:val="en-US"/>
        </w:rPr>
      </w:pPr>
    </w:p>
    <w:p w14:paraId="5E5509D3" w14:textId="6294EF92" w:rsidR="11AADE68" w:rsidRPr="00F14389" w:rsidRDefault="00CB7A78" w:rsidP="00DB45D5">
      <w:pPr>
        <w:spacing w:line="480" w:lineRule="auto"/>
        <w:rPr>
          <w:rFonts w:ascii="Arial" w:hAnsi="Arial" w:cs="Arial"/>
        </w:rPr>
      </w:pPr>
      <w:r w:rsidRPr="00F14389">
        <w:rPr>
          <w:rFonts w:ascii="Arial" w:hAnsi="Arial" w:cs="Arial"/>
          <w:noProof/>
        </w:rPr>
        <w:drawing>
          <wp:inline distT="0" distB="0" distL="0" distR="0" wp14:anchorId="06B7ABDA" wp14:editId="274FE4FE">
            <wp:extent cx="5119077" cy="1980031"/>
            <wp:effectExtent l="0" t="0" r="0" b="1270"/>
            <wp:docPr id="1" name="Grafik 1" descr="Ein Bild, das Text, verschie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verschieden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129706" cy="1984142"/>
                    </a:xfrm>
                    <a:prstGeom prst="rect">
                      <a:avLst/>
                    </a:prstGeom>
                  </pic:spPr>
                </pic:pic>
              </a:graphicData>
            </a:graphic>
          </wp:inline>
        </w:drawing>
      </w:r>
    </w:p>
    <w:p w14:paraId="12FFD5BD" w14:textId="526F41C6" w:rsidR="008D7B05" w:rsidRPr="00F14389" w:rsidRDefault="01692BF7" w:rsidP="00DB45D5">
      <w:pPr>
        <w:spacing w:line="480" w:lineRule="auto"/>
        <w:rPr>
          <w:rFonts w:ascii="Arial" w:hAnsi="Arial" w:cs="Arial"/>
          <w:lang w:val="en-US"/>
        </w:rPr>
      </w:pPr>
      <w:r w:rsidRPr="00F14389">
        <w:rPr>
          <w:rFonts w:ascii="Arial" w:hAnsi="Arial" w:cs="Arial"/>
          <w:lang w:val="en-US"/>
        </w:rPr>
        <w:t xml:space="preserve">Figure 5: Neural activation related to reward prediction error across both conditions. Displayed are clusters showing significant RPE coding in </w:t>
      </w:r>
      <w:proofErr w:type="spellStart"/>
      <w:r w:rsidRPr="00F14389">
        <w:rPr>
          <w:rFonts w:ascii="Arial" w:hAnsi="Arial" w:cs="Arial"/>
          <w:lang w:val="en-US"/>
        </w:rPr>
        <w:t>vmPFC</w:t>
      </w:r>
      <w:proofErr w:type="spellEnd"/>
      <w:r w:rsidRPr="00F14389">
        <w:rPr>
          <w:rFonts w:ascii="Arial" w:hAnsi="Arial" w:cs="Arial"/>
          <w:lang w:val="en-US"/>
        </w:rPr>
        <w:t xml:space="preserve">, ventral striatum and insula at </w:t>
      </w:r>
      <w:proofErr w:type="spellStart"/>
      <w:r w:rsidRPr="00F14389">
        <w:rPr>
          <w:rFonts w:ascii="Arial" w:hAnsi="Arial" w:cs="Arial"/>
          <w:i/>
          <w:iCs/>
          <w:lang w:val="en-US"/>
        </w:rPr>
        <w:t>p</w:t>
      </w:r>
      <w:r w:rsidRPr="00F14389">
        <w:rPr>
          <w:rFonts w:ascii="Arial" w:hAnsi="Arial" w:cs="Arial"/>
          <w:vertAlign w:val="subscript"/>
          <w:lang w:val="en-US"/>
        </w:rPr>
        <w:t>FWE</w:t>
      </w:r>
      <w:proofErr w:type="spellEnd"/>
      <w:r w:rsidRPr="00F14389">
        <w:rPr>
          <w:rFonts w:ascii="Arial" w:hAnsi="Arial" w:cs="Arial"/>
          <w:vertAlign w:val="subscript"/>
          <w:lang w:val="en-US"/>
        </w:rPr>
        <w:t xml:space="preserve"> whole brain corrected </w:t>
      </w:r>
      <w:r w:rsidRPr="00F14389">
        <w:rPr>
          <w:rFonts w:ascii="Arial" w:hAnsi="Arial" w:cs="Arial"/>
          <w:lang w:val="en-US"/>
        </w:rPr>
        <w:t>&lt; 0.05 combining stress and control condition</w:t>
      </w:r>
      <w:r w:rsidR="73B174AE" w:rsidRPr="00F14389">
        <w:rPr>
          <w:rFonts w:ascii="Arial" w:hAnsi="Arial" w:cs="Arial"/>
          <w:lang w:val="en-US"/>
        </w:rPr>
        <w:t>s</w:t>
      </w:r>
      <w:r w:rsidRPr="00F14389">
        <w:rPr>
          <w:rFonts w:ascii="Arial" w:hAnsi="Arial" w:cs="Arial"/>
          <w:lang w:val="en-US"/>
        </w:rPr>
        <w:t xml:space="preserve"> (main effect of task).</w:t>
      </w:r>
      <w:r w:rsidR="2A4F68B1" w:rsidRPr="00F14389">
        <w:rPr>
          <w:rFonts w:ascii="Arial" w:hAnsi="Arial" w:cs="Arial"/>
          <w:lang w:val="en-US"/>
        </w:rPr>
        <w:t xml:space="preserve"> </w:t>
      </w:r>
    </w:p>
    <w:p w14:paraId="47698AF6" w14:textId="04EC8E52" w:rsidR="008D7B05" w:rsidRPr="00F14389" w:rsidRDefault="008D7B05" w:rsidP="00DB45D5">
      <w:pPr>
        <w:spacing w:line="480" w:lineRule="auto"/>
        <w:rPr>
          <w:rFonts w:ascii="Arial" w:hAnsi="Arial" w:cs="Arial"/>
          <w:lang w:val="en-US"/>
        </w:rPr>
      </w:pPr>
      <w:commentRangeStart w:id="45"/>
      <w:commentRangeStart w:id="46"/>
      <w:r w:rsidRPr="00F14389">
        <w:rPr>
          <w:rFonts w:ascii="Arial" w:hAnsi="Arial" w:cs="Arial"/>
          <w:lang w:val="en-US"/>
        </w:rPr>
        <w:t xml:space="preserve">Furthermore, when modeling win and loss trials separately, we found increased activation for </w:t>
      </w:r>
      <w:r w:rsidR="00347908" w:rsidRPr="00F14389">
        <w:rPr>
          <w:rFonts w:ascii="Arial" w:hAnsi="Arial" w:cs="Arial"/>
          <w:lang w:val="en-US"/>
        </w:rPr>
        <w:t xml:space="preserve">RPE related activation during </w:t>
      </w:r>
      <w:r w:rsidRPr="00F14389">
        <w:rPr>
          <w:rFonts w:ascii="Arial" w:hAnsi="Arial" w:cs="Arial"/>
          <w:lang w:val="en-US"/>
        </w:rPr>
        <w:t>win trials in the stress condition compared to the control condition in the left striatum (</w:t>
      </w:r>
      <w:r w:rsidRPr="00F14389">
        <w:rPr>
          <w:rFonts w:ascii="Arial" w:hAnsi="Arial" w:cs="Arial"/>
          <w:color w:val="000000" w:themeColor="text1"/>
          <w:lang w:val="en-US"/>
        </w:rPr>
        <w:t xml:space="preserve">[-10 10 2], </w:t>
      </w:r>
      <w:r w:rsidRPr="00F14389">
        <w:rPr>
          <w:rFonts w:ascii="Arial" w:hAnsi="Arial" w:cs="Arial"/>
          <w:i/>
          <w:iCs/>
          <w:lang w:val="en-US"/>
        </w:rPr>
        <w:t>t</w:t>
      </w:r>
      <w:r w:rsidRPr="00F14389">
        <w:rPr>
          <w:rFonts w:ascii="Arial" w:hAnsi="Arial" w:cs="Arial"/>
          <w:color w:val="000000" w:themeColor="text1"/>
          <w:lang w:val="en-US"/>
        </w:rPr>
        <w:t xml:space="preserve"> = 6.43, </w:t>
      </w:r>
      <w:proofErr w:type="spellStart"/>
      <w:r w:rsidRPr="00F14389">
        <w:rPr>
          <w:rFonts w:ascii="Arial" w:eastAsia="Arial" w:hAnsi="Arial" w:cs="Arial"/>
          <w:i/>
          <w:iCs/>
          <w:lang w:val="en-US"/>
        </w:rPr>
        <w:t>p</w:t>
      </w:r>
      <w:r w:rsidRPr="00F14389">
        <w:rPr>
          <w:rFonts w:ascii="Arial" w:eastAsia="Arial" w:hAnsi="Arial" w:cs="Arial"/>
          <w:i/>
          <w:iCs/>
          <w:vertAlign w:val="subscript"/>
          <w:lang w:val="en-US"/>
        </w:rPr>
        <w:t>FWE</w:t>
      </w:r>
      <w:proofErr w:type="spellEnd"/>
      <w:r w:rsidRPr="00F14389">
        <w:rPr>
          <w:rFonts w:ascii="Arial" w:eastAsia="Arial" w:hAnsi="Arial" w:cs="Arial"/>
          <w:i/>
          <w:vertAlign w:val="subscript"/>
          <w:lang w:val="en-US"/>
        </w:rPr>
        <w:t xml:space="preserve"> </w:t>
      </w:r>
      <w:r w:rsidRPr="00F14389">
        <w:rPr>
          <w:rFonts w:ascii="Arial" w:eastAsia="Arial" w:hAnsi="Arial" w:cs="Arial"/>
          <w:i/>
          <w:iCs/>
          <w:vertAlign w:val="subscript"/>
          <w:lang w:val="en-US"/>
        </w:rPr>
        <w:t>whole brain corrected</w:t>
      </w:r>
      <w:r w:rsidRPr="00F14389">
        <w:rPr>
          <w:rFonts w:ascii="Arial" w:hAnsi="Arial" w:cs="Arial"/>
          <w:lang w:val="en-US"/>
        </w:rPr>
        <w:t xml:space="preserve"> = .041, see Figure 6). </w:t>
      </w:r>
      <w:commentRangeEnd w:id="45"/>
      <w:r w:rsidR="006703FD">
        <w:rPr>
          <w:rStyle w:val="CommentReference"/>
        </w:rPr>
        <w:commentReference w:id="45"/>
      </w:r>
      <w:commentRangeEnd w:id="46"/>
      <w:r w:rsidR="00F55E52">
        <w:rPr>
          <w:rStyle w:val="CommentReference"/>
        </w:rPr>
        <w:commentReference w:id="46"/>
      </w:r>
      <w:r w:rsidRPr="00F14389">
        <w:rPr>
          <w:rFonts w:ascii="Arial" w:hAnsi="Arial" w:cs="Arial"/>
          <w:lang w:val="en-US"/>
        </w:rPr>
        <w:t>No significant difference between stress a</w:t>
      </w:r>
      <w:r w:rsidR="00413279" w:rsidRPr="00F14389">
        <w:rPr>
          <w:rFonts w:ascii="Arial" w:hAnsi="Arial" w:cs="Arial"/>
          <w:lang w:val="en-US"/>
        </w:rPr>
        <w:t>n</w:t>
      </w:r>
      <w:r w:rsidRPr="00F14389">
        <w:rPr>
          <w:rFonts w:ascii="Arial" w:hAnsi="Arial" w:cs="Arial"/>
          <w:lang w:val="en-US"/>
        </w:rPr>
        <w:t xml:space="preserve">d control condition was observed for RPE loss. </w:t>
      </w:r>
    </w:p>
    <w:p w14:paraId="3B7C8370" w14:textId="7DC5D9BB" w:rsidR="64A34CA8" w:rsidRPr="00F14389" w:rsidRDefault="6A4CED83" w:rsidP="00DB45D5">
      <w:pPr>
        <w:spacing w:line="480" w:lineRule="auto"/>
        <w:rPr>
          <w:rFonts w:ascii="Arial" w:hAnsi="Arial" w:cs="Arial"/>
          <w:lang w:val="en-US"/>
        </w:rPr>
      </w:pPr>
      <w:r w:rsidRPr="00F14389">
        <w:rPr>
          <w:rFonts w:ascii="Arial" w:hAnsi="Arial" w:cs="Arial"/>
          <w:noProof/>
        </w:rPr>
        <w:drawing>
          <wp:inline distT="0" distB="0" distL="0" distR="0" wp14:anchorId="79F1A0D7" wp14:editId="51511D3E">
            <wp:extent cx="5780690" cy="2095500"/>
            <wp:effectExtent l="0" t="0" r="0" b="0"/>
            <wp:docPr id="1218795587" name="Picture 121879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80690" cy="2095500"/>
                    </a:xfrm>
                    <a:prstGeom prst="rect">
                      <a:avLst/>
                    </a:prstGeom>
                  </pic:spPr>
                </pic:pic>
              </a:graphicData>
            </a:graphic>
          </wp:inline>
        </w:drawing>
      </w:r>
    </w:p>
    <w:p w14:paraId="1908E12A" w14:textId="347ECC6F" w:rsidR="01692BF7" w:rsidRPr="00F14389" w:rsidRDefault="01692BF7" w:rsidP="00DB45D5">
      <w:pPr>
        <w:spacing w:line="480" w:lineRule="auto"/>
        <w:rPr>
          <w:rFonts w:ascii="Arial" w:hAnsi="Arial" w:cs="Arial"/>
          <w:lang w:val="en-US"/>
        </w:rPr>
      </w:pPr>
      <w:r w:rsidRPr="00F14389">
        <w:rPr>
          <w:rFonts w:ascii="Arial" w:hAnsi="Arial" w:cs="Arial"/>
          <w:lang w:val="en-US"/>
        </w:rPr>
        <w:t>Figure 6: Neural activation related to reward prediction error</w:t>
      </w:r>
      <w:r w:rsidR="00CB7A78" w:rsidRPr="00F14389">
        <w:rPr>
          <w:rFonts w:ascii="Arial" w:hAnsi="Arial" w:cs="Arial"/>
          <w:lang w:val="en-US"/>
        </w:rPr>
        <w:t xml:space="preserve"> (RPE)</w:t>
      </w:r>
      <w:r w:rsidRPr="00F14389">
        <w:rPr>
          <w:rFonts w:ascii="Arial" w:hAnsi="Arial" w:cs="Arial"/>
          <w:lang w:val="en-US"/>
        </w:rPr>
        <w:t xml:space="preserve"> when modeling win and loss trials separately. Lefthand side and middle: main effect </w:t>
      </w:r>
      <w:r w:rsidR="00BF40CB" w:rsidRPr="00F14389">
        <w:rPr>
          <w:rFonts w:ascii="Arial" w:hAnsi="Arial" w:cs="Arial"/>
          <w:lang w:val="en-US"/>
        </w:rPr>
        <w:t xml:space="preserve">RPE during </w:t>
      </w:r>
      <w:r w:rsidRPr="00F14389">
        <w:rPr>
          <w:rFonts w:ascii="Arial" w:hAnsi="Arial" w:cs="Arial"/>
          <w:lang w:val="en-US"/>
        </w:rPr>
        <w:t xml:space="preserve">win trials across conditions (yellow-orange gradient) </w:t>
      </w:r>
      <w:r w:rsidR="00504BFB" w:rsidRPr="00F14389">
        <w:rPr>
          <w:rFonts w:ascii="Arial" w:hAnsi="Arial" w:cs="Arial"/>
          <w:lang w:val="en-US"/>
        </w:rPr>
        <w:t>and the stress effect</w:t>
      </w:r>
      <w:r w:rsidRPr="00F14389">
        <w:rPr>
          <w:rFonts w:ascii="Arial" w:hAnsi="Arial" w:cs="Arial"/>
          <w:lang w:val="en-US"/>
        </w:rPr>
        <w:t xml:space="preserve"> (</w:t>
      </w:r>
      <w:r w:rsidR="00504BFB" w:rsidRPr="00F14389">
        <w:rPr>
          <w:rFonts w:ascii="Arial" w:hAnsi="Arial" w:cs="Arial"/>
          <w:lang w:val="en-US"/>
        </w:rPr>
        <w:t xml:space="preserve">stress condition &gt; control condition; </w:t>
      </w:r>
      <w:r w:rsidRPr="00F14389">
        <w:rPr>
          <w:rFonts w:ascii="Arial" w:hAnsi="Arial" w:cs="Arial"/>
          <w:lang w:val="en-US"/>
        </w:rPr>
        <w:t xml:space="preserve">red) in the ventral striatum at </w:t>
      </w:r>
      <w:r w:rsidRPr="00F14389">
        <w:rPr>
          <w:rFonts w:ascii="Arial" w:hAnsi="Arial" w:cs="Arial"/>
          <w:i/>
          <w:iCs/>
          <w:lang w:val="en-US"/>
        </w:rPr>
        <w:t>p</w:t>
      </w:r>
      <w:r w:rsidRPr="00F14389">
        <w:rPr>
          <w:rFonts w:ascii="Arial" w:hAnsi="Arial" w:cs="Arial"/>
          <w:lang w:val="en-US"/>
        </w:rPr>
        <w:t> </w:t>
      </w:r>
      <w:r w:rsidRPr="00F14389">
        <w:rPr>
          <w:rFonts w:ascii="Arial" w:hAnsi="Arial" w:cs="Arial"/>
          <w:vertAlign w:val="subscript"/>
          <w:lang w:val="en-US"/>
        </w:rPr>
        <w:t xml:space="preserve">FWE whole brain corrected </w:t>
      </w:r>
      <w:r w:rsidRPr="00F14389">
        <w:rPr>
          <w:rFonts w:ascii="Arial" w:hAnsi="Arial" w:cs="Arial"/>
          <w:lang w:val="en-US"/>
        </w:rPr>
        <w:t xml:space="preserve">&lt; 0.05. Righthand side: Box plot of contrast estimates </w:t>
      </w:r>
      <w:r w:rsidR="00F52108" w:rsidRPr="00F14389">
        <w:rPr>
          <w:rFonts w:ascii="Arial" w:hAnsi="Arial" w:cs="Arial"/>
          <w:lang w:val="en-US"/>
        </w:rPr>
        <w:t>for RPE win for control and stress condition at the peak voxel (x = y= z=).</w:t>
      </w:r>
    </w:p>
    <w:p w14:paraId="70727119" w14:textId="7A0EC938" w:rsidR="00277C76" w:rsidRPr="00F14389" w:rsidRDefault="1A743C03" w:rsidP="00DB45D5">
      <w:pPr>
        <w:spacing w:line="480" w:lineRule="auto"/>
        <w:rPr>
          <w:rFonts w:ascii="Arial" w:hAnsi="Arial" w:cs="Arial"/>
          <w:lang w:val="en-US"/>
        </w:rPr>
      </w:pPr>
      <w:r w:rsidRPr="00F14389">
        <w:rPr>
          <w:rFonts w:ascii="Arial" w:hAnsi="Arial" w:cs="Arial"/>
          <w:b/>
          <w:bCs/>
          <w:u w:val="single"/>
          <w:lang w:val="en-US"/>
        </w:rPr>
        <w:lastRenderedPageBreak/>
        <w:t>Discussion</w:t>
      </w:r>
      <w:r w:rsidRPr="00F14389">
        <w:rPr>
          <w:rFonts w:ascii="Arial" w:hAnsi="Arial" w:cs="Arial"/>
          <w:b/>
          <w:bCs/>
          <w:lang w:val="en-US"/>
        </w:rPr>
        <w:t xml:space="preserve"> </w:t>
      </w:r>
    </w:p>
    <w:p w14:paraId="1AA78F4A" w14:textId="74D7DD4A" w:rsidR="004864C9" w:rsidRPr="00F14389" w:rsidRDefault="18F95268" w:rsidP="00DB45D5">
      <w:pPr>
        <w:spacing w:line="480" w:lineRule="auto"/>
        <w:rPr>
          <w:rFonts w:ascii="Arial" w:hAnsi="Arial" w:cs="Arial"/>
          <w:lang w:val="en-US"/>
        </w:rPr>
      </w:pPr>
      <w:r w:rsidRPr="00F14389">
        <w:rPr>
          <w:rFonts w:ascii="Arial" w:hAnsi="Arial" w:cs="Arial"/>
          <w:lang w:val="en-US"/>
        </w:rPr>
        <w:t xml:space="preserve">The present </w:t>
      </w:r>
      <w:r w:rsidR="7762B5D8" w:rsidRPr="00F14389">
        <w:rPr>
          <w:rFonts w:ascii="Arial" w:hAnsi="Arial" w:cs="Arial"/>
          <w:lang w:val="en-US"/>
        </w:rPr>
        <w:t xml:space="preserve">study investigated the behavioral and </w:t>
      </w:r>
      <w:r w:rsidR="7342F91E" w:rsidRPr="00F14389">
        <w:rPr>
          <w:rFonts w:ascii="Arial" w:hAnsi="Arial" w:cs="Arial"/>
          <w:lang w:val="en-US"/>
        </w:rPr>
        <w:t>neural</w:t>
      </w:r>
      <w:r w:rsidR="7762B5D8" w:rsidRPr="00F14389">
        <w:rPr>
          <w:rFonts w:ascii="Arial" w:hAnsi="Arial" w:cs="Arial"/>
          <w:lang w:val="en-US"/>
        </w:rPr>
        <w:t xml:space="preserve"> effects of acute psychosocial stress on reversal learning</w:t>
      </w:r>
      <w:r w:rsidR="7E4BDF69" w:rsidRPr="00F14389">
        <w:rPr>
          <w:rFonts w:ascii="Arial" w:hAnsi="Arial" w:cs="Arial"/>
          <w:lang w:val="en-US"/>
        </w:rPr>
        <w:t xml:space="preserve"> i</w:t>
      </w:r>
      <w:r w:rsidR="29DDF464" w:rsidRPr="00F14389">
        <w:rPr>
          <w:rFonts w:ascii="Arial" w:hAnsi="Arial" w:cs="Arial"/>
          <w:lang w:val="en-US"/>
        </w:rPr>
        <w:t>n healthy male</w:t>
      </w:r>
      <w:r w:rsidR="3E9BCDBE" w:rsidRPr="00F14389">
        <w:rPr>
          <w:rFonts w:ascii="Arial" w:hAnsi="Arial" w:cs="Arial"/>
          <w:lang w:val="en-US"/>
        </w:rPr>
        <w:t xml:space="preserve"> human</w:t>
      </w:r>
      <w:r w:rsidR="29DDF464" w:rsidRPr="00F14389">
        <w:rPr>
          <w:rFonts w:ascii="Arial" w:hAnsi="Arial" w:cs="Arial"/>
          <w:lang w:val="en-US"/>
        </w:rPr>
        <w:t xml:space="preserve"> </w:t>
      </w:r>
      <w:r w:rsidR="398619F3" w:rsidRPr="00F14389">
        <w:rPr>
          <w:rFonts w:ascii="Arial" w:hAnsi="Arial" w:cs="Arial"/>
          <w:lang w:val="en-US"/>
        </w:rPr>
        <w:t>participants</w:t>
      </w:r>
      <w:r w:rsidR="7E4BDF69" w:rsidRPr="00F14389">
        <w:rPr>
          <w:rFonts w:ascii="Arial" w:hAnsi="Arial" w:cs="Arial"/>
          <w:lang w:val="en-US"/>
        </w:rPr>
        <w:t>. P</w:t>
      </w:r>
      <w:r w:rsidR="1E1214D4" w:rsidRPr="00F14389">
        <w:rPr>
          <w:rFonts w:ascii="Arial" w:hAnsi="Arial" w:cs="Arial"/>
          <w:lang w:val="en-US"/>
        </w:rPr>
        <w:t xml:space="preserve">articipants </w:t>
      </w:r>
      <w:del w:id="47" w:author="Lennart Lüttgau" w:date="2022-04-09T10:04:00Z">
        <w:r w:rsidR="4A0586AE" w:rsidRPr="00F14389" w:rsidDel="00A94756">
          <w:rPr>
            <w:rFonts w:ascii="Arial" w:hAnsi="Arial" w:cs="Arial"/>
            <w:lang w:val="en-US"/>
          </w:rPr>
          <w:delText xml:space="preserve">made </w:delText>
        </w:r>
        <w:r w:rsidR="1E76F886" w:rsidRPr="00F14389" w:rsidDel="00A94756">
          <w:rPr>
            <w:rFonts w:ascii="Arial" w:hAnsi="Arial" w:cs="Arial"/>
            <w:lang w:val="en-US"/>
          </w:rPr>
          <w:delText>slight</w:delText>
        </w:r>
        <w:r w:rsidR="59215EE3" w:rsidRPr="00F14389" w:rsidDel="00A94756">
          <w:rPr>
            <w:rFonts w:ascii="Arial" w:hAnsi="Arial" w:cs="Arial"/>
            <w:lang w:val="en-US"/>
          </w:rPr>
          <w:delText>ly</w:delText>
        </w:r>
        <w:r w:rsidR="7E4BDF69" w:rsidRPr="00F14389" w:rsidDel="00A94756">
          <w:rPr>
            <w:rFonts w:ascii="Arial" w:hAnsi="Arial" w:cs="Arial"/>
            <w:lang w:val="en-US"/>
          </w:rPr>
          <w:delText xml:space="preserve"> </w:delText>
        </w:r>
        <w:r w:rsidR="4A0586AE" w:rsidRPr="00F14389" w:rsidDel="00A94756">
          <w:rPr>
            <w:rFonts w:ascii="Arial" w:hAnsi="Arial" w:cs="Arial"/>
            <w:lang w:val="en-US"/>
          </w:rPr>
          <w:delText xml:space="preserve">more </w:delText>
        </w:r>
        <w:r w:rsidR="7E4BDF69" w:rsidRPr="00F14389" w:rsidDel="00A94756">
          <w:rPr>
            <w:rFonts w:ascii="Arial" w:hAnsi="Arial" w:cs="Arial"/>
            <w:lang w:val="en-US"/>
          </w:rPr>
          <w:delText>correct responses</w:delText>
        </w:r>
      </w:del>
      <w:ins w:id="48" w:author="Lennart Lüttgau" w:date="2022-04-09T10:04:00Z">
        <w:r w:rsidR="00A94756">
          <w:rPr>
            <w:rFonts w:ascii="Arial" w:hAnsi="Arial" w:cs="Arial"/>
            <w:lang w:val="en-US"/>
          </w:rPr>
          <w:t>were slightly more accurate</w:t>
        </w:r>
      </w:ins>
      <w:r w:rsidR="7E4BDF69" w:rsidRPr="00F14389">
        <w:rPr>
          <w:rFonts w:ascii="Arial" w:hAnsi="Arial" w:cs="Arial"/>
          <w:lang w:val="en-US"/>
        </w:rPr>
        <w:t xml:space="preserve"> </w:t>
      </w:r>
      <w:r w:rsidR="1E76F886" w:rsidRPr="00F14389">
        <w:rPr>
          <w:rFonts w:ascii="Arial" w:hAnsi="Arial" w:cs="Arial"/>
          <w:lang w:val="en-US"/>
        </w:rPr>
        <w:t>under acute stress</w:t>
      </w:r>
      <w:ins w:id="49" w:author="Lennart Lüttgau" w:date="2022-04-09T10:05:00Z">
        <w:r w:rsidR="00D15FD1">
          <w:rPr>
            <w:rFonts w:ascii="Arial" w:hAnsi="Arial" w:cs="Arial"/>
            <w:lang w:val="en-US"/>
          </w:rPr>
          <w:t>.</w:t>
        </w:r>
      </w:ins>
      <w:r w:rsidR="1E76F886" w:rsidRPr="00F14389">
        <w:rPr>
          <w:rFonts w:ascii="Arial" w:hAnsi="Arial" w:cs="Arial"/>
          <w:lang w:val="en-US"/>
        </w:rPr>
        <w:t xml:space="preserve"> </w:t>
      </w:r>
      <w:del w:id="50" w:author="Lennart Lüttgau" w:date="2022-04-09T10:05:00Z">
        <w:r w:rsidR="1E76F886" w:rsidRPr="00F14389" w:rsidDel="00D15FD1">
          <w:rPr>
            <w:rFonts w:ascii="Arial" w:hAnsi="Arial" w:cs="Arial"/>
            <w:lang w:val="en-US"/>
          </w:rPr>
          <w:delText>and</w:delText>
        </w:r>
      </w:del>
      <w:ins w:id="51" w:author="Lennart Lüttgau" w:date="2022-04-09T10:05:00Z">
        <w:r w:rsidR="00D15FD1">
          <w:rPr>
            <w:rFonts w:ascii="Arial" w:hAnsi="Arial" w:cs="Arial"/>
            <w:lang w:val="en-US"/>
          </w:rPr>
          <w:t>Additionally,</w:t>
        </w:r>
      </w:ins>
      <w:del w:id="52" w:author="Lennart Lüttgau" w:date="2022-04-09T10:05:00Z">
        <w:r w:rsidR="7E4BDF69" w:rsidRPr="00F14389" w:rsidDel="00D15FD1">
          <w:rPr>
            <w:rFonts w:ascii="Arial" w:hAnsi="Arial" w:cs="Arial"/>
            <w:lang w:val="en-US"/>
          </w:rPr>
          <w:delText xml:space="preserve"> </w:delText>
        </w:r>
      </w:del>
      <w:ins w:id="53" w:author="Lennart Lüttgau" w:date="2022-04-09T10:05:00Z">
        <w:r w:rsidR="00D15FD1" w:rsidRPr="00F14389">
          <w:rPr>
            <w:rFonts w:ascii="Arial" w:hAnsi="Arial" w:cs="Arial"/>
            <w:lang w:val="en-US"/>
          </w:rPr>
          <w:t xml:space="preserve"> </w:t>
        </w:r>
      </w:ins>
      <w:r w:rsidR="2809A6B3" w:rsidRPr="00F14389">
        <w:rPr>
          <w:rFonts w:ascii="Arial" w:hAnsi="Arial" w:cs="Arial"/>
          <w:lang w:val="en-US"/>
        </w:rPr>
        <w:t>the neural representation of RPE sig</w:t>
      </w:r>
      <w:r w:rsidR="510F10FC" w:rsidRPr="00F14389">
        <w:rPr>
          <w:rFonts w:ascii="Arial" w:hAnsi="Arial" w:cs="Arial"/>
          <w:lang w:val="en-US"/>
        </w:rPr>
        <w:t>nal</w:t>
      </w:r>
      <w:r w:rsidR="1398CB11" w:rsidRPr="00F14389">
        <w:rPr>
          <w:rFonts w:ascii="Arial" w:hAnsi="Arial" w:cs="Arial"/>
          <w:lang w:val="en-US"/>
        </w:rPr>
        <w:t>s</w:t>
      </w:r>
      <w:r w:rsidR="510F10FC" w:rsidRPr="00F14389">
        <w:rPr>
          <w:rFonts w:ascii="Arial" w:hAnsi="Arial" w:cs="Arial"/>
          <w:lang w:val="en-US"/>
        </w:rPr>
        <w:t xml:space="preserve"> </w:t>
      </w:r>
      <w:r w:rsidR="1398CB11" w:rsidRPr="00F14389">
        <w:rPr>
          <w:rFonts w:ascii="Arial" w:hAnsi="Arial" w:cs="Arial"/>
          <w:lang w:val="en-US"/>
        </w:rPr>
        <w:t xml:space="preserve">was </w:t>
      </w:r>
      <w:r w:rsidR="510F10FC" w:rsidRPr="00F14389">
        <w:rPr>
          <w:rFonts w:ascii="Arial" w:hAnsi="Arial" w:cs="Arial"/>
          <w:lang w:val="en-US"/>
        </w:rPr>
        <w:t xml:space="preserve">significantly </w:t>
      </w:r>
      <w:del w:id="54" w:author="Lennart Lüttgau" w:date="2022-04-09T10:04:00Z">
        <w:r w:rsidR="0004071E" w:rsidRPr="00F14389" w:rsidDel="00ED4E98">
          <w:rPr>
            <w:rFonts w:ascii="Arial" w:hAnsi="Arial" w:cs="Arial"/>
            <w:lang w:val="en-US"/>
          </w:rPr>
          <w:delText xml:space="preserve">higher during </w:delText>
        </w:r>
      </w:del>
      <w:r w:rsidR="002C5156" w:rsidRPr="00F14389">
        <w:rPr>
          <w:rFonts w:ascii="Arial" w:hAnsi="Arial" w:cs="Arial"/>
          <w:lang w:val="en-US"/>
        </w:rPr>
        <w:t xml:space="preserve">higher during </w:t>
      </w:r>
      <w:r w:rsidR="510F10FC" w:rsidRPr="00F14389">
        <w:rPr>
          <w:rFonts w:ascii="Arial" w:hAnsi="Arial" w:cs="Arial"/>
          <w:lang w:val="en-US"/>
        </w:rPr>
        <w:t xml:space="preserve">acute stress for win trials in our sample. Computational modelling of choice behavior showed </w:t>
      </w:r>
      <w:r w:rsidR="52D0746B" w:rsidRPr="00F14389">
        <w:rPr>
          <w:rFonts w:ascii="Arial" w:hAnsi="Arial" w:cs="Arial"/>
          <w:lang w:val="en-US"/>
        </w:rPr>
        <w:t xml:space="preserve">no stress effect on </w:t>
      </w:r>
      <w:r w:rsidR="2476AE6E" w:rsidRPr="00F14389">
        <w:rPr>
          <w:rFonts w:ascii="Arial" w:hAnsi="Arial" w:cs="Arial"/>
          <w:lang w:val="en-US"/>
        </w:rPr>
        <w:t>learning rate</w:t>
      </w:r>
      <w:r w:rsidR="0F76C1A2" w:rsidRPr="00F14389">
        <w:rPr>
          <w:rFonts w:ascii="Arial" w:hAnsi="Arial" w:cs="Arial"/>
          <w:lang w:val="en-US"/>
        </w:rPr>
        <w:t>s</w:t>
      </w:r>
      <w:r w:rsidR="3DFACAE9" w:rsidRPr="00F14389">
        <w:rPr>
          <w:rFonts w:ascii="Arial" w:hAnsi="Arial" w:cs="Arial"/>
          <w:lang w:val="en-US"/>
        </w:rPr>
        <w:t xml:space="preserve">, but </w:t>
      </w:r>
      <w:r w:rsidR="2EA573A5" w:rsidRPr="00F14389">
        <w:rPr>
          <w:rFonts w:ascii="Arial" w:hAnsi="Arial" w:cs="Arial"/>
          <w:lang w:val="en-US"/>
        </w:rPr>
        <w:t>h</w:t>
      </w:r>
      <w:r w:rsidR="5D0BCCF8" w:rsidRPr="00F14389">
        <w:rPr>
          <w:rFonts w:ascii="Arial" w:hAnsi="Arial" w:cs="Arial"/>
          <w:lang w:val="en-US"/>
        </w:rPr>
        <w:t xml:space="preserve">igh </w:t>
      </w:r>
      <w:r w:rsidR="4A37B338" w:rsidRPr="00F14389">
        <w:rPr>
          <w:rFonts w:ascii="Arial" w:hAnsi="Arial" w:cs="Arial"/>
          <w:lang w:val="en-US"/>
        </w:rPr>
        <w:t xml:space="preserve">stress-related </w:t>
      </w:r>
      <w:r w:rsidR="5D0BCCF8" w:rsidRPr="00F14389">
        <w:rPr>
          <w:rFonts w:ascii="Arial" w:hAnsi="Arial" w:cs="Arial"/>
          <w:lang w:val="en-US"/>
        </w:rPr>
        <w:t xml:space="preserve">interindividual variability </w:t>
      </w:r>
      <w:r w:rsidR="1240AB0C" w:rsidRPr="00F14389">
        <w:rPr>
          <w:rFonts w:ascii="Arial" w:hAnsi="Arial" w:cs="Arial"/>
          <w:lang w:val="en-US"/>
        </w:rPr>
        <w:t>i</w:t>
      </w:r>
      <w:r w:rsidR="184912F7" w:rsidRPr="00F14389">
        <w:rPr>
          <w:rFonts w:ascii="Arial" w:hAnsi="Arial" w:cs="Arial"/>
          <w:lang w:val="en-US"/>
        </w:rPr>
        <w:t xml:space="preserve">n </w:t>
      </w:r>
      <w:r w:rsidR="5D0BCCF8" w:rsidRPr="00F14389">
        <w:rPr>
          <w:rFonts w:ascii="Arial" w:hAnsi="Arial" w:cs="Arial"/>
          <w:lang w:val="en-US"/>
        </w:rPr>
        <w:t>the</w:t>
      </w:r>
      <w:r w:rsidR="4588D7D8" w:rsidRPr="00F14389">
        <w:rPr>
          <w:rFonts w:ascii="Arial" w:hAnsi="Arial" w:cs="Arial"/>
          <w:lang w:val="en-US"/>
        </w:rPr>
        <w:t xml:space="preserve"> use of learned value</w:t>
      </w:r>
      <w:r w:rsidR="5D0BCCF8" w:rsidRPr="00F14389">
        <w:rPr>
          <w:rFonts w:ascii="Arial" w:hAnsi="Arial" w:cs="Arial"/>
          <w:lang w:val="en-US"/>
        </w:rPr>
        <w:t>s.</w:t>
      </w:r>
    </w:p>
    <w:p w14:paraId="754926DE" w14:textId="39EDE66F" w:rsidR="00B924FF" w:rsidRPr="00F14389" w:rsidRDefault="6672AD7D" w:rsidP="00F55E52">
      <w:pPr>
        <w:spacing w:line="480" w:lineRule="auto"/>
        <w:ind w:firstLine="708"/>
        <w:rPr>
          <w:rFonts w:ascii="Arial" w:hAnsi="Arial" w:cs="Arial"/>
          <w:lang w:val="en-US"/>
        </w:rPr>
        <w:pPrChange w:id="55" w:author="Z Sjoerds" w:date="2022-04-17T10:43:00Z">
          <w:pPr>
            <w:spacing w:line="480" w:lineRule="auto"/>
          </w:pPr>
        </w:pPrChange>
      </w:pPr>
      <w:r w:rsidRPr="00F14389">
        <w:rPr>
          <w:rFonts w:ascii="Arial" w:hAnsi="Arial" w:cs="Arial"/>
          <w:lang w:val="en-US"/>
        </w:rPr>
        <w:t xml:space="preserve">On the behavioral level, </w:t>
      </w:r>
      <w:r w:rsidR="210E3A19" w:rsidRPr="00F14389">
        <w:rPr>
          <w:rFonts w:ascii="Arial" w:hAnsi="Arial" w:cs="Arial"/>
          <w:lang w:val="en-US"/>
        </w:rPr>
        <w:t xml:space="preserve">participants </w:t>
      </w:r>
      <w:r w:rsidR="4705F431" w:rsidRPr="00F14389">
        <w:rPr>
          <w:rFonts w:ascii="Arial" w:hAnsi="Arial" w:cs="Arial"/>
          <w:lang w:val="en-US"/>
        </w:rPr>
        <w:t xml:space="preserve">learned to </w:t>
      </w:r>
      <w:r w:rsidR="5D70DF4C" w:rsidRPr="00F14389">
        <w:rPr>
          <w:rFonts w:ascii="Arial" w:hAnsi="Arial" w:cs="Arial"/>
          <w:lang w:val="en-US"/>
        </w:rPr>
        <w:t xml:space="preserve">choose the </w:t>
      </w:r>
      <w:r w:rsidR="4D34222B" w:rsidRPr="00F14389">
        <w:rPr>
          <w:rFonts w:ascii="Arial" w:hAnsi="Arial" w:cs="Arial"/>
          <w:lang w:val="en-US"/>
        </w:rPr>
        <w:t>correct (</w:t>
      </w:r>
      <w:proofErr w:type="gramStart"/>
      <w:r w:rsidR="0109A154" w:rsidRPr="00F14389">
        <w:rPr>
          <w:rFonts w:ascii="Arial" w:hAnsi="Arial" w:cs="Arial"/>
          <w:lang w:val="en-US"/>
        </w:rPr>
        <w:t>i.e.</w:t>
      </w:r>
      <w:proofErr w:type="gramEnd"/>
      <w:r w:rsidR="0109A154" w:rsidRPr="00F14389">
        <w:rPr>
          <w:rFonts w:ascii="Arial" w:hAnsi="Arial" w:cs="Arial"/>
          <w:lang w:val="en-US"/>
        </w:rPr>
        <w:t xml:space="preserve"> </w:t>
      </w:r>
      <w:r w:rsidR="4D34222B" w:rsidRPr="00F14389">
        <w:rPr>
          <w:rFonts w:ascii="Arial" w:hAnsi="Arial" w:cs="Arial"/>
          <w:lang w:val="en-US"/>
        </w:rPr>
        <w:t xml:space="preserve">more often rewarded) stimulus </w:t>
      </w:r>
      <w:r w:rsidR="0A4CEF23" w:rsidRPr="00F14389">
        <w:rPr>
          <w:rFonts w:ascii="Arial" w:hAnsi="Arial" w:cs="Arial"/>
          <w:lang w:val="en-US"/>
        </w:rPr>
        <w:t xml:space="preserve">and </w:t>
      </w:r>
      <w:r w:rsidR="35158C1B" w:rsidRPr="00F14389">
        <w:rPr>
          <w:rFonts w:ascii="Arial" w:hAnsi="Arial" w:cs="Arial"/>
          <w:lang w:val="en-US"/>
        </w:rPr>
        <w:t xml:space="preserve">adapted their choices after </w:t>
      </w:r>
      <w:r w:rsidR="2E7DF579" w:rsidRPr="00F14389">
        <w:rPr>
          <w:rFonts w:ascii="Arial" w:hAnsi="Arial" w:cs="Arial"/>
          <w:lang w:val="en-US"/>
        </w:rPr>
        <w:t>changes in reward contingencies</w:t>
      </w:r>
      <w:r w:rsidR="15B7FF28" w:rsidRPr="00F14389">
        <w:rPr>
          <w:rFonts w:ascii="Arial" w:hAnsi="Arial" w:cs="Arial"/>
          <w:lang w:val="en-US"/>
        </w:rPr>
        <w:t xml:space="preserve"> (reversals)</w:t>
      </w:r>
      <w:r w:rsidR="520B7AFF" w:rsidRPr="00F14389">
        <w:rPr>
          <w:rFonts w:ascii="Arial" w:hAnsi="Arial" w:cs="Arial"/>
          <w:lang w:val="en-US"/>
        </w:rPr>
        <w:t xml:space="preserve"> during both the control </w:t>
      </w:r>
      <w:r w:rsidR="562533AD" w:rsidRPr="00F14389">
        <w:rPr>
          <w:rFonts w:ascii="Arial" w:hAnsi="Arial" w:cs="Arial"/>
          <w:lang w:val="en-US"/>
        </w:rPr>
        <w:t xml:space="preserve">as well as </w:t>
      </w:r>
      <w:r w:rsidR="520B7AFF" w:rsidRPr="00F14389">
        <w:rPr>
          <w:rFonts w:ascii="Arial" w:hAnsi="Arial" w:cs="Arial"/>
          <w:lang w:val="en-US"/>
        </w:rPr>
        <w:t>the stress condition</w:t>
      </w:r>
      <w:r w:rsidR="2E7DF579" w:rsidRPr="00F14389">
        <w:rPr>
          <w:rFonts w:ascii="Arial" w:hAnsi="Arial" w:cs="Arial"/>
          <w:lang w:val="en-US"/>
        </w:rPr>
        <w:t xml:space="preserve">. </w:t>
      </w:r>
      <w:r w:rsidR="1A712662" w:rsidRPr="00F14389">
        <w:rPr>
          <w:rFonts w:ascii="Arial" w:hAnsi="Arial" w:cs="Arial"/>
          <w:lang w:val="en-US"/>
        </w:rPr>
        <w:t>Unlike previous studies</w:t>
      </w:r>
      <w:r w:rsidR="150AE559" w:rsidRPr="00F14389">
        <w:rPr>
          <w:rFonts w:ascii="Arial" w:hAnsi="Arial" w:cs="Arial"/>
          <w:lang w:val="en-US"/>
        </w:rPr>
        <w:t xml:space="preserve"> </w:t>
      </w:r>
      <w:r w:rsidR="509634C8" w:rsidRPr="00F14389">
        <w:rPr>
          <w:rFonts w:ascii="Arial" w:hAnsi="Arial" w:cs="Arial"/>
          <w:noProof/>
          <w:lang w:val="en-US"/>
        </w:rPr>
        <w:t>(Shields et al., 2016)</w:t>
      </w:r>
      <w:r w:rsidR="150AE559" w:rsidRPr="00F14389">
        <w:rPr>
          <w:rFonts w:ascii="Arial" w:hAnsi="Arial" w:cs="Arial"/>
          <w:lang w:val="en-US"/>
        </w:rPr>
        <w:t>, w</w:t>
      </w:r>
      <w:r w:rsidR="044319EF" w:rsidRPr="00F14389">
        <w:rPr>
          <w:rFonts w:ascii="Arial" w:hAnsi="Arial" w:cs="Arial"/>
          <w:lang w:val="en-US"/>
        </w:rPr>
        <w:t>e</w:t>
      </w:r>
      <w:r w:rsidR="616B7FBE" w:rsidRPr="00F14389">
        <w:rPr>
          <w:rFonts w:ascii="Arial" w:hAnsi="Arial" w:cs="Arial"/>
          <w:lang w:val="en-US"/>
        </w:rPr>
        <w:t xml:space="preserve"> observed </w:t>
      </w:r>
      <w:r w:rsidR="5E22DB22" w:rsidRPr="00F14389">
        <w:rPr>
          <w:rFonts w:ascii="Arial" w:hAnsi="Arial" w:cs="Arial"/>
          <w:lang w:val="en-US"/>
        </w:rPr>
        <w:t>more correct responses during the stress compared to the control condition</w:t>
      </w:r>
      <w:r w:rsidR="20EDBB57" w:rsidRPr="00F14389">
        <w:rPr>
          <w:rFonts w:ascii="Arial" w:hAnsi="Arial" w:cs="Arial"/>
          <w:lang w:val="en-US"/>
        </w:rPr>
        <w:t xml:space="preserve"> in </w:t>
      </w:r>
      <w:r w:rsidR="4D86A86C" w:rsidRPr="00F14389">
        <w:rPr>
          <w:rFonts w:ascii="Arial" w:hAnsi="Arial" w:cs="Arial"/>
          <w:lang w:val="en-US"/>
        </w:rPr>
        <w:t xml:space="preserve">our </w:t>
      </w:r>
      <w:r w:rsidR="7378B4FC" w:rsidRPr="00F14389">
        <w:rPr>
          <w:rFonts w:ascii="Arial" w:hAnsi="Arial" w:cs="Arial"/>
          <w:lang w:val="en-US"/>
        </w:rPr>
        <w:t>analysis,</w:t>
      </w:r>
      <w:r w:rsidR="5E22DB22" w:rsidRPr="00F14389">
        <w:rPr>
          <w:rFonts w:ascii="Arial" w:hAnsi="Arial" w:cs="Arial"/>
          <w:lang w:val="en-US"/>
        </w:rPr>
        <w:t xml:space="preserve"> but the </w:t>
      </w:r>
      <w:r w:rsidR="166C8834" w:rsidRPr="00F14389">
        <w:rPr>
          <w:rFonts w:ascii="Arial" w:hAnsi="Arial" w:cs="Arial"/>
          <w:lang w:val="en-US"/>
        </w:rPr>
        <w:t xml:space="preserve">effect size </w:t>
      </w:r>
      <w:r w:rsidR="000465A3" w:rsidRPr="00F14389">
        <w:rPr>
          <w:rFonts w:ascii="Arial" w:hAnsi="Arial" w:cs="Arial"/>
          <w:lang w:val="en-US"/>
        </w:rPr>
        <w:t>was small</w:t>
      </w:r>
      <w:r w:rsidR="7E66DA45" w:rsidRPr="00F14389">
        <w:rPr>
          <w:rFonts w:ascii="Arial" w:hAnsi="Arial" w:cs="Arial"/>
          <w:lang w:val="en-US"/>
        </w:rPr>
        <w:t xml:space="preserve"> (OR = </w:t>
      </w:r>
      <w:r w:rsidR="515A649F" w:rsidRPr="00F14389">
        <w:rPr>
          <w:rFonts w:ascii="Arial" w:hAnsi="Arial" w:cs="Arial"/>
          <w:lang w:val="en-US"/>
        </w:rPr>
        <w:t>1.13</w:t>
      </w:r>
      <w:r w:rsidR="7E66DA45" w:rsidRPr="00F14389">
        <w:rPr>
          <w:rFonts w:ascii="Arial" w:hAnsi="Arial" w:cs="Arial"/>
          <w:lang w:val="en-US"/>
        </w:rPr>
        <w:t>)</w:t>
      </w:r>
      <w:r w:rsidR="000465A3" w:rsidRPr="00F14389">
        <w:rPr>
          <w:rFonts w:ascii="Arial" w:hAnsi="Arial" w:cs="Arial"/>
          <w:lang w:val="en-US"/>
        </w:rPr>
        <w:t xml:space="preserve"> </w:t>
      </w:r>
      <w:r w:rsidR="2D3DBA03" w:rsidRPr="00F14389">
        <w:rPr>
          <w:rFonts w:ascii="Arial" w:hAnsi="Arial" w:cs="Arial"/>
          <w:lang w:val="en-US"/>
        </w:rPr>
        <w:t xml:space="preserve">and other behavioral measures such as win-stay or lose-switch behavior </w:t>
      </w:r>
      <w:r w:rsidR="350E1E7D" w:rsidRPr="00F14389">
        <w:rPr>
          <w:rFonts w:ascii="Arial" w:hAnsi="Arial" w:cs="Arial"/>
          <w:lang w:val="en-US"/>
        </w:rPr>
        <w:t xml:space="preserve">were not </w:t>
      </w:r>
      <w:r w:rsidR="2D3DBA03" w:rsidRPr="00F14389">
        <w:rPr>
          <w:rFonts w:ascii="Arial" w:hAnsi="Arial" w:cs="Arial"/>
          <w:lang w:val="en-US"/>
        </w:rPr>
        <w:t>affected</w:t>
      </w:r>
      <w:r w:rsidR="350E1E7D" w:rsidRPr="00F14389">
        <w:rPr>
          <w:rFonts w:ascii="Arial" w:hAnsi="Arial" w:cs="Arial"/>
          <w:lang w:val="en-US"/>
        </w:rPr>
        <w:t>.</w:t>
      </w:r>
      <w:r w:rsidR="4CF65A58" w:rsidRPr="00F14389">
        <w:rPr>
          <w:rFonts w:ascii="Arial" w:hAnsi="Arial" w:cs="Arial"/>
          <w:lang w:val="en-US"/>
        </w:rPr>
        <w:t xml:space="preserve"> </w:t>
      </w:r>
      <w:r w:rsidR="47AC1D3E" w:rsidRPr="00F14389">
        <w:rPr>
          <w:rFonts w:ascii="Arial" w:hAnsi="Arial" w:cs="Arial"/>
          <w:lang w:val="en-US"/>
        </w:rPr>
        <w:t xml:space="preserve">Furthermore, </w:t>
      </w:r>
      <w:r w:rsidR="714844E4" w:rsidRPr="00F14389">
        <w:rPr>
          <w:rFonts w:ascii="Arial" w:hAnsi="Arial" w:cs="Arial"/>
          <w:lang w:val="en-US"/>
        </w:rPr>
        <w:t xml:space="preserve">participants displayed substantial </w:t>
      </w:r>
      <w:r w:rsidR="47AC1D3E" w:rsidRPr="00F14389">
        <w:rPr>
          <w:rFonts w:ascii="Arial" w:hAnsi="Arial" w:cs="Arial"/>
          <w:lang w:val="en-US"/>
        </w:rPr>
        <w:t xml:space="preserve">interindividual variability </w:t>
      </w:r>
      <w:r w:rsidR="1B1135A6" w:rsidRPr="00F14389">
        <w:rPr>
          <w:rFonts w:ascii="Arial" w:hAnsi="Arial" w:cs="Arial"/>
          <w:lang w:val="en-US"/>
        </w:rPr>
        <w:t xml:space="preserve">including better, </w:t>
      </w:r>
      <w:r w:rsidR="2B7DFF55" w:rsidRPr="00F14389">
        <w:rPr>
          <w:rFonts w:ascii="Arial" w:hAnsi="Arial" w:cs="Arial"/>
          <w:lang w:val="en-US"/>
        </w:rPr>
        <w:t>worse,</w:t>
      </w:r>
      <w:r w:rsidR="1B1135A6" w:rsidRPr="00F14389">
        <w:rPr>
          <w:rFonts w:ascii="Arial" w:hAnsi="Arial" w:cs="Arial"/>
          <w:lang w:val="en-US"/>
        </w:rPr>
        <w:t xml:space="preserve"> or non-different performance </w:t>
      </w:r>
      <w:r w:rsidR="0592B8B9" w:rsidRPr="00F14389">
        <w:rPr>
          <w:rFonts w:ascii="Arial" w:hAnsi="Arial" w:cs="Arial"/>
          <w:lang w:val="en-US"/>
        </w:rPr>
        <w:t>under acute stress in our within-subject</w:t>
      </w:r>
      <w:r w:rsidR="3C856ADB" w:rsidRPr="00F14389">
        <w:rPr>
          <w:rFonts w:ascii="Arial" w:hAnsi="Arial" w:cs="Arial"/>
          <w:lang w:val="en-US"/>
        </w:rPr>
        <w:t>s</w:t>
      </w:r>
      <w:r w:rsidR="0592B8B9" w:rsidRPr="00F14389">
        <w:rPr>
          <w:rFonts w:ascii="Arial" w:hAnsi="Arial" w:cs="Arial"/>
          <w:lang w:val="en-US"/>
        </w:rPr>
        <w:t xml:space="preserve"> design.</w:t>
      </w:r>
    </w:p>
    <w:p w14:paraId="5D13230D" w14:textId="52185561" w:rsidR="00A41E21" w:rsidRPr="00F14389" w:rsidRDefault="6F693A46" w:rsidP="00F55E52">
      <w:pPr>
        <w:spacing w:line="480" w:lineRule="auto"/>
        <w:ind w:firstLine="708"/>
        <w:rPr>
          <w:rFonts w:ascii="Arial" w:eastAsia="Arial" w:hAnsi="Arial" w:cs="Arial"/>
          <w:lang w:val="en-US"/>
        </w:rPr>
        <w:pPrChange w:id="56" w:author="Z Sjoerds" w:date="2022-04-17T10:43:00Z">
          <w:pPr>
            <w:spacing w:line="480" w:lineRule="auto"/>
          </w:pPr>
        </w:pPrChange>
      </w:pPr>
      <w:r w:rsidRPr="00F14389">
        <w:rPr>
          <w:rFonts w:ascii="Arial" w:hAnsi="Arial" w:cs="Arial"/>
          <w:lang w:val="en-US"/>
        </w:rPr>
        <w:t xml:space="preserve">Computational modelling of choice behavior </w:t>
      </w:r>
      <w:r w:rsidR="3507ADD7" w:rsidRPr="00F14389">
        <w:rPr>
          <w:rFonts w:ascii="Arial" w:hAnsi="Arial" w:cs="Arial"/>
          <w:lang w:val="en-US"/>
        </w:rPr>
        <w:t xml:space="preserve">showed that </w:t>
      </w:r>
      <w:r w:rsidR="6F906141" w:rsidRPr="00F14389">
        <w:rPr>
          <w:rFonts w:ascii="Arial" w:hAnsi="Arial" w:cs="Arial"/>
          <w:lang w:val="en-US"/>
        </w:rPr>
        <w:t>participant</w:t>
      </w:r>
      <w:r w:rsidR="6E4271D8" w:rsidRPr="00F14389">
        <w:rPr>
          <w:rFonts w:ascii="Arial" w:hAnsi="Arial" w:cs="Arial"/>
          <w:lang w:val="en-US"/>
        </w:rPr>
        <w:t>’</w:t>
      </w:r>
      <w:r w:rsidR="6F906141" w:rsidRPr="00F14389">
        <w:rPr>
          <w:rFonts w:ascii="Arial" w:hAnsi="Arial" w:cs="Arial"/>
          <w:lang w:val="en-US"/>
        </w:rPr>
        <w:t xml:space="preserve">s </w:t>
      </w:r>
      <w:r w:rsidR="2B238776" w:rsidRPr="00F14389">
        <w:rPr>
          <w:rFonts w:ascii="Arial" w:hAnsi="Arial" w:cs="Arial"/>
          <w:lang w:val="en-US"/>
        </w:rPr>
        <w:t xml:space="preserve">behavior was best explained by a </w:t>
      </w:r>
      <w:r w:rsidR="334991AB" w:rsidRPr="00F14389">
        <w:rPr>
          <w:rFonts w:ascii="Arial" w:hAnsi="Arial" w:cs="Arial"/>
          <w:lang w:val="en-US"/>
        </w:rPr>
        <w:t xml:space="preserve">RL </w:t>
      </w:r>
      <w:r w:rsidR="14FC91DC" w:rsidRPr="00F14389">
        <w:rPr>
          <w:rFonts w:ascii="Arial" w:hAnsi="Arial" w:cs="Arial"/>
          <w:lang w:val="en-US"/>
        </w:rPr>
        <w:t xml:space="preserve">model </w:t>
      </w:r>
      <w:del w:id="57" w:author="Lennart Lüttgau" w:date="2022-04-09T10:06:00Z">
        <w:r w:rsidR="14FC91DC" w:rsidRPr="00F14389" w:rsidDel="0030101C">
          <w:rPr>
            <w:rFonts w:ascii="Arial" w:hAnsi="Arial" w:cs="Arial"/>
            <w:lang w:val="en-US"/>
          </w:rPr>
          <w:delText xml:space="preserve">where </w:delText>
        </w:r>
      </w:del>
      <w:ins w:id="58" w:author="Lennart Lüttgau" w:date="2022-04-09T10:06:00Z">
        <w:r w:rsidR="0030101C">
          <w:rPr>
            <w:rFonts w:ascii="Arial" w:hAnsi="Arial" w:cs="Arial"/>
            <w:lang w:val="en-US"/>
          </w:rPr>
          <w:t>using reward</w:t>
        </w:r>
        <w:r w:rsidR="0030101C" w:rsidRPr="00F14389">
          <w:rPr>
            <w:rFonts w:ascii="Arial" w:hAnsi="Arial" w:cs="Arial"/>
            <w:lang w:val="en-US"/>
          </w:rPr>
          <w:t xml:space="preserve"> </w:t>
        </w:r>
      </w:ins>
      <w:r w:rsidR="14FC91DC" w:rsidRPr="00F14389">
        <w:rPr>
          <w:rFonts w:ascii="Arial" w:hAnsi="Arial" w:cs="Arial"/>
          <w:lang w:val="en-US"/>
        </w:rPr>
        <w:t>prediction errors</w:t>
      </w:r>
      <w:ins w:id="59" w:author="Lennart Lüttgau" w:date="2022-04-09T10:06:00Z">
        <w:r w:rsidR="0030101C">
          <w:rPr>
            <w:rFonts w:ascii="Arial" w:hAnsi="Arial" w:cs="Arial"/>
            <w:lang w:val="en-US"/>
          </w:rPr>
          <w:t xml:space="preserve"> to</w:t>
        </w:r>
      </w:ins>
      <w:r w:rsidR="14FC91DC" w:rsidRPr="00F14389">
        <w:rPr>
          <w:rFonts w:ascii="Arial" w:hAnsi="Arial" w:cs="Arial"/>
          <w:lang w:val="en-US"/>
        </w:rPr>
        <w:t xml:space="preserve"> update </w:t>
      </w:r>
      <w:r w:rsidR="76AA5A24" w:rsidRPr="00F14389">
        <w:rPr>
          <w:rFonts w:ascii="Arial" w:hAnsi="Arial" w:cs="Arial"/>
          <w:lang w:val="en-US"/>
        </w:rPr>
        <w:t xml:space="preserve">the </w:t>
      </w:r>
      <w:r w:rsidR="7300E1DE" w:rsidRPr="00F14389">
        <w:rPr>
          <w:rFonts w:ascii="Arial" w:hAnsi="Arial" w:cs="Arial"/>
          <w:lang w:val="en-US"/>
        </w:rPr>
        <w:t xml:space="preserve">expected values of both the chosen and the unchosen </w:t>
      </w:r>
      <w:r w:rsidR="19375AD5" w:rsidRPr="00F14389">
        <w:rPr>
          <w:rFonts w:ascii="Arial" w:hAnsi="Arial" w:cs="Arial"/>
          <w:lang w:val="en-US"/>
        </w:rPr>
        <w:t>choice option</w:t>
      </w:r>
      <w:r w:rsidR="1F77177F" w:rsidRPr="00F14389">
        <w:rPr>
          <w:rFonts w:ascii="Arial" w:hAnsi="Arial" w:cs="Arial"/>
          <w:lang w:val="en-US"/>
        </w:rPr>
        <w:t xml:space="preserve">, indicating that </w:t>
      </w:r>
      <w:r w:rsidR="65CBC561" w:rsidRPr="00F14389">
        <w:rPr>
          <w:rFonts w:ascii="Arial" w:hAnsi="Arial" w:cs="Arial"/>
          <w:lang w:val="en-US"/>
        </w:rPr>
        <w:t xml:space="preserve">participants </w:t>
      </w:r>
      <w:r w:rsidR="70E7B1F4" w:rsidRPr="00F14389">
        <w:rPr>
          <w:rFonts w:ascii="Arial" w:hAnsi="Arial" w:cs="Arial"/>
          <w:lang w:val="en-US"/>
        </w:rPr>
        <w:t>considered</w:t>
      </w:r>
      <w:r w:rsidR="1F77177F" w:rsidRPr="00F14389">
        <w:rPr>
          <w:rFonts w:ascii="Arial" w:hAnsi="Arial" w:cs="Arial"/>
          <w:lang w:val="en-US"/>
        </w:rPr>
        <w:t xml:space="preserve"> the </w:t>
      </w:r>
      <w:r w:rsidR="565C62B5" w:rsidRPr="00F14389">
        <w:rPr>
          <w:rFonts w:ascii="Arial" w:hAnsi="Arial" w:cs="Arial"/>
          <w:lang w:val="en-US"/>
        </w:rPr>
        <w:t xml:space="preserve">anticorrelated task structure. </w:t>
      </w:r>
      <w:r w:rsidR="4937580D" w:rsidRPr="00F14389">
        <w:rPr>
          <w:rFonts w:ascii="Arial" w:hAnsi="Arial" w:cs="Arial"/>
          <w:lang w:val="en-US"/>
        </w:rPr>
        <w:t>A</w:t>
      </w:r>
      <w:r w:rsidR="63856929" w:rsidRPr="00F14389">
        <w:rPr>
          <w:rFonts w:ascii="Arial" w:hAnsi="Arial" w:cs="Arial"/>
          <w:lang w:val="en-US"/>
        </w:rPr>
        <w:t xml:space="preserve">cute stress did not affect </w:t>
      </w:r>
      <w:r w:rsidR="094213BB" w:rsidRPr="00F14389">
        <w:rPr>
          <w:rFonts w:ascii="Arial" w:hAnsi="Arial" w:cs="Arial"/>
          <w:lang w:val="en-US"/>
        </w:rPr>
        <w:t xml:space="preserve">the </w:t>
      </w:r>
      <w:r w:rsidR="4AA4B9A4" w:rsidRPr="00F14389">
        <w:rPr>
          <w:rFonts w:ascii="Arial" w:hAnsi="Arial" w:cs="Arial"/>
          <w:lang w:val="en-US"/>
        </w:rPr>
        <w:t xml:space="preserve">learning </w:t>
      </w:r>
      <w:r w:rsidR="094213BB" w:rsidRPr="00F14389">
        <w:rPr>
          <w:rFonts w:ascii="Arial" w:hAnsi="Arial" w:cs="Arial"/>
          <w:lang w:val="en-US"/>
        </w:rPr>
        <w:t>rate</w:t>
      </w:r>
      <w:r w:rsidR="4F65CFA8" w:rsidRPr="00F14389">
        <w:rPr>
          <w:rFonts w:ascii="Arial" w:hAnsi="Arial" w:cs="Arial"/>
          <w:lang w:val="en-US"/>
        </w:rPr>
        <w:t xml:space="preserve">, which scales the influence of the RPE </w:t>
      </w:r>
      <w:r w:rsidR="64AFF4D2" w:rsidRPr="00F14389">
        <w:rPr>
          <w:rFonts w:ascii="Arial" w:hAnsi="Arial" w:cs="Arial"/>
          <w:lang w:val="en-US"/>
        </w:rPr>
        <w:t xml:space="preserve">in </w:t>
      </w:r>
      <w:r w:rsidR="447F431C" w:rsidRPr="00F14389">
        <w:rPr>
          <w:rFonts w:ascii="Arial" w:hAnsi="Arial" w:cs="Arial"/>
          <w:lang w:val="en-US"/>
        </w:rPr>
        <w:t>updat</w:t>
      </w:r>
      <w:r w:rsidR="64AFF4D2" w:rsidRPr="00F14389">
        <w:rPr>
          <w:rFonts w:ascii="Arial" w:hAnsi="Arial" w:cs="Arial"/>
          <w:lang w:val="en-US"/>
        </w:rPr>
        <w:t>ing</w:t>
      </w:r>
      <w:r w:rsidR="67C5600B" w:rsidRPr="00F14389">
        <w:rPr>
          <w:rFonts w:ascii="Arial" w:hAnsi="Arial" w:cs="Arial"/>
          <w:lang w:val="en-US"/>
        </w:rPr>
        <w:t xml:space="preserve"> </w:t>
      </w:r>
      <w:r w:rsidR="4C66AC26" w:rsidRPr="00F14389">
        <w:rPr>
          <w:rFonts w:ascii="Arial" w:hAnsi="Arial" w:cs="Arial"/>
          <w:lang w:val="en-US"/>
        </w:rPr>
        <w:t xml:space="preserve">of the </w:t>
      </w:r>
      <w:r w:rsidR="68B2CA1E" w:rsidRPr="00F14389">
        <w:rPr>
          <w:rFonts w:ascii="Arial" w:hAnsi="Arial" w:cs="Arial"/>
          <w:lang w:val="en-US"/>
        </w:rPr>
        <w:t xml:space="preserve">expected values. </w:t>
      </w:r>
      <w:r w:rsidR="1A118B47" w:rsidRPr="00F14389">
        <w:rPr>
          <w:rFonts w:ascii="Arial" w:hAnsi="Arial" w:cs="Arial"/>
          <w:lang w:val="en-US"/>
        </w:rPr>
        <w:t xml:space="preserve">Therefore, </w:t>
      </w:r>
      <w:r w:rsidR="0C115945" w:rsidRPr="00F14389">
        <w:rPr>
          <w:rFonts w:ascii="Arial" w:hAnsi="Arial" w:cs="Arial"/>
          <w:lang w:val="en-US"/>
        </w:rPr>
        <w:t xml:space="preserve">within our model space </w:t>
      </w:r>
      <w:r w:rsidR="6D88B507" w:rsidRPr="00F14389">
        <w:rPr>
          <w:rFonts w:ascii="Arial" w:hAnsi="Arial" w:cs="Arial"/>
          <w:lang w:val="en-US"/>
        </w:rPr>
        <w:t xml:space="preserve">there was </w:t>
      </w:r>
      <w:r w:rsidR="7166C483" w:rsidRPr="00F14389">
        <w:rPr>
          <w:rFonts w:ascii="Arial" w:hAnsi="Arial" w:cs="Arial"/>
          <w:lang w:val="en-US"/>
        </w:rPr>
        <w:t xml:space="preserve">no evidence </w:t>
      </w:r>
      <w:r w:rsidR="0C115945" w:rsidRPr="00F14389">
        <w:rPr>
          <w:rFonts w:ascii="Arial" w:hAnsi="Arial" w:cs="Arial"/>
          <w:lang w:val="en-US"/>
        </w:rPr>
        <w:t>that stress affect</w:t>
      </w:r>
      <w:r w:rsidR="307C1678" w:rsidRPr="00F14389">
        <w:rPr>
          <w:rFonts w:ascii="Arial" w:hAnsi="Arial" w:cs="Arial"/>
          <w:lang w:val="en-US"/>
        </w:rPr>
        <w:t>ed</w:t>
      </w:r>
      <w:r w:rsidR="0C115945" w:rsidRPr="00F14389">
        <w:rPr>
          <w:rFonts w:ascii="Arial" w:hAnsi="Arial" w:cs="Arial"/>
          <w:lang w:val="en-US"/>
        </w:rPr>
        <w:t xml:space="preserve"> the </w:t>
      </w:r>
      <w:r w:rsidR="2D030013" w:rsidRPr="00F14389">
        <w:rPr>
          <w:rFonts w:ascii="Arial" w:hAnsi="Arial" w:cs="Arial"/>
          <w:lang w:val="en-US"/>
        </w:rPr>
        <w:t>updating speed of learned expected values</w:t>
      </w:r>
      <w:r w:rsidR="0C115945" w:rsidRPr="00F14389">
        <w:rPr>
          <w:rFonts w:ascii="Arial" w:hAnsi="Arial" w:cs="Arial"/>
          <w:lang w:val="en-US"/>
        </w:rPr>
        <w:t xml:space="preserve"> itself.</w:t>
      </w:r>
      <w:r w:rsidR="49776708" w:rsidRPr="00F14389">
        <w:rPr>
          <w:rFonts w:ascii="Arial" w:hAnsi="Arial" w:cs="Arial"/>
          <w:lang w:val="en-US"/>
        </w:rPr>
        <w:t xml:space="preserve"> </w:t>
      </w:r>
      <w:r w:rsidR="21624A1B" w:rsidRPr="00F14389">
        <w:rPr>
          <w:rFonts w:ascii="Arial" w:hAnsi="Arial" w:cs="Arial"/>
          <w:lang w:val="en-US"/>
        </w:rPr>
        <w:t xml:space="preserve">However, </w:t>
      </w:r>
      <w:r w:rsidR="47ADD498" w:rsidRPr="00F14389">
        <w:rPr>
          <w:rFonts w:ascii="Arial" w:hAnsi="Arial" w:cs="Arial"/>
          <w:lang w:val="en-US"/>
        </w:rPr>
        <w:t xml:space="preserve">our modeling analysis </w:t>
      </w:r>
      <w:r w:rsidR="18ED3130" w:rsidRPr="00F14389">
        <w:rPr>
          <w:rFonts w:ascii="Arial" w:hAnsi="Arial" w:cs="Arial"/>
          <w:lang w:val="en-US"/>
        </w:rPr>
        <w:t xml:space="preserve">suggests </w:t>
      </w:r>
      <w:r w:rsidR="70DACDE4" w:rsidRPr="00F14389">
        <w:rPr>
          <w:rFonts w:ascii="Arial" w:hAnsi="Arial" w:cs="Arial"/>
          <w:lang w:val="en-US"/>
        </w:rPr>
        <w:t xml:space="preserve">that </w:t>
      </w:r>
      <w:r w:rsidR="5F19A2E1" w:rsidRPr="00F14389">
        <w:rPr>
          <w:rFonts w:ascii="Arial" w:hAnsi="Arial" w:cs="Arial"/>
          <w:lang w:val="en-US"/>
        </w:rPr>
        <w:t xml:space="preserve">the degree to which participants used </w:t>
      </w:r>
      <w:r w:rsidR="2DBA2146" w:rsidRPr="00F14389">
        <w:rPr>
          <w:rFonts w:ascii="Arial" w:hAnsi="Arial" w:cs="Arial"/>
          <w:lang w:val="en-US"/>
        </w:rPr>
        <w:t xml:space="preserve">the learned </w:t>
      </w:r>
      <w:r w:rsidR="5F19A2E1" w:rsidRPr="00F14389">
        <w:rPr>
          <w:rFonts w:ascii="Arial" w:hAnsi="Arial" w:cs="Arial"/>
          <w:lang w:val="en-US"/>
        </w:rPr>
        <w:t>values (temperature parameter)</w:t>
      </w:r>
      <w:r w:rsidR="0EE2A523" w:rsidRPr="00F14389">
        <w:rPr>
          <w:rFonts w:ascii="Arial" w:hAnsi="Arial" w:cs="Arial"/>
          <w:lang w:val="en-US"/>
        </w:rPr>
        <w:t xml:space="preserve"> </w:t>
      </w:r>
      <w:r w:rsidR="57234DB7" w:rsidRPr="00F14389">
        <w:rPr>
          <w:rFonts w:ascii="Arial" w:hAnsi="Arial" w:cs="Arial"/>
          <w:lang w:val="en-US"/>
        </w:rPr>
        <w:t>differed between the stress and control condition</w:t>
      </w:r>
      <w:r w:rsidR="5F19A2E1" w:rsidRPr="00F14389">
        <w:rPr>
          <w:rFonts w:ascii="Arial" w:hAnsi="Arial" w:cs="Arial"/>
          <w:lang w:val="en-US"/>
        </w:rPr>
        <w:t>. Interestingly, there was no overall condition effect</w:t>
      </w:r>
      <w:r w:rsidR="0EE2A523" w:rsidRPr="00F14389">
        <w:rPr>
          <w:rFonts w:ascii="Arial" w:hAnsi="Arial" w:cs="Arial"/>
          <w:lang w:val="en-US"/>
        </w:rPr>
        <w:t>,</w:t>
      </w:r>
      <w:r w:rsidR="5F19A2E1" w:rsidRPr="00F14389">
        <w:rPr>
          <w:rFonts w:ascii="Arial" w:hAnsi="Arial" w:cs="Arial"/>
          <w:lang w:val="en-US"/>
        </w:rPr>
        <w:t xml:space="preserve"> but model comparison </w:t>
      </w:r>
      <w:r w:rsidR="74D6468C" w:rsidRPr="00F14389">
        <w:rPr>
          <w:rFonts w:ascii="Arial" w:hAnsi="Arial" w:cs="Arial"/>
          <w:lang w:val="en-US"/>
        </w:rPr>
        <w:t xml:space="preserve">showed that introducing </w:t>
      </w:r>
      <w:commentRangeStart w:id="60"/>
      <w:r w:rsidR="4F0B6C7C" w:rsidRPr="00F14389">
        <w:rPr>
          <w:rFonts w:ascii="Arial" w:hAnsi="Arial" w:cs="Arial"/>
          <w:lang w:val="en-US"/>
        </w:rPr>
        <w:t>dissimilar</w:t>
      </w:r>
      <w:r w:rsidR="4B43A81A" w:rsidRPr="00F14389">
        <w:rPr>
          <w:rFonts w:ascii="Arial" w:hAnsi="Arial" w:cs="Arial"/>
          <w:lang w:val="en-US"/>
        </w:rPr>
        <w:t xml:space="preserve"> </w:t>
      </w:r>
      <w:commentRangeEnd w:id="60"/>
      <w:r w:rsidR="00F55E52">
        <w:rPr>
          <w:rStyle w:val="CommentReference"/>
        </w:rPr>
        <w:commentReference w:id="60"/>
      </w:r>
      <w:r w:rsidR="72EE8D5D" w:rsidRPr="00F14389">
        <w:rPr>
          <w:rFonts w:ascii="Arial" w:hAnsi="Arial" w:cs="Arial"/>
          <w:lang w:val="en-US"/>
        </w:rPr>
        <w:t>temperature parameters</w:t>
      </w:r>
      <w:r w:rsidR="74D6468C" w:rsidRPr="00F14389">
        <w:rPr>
          <w:rFonts w:ascii="Arial" w:hAnsi="Arial" w:cs="Arial"/>
          <w:lang w:val="en-US"/>
        </w:rPr>
        <w:t xml:space="preserve"> </w:t>
      </w:r>
      <w:r w:rsidR="4F0B6C7C" w:rsidRPr="00F14389">
        <w:rPr>
          <w:rFonts w:ascii="Arial" w:hAnsi="Arial" w:cs="Arial"/>
          <w:lang w:val="en-US"/>
        </w:rPr>
        <w:t xml:space="preserve">for the control and the stress condition </w:t>
      </w:r>
      <w:r w:rsidR="3340BA3E" w:rsidRPr="00F14389">
        <w:rPr>
          <w:rFonts w:ascii="Arial" w:hAnsi="Arial" w:cs="Arial"/>
          <w:lang w:val="en-US"/>
        </w:rPr>
        <w:t xml:space="preserve">individually </w:t>
      </w:r>
      <w:r w:rsidR="74D6468C" w:rsidRPr="00F14389">
        <w:rPr>
          <w:rFonts w:ascii="Arial" w:hAnsi="Arial" w:cs="Arial"/>
          <w:lang w:val="en-US"/>
        </w:rPr>
        <w:t>explained the observed behavior be</w:t>
      </w:r>
      <w:r w:rsidR="097A66AA" w:rsidRPr="00F14389">
        <w:rPr>
          <w:rFonts w:ascii="Arial" w:hAnsi="Arial" w:cs="Arial"/>
          <w:lang w:val="en-US"/>
        </w:rPr>
        <w:t>s</w:t>
      </w:r>
      <w:r w:rsidR="74D6468C" w:rsidRPr="00F14389">
        <w:rPr>
          <w:rFonts w:ascii="Arial" w:hAnsi="Arial" w:cs="Arial"/>
          <w:lang w:val="en-US"/>
        </w:rPr>
        <w:t xml:space="preserve">t. </w:t>
      </w:r>
      <w:r w:rsidR="627704BE" w:rsidRPr="00F14389">
        <w:rPr>
          <w:rFonts w:ascii="Arial" w:hAnsi="Arial" w:cs="Arial"/>
          <w:lang w:val="en-US"/>
        </w:rPr>
        <w:t xml:space="preserve">The absence of </w:t>
      </w:r>
      <w:r w:rsidR="3508C4D4" w:rsidRPr="00F14389">
        <w:rPr>
          <w:rFonts w:ascii="Arial" w:hAnsi="Arial" w:cs="Arial"/>
          <w:lang w:val="en-US"/>
        </w:rPr>
        <w:t xml:space="preserve">a </w:t>
      </w:r>
      <w:r w:rsidR="37D7B627" w:rsidRPr="00F14389">
        <w:rPr>
          <w:rFonts w:ascii="Arial" w:hAnsi="Arial" w:cs="Arial"/>
          <w:lang w:val="en-US"/>
        </w:rPr>
        <w:t>sig</w:t>
      </w:r>
      <w:r w:rsidR="7421B391" w:rsidRPr="00F14389">
        <w:rPr>
          <w:rFonts w:ascii="Arial" w:hAnsi="Arial" w:cs="Arial"/>
          <w:lang w:val="en-US"/>
        </w:rPr>
        <w:t xml:space="preserve">nificant </w:t>
      </w:r>
      <w:r w:rsidR="6D04AF09" w:rsidRPr="00F14389">
        <w:rPr>
          <w:rFonts w:ascii="Arial" w:hAnsi="Arial" w:cs="Arial"/>
          <w:lang w:val="en-US"/>
        </w:rPr>
        <w:t xml:space="preserve">condition effect </w:t>
      </w:r>
      <w:r w:rsidR="338EFC79" w:rsidRPr="00F14389">
        <w:rPr>
          <w:rFonts w:ascii="Arial" w:hAnsi="Arial" w:cs="Arial"/>
          <w:lang w:val="en-US"/>
        </w:rPr>
        <w:t xml:space="preserve">on </w:t>
      </w:r>
      <w:r w:rsidR="391A5EEC" w:rsidRPr="00F14389">
        <w:rPr>
          <w:rFonts w:ascii="Arial" w:hAnsi="Arial" w:cs="Arial"/>
          <w:lang w:val="en-US"/>
        </w:rPr>
        <w:t xml:space="preserve">the temperature parameter </w:t>
      </w:r>
      <w:r w:rsidR="74C372DB" w:rsidRPr="00F14389">
        <w:rPr>
          <w:rFonts w:ascii="Arial" w:hAnsi="Arial" w:cs="Arial"/>
          <w:lang w:val="en-US"/>
        </w:rPr>
        <w:t>together with the model selection</w:t>
      </w:r>
      <w:r w:rsidR="798663CE" w:rsidRPr="00F14389">
        <w:rPr>
          <w:rFonts w:ascii="Arial" w:hAnsi="Arial" w:cs="Arial"/>
          <w:lang w:val="en-US"/>
        </w:rPr>
        <w:t xml:space="preserve"> result </w:t>
      </w:r>
      <w:r w:rsidR="74D6468C" w:rsidRPr="00F14389">
        <w:rPr>
          <w:rFonts w:ascii="Arial" w:hAnsi="Arial" w:cs="Arial"/>
          <w:lang w:val="en-US"/>
        </w:rPr>
        <w:t>indicate</w:t>
      </w:r>
      <w:r w:rsidR="25635FEA" w:rsidRPr="00F14389">
        <w:rPr>
          <w:rFonts w:ascii="Arial" w:hAnsi="Arial" w:cs="Arial"/>
          <w:lang w:val="en-US"/>
        </w:rPr>
        <w:t xml:space="preserve">s </w:t>
      </w:r>
      <w:r w:rsidR="7F92F993" w:rsidRPr="00F14389">
        <w:rPr>
          <w:rFonts w:ascii="Arial" w:hAnsi="Arial" w:cs="Arial"/>
          <w:lang w:val="en-US"/>
        </w:rPr>
        <w:lastRenderedPageBreak/>
        <w:t xml:space="preserve">meaningful </w:t>
      </w:r>
      <w:r w:rsidR="74D6468C" w:rsidRPr="00F14389">
        <w:rPr>
          <w:rFonts w:ascii="Arial" w:hAnsi="Arial" w:cs="Arial"/>
          <w:lang w:val="en-US"/>
        </w:rPr>
        <w:t xml:space="preserve">interindividual variability </w:t>
      </w:r>
      <w:r w:rsidR="58B8B4DA" w:rsidRPr="00F14389">
        <w:rPr>
          <w:rFonts w:ascii="Arial" w:hAnsi="Arial" w:cs="Arial"/>
          <w:lang w:val="en-US"/>
        </w:rPr>
        <w:t>of</w:t>
      </w:r>
      <w:r w:rsidR="33991E24" w:rsidRPr="00F14389">
        <w:rPr>
          <w:rFonts w:ascii="Arial" w:hAnsi="Arial" w:cs="Arial"/>
          <w:lang w:val="en-US"/>
        </w:rPr>
        <w:t xml:space="preserve"> </w:t>
      </w:r>
      <w:r w:rsidR="010994BC" w:rsidRPr="00F14389">
        <w:rPr>
          <w:rFonts w:ascii="Arial" w:hAnsi="Arial" w:cs="Arial"/>
          <w:lang w:val="en-US"/>
        </w:rPr>
        <w:t xml:space="preserve">choice behavior </w:t>
      </w:r>
      <w:r w:rsidR="07A3DA3B" w:rsidRPr="00F14389">
        <w:rPr>
          <w:rFonts w:ascii="Arial" w:hAnsi="Arial" w:cs="Arial"/>
          <w:lang w:val="en-US"/>
        </w:rPr>
        <w:t>in response to acute stress</w:t>
      </w:r>
      <w:r w:rsidR="010994BC" w:rsidRPr="00F14389">
        <w:rPr>
          <w:rFonts w:ascii="Arial" w:hAnsi="Arial" w:cs="Arial"/>
          <w:lang w:val="en-US"/>
        </w:rPr>
        <w:t xml:space="preserve">. </w:t>
      </w:r>
      <w:r w:rsidR="00C078A4" w:rsidRPr="00F14389">
        <w:rPr>
          <w:rFonts w:ascii="Arial" w:eastAsia="Arial" w:hAnsi="Arial" w:cs="Arial"/>
          <w:lang w:val="en-US"/>
        </w:rPr>
        <w:t>Two</w:t>
      </w:r>
      <w:r w:rsidR="68A101B0" w:rsidRPr="00F14389">
        <w:rPr>
          <w:rFonts w:ascii="Arial" w:eastAsia="Arial" w:hAnsi="Arial" w:cs="Arial"/>
          <w:lang w:val="en-US"/>
        </w:rPr>
        <w:t xml:space="preserve"> </w:t>
      </w:r>
      <w:r w:rsidR="06DD9723" w:rsidRPr="00F14389">
        <w:rPr>
          <w:rFonts w:ascii="Arial" w:eastAsia="Arial" w:hAnsi="Arial" w:cs="Arial"/>
          <w:lang w:val="en-US"/>
        </w:rPr>
        <w:t>studies</w:t>
      </w:r>
      <w:r w:rsidR="5430E691" w:rsidRPr="00F14389">
        <w:rPr>
          <w:rFonts w:ascii="Arial" w:eastAsia="Arial" w:hAnsi="Arial" w:cs="Arial"/>
          <w:lang w:val="en-US"/>
        </w:rPr>
        <w:t xml:space="preserve"> using cognitive computational modeling </w:t>
      </w:r>
      <w:r w:rsidR="1F122E31" w:rsidRPr="00F14389">
        <w:rPr>
          <w:rFonts w:ascii="Arial" w:eastAsia="Arial" w:hAnsi="Arial" w:cs="Arial"/>
          <w:lang w:val="en-US"/>
        </w:rPr>
        <w:t xml:space="preserve">during learning tasks </w:t>
      </w:r>
      <w:r w:rsidR="255E07EC" w:rsidRPr="00F14389">
        <w:rPr>
          <w:rFonts w:ascii="Arial" w:eastAsia="Arial" w:hAnsi="Arial" w:cs="Arial"/>
          <w:lang w:val="en-US"/>
        </w:rPr>
        <w:t>al</w:t>
      </w:r>
      <w:r w:rsidR="4B852AD3" w:rsidRPr="00F14389">
        <w:rPr>
          <w:rFonts w:ascii="Arial" w:eastAsia="Arial" w:hAnsi="Arial" w:cs="Arial"/>
          <w:lang w:val="en-US"/>
        </w:rPr>
        <w:t>so observed effects of acute stress on choice temperature, mostly higher stochasticity</w:t>
      </w:r>
      <w:r w:rsidR="00927830" w:rsidRPr="00F14389">
        <w:rPr>
          <w:rFonts w:ascii="Arial" w:eastAsia="Arial" w:hAnsi="Arial" w:cs="Arial"/>
          <w:lang w:val="en-US"/>
        </w:rPr>
        <w:t xml:space="preserve"> </w:t>
      </w:r>
      <w:r w:rsidR="00927830" w:rsidRPr="00F14389">
        <w:rPr>
          <w:rFonts w:ascii="Arial" w:eastAsia="Arial" w:hAnsi="Arial" w:cs="Arial"/>
          <w:noProof/>
          <w:lang w:val="en-US"/>
        </w:rPr>
        <w:t>(Cremer et al., 2021; Radenbach et al., 2015)</w:t>
      </w:r>
      <w:r w:rsidR="4B852AD3" w:rsidRPr="00F14389">
        <w:rPr>
          <w:rFonts w:ascii="Arial" w:eastAsia="Arial" w:hAnsi="Arial" w:cs="Arial"/>
          <w:lang w:val="en-US"/>
        </w:rPr>
        <w:t xml:space="preserve"> </w:t>
      </w:r>
      <w:r w:rsidR="0273BB97" w:rsidRPr="00F14389">
        <w:rPr>
          <w:rFonts w:ascii="Arial" w:eastAsia="Arial" w:hAnsi="Arial" w:cs="Arial"/>
          <w:lang w:val="en-US"/>
        </w:rPr>
        <w:t xml:space="preserve">while other studies observed </w:t>
      </w:r>
      <w:r w:rsidR="2E9C499A" w:rsidRPr="00F14389">
        <w:rPr>
          <w:rFonts w:ascii="Arial" w:eastAsia="Arial" w:hAnsi="Arial" w:cs="Arial"/>
          <w:lang w:val="en-US"/>
        </w:rPr>
        <w:t xml:space="preserve">attenuation of model-based behavior </w:t>
      </w:r>
      <w:r w:rsidR="2E9C499A" w:rsidRPr="00F14389">
        <w:rPr>
          <w:rFonts w:ascii="Arial" w:eastAsia="Arial" w:hAnsi="Arial" w:cs="Arial"/>
          <w:noProof/>
          <w:lang w:val="en-US"/>
        </w:rPr>
        <w:t>(Otto et al., 2013)</w:t>
      </w:r>
      <w:r w:rsidR="2E9C499A" w:rsidRPr="00F14389">
        <w:rPr>
          <w:rFonts w:ascii="Arial" w:eastAsia="Arial" w:hAnsi="Arial" w:cs="Arial"/>
          <w:lang w:val="en-US"/>
        </w:rPr>
        <w:t xml:space="preserve"> </w:t>
      </w:r>
      <w:r w:rsidR="06180431" w:rsidRPr="00F14389">
        <w:rPr>
          <w:rFonts w:ascii="Arial" w:eastAsia="Arial" w:hAnsi="Arial" w:cs="Arial"/>
          <w:lang w:val="en-US"/>
        </w:rPr>
        <w:t xml:space="preserve">or </w:t>
      </w:r>
      <w:r w:rsidR="2E9C499A" w:rsidRPr="00F14389">
        <w:rPr>
          <w:rFonts w:ascii="Arial" w:eastAsia="Arial" w:hAnsi="Arial" w:cs="Arial"/>
          <w:lang w:val="en-US"/>
        </w:rPr>
        <w:t xml:space="preserve">an increased tendency for win-stay behavior </w:t>
      </w:r>
      <w:r w:rsidR="2E9C499A" w:rsidRPr="00F14389">
        <w:rPr>
          <w:rFonts w:ascii="Arial" w:eastAsia="Arial" w:hAnsi="Arial" w:cs="Arial"/>
          <w:noProof/>
          <w:lang w:val="en-US"/>
        </w:rPr>
        <w:t>(Raio et al., 2020)</w:t>
      </w:r>
      <w:r w:rsidR="5FAB12A8" w:rsidRPr="00F14389">
        <w:rPr>
          <w:rFonts w:ascii="Arial" w:eastAsia="Arial" w:hAnsi="Arial" w:cs="Arial"/>
          <w:lang w:val="en-US"/>
        </w:rPr>
        <w:t>.</w:t>
      </w:r>
      <w:r w:rsidR="06B22280" w:rsidRPr="00F14389">
        <w:rPr>
          <w:rFonts w:ascii="Arial" w:eastAsia="Arial" w:hAnsi="Arial" w:cs="Arial"/>
          <w:lang w:val="en-US"/>
        </w:rPr>
        <w:t xml:space="preserve"> </w:t>
      </w:r>
      <w:r w:rsidR="6C2AA532" w:rsidRPr="00F14389">
        <w:rPr>
          <w:rFonts w:ascii="Arial" w:eastAsia="Arial" w:hAnsi="Arial" w:cs="Arial"/>
          <w:lang w:val="en-US"/>
        </w:rPr>
        <w:t>However,</w:t>
      </w:r>
      <w:r w:rsidR="06B22280" w:rsidRPr="00F14389">
        <w:rPr>
          <w:rFonts w:ascii="Arial" w:eastAsia="Arial" w:hAnsi="Arial" w:cs="Arial"/>
          <w:lang w:val="en-US"/>
        </w:rPr>
        <w:t xml:space="preserve"> comparability </w:t>
      </w:r>
      <w:r w:rsidR="432D90AE" w:rsidRPr="00F14389">
        <w:rPr>
          <w:rFonts w:ascii="Arial" w:eastAsia="Arial" w:hAnsi="Arial" w:cs="Arial"/>
          <w:lang w:val="en-US"/>
        </w:rPr>
        <w:t>i</w:t>
      </w:r>
      <w:r w:rsidR="06B22280" w:rsidRPr="00F14389">
        <w:rPr>
          <w:rFonts w:ascii="Arial" w:eastAsia="Arial" w:hAnsi="Arial" w:cs="Arial"/>
          <w:lang w:val="en-US"/>
        </w:rPr>
        <w:t>s limited due to</w:t>
      </w:r>
      <w:r w:rsidR="5FC317F4" w:rsidRPr="00F14389">
        <w:rPr>
          <w:rFonts w:ascii="Arial" w:eastAsia="Arial" w:hAnsi="Arial" w:cs="Arial"/>
          <w:lang w:val="en-US"/>
        </w:rPr>
        <w:t xml:space="preserve"> the</w:t>
      </w:r>
      <w:r w:rsidR="06B22280" w:rsidRPr="00F14389">
        <w:rPr>
          <w:rFonts w:ascii="Arial" w:eastAsia="Arial" w:hAnsi="Arial" w:cs="Arial"/>
          <w:lang w:val="en-US"/>
        </w:rPr>
        <w:t xml:space="preserve"> different tasks</w:t>
      </w:r>
      <w:r w:rsidR="1F684017" w:rsidRPr="00F14389">
        <w:rPr>
          <w:rFonts w:ascii="Arial" w:eastAsia="Arial" w:hAnsi="Arial" w:cs="Arial"/>
          <w:lang w:val="en-US"/>
        </w:rPr>
        <w:t xml:space="preserve"> </w:t>
      </w:r>
      <w:r w:rsidR="725F2485" w:rsidRPr="00F14389">
        <w:rPr>
          <w:rFonts w:ascii="Arial" w:eastAsia="Arial" w:hAnsi="Arial" w:cs="Arial"/>
          <w:lang w:val="en-US"/>
        </w:rPr>
        <w:t xml:space="preserve">used, </w:t>
      </w:r>
      <w:r w:rsidR="06B22280" w:rsidRPr="00F14389">
        <w:rPr>
          <w:rFonts w:ascii="Arial" w:eastAsia="Arial" w:hAnsi="Arial" w:cs="Arial"/>
          <w:lang w:val="en-US"/>
        </w:rPr>
        <w:t>mainly focus</w:t>
      </w:r>
      <w:r w:rsidR="25DEAEF9" w:rsidRPr="00F14389">
        <w:rPr>
          <w:rFonts w:ascii="Arial" w:eastAsia="Arial" w:hAnsi="Arial" w:cs="Arial"/>
          <w:lang w:val="en-US"/>
        </w:rPr>
        <w:t>ing</w:t>
      </w:r>
      <w:r w:rsidR="79FB7A2B" w:rsidRPr="00F14389">
        <w:rPr>
          <w:rFonts w:ascii="Arial" w:eastAsia="Arial" w:hAnsi="Arial" w:cs="Arial"/>
          <w:lang w:val="en-US"/>
        </w:rPr>
        <w:t xml:space="preserve"> </w:t>
      </w:r>
      <w:r w:rsidR="06B22280" w:rsidRPr="00F14389">
        <w:rPr>
          <w:rFonts w:ascii="Arial" w:eastAsia="Arial" w:hAnsi="Arial" w:cs="Arial"/>
          <w:lang w:val="en-US"/>
        </w:rPr>
        <w:t xml:space="preserve">on </w:t>
      </w:r>
      <w:r w:rsidR="5430E691" w:rsidRPr="00F14389">
        <w:rPr>
          <w:rFonts w:ascii="Arial" w:eastAsia="Arial" w:hAnsi="Arial" w:cs="Arial"/>
          <w:lang w:val="en-US"/>
        </w:rPr>
        <w:t xml:space="preserve">the balance </w:t>
      </w:r>
      <w:r w:rsidR="70E260EA" w:rsidRPr="00F14389">
        <w:rPr>
          <w:rFonts w:ascii="Arial" w:eastAsia="Arial" w:hAnsi="Arial" w:cs="Arial"/>
          <w:lang w:val="en-US"/>
        </w:rPr>
        <w:t xml:space="preserve">between </w:t>
      </w:r>
      <w:r w:rsidR="5430E691" w:rsidRPr="00F14389">
        <w:rPr>
          <w:rFonts w:ascii="Arial" w:eastAsia="Arial" w:hAnsi="Arial" w:cs="Arial"/>
          <w:lang w:val="en-US"/>
        </w:rPr>
        <w:t>model-free and model-based learning</w:t>
      </w:r>
      <w:r w:rsidR="4779BD92" w:rsidRPr="00F14389">
        <w:rPr>
          <w:rFonts w:ascii="Arial" w:eastAsia="Arial" w:hAnsi="Arial" w:cs="Arial"/>
          <w:lang w:val="en-US"/>
        </w:rPr>
        <w:t xml:space="preserve"> </w:t>
      </w:r>
      <w:r w:rsidR="00927830" w:rsidRPr="00F14389">
        <w:rPr>
          <w:rFonts w:ascii="Arial" w:hAnsi="Arial" w:cs="Arial"/>
          <w:noProof/>
          <w:lang w:val="en-US"/>
        </w:rPr>
        <w:t>(Cremer et al., 2021; Otto et al., 2013; Radenbach et al., 2015; Raio et al., 2020)</w:t>
      </w:r>
      <w:r w:rsidR="1479FCAD" w:rsidRPr="00F14389">
        <w:rPr>
          <w:rFonts w:ascii="Arial" w:eastAsia="Arial" w:hAnsi="Arial" w:cs="Arial"/>
          <w:lang w:val="en-US"/>
        </w:rPr>
        <w:t xml:space="preserve">, </w:t>
      </w:r>
      <w:r w:rsidR="06B22280" w:rsidRPr="00F14389">
        <w:rPr>
          <w:rFonts w:ascii="Arial" w:eastAsia="Arial" w:hAnsi="Arial" w:cs="Arial"/>
          <w:lang w:val="en-US"/>
        </w:rPr>
        <w:t xml:space="preserve">which </w:t>
      </w:r>
      <w:r w:rsidR="3DFE6BA0" w:rsidRPr="00F14389">
        <w:rPr>
          <w:rFonts w:ascii="Arial" w:eastAsia="Arial" w:hAnsi="Arial" w:cs="Arial"/>
          <w:lang w:val="en-US"/>
        </w:rPr>
        <w:t xml:space="preserve">was not the focus of </w:t>
      </w:r>
      <w:r w:rsidR="57B62C46" w:rsidRPr="00F14389">
        <w:rPr>
          <w:rFonts w:ascii="Arial" w:eastAsia="Arial" w:hAnsi="Arial" w:cs="Arial"/>
          <w:lang w:val="en-US"/>
        </w:rPr>
        <w:t xml:space="preserve">the present </w:t>
      </w:r>
      <w:r w:rsidR="3DFE6BA0" w:rsidRPr="00F14389">
        <w:rPr>
          <w:rFonts w:ascii="Arial" w:eastAsia="Arial" w:hAnsi="Arial" w:cs="Arial"/>
          <w:lang w:val="en-US"/>
        </w:rPr>
        <w:t>study</w:t>
      </w:r>
      <w:r w:rsidR="1C25156A" w:rsidRPr="00F14389">
        <w:rPr>
          <w:rFonts w:ascii="Arial" w:eastAsia="Arial" w:hAnsi="Arial" w:cs="Arial"/>
          <w:lang w:val="en-US"/>
        </w:rPr>
        <w:t>.</w:t>
      </w:r>
      <w:r w:rsidR="004C54E1" w:rsidRPr="00F14389">
        <w:rPr>
          <w:rFonts w:ascii="Arial" w:eastAsia="Arial" w:hAnsi="Arial" w:cs="Arial"/>
          <w:lang w:val="en-US"/>
        </w:rPr>
        <w:t xml:space="preserve"> </w:t>
      </w:r>
    </w:p>
    <w:p w14:paraId="6E0E32B9" w14:textId="3A920AC4" w:rsidR="009D747A" w:rsidRDefault="2BAF7A56" w:rsidP="00DB45D5">
      <w:pPr>
        <w:spacing w:line="480" w:lineRule="auto"/>
        <w:ind w:firstLine="708"/>
        <w:rPr>
          <w:lang w:val="en-US"/>
        </w:rPr>
      </w:pPr>
      <w:r w:rsidRPr="00F14389">
        <w:rPr>
          <w:rFonts w:ascii="Arial" w:hAnsi="Arial" w:cs="Arial"/>
          <w:lang w:val="en-US"/>
        </w:rPr>
        <w:t xml:space="preserve">On the </w:t>
      </w:r>
      <w:r w:rsidR="02E7B827" w:rsidRPr="00F14389">
        <w:rPr>
          <w:rFonts w:ascii="Arial" w:hAnsi="Arial" w:cs="Arial"/>
          <w:lang w:val="en-US"/>
        </w:rPr>
        <w:t>n</w:t>
      </w:r>
      <w:r w:rsidR="261EECAD" w:rsidRPr="00F14389">
        <w:rPr>
          <w:rFonts w:ascii="Arial" w:hAnsi="Arial" w:cs="Arial"/>
          <w:lang w:val="en-US"/>
        </w:rPr>
        <w:t>eural</w:t>
      </w:r>
      <w:r w:rsidRPr="00F14389">
        <w:rPr>
          <w:rFonts w:ascii="Arial" w:hAnsi="Arial" w:cs="Arial"/>
          <w:lang w:val="en-US"/>
        </w:rPr>
        <w:t xml:space="preserve"> level, </w:t>
      </w:r>
      <w:r w:rsidR="13F1902E" w:rsidRPr="00F14389">
        <w:rPr>
          <w:rFonts w:ascii="Arial" w:hAnsi="Arial" w:cs="Arial"/>
          <w:lang w:val="en-US"/>
        </w:rPr>
        <w:t>RPE</w:t>
      </w:r>
      <w:r w:rsidR="35F3A9AC" w:rsidRPr="00F14389">
        <w:rPr>
          <w:rFonts w:ascii="Arial" w:hAnsi="Arial" w:cs="Arial"/>
          <w:lang w:val="en-US"/>
        </w:rPr>
        <w:t xml:space="preserve"> signals were </w:t>
      </w:r>
      <w:del w:id="61" w:author="Lennart Lüttgau" w:date="2022-04-09T10:08:00Z">
        <w:r w:rsidR="35F3A9AC" w:rsidRPr="00F14389" w:rsidDel="00034247">
          <w:rPr>
            <w:rFonts w:ascii="Arial" w:hAnsi="Arial" w:cs="Arial"/>
            <w:lang w:val="en-US"/>
          </w:rPr>
          <w:delText xml:space="preserve">coded </w:delText>
        </w:r>
      </w:del>
      <w:ins w:id="62" w:author="Lennart Lüttgau" w:date="2022-04-09T10:08:00Z">
        <w:r w:rsidR="00034247">
          <w:rPr>
            <w:rFonts w:ascii="Arial" w:hAnsi="Arial" w:cs="Arial"/>
            <w:lang w:val="en-US"/>
          </w:rPr>
          <w:t>correlated with neural activation</w:t>
        </w:r>
        <w:r w:rsidR="00034247" w:rsidRPr="00F14389">
          <w:rPr>
            <w:rFonts w:ascii="Arial" w:hAnsi="Arial" w:cs="Arial"/>
            <w:lang w:val="en-US"/>
          </w:rPr>
          <w:t xml:space="preserve"> </w:t>
        </w:r>
      </w:ins>
      <w:r w:rsidR="35F3A9AC" w:rsidRPr="00F14389">
        <w:rPr>
          <w:rFonts w:ascii="Arial" w:hAnsi="Arial" w:cs="Arial"/>
          <w:lang w:val="en-US"/>
        </w:rPr>
        <w:t xml:space="preserve">in </w:t>
      </w:r>
      <w:r w:rsidR="261EECAD" w:rsidRPr="00F14389">
        <w:rPr>
          <w:rFonts w:ascii="Arial" w:hAnsi="Arial" w:cs="Arial"/>
          <w:lang w:val="en-US"/>
        </w:rPr>
        <w:t xml:space="preserve">a network </w:t>
      </w:r>
      <w:r w:rsidR="096398F3" w:rsidRPr="00F14389">
        <w:rPr>
          <w:rFonts w:ascii="Arial" w:hAnsi="Arial" w:cs="Arial"/>
          <w:lang w:val="en-US"/>
        </w:rPr>
        <w:t xml:space="preserve">comprising </w:t>
      </w:r>
      <w:proofErr w:type="spellStart"/>
      <w:r w:rsidR="261EECAD" w:rsidRPr="00F14389">
        <w:rPr>
          <w:rFonts w:ascii="Arial" w:hAnsi="Arial" w:cs="Arial"/>
          <w:lang w:val="en-US"/>
        </w:rPr>
        <w:t>vmPFC</w:t>
      </w:r>
      <w:proofErr w:type="spellEnd"/>
      <w:r w:rsidR="261EECAD" w:rsidRPr="00F14389">
        <w:rPr>
          <w:rFonts w:ascii="Arial" w:hAnsi="Arial" w:cs="Arial"/>
          <w:lang w:val="en-US"/>
        </w:rPr>
        <w:t xml:space="preserve">, bilateral ventral striatum, posterior cingulate cortex and insula across </w:t>
      </w:r>
      <w:r w:rsidR="4D4638A0" w:rsidRPr="00F14389">
        <w:rPr>
          <w:rFonts w:ascii="Arial" w:hAnsi="Arial" w:cs="Arial"/>
          <w:lang w:val="en-US"/>
        </w:rPr>
        <w:t xml:space="preserve">both </w:t>
      </w:r>
      <w:r w:rsidR="261EECAD" w:rsidRPr="00F14389">
        <w:rPr>
          <w:rFonts w:ascii="Arial" w:hAnsi="Arial" w:cs="Arial"/>
          <w:lang w:val="en-US"/>
        </w:rPr>
        <w:t>conditions</w:t>
      </w:r>
      <w:r w:rsidR="4D4638A0" w:rsidRPr="00F14389">
        <w:rPr>
          <w:rFonts w:ascii="Arial" w:hAnsi="Arial" w:cs="Arial"/>
          <w:lang w:val="en-US"/>
        </w:rPr>
        <w:t xml:space="preserve">, in line with </w:t>
      </w:r>
      <w:r w:rsidR="6D9F34E8" w:rsidRPr="00F14389">
        <w:rPr>
          <w:rFonts w:ascii="Arial" w:hAnsi="Arial" w:cs="Arial"/>
          <w:lang w:val="en-US"/>
        </w:rPr>
        <w:t>previous studies using the same paradigm</w:t>
      </w:r>
      <w:r w:rsidR="59B1D6F3" w:rsidRPr="00F14389">
        <w:rPr>
          <w:rFonts w:ascii="Arial" w:hAnsi="Arial" w:cs="Arial"/>
          <w:lang w:val="en-US"/>
        </w:rPr>
        <w:t xml:space="preserve"> </w:t>
      </w:r>
      <w:r w:rsidR="00260B7C" w:rsidRPr="00F14389">
        <w:rPr>
          <w:rFonts w:ascii="Arial" w:hAnsi="Arial" w:cs="Arial"/>
          <w:noProof/>
          <w:lang w:val="en-US"/>
        </w:rPr>
        <w:t>(Boehme et al., 2015; Katthagen et al., 2020; Reiter et al., 2017, 2016)</w:t>
      </w:r>
      <w:r w:rsidR="477F3E21" w:rsidRPr="00F14389">
        <w:rPr>
          <w:rFonts w:ascii="Arial" w:hAnsi="Arial" w:cs="Arial"/>
          <w:lang w:val="en-US"/>
        </w:rPr>
        <w:t xml:space="preserve"> </w:t>
      </w:r>
      <w:r w:rsidR="72152C7D" w:rsidRPr="00F14389">
        <w:rPr>
          <w:rFonts w:ascii="Arial" w:hAnsi="Arial" w:cs="Arial"/>
          <w:lang w:val="en-US"/>
        </w:rPr>
        <w:t>and with meta-analytic findings</w:t>
      </w:r>
      <w:r w:rsidR="2AB469C6" w:rsidRPr="00F14389">
        <w:rPr>
          <w:rFonts w:ascii="Arial" w:hAnsi="Arial" w:cs="Arial"/>
          <w:lang w:val="en-US"/>
        </w:rPr>
        <w:t xml:space="preserve"> of RPE fMRI studies</w:t>
      </w:r>
      <w:r w:rsidR="72152C7D" w:rsidRPr="00F14389">
        <w:rPr>
          <w:rFonts w:ascii="Arial" w:hAnsi="Arial" w:cs="Arial"/>
          <w:lang w:val="en-US"/>
        </w:rPr>
        <w:t xml:space="preserve"> </w:t>
      </w:r>
      <w:r w:rsidR="409D9189" w:rsidRPr="00F14389">
        <w:rPr>
          <w:rFonts w:ascii="Arial" w:hAnsi="Arial" w:cs="Arial"/>
          <w:noProof/>
          <w:lang w:val="en-US"/>
        </w:rPr>
        <w:t>(Fouragnan et al., 2018)</w:t>
      </w:r>
      <w:r w:rsidR="6D9F34E8" w:rsidRPr="00F14389">
        <w:rPr>
          <w:rFonts w:ascii="Arial" w:hAnsi="Arial" w:cs="Arial"/>
          <w:lang w:val="en-US"/>
        </w:rPr>
        <w:t>.</w:t>
      </w:r>
      <w:r w:rsidR="2AB469C6" w:rsidRPr="00F14389">
        <w:rPr>
          <w:rFonts w:ascii="Arial" w:hAnsi="Arial" w:cs="Arial"/>
          <w:lang w:val="en-US"/>
        </w:rPr>
        <w:t xml:space="preserve"> </w:t>
      </w:r>
      <w:bookmarkStart w:id="63" w:name="_Hlk85718907"/>
      <w:r w:rsidR="00EF63FB" w:rsidRPr="00F14389">
        <w:rPr>
          <w:rFonts w:ascii="Arial" w:hAnsi="Arial" w:cs="Arial"/>
          <w:lang w:val="en-US"/>
        </w:rPr>
        <w:t xml:space="preserve">No whole-brain correctable stress effects on RPE representation were observed when assessing win and loss trials together. </w:t>
      </w:r>
      <w:r w:rsidR="0074362A" w:rsidRPr="0074362A">
        <w:rPr>
          <w:rFonts w:ascii="Arial" w:hAnsi="Arial" w:cs="Arial"/>
          <w:lang w:val="en-US"/>
        </w:rPr>
        <w:t xml:space="preserve">No whole-brain correctable stress effects on RPE representation were observed when assessing win and loss trials together. </w:t>
      </w:r>
      <w:r w:rsidR="00D739BC" w:rsidRPr="00F14389">
        <w:rPr>
          <w:rFonts w:ascii="Arial" w:hAnsi="Arial" w:cs="Arial"/>
          <w:lang w:val="en-US"/>
        </w:rPr>
        <w:t xml:space="preserve">The </w:t>
      </w:r>
      <w:proofErr w:type="spellStart"/>
      <w:r w:rsidR="00D739BC" w:rsidRPr="00F14389">
        <w:rPr>
          <w:rFonts w:ascii="Arial" w:hAnsi="Arial" w:cs="Arial"/>
          <w:lang w:val="en-US"/>
        </w:rPr>
        <w:t>trendwise</w:t>
      </w:r>
      <w:proofErr w:type="spellEnd"/>
      <w:r w:rsidR="00D739BC" w:rsidRPr="00F14389">
        <w:rPr>
          <w:rFonts w:ascii="Arial" w:hAnsi="Arial" w:cs="Arial"/>
          <w:lang w:val="en-US"/>
        </w:rPr>
        <w:t xml:space="preserve"> increase of RPE-related activation in the insula during the stress compared to the control condition, might contribute to the behavioral effect as the insula has been implicated in error processing, mainly interpreted to code salience signals </w:t>
      </w:r>
      <w:r w:rsidR="00D739BC" w:rsidRPr="00F14389">
        <w:rPr>
          <w:rFonts w:ascii="Arial" w:hAnsi="Arial" w:cs="Arial"/>
          <w:noProof/>
          <w:lang w:val="en-US"/>
        </w:rPr>
        <w:t>(Fouragnan et al., 2018)</w:t>
      </w:r>
      <w:r w:rsidR="00D739BC" w:rsidRPr="00F14389">
        <w:rPr>
          <w:rFonts w:ascii="Arial" w:hAnsi="Arial" w:cs="Arial"/>
          <w:lang w:val="en-US"/>
        </w:rPr>
        <w:t xml:space="preserve">. </w:t>
      </w:r>
      <w:bookmarkEnd w:id="63"/>
      <w:r w:rsidR="00EF63FB" w:rsidRPr="00F14389">
        <w:rPr>
          <w:rFonts w:ascii="Arial" w:hAnsi="Arial" w:cs="Arial"/>
          <w:lang w:val="en-US"/>
        </w:rPr>
        <w:t>However, this finding did not survive stringent correction for multiple testing and therefore needs to be interpreted with caution.</w:t>
      </w:r>
      <w:r w:rsidR="00EF63FB" w:rsidRPr="00F14389">
        <w:rPr>
          <w:lang w:val="en-US"/>
        </w:rPr>
        <w:t xml:space="preserve"> </w:t>
      </w:r>
    </w:p>
    <w:p w14:paraId="3BBC92D0" w14:textId="37E3AA06" w:rsidR="00754D25" w:rsidRPr="00F14389" w:rsidRDefault="0074362A" w:rsidP="00DB45D5">
      <w:pPr>
        <w:spacing w:line="480" w:lineRule="auto"/>
        <w:ind w:firstLine="708"/>
        <w:rPr>
          <w:rFonts w:ascii="Arial" w:hAnsi="Arial" w:cs="Arial"/>
          <w:lang w:val="en-US"/>
        </w:rPr>
      </w:pPr>
      <w:r w:rsidRPr="0074362A">
        <w:rPr>
          <w:rFonts w:ascii="Arial" w:hAnsi="Arial" w:cs="Arial"/>
          <w:lang w:val="en-US"/>
        </w:rPr>
        <w:t xml:space="preserve">When differentiating RPE signals during win and loss trials, we found stronger coding of positive RPEs in the ventral striatum during the stress compared to the control condition in our sample of healthy male participants. This increased neural activation following acute social stress corresponded to better performance in the stress condition. Stress has been shown to affect the mesolimbic dopaminergic system although both increasing and inhibiting effects have been described depending on the intensity, duration, and controllability of the </w:t>
      </w:r>
      <w:r w:rsidRPr="0074362A">
        <w:rPr>
          <w:rFonts w:ascii="Arial" w:hAnsi="Arial" w:cs="Arial"/>
          <w:lang w:val="en-US"/>
        </w:rPr>
        <w:lastRenderedPageBreak/>
        <w:t xml:space="preserve">stressor </w:t>
      </w:r>
      <w:r w:rsidR="00260B7C" w:rsidRPr="00F14389">
        <w:rPr>
          <w:rFonts w:ascii="Arial" w:hAnsi="Arial" w:cs="Arial"/>
          <w:noProof/>
          <w:lang w:val="en-US"/>
        </w:rPr>
        <w:t>(Baik, 2020)</w:t>
      </w:r>
      <w:r w:rsidR="00EF63FB" w:rsidRPr="00F14389">
        <w:rPr>
          <w:rFonts w:ascii="Arial" w:hAnsi="Arial" w:cs="Arial"/>
          <w:lang w:val="en-US"/>
        </w:rPr>
        <w:t>. In line with our finding</w:t>
      </w:r>
      <w:r w:rsidR="00942761" w:rsidRPr="00F14389">
        <w:rPr>
          <w:rFonts w:ascii="Arial" w:hAnsi="Arial" w:cs="Arial"/>
          <w:lang w:val="en-US"/>
        </w:rPr>
        <w:t>,</w:t>
      </w:r>
      <w:r w:rsidR="00EF63FB" w:rsidRPr="00F14389">
        <w:rPr>
          <w:rFonts w:ascii="Arial" w:hAnsi="Arial" w:cs="Arial"/>
          <w:lang w:val="en-US"/>
        </w:rPr>
        <w:t xml:space="preserve"> stressful experience in rodents </w:t>
      </w:r>
      <w:r>
        <w:rPr>
          <w:rFonts w:ascii="Arial" w:hAnsi="Arial" w:cs="Arial"/>
          <w:lang w:val="en-US"/>
        </w:rPr>
        <w:t>has</w:t>
      </w:r>
      <w:r w:rsidR="00EF63FB" w:rsidRPr="00F14389">
        <w:rPr>
          <w:rFonts w:ascii="Arial" w:hAnsi="Arial" w:cs="Arial"/>
          <w:lang w:val="en-US"/>
        </w:rPr>
        <w:t xml:space="preserve"> been found to increase reward-evoked dopamine release in the ventral lateral striatum</w:t>
      </w:r>
      <w:del w:id="64" w:author="Lennart Lüttgau" w:date="2022-04-09T10:12:00Z">
        <w:r w:rsidDel="00D32FB4">
          <w:rPr>
            <w:rFonts w:ascii="Arial" w:hAnsi="Arial" w:cs="Arial"/>
            <w:lang w:val="en-US"/>
          </w:rPr>
          <w:delText>.</w:delText>
        </w:r>
      </w:del>
      <w:r w:rsidR="00260B7C" w:rsidRPr="00F14389">
        <w:rPr>
          <w:rFonts w:ascii="Arial" w:hAnsi="Arial" w:cs="Arial"/>
          <w:lang w:val="en-US"/>
        </w:rPr>
        <w:t xml:space="preserve"> </w:t>
      </w:r>
      <w:r w:rsidR="00260B7C" w:rsidRPr="00F14389">
        <w:rPr>
          <w:rFonts w:ascii="Arial" w:hAnsi="Arial" w:cs="Arial"/>
          <w:noProof/>
          <w:lang w:val="en-US"/>
        </w:rPr>
        <w:t>(Stelly et al., 2020)</w:t>
      </w:r>
      <w:r w:rsidR="00260B7C" w:rsidRPr="00F14389">
        <w:rPr>
          <w:rFonts w:ascii="Arial" w:hAnsi="Arial" w:cs="Arial"/>
          <w:lang w:val="en-US"/>
        </w:rPr>
        <w:t>.</w:t>
      </w:r>
      <w:r>
        <w:rPr>
          <w:rFonts w:ascii="Arial" w:hAnsi="Arial" w:cs="Arial"/>
          <w:lang w:val="en-US"/>
        </w:rPr>
        <w:t xml:space="preserve"> </w:t>
      </w:r>
      <w:r w:rsidR="00EF63FB" w:rsidRPr="00F14389">
        <w:rPr>
          <w:rFonts w:ascii="Arial" w:hAnsi="Arial" w:cs="Arial"/>
          <w:lang w:val="en-US"/>
        </w:rPr>
        <w:t>Another study found</w:t>
      </w:r>
      <w:r w:rsidR="00304B4B" w:rsidRPr="00F14389">
        <w:rPr>
          <w:rFonts w:ascii="Arial" w:hAnsi="Arial" w:cs="Arial"/>
          <w:lang w:val="en-US"/>
        </w:rPr>
        <w:t xml:space="preserve"> an increase</w:t>
      </w:r>
      <w:r w:rsidR="00BF0552" w:rsidRPr="00F14389">
        <w:rPr>
          <w:rFonts w:ascii="Arial" w:hAnsi="Arial" w:cs="Arial"/>
          <w:lang w:val="en-US"/>
        </w:rPr>
        <w:t xml:space="preserve"> </w:t>
      </w:r>
      <w:r w:rsidR="00D76B0D" w:rsidRPr="00F14389">
        <w:rPr>
          <w:rFonts w:ascii="Arial" w:hAnsi="Arial" w:cs="Arial"/>
          <w:lang w:val="en-US"/>
        </w:rPr>
        <w:t xml:space="preserve">of </w:t>
      </w:r>
      <w:r w:rsidR="00536680" w:rsidRPr="00F14389">
        <w:rPr>
          <w:rFonts w:ascii="Arial" w:hAnsi="Arial" w:cs="Arial"/>
          <w:lang w:val="en-US"/>
        </w:rPr>
        <w:t>negative</w:t>
      </w:r>
      <w:r w:rsidR="00EF63FB" w:rsidRPr="00F14389">
        <w:rPr>
          <w:rFonts w:ascii="Arial" w:hAnsi="Arial" w:cs="Arial"/>
          <w:lang w:val="en-US"/>
        </w:rPr>
        <w:t xml:space="preserve"> (unexpected aversive face stimuli) but not of positive (appetitive) prediction error signals in the ventral striatum in a condition of threat (potential of electric shock) while no difference between positive and negative PE signals were observed in the safe condition</w:t>
      </w:r>
      <w:r w:rsidR="00EB1B45" w:rsidRPr="00F14389">
        <w:rPr>
          <w:rFonts w:ascii="Arial" w:hAnsi="Arial" w:cs="Arial"/>
          <w:lang w:val="en-US"/>
        </w:rPr>
        <w:t xml:space="preserve"> </w:t>
      </w:r>
      <w:r w:rsidR="00D76B0D" w:rsidRPr="00F14389">
        <w:rPr>
          <w:rFonts w:ascii="Arial" w:hAnsi="Arial" w:cs="Arial"/>
          <w:lang w:val="en-US"/>
        </w:rPr>
        <w:t xml:space="preserve">in a condition of </w:t>
      </w:r>
      <w:r w:rsidR="005D2381" w:rsidRPr="00F14389">
        <w:rPr>
          <w:rFonts w:ascii="Arial" w:hAnsi="Arial" w:cs="Arial"/>
          <w:lang w:val="en-US"/>
        </w:rPr>
        <w:t xml:space="preserve">threat </w:t>
      </w:r>
      <w:r w:rsidR="006057F2" w:rsidRPr="00F14389">
        <w:rPr>
          <w:rFonts w:ascii="Arial" w:hAnsi="Arial" w:cs="Arial"/>
          <w:lang w:val="en-US"/>
        </w:rPr>
        <w:t xml:space="preserve">(potential of electric shock) while no difference between </w:t>
      </w:r>
      <w:r w:rsidR="00BE0D22" w:rsidRPr="00F14389">
        <w:rPr>
          <w:rFonts w:ascii="Arial" w:hAnsi="Arial" w:cs="Arial"/>
          <w:lang w:val="en-US"/>
        </w:rPr>
        <w:t>positive</w:t>
      </w:r>
      <w:r w:rsidR="00A94FE2" w:rsidRPr="00F14389">
        <w:rPr>
          <w:rFonts w:ascii="Arial" w:hAnsi="Arial" w:cs="Arial"/>
          <w:lang w:val="en-US"/>
        </w:rPr>
        <w:t xml:space="preserve"> </w:t>
      </w:r>
      <w:r w:rsidR="007438A6" w:rsidRPr="00F14389">
        <w:rPr>
          <w:rFonts w:ascii="Arial" w:hAnsi="Arial" w:cs="Arial"/>
          <w:lang w:val="en-US"/>
        </w:rPr>
        <w:t xml:space="preserve">and </w:t>
      </w:r>
      <w:r w:rsidR="00BE0D22" w:rsidRPr="00F14389">
        <w:rPr>
          <w:rFonts w:ascii="Arial" w:hAnsi="Arial" w:cs="Arial"/>
          <w:lang w:val="en-US"/>
        </w:rPr>
        <w:t xml:space="preserve">negative </w:t>
      </w:r>
      <w:r w:rsidR="007438A6" w:rsidRPr="00F14389">
        <w:rPr>
          <w:rFonts w:ascii="Arial" w:hAnsi="Arial" w:cs="Arial"/>
          <w:lang w:val="en-US"/>
        </w:rPr>
        <w:t xml:space="preserve">PE signals were observed in </w:t>
      </w:r>
      <w:r w:rsidR="00536680" w:rsidRPr="00F14389">
        <w:rPr>
          <w:rFonts w:ascii="Arial" w:hAnsi="Arial" w:cs="Arial"/>
          <w:lang w:val="en-US"/>
        </w:rPr>
        <w:t xml:space="preserve">the </w:t>
      </w:r>
      <w:r w:rsidR="007438A6" w:rsidRPr="00F14389">
        <w:rPr>
          <w:rFonts w:ascii="Arial" w:hAnsi="Arial" w:cs="Arial"/>
          <w:lang w:val="en-US"/>
        </w:rPr>
        <w:t>safe condition</w:t>
      </w:r>
      <w:r w:rsidR="006057F2" w:rsidRPr="00F14389">
        <w:rPr>
          <w:rFonts w:ascii="Arial" w:hAnsi="Arial" w:cs="Arial"/>
          <w:lang w:val="en-US"/>
        </w:rPr>
        <w:t xml:space="preserve"> </w:t>
      </w:r>
      <w:r w:rsidR="00304B4B" w:rsidRPr="00F14389">
        <w:rPr>
          <w:rFonts w:ascii="Arial" w:hAnsi="Arial" w:cs="Arial"/>
          <w:noProof/>
          <w:lang w:val="en-US"/>
        </w:rPr>
        <w:t>(Robinson et al., 2013)</w:t>
      </w:r>
      <w:r w:rsidR="00EF63FB" w:rsidRPr="00F14389">
        <w:rPr>
          <w:rFonts w:ascii="Arial" w:hAnsi="Arial" w:cs="Arial"/>
          <w:lang w:val="en-US"/>
        </w:rPr>
        <w:t>. While we did not differentiate between threatening and safe context, this finding suggests that RPE signals are highly context</w:t>
      </w:r>
      <w:r w:rsidR="00453A36">
        <w:rPr>
          <w:rFonts w:ascii="Arial" w:hAnsi="Arial" w:cs="Arial"/>
          <w:lang w:val="en-US"/>
        </w:rPr>
        <w:t>-</w:t>
      </w:r>
      <w:r w:rsidR="00EF63FB" w:rsidRPr="00F14389">
        <w:rPr>
          <w:rFonts w:ascii="Arial" w:hAnsi="Arial" w:cs="Arial"/>
          <w:lang w:val="en-US"/>
        </w:rPr>
        <w:t>sensitive.</w:t>
      </w:r>
      <w:r w:rsidR="00EF63FB" w:rsidRPr="00F14389">
        <w:rPr>
          <w:lang w:val="en-US"/>
        </w:rPr>
        <w:t xml:space="preserve"> </w:t>
      </w:r>
      <w:commentRangeStart w:id="65"/>
      <w:r w:rsidR="00EF63FB" w:rsidRPr="00F14389">
        <w:rPr>
          <w:rFonts w:ascii="Arial" w:hAnsi="Arial" w:cs="Arial"/>
          <w:lang w:val="en-US"/>
        </w:rPr>
        <w:t>In</w:t>
      </w:r>
      <w:commentRangeEnd w:id="65"/>
      <w:r w:rsidR="007852FC">
        <w:rPr>
          <w:rStyle w:val="CommentReference"/>
        </w:rPr>
        <w:commentReference w:id="65"/>
      </w:r>
      <w:r w:rsidR="00EF63FB" w:rsidRPr="00F14389">
        <w:rPr>
          <w:rFonts w:ascii="Arial" w:hAnsi="Arial" w:cs="Arial"/>
          <w:lang w:val="en-US"/>
        </w:rPr>
        <w:t xml:space="preserve"> contrast to our finding, another study observed</w:t>
      </w:r>
      <w:r w:rsidR="00453A36">
        <w:rPr>
          <w:rFonts w:ascii="Arial" w:hAnsi="Arial" w:cs="Arial"/>
          <w:lang w:val="en-US"/>
        </w:rPr>
        <w:t xml:space="preserve"> </w:t>
      </w:r>
      <w:r w:rsidR="00304B4B" w:rsidRPr="00F14389">
        <w:rPr>
          <w:rFonts w:ascii="Arial" w:hAnsi="Arial" w:cs="Arial"/>
          <w:lang w:val="en-US"/>
        </w:rPr>
        <w:t>a blunted</w:t>
      </w:r>
      <w:r w:rsidR="00E50C9E" w:rsidRPr="00F14389">
        <w:rPr>
          <w:rFonts w:ascii="Arial" w:hAnsi="Arial" w:cs="Arial"/>
          <w:lang w:val="en-US"/>
        </w:rPr>
        <w:t xml:space="preserve"> positive</w:t>
      </w:r>
      <w:r w:rsidR="00304B4B" w:rsidRPr="00F14389">
        <w:rPr>
          <w:rFonts w:ascii="Arial" w:hAnsi="Arial" w:cs="Arial"/>
          <w:lang w:val="en-US"/>
        </w:rPr>
        <w:t xml:space="preserve"> prediction error signal in the dorsal striatum</w:t>
      </w:r>
      <w:r w:rsidR="00EB1B45" w:rsidRPr="00F14389">
        <w:rPr>
          <w:rFonts w:ascii="Arial" w:hAnsi="Arial" w:cs="Arial"/>
          <w:lang w:val="en-US"/>
        </w:rPr>
        <w:t xml:space="preserve"> with impaired performance in win-trials</w:t>
      </w:r>
      <w:r w:rsidR="00304B4B" w:rsidRPr="00F14389">
        <w:rPr>
          <w:rFonts w:ascii="Arial" w:hAnsi="Arial" w:cs="Arial"/>
          <w:lang w:val="en-US"/>
        </w:rPr>
        <w:t xml:space="preserve"> </w:t>
      </w:r>
      <w:r w:rsidR="00304B4B" w:rsidRPr="00F14389">
        <w:rPr>
          <w:rFonts w:ascii="Arial" w:hAnsi="Arial" w:cs="Arial"/>
          <w:noProof/>
          <w:lang w:val="en-US"/>
        </w:rPr>
        <w:t>(Carvalheiro et al., 2021)</w:t>
      </w:r>
      <w:r w:rsidR="00304B4B" w:rsidRPr="00F14389">
        <w:rPr>
          <w:rFonts w:ascii="Arial" w:hAnsi="Arial" w:cs="Arial"/>
          <w:lang w:val="en-US"/>
        </w:rPr>
        <w:t xml:space="preserve">. </w:t>
      </w:r>
      <w:r w:rsidR="0004071E" w:rsidRPr="00F14389">
        <w:rPr>
          <w:rFonts w:ascii="Arial" w:hAnsi="Arial" w:cs="Arial"/>
          <w:lang w:val="en-US"/>
        </w:rPr>
        <w:t xml:space="preserve">In our study acute social stress was induced using the TSST before scanning, while </w:t>
      </w:r>
      <w:proofErr w:type="spellStart"/>
      <w:r w:rsidR="0004071E" w:rsidRPr="00F14389">
        <w:rPr>
          <w:rFonts w:ascii="Arial" w:hAnsi="Arial" w:cs="Arial"/>
          <w:lang w:val="en-US"/>
        </w:rPr>
        <w:t>Carvalheiro</w:t>
      </w:r>
      <w:proofErr w:type="spellEnd"/>
      <w:r w:rsidR="0004071E" w:rsidRPr="00F14389">
        <w:rPr>
          <w:rFonts w:ascii="Arial" w:hAnsi="Arial" w:cs="Arial"/>
          <w:lang w:val="en-US"/>
        </w:rPr>
        <w:t xml:space="preserve"> et al. used aversive sounds inside the scanner to induce stress. Therefore, differences in stress induction likely contribute to the different findings.</w:t>
      </w:r>
    </w:p>
    <w:p w14:paraId="2C70C556" w14:textId="72D0AB29" w:rsidR="00B475D1" w:rsidRPr="00F14389" w:rsidRDefault="5C50918A" w:rsidP="00DB45D5">
      <w:pPr>
        <w:spacing w:line="480" w:lineRule="auto"/>
        <w:ind w:firstLine="708"/>
        <w:rPr>
          <w:rFonts w:ascii="Arial" w:hAnsi="Arial" w:cs="Arial"/>
          <w:lang w:val="en-US"/>
        </w:rPr>
      </w:pPr>
      <w:r w:rsidRPr="00F14389">
        <w:rPr>
          <w:rFonts w:ascii="Arial" w:hAnsi="Arial" w:cs="Arial"/>
          <w:lang w:val="en-US"/>
        </w:rPr>
        <w:t xml:space="preserve">In rodents acute stress improved reversal learning whereas chronic stress impaired reversal learning </w:t>
      </w:r>
      <w:r w:rsidRPr="00F14389">
        <w:rPr>
          <w:rFonts w:ascii="Arial" w:hAnsi="Arial" w:cs="Arial"/>
          <w:noProof/>
          <w:lang w:val="en-US"/>
        </w:rPr>
        <w:t>(Bryce and Howland, 2015; Hurtubise and Howland, 2017)</w:t>
      </w:r>
      <w:r w:rsidRPr="00F14389">
        <w:rPr>
          <w:rFonts w:ascii="Arial" w:hAnsi="Arial" w:cs="Arial"/>
          <w:lang w:val="en-US"/>
        </w:rPr>
        <w:t>. Differential long-term stress exposure may have led to the heterogenous effects of stress on reversal learning in our sample.</w:t>
      </w:r>
      <w:r w:rsidRPr="00F14389">
        <w:rPr>
          <w:rFonts w:ascii="Arial" w:hAnsi="Arial" w:cs="Arial"/>
          <w:b/>
          <w:bCs/>
          <w:lang w:val="en-US"/>
        </w:rPr>
        <w:t xml:space="preserve"> </w:t>
      </w:r>
      <w:r w:rsidRPr="00F14389">
        <w:rPr>
          <w:rFonts w:ascii="Arial" w:hAnsi="Arial" w:cs="Arial"/>
          <w:lang w:val="en-US"/>
        </w:rPr>
        <w:t>In humans</w:t>
      </w:r>
      <w:r w:rsidR="2809779E" w:rsidRPr="00F14389">
        <w:rPr>
          <w:rFonts w:ascii="Arial" w:hAnsi="Arial" w:cs="Arial"/>
          <w:lang w:val="en-US"/>
        </w:rPr>
        <w:t>,</w:t>
      </w:r>
      <w:r w:rsidR="1E78B407" w:rsidRPr="00F14389">
        <w:rPr>
          <w:rFonts w:ascii="Arial" w:hAnsi="Arial" w:cs="Arial"/>
          <w:lang w:val="en-US"/>
        </w:rPr>
        <w:t xml:space="preserve"> chronic stress increased the detrimental influence of acute stress on model-based learning</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1E78B407" w:rsidRPr="00F14389">
        <w:rPr>
          <w:rFonts w:ascii="Arial" w:hAnsi="Arial" w:cs="Arial"/>
          <w:lang w:val="en-US"/>
        </w:rPr>
        <w:t>.</w:t>
      </w:r>
      <w:r w:rsidRPr="00F14389">
        <w:rPr>
          <w:rFonts w:ascii="Arial" w:hAnsi="Arial" w:cs="Arial"/>
          <w:lang w:val="en-US"/>
        </w:rPr>
        <w:t xml:space="preserve"> Apart from chronic stress exposure, cognitive capacities or personality traits are further potential explanations for the inconsistent impact of acute stress on learning. </w:t>
      </w:r>
      <w:r w:rsidR="21C09F8D" w:rsidRPr="00F14389">
        <w:rPr>
          <w:rFonts w:ascii="Arial" w:hAnsi="Arial" w:cs="Arial"/>
          <w:lang w:val="en-US"/>
        </w:rPr>
        <w:t xml:space="preserve"> </w:t>
      </w:r>
      <w:r w:rsidR="559D5CC2" w:rsidRPr="00F14389">
        <w:rPr>
          <w:rFonts w:ascii="Arial" w:hAnsi="Arial" w:cs="Arial"/>
          <w:lang w:val="en-US"/>
        </w:rPr>
        <w:t>A</w:t>
      </w:r>
      <w:r w:rsidR="21C09F8D" w:rsidRPr="00F14389">
        <w:rPr>
          <w:rFonts w:ascii="Arial" w:hAnsi="Arial" w:cs="Arial"/>
          <w:lang w:val="en-US"/>
        </w:rPr>
        <w:t xml:space="preserve"> high working memory capacity seems to hold a protective function against the attenuation of model-based learning </w:t>
      </w:r>
      <w:r w:rsidR="21C09F8D" w:rsidRPr="00F14389">
        <w:rPr>
          <w:rFonts w:ascii="Arial" w:hAnsi="Arial" w:cs="Arial"/>
          <w:noProof/>
          <w:lang w:val="en-US"/>
        </w:rPr>
        <w:t>(Otto et al., 2013)</w:t>
      </w:r>
      <w:r w:rsidR="21C09F8D" w:rsidRPr="00F14389">
        <w:rPr>
          <w:rFonts w:ascii="Arial" w:hAnsi="Arial" w:cs="Arial"/>
          <w:lang w:val="en-US"/>
        </w:rPr>
        <w:t xml:space="preserve">, while trait impulsivity interacts with different aspects of learning differentially, but particularly seems to increase perseveration </w:t>
      </w:r>
      <w:r w:rsidR="21C09F8D" w:rsidRPr="00F14389">
        <w:rPr>
          <w:rFonts w:ascii="Arial" w:hAnsi="Arial" w:cs="Arial"/>
          <w:noProof/>
          <w:lang w:val="en-US"/>
        </w:rPr>
        <w:t>(Raio et al., 2017)</w:t>
      </w:r>
      <w:r w:rsidR="21C09F8D" w:rsidRPr="00F14389">
        <w:rPr>
          <w:rFonts w:ascii="Arial" w:hAnsi="Arial" w:cs="Arial"/>
          <w:lang w:val="en-US"/>
        </w:rPr>
        <w:t>.</w:t>
      </w:r>
      <w:r w:rsidR="70C14D83" w:rsidRPr="00F14389">
        <w:rPr>
          <w:rFonts w:ascii="Arial" w:hAnsi="Arial" w:cs="Arial"/>
          <w:lang w:val="en-US"/>
        </w:rPr>
        <w:t xml:space="preserve"> </w:t>
      </w:r>
      <w:r w:rsidR="64ED1131" w:rsidRPr="00F14389">
        <w:rPr>
          <w:rFonts w:ascii="Arial" w:hAnsi="Arial" w:cs="Arial"/>
          <w:lang w:val="en-US"/>
        </w:rPr>
        <w:t xml:space="preserve">As probabilistic reversal learning does not disentangle model-based and model-free learning these effects of moderators were </w:t>
      </w:r>
      <w:r w:rsidR="00754D25" w:rsidRPr="00F14389">
        <w:rPr>
          <w:rFonts w:ascii="Arial" w:hAnsi="Arial" w:cs="Arial"/>
          <w:lang w:val="en-US"/>
        </w:rPr>
        <w:t>impossible</w:t>
      </w:r>
      <w:r w:rsidR="64ED1131" w:rsidRPr="00F14389">
        <w:rPr>
          <w:rFonts w:ascii="Arial" w:hAnsi="Arial" w:cs="Arial"/>
          <w:lang w:val="en-US"/>
        </w:rPr>
        <w:t xml:space="preserve"> to replicate here. Exploratory analyses on working memory capacity and past </w:t>
      </w:r>
      <w:ins w:id="66" w:author="Lennart Lüttgau" w:date="2022-04-09T11:22:00Z">
        <w:r w:rsidR="00860CFE">
          <w:rPr>
            <w:rFonts w:ascii="Arial" w:hAnsi="Arial" w:cs="Arial"/>
            <w:lang w:val="en-US"/>
          </w:rPr>
          <w:t xml:space="preserve">subjective </w:t>
        </w:r>
      </w:ins>
      <w:r w:rsidR="64ED1131" w:rsidRPr="00F14389">
        <w:rPr>
          <w:rFonts w:ascii="Arial" w:hAnsi="Arial" w:cs="Arial"/>
          <w:lang w:val="en-US"/>
        </w:rPr>
        <w:t xml:space="preserve">stress </w:t>
      </w:r>
      <w:del w:id="67" w:author="Lennart Lüttgau" w:date="2022-04-09T11:22:00Z">
        <w:r w:rsidR="64ED1131" w:rsidRPr="00F14389" w:rsidDel="00860CFE">
          <w:rPr>
            <w:rFonts w:ascii="Arial" w:hAnsi="Arial" w:cs="Arial"/>
            <w:lang w:val="en-US"/>
          </w:rPr>
          <w:delText xml:space="preserve">exposure </w:delText>
        </w:r>
      </w:del>
      <w:r w:rsidR="64ED1131" w:rsidRPr="00F14389">
        <w:rPr>
          <w:rFonts w:ascii="Arial" w:hAnsi="Arial" w:cs="Arial"/>
          <w:lang w:val="en-US"/>
        </w:rPr>
        <w:t xml:space="preserve">did not </w:t>
      </w:r>
      <w:r w:rsidR="2F201C54" w:rsidRPr="00F14389">
        <w:rPr>
          <w:rFonts w:ascii="Arial" w:hAnsi="Arial" w:cs="Arial"/>
          <w:lang w:val="en-US"/>
        </w:rPr>
        <w:t>r</w:t>
      </w:r>
      <w:r w:rsidR="00F807C8" w:rsidRPr="00F14389">
        <w:rPr>
          <w:rFonts w:ascii="Arial" w:hAnsi="Arial" w:cs="Arial"/>
          <w:lang w:val="en-US"/>
        </w:rPr>
        <w:t>eveal</w:t>
      </w:r>
      <w:r w:rsidR="64ED1131" w:rsidRPr="00F14389">
        <w:rPr>
          <w:rFonts w:ascii="Arial" w:hAnsi="Arial" w:cs="Arial"/>
          <w:lang w:val="en-US"/>
        </w:rPr>
        <w:t xml:space="preserve"> an</w:t>
      </w:r>
      <w:r w:rsidR="6C7CACDE" w:rsidRPr="00F14389">
        <w:rPr>
          <w:rFonts w:ascii="Arial" w:hAnsi="Arial" w:cs="Arial"/>
          <w:lang w:val="en-US"/>
        </w:rPr>
        <w:t>y</w:t>
      </w:r>
      <w:r w:rsidR="64ED1131" w:rsidRPr="00F14389">
        <w:rPr>
          <w:rFonts w:ascii="Arial" w:hAnsi="Arial" w:cs="Arial"/>
          <w:lang w:val="en-US"/>
        </w:rPr>
        <w:t xml:space="preserve"> </w:t>
      </w:r>
      <w:r w:rsidR="6C7CACDE" w:rsidRPr="00F14389">
        <w:rPr>
          <w:rFonts w:ascii="Arial" w:hAnsi="Arial" w:cs="Arial"/>
          <w:lang w:val="en-US"/>
        </w:rPr>
        <w:t xml:space="preserve">respective </w:t>
      </w:r>
      <w:r w:rsidR="64ED1131" w:rsidRPr="00F14389">
        <w:rPr>
          <w:rFonts w:ascii="Arial" w:hAnsi="Arial" w:cs="Arial"/>
          <w:lang w:val="en-US"/>
        </w:rPr>
        <w:t>effect</w:t>
      </w:r>
      <w:r w:rsidR="690572D4" w:rsidRPr="00F14389">
        <w:rPr>
          <w:rFonts w:ascii="Arial" w:hAnsi="Arial" w:cs="Arial"/>
          <w:lang w:val="en-US"/>
        </w:rPr>
        <w:t>s</w:t>
      </w:r>
      <w:r w:rsidR="64ED1131" w:rsidRPr="00F14389">
        <w:rPr>
          <w:rFonts w:ascii="Arial" w:hAnsi="Arial" w:cs="Arial"/>
          <w:lang w:val="en-US"/>
        </w:rPr>
        <w:t xml:space="preserve"> on stress in our sample.</w:t>
      </w:r>
    </w:p>
    <w:p w14:paraId="7CC32342" w14:textId="2E125B88" w:rsidR="00207E12" w:rsidRPr="00F14389" w:rsidRDefault="4C12A760" w:rsidP="00DB45D5">
      <w:pPr>
        <w:spacing w:line="480" w:lineRule="auto"/>
        <w:ind w:firstLine="708"/>
        <w:rPr>
          <w:rFonts w:ascii="Arial" w:hAnsi="Arial" w:cs="Arial"/>
          <w:lang w:val="en-US"/>
        </w:rPr>
      </w:pPr>
      <w:r w:rsidRPr="00F14389">
        <w:rPr>
          <w:rFonts w:ascii="Arial" w:hAnsi="Arial" w:cs="Arial"/>
          <w:lang w:val="en-US"/>
        </w:rPr>
        <w:lastRenderedPageBreak/>
        <w:t>Our findings are limited by some of the following factors.</w:t>
      </w:r>
      <w:r w:rsidR="451627E0" w:rsidRPr="00F14389">
        <w:rPr>
          <w:rFonts w:ascii="Arial" w:hAnsi="Arial" w:cs="Arial"/>
          <w:lang w:val="en-US"/>
        </w:rPr>
        <w:t xml:space="preserve"> </w:t>
      </w:r>
      <w:r w:rsidR="5995E27E" w:rsidRPr="00F14389">
        <w:rPr>
          <w:rFonts w:ascii="Arial" w:hAnsi="Arial" w:cs="Arial"/>
          <w:lang w:val="en-US"/>
        </w:rPr>
        <w:t xml:space="preserve">Considering the gender differences in decision-making </w:t>
      </w:r>
      <w:r w:rsidR="5995E27E" w:rsidRPr="00F14389">
        <w:rPr>
          <w:rFonts w:ascii="Arial" w:hAnsi="Arial" w:cs="Arial"/>
          <w:noProof/>
          <w:lang w:val="en-US"/>
        </w:rPr>
        <w:t>(Shields et al., 2016)</w:t>
      </w:r>
      <w:r w:rsidR="5995E27E" w:rsidRPr="00F14389">
        <w:rPr>
          <w:rFonts w:ascii="Arial" w:hAnsi="Arial" w:cs="Arial"/>
          <w:lang w:val="en-US"/>
        </w:rPr>
        <w:t xml:space="preserve"> which may be amplified by stress </w:t>
      </w:r>
      <w:r w:rsidR="5995E27E" w:rsidRPr="00F14389">
        <w:rPr>
          <w:rFonts w:ascii="Arial" w:hAnsi="Arial" w:cs="Arial"/>
          <w:noProof/>
          <w:lang w:val="en-US"/>
        </w:rPr>
        <w:t>(Mather and Lighthall, 2012)</w:t>
      </w:r>
      <w:r w:rsidR="5995E27E" w:rsidRPr="00F14389">
        <w:rPr>
          <w:rFonts w:ascii="Arial" w:hAnsi="Arial" w:cs="Arial"/>
          <w:lang w:val="en-US"/>
        </w:rPr>
        <w:t xml:space="preserve"> and potential impact of cyclical changes in female individuals we decided to investigate an exclusively male sample. Furthermore, our sample was homogenously young and highly educated. Therefore, our findings cannot be generalized to the general population or patient samples.</w:t>
      </w:r>
      <w:r w:rsidR="6ABF9AD1" w:rsidRPr="00F14389">
        <w:rPr>
          <w:rFonts w:ascii="Arial" w:hAnsi="Arial" w:cs="Arial"/>
          <w:lang w:val="en-US"/>
        </w:rPr>
        <w:t xml:space="preserve"> </w:t>
      </w:r>
      <w:r w:rsidR="47BC5730" w:rsidRPr="00F14389">
        <w:rPr>
          <w:rFonts w:ascii="Arial" w:hAnsi="Arial" w:cs="Arial"/>
          <w:lang w:val="en-US"/>
        </w:rPr>
        <w:t xml:space="preserve">Our task does not allow to temporally disentangle value and RPE representations in the brain. </w:t>
      </w:r>
      <w:r w:rsidR="00CE328D" w:rsidRPr="00F14389">
        <w:rPr>
          <w:rFonts w:ascii="Arial" w:hAnsi="Arial" w:cs="Arial"/>
          <w:lang w:val="en-US"/>
        </w:rPr>
        <w:t>S</w:t>
      </w:r>
      <w:r w:rsidR="00E21341" w:rsidRPr="00F14389">
        <w:rPr>
          <w:rFonts w:ascii="Arial" w:hAnsi="Arial" w:cs="Arial"/>
          <w:lang w:val="en-US"/>
        </w:rPr>
        <w:t xml:space="preserve">tress effects may be related to the value representation and utilizing of those values during the decision process as indicated by our modeling findings. Although speculative at this point, our finding of altered choice stochasticity parameters may hint towards this and aligns with recent findings on the importance of computational noise directly affecting value representation </w:t>
      </w:r>
      <w:r w:rsidR="00E21341" w:rsidRPr="00F14389">
        <w:rPr>
          <w:rFonts w:ascii="Arial" w:hAnsi="Arial" w:cs="Arial"/>
          <w:noProof/>
          <w:lang w:val="en-US"/>
        </w:rPr>
        <w:t>(Findling et al., 2019)</w:t>
      </w:r>
      <w:r w:rsidR="00E21341" w:rsidRPr="00F14389">
        <w:rPr>
          <w:rFonts w:ascii="Arial" w:hAnsi="Arial" w:cs="Arial"/>
          <w:lang w:val="en-US"/>
        </w:rPr>
        <w:t>.</w:t>
      </w:r>
      <w:r w:rsidR="00CE328D" w:rsidRPr="00F14389">
        <w:rPr>
          <w:rFonts w:ascii="Arial" w:hAnsi="Arial" w:cs="Arial"/>
          <w:lang w:val="en-US"/>
        </w:rPr>
        <w:t xml:space="preserve"> </w:t>
      </w:r>
      <w:r w:rsidR="47BC5730" w:rsidRPr="00F14389">
        <w:rPr>
          <w:rFonts w:ascii="Arial" w:hAnsi="Arial" w:cs="Arial"/>
          <w:lang w:val="en-US"/>
        </w:rPr>
        <w:t>Dissociating these computations might be a promising avenue for future studies to determine the</w:t>
      </w:r>
      <w:r w:rsidR="6ABF9AD1" w:rsidRPr="00F14389">
        <w:rPr>
          <w:rFonts w:ascii="Arial" w:hAnsi="Arial" w:cs="Arial"/>
          <w:lang w:val="en-US"/>
        </w:rPr>
        <w:t xml:space="preserve"> </w:t>
      </w:r>
      <w:r w:rsidR="47BC5730" w:rsidRPr="00F14389">
        <w:rPr>
          <w:rFonts w:ascii="Arial" w:hAnsi="Arial" w:cs="Arial"/>
          <w:lang w:val="en-US"/>
        </w:rPr>
        <w:t>neurocomputational processes underlying reversal learning performance increases under acute stress.</w:t>
      </w:r>
      <w:r w:rsidR="5450C290" w:rsidRPr="00F14389">
        <w:rPr>
          <w:rFonts w:ascii="Arial" w:hAnsi="Arial" w:cs="Arial"/>
          <w:lang w:val="en-US"/>
        </w:rPr>
        <w:t xml:space="preserve"> </w:t>
      </w:r>
    </w:p>
    <w:p w14:paraId="5D8AC688" w14:textId="3949C991" w:rsidR="00277C76" w:rsidRPr="00F14389" w:rsidRDefault="74151F48" w:rsidP="00DB45D5">
      <w:pPr>
        <w:spacing w:line="480" w:lineRule="auto"/>
        <w:ind w:firstLine="708"/>
        <w:rPr>
          <w:rFonts w:ascii="Arial" w:hAnsi="Arial" w:cs="Arial"/>
          <w:lang w:val="en-US"/>
        </w:rPr>
      </w:pPr>
      <w:commentRangeStart w:id="68"/>
      <w:r w:rsidRPr="00F14389">
        <w:rPr>
          <w:rFonts w:ascii="Arial" w:hAnsi="Arial" w:cs="Arial"/>
          <w:lang w:val="en-US"/>
        </w:rPr>
        <w:t xml:space="preserve">While </w:t>
      </w:r>
      <w:commentRangeEnd w:id="68"/>
      <w:r w:rsidR="00763429">
        <w:rPr>
          <w:rStyle w:val="CommentReference"/>
        </w:rPr>
        <w:commentReference w:id="68"/>
      </w:r>
      <w:r w:rsidRPr="00F14389">
        <w:rPr>
          <w:rFonts w:ascii="Arial" w:hAnsi="Arial" w:cs="Arial"/>
          <w:lang w:val="en-US"/>
        </w:rPr>
        <w:t>our relatively young and healthy study sample has shown</w:t>
      </w:r>
      <w:r w:rsidR="64B0D497" w:rsidRPr="00F14389">
        <w:rPr>
          <w:rFonts w:ascii="Arial" w:hAnsi="Arial" w:cs="Arial"/>
          <w:lang w:val="en-US"/>
        </w:rPr>
        <w:t xml:space="preserve"> </w:t>
      </w:r>
      <w:r w:rsidRPr="00F14389">
        <w:rPr>
          <w:rFonts w:ascii="Arial" w:hAnsi="Arial" w:cs="Arial"/>
          <w:lang w:val="en-US"/>
        </w:rPr>
        <w:t xml:space="preserve">slight beneficial effects of acute stress, other more vulnerable populations may show different patterns. Stress, especially when long-term or chronic, is </w:t>
      </w:r>
      <w:r w:rsidRPr="00F14389">
        <w:rPr>
          <w:rFonts w:ascii="Arial" w:eastAsia="Arial" w:hAnsi="Arial" w:cs="Arial"/>
          <w:lang w:val="en-US"/>
        </w:rPr>
        <w:t xml:space="preserve">an important factor in causing and maintaining psychiatric illness (McEwen, 2004). </w:t>
      </w:r>
      <w:r w:rsidR="7FF5BBA2" w:rsidRPr="00F14389">
        <w:rPr>
          <w:rFonts w:ascii="Arial" w:hAnsi="Arial" w:cs="Arial"/>
          <w:lang w:val="en-US"/>
        </w:rPr>
        <w:t xml:space="preserve">While healthy individuals can adapt to a certain level of stress and even find it beneficial </w:t>
      </w:r>
      <w:r w:rsidR="7FF5BBA2" w:rsidRPr="00F14389">
        <w:rPr>
          <w:rFonts w:ascii="Arial" w:hAnsi="Arial" w:cs="Arial"/>
          <w:noProof/>
          <w:lang w:val="en-US"/>
        </w:rPr>
        <w:t>(Lighthall et al., 2013)</w:t>
      </w:r>
      <w:r w:rsidR="7FF5BBA2" w:rsidRPr="00F14389">
        <w:rPr>
          <w:rFonts w:ascii="Arial" w:hAnsi="Arial" w:cs="Arial"/>
          <w:lang w:val="en-US"/>
        </w:rPr>
        <w:t xml:space="preserve">, decision-making frequently goes awry in psychiatric disorders </w:t>
      </w:r>
      <w:r w:rsidR="00927830" w:rsidRPr="00F14389">
        <w:rPr>
          <w:rFonts w:ascii="Arial" w:hAnsi="Arial" w:cs="Arial"/>
          <w:noProof/>
          <w:lang w:val="en-US"/>
        </w:rPr>
        <w:t>(Cáceda et al., 2014)</w:t>
      </w:r>
      <w:r w:rsidR="7FF5BBA2" w:rsidRPr="00F14389">
        <w:rPr>
          <w:rFonts w:ascii="Arial" w:hAnsi="Arial" w:cs="Arial"/>
          <w:lang w:val="en-US"/>
        </w:rPr>
        <w:t>.</w:t>
      </w:r>
      <w:r w:rsidR="7FF5BBA2" w:rsidRPr="00F14389">
        <w:rPr>
          <w:rFonts w:ascii="Arial" w:hAnsi="Arial" w:cs="Arial"/>
          <w:b/>
          <w:bCs/>
          <w:lang w:val="en-US"/>
        </w:rPr>
        <w:t xml:space="preserve"> </w:t>
      </w:r>
      <w:r w:rsidR="5995E27E" w:rsidRPr="00F14389">
        <w:rPr>
          <w:rFonts w:ascii="Arial" w:hAnsi="Arial" w:cs="Arial"/>
          <w:lang w:val="en-US"/>
        </w:rPr>
        <w:t>Our results suggest that it might be worthwhile assess</w:t>
      </w:r>
      <w:r w:rsidR="2BEBAE45" w:rsidRPr="00F14389">
        <w:rPr>
          <w:rFonts w:ascii="Arial" w:hAnsi="Arial" w:cs="Arial"/>
          <w:lang w:val="en-US"/>
        </w:rPr>
        <w:t>ing</w:t>
      </w:r>
      <w:r w:rsidR="5995E27E" w:rsidRPr="00F14389">
        <w:rPr>
          <w:rFonts w:ascii="Arial" w:hAnsi="Arial" w:cs="Arial"/>
          <w:lang w:val="en-US"/>
        </w:rPr>
        <w:t xml:space="preserve"> decision-making under acute stress in </w:t>
      </w:r>
      <w:r w:rsidR="2BEBAE45" w:rsidRPr="00F14389">
        <w:rPr>
          <w:rFonts w:ascii="Arial" w:hAnsi="Arial" w:cs="Arial"/>
          <w:lang w:val="en-US"/>
        </w:rPr>
        <w:t xml:space="preserve">populations </w:t>
      </w:r>
      <w:r w:rsidR="5995E27E" w:rsidRPr="00F14389">
        <w:rPr>
          <w:rFonts w:ascii="Arial" w:hAnsi="Arial" w:cs="Arial"/>
          <w:lang w:val="en-US"/>
        </w:rPr>
        <w:t>at</w:t>
      </w:r>
      <w:r w:rsidR="2BEBAE45" w:rsidRPr="00F14389">
        <w:rPr>
          <w:rFonts w:ascii="Arial" w:hAnsi="Arial" w:cs="Arial"/>
          <w:lang w:val="en-US"/>
        </w:rPr>
        <w:t xml:space="preserve"> </w:t>
      </w:r>
      <w:r w:rsidR="5995E27E" w:rsidRPr="00F14389">
        <w:rPr>
          <w:rFonts w:ascii="Arial" w:hAnsi="Arial" w:cs="Arial"/>
          <w:lang w:val="en-US"/>
        </w:rPr>
        <w:t xml:space="preserve">risk </w:t>
      </w:r>
      <w:r w:rsidR="2BEBAE45" w:rsidRPr="00F14389">
        <w:rPr>
          <w:rFonts w:ascii="Arial" w:hAnsi="Arial" w:cs="Arial"/>
          <w:lang w:val="en-US"/>
        </w:rPr>
        <w:t xml:space="preserve">of developing psychiatric conditions </w:t>
      </w:r>
      <w:r w:rsidR="5995E27E" w:rsidRPr="00F14389">
        <w:rPr>
          <w:rFonts w:ascii="Arial" w:hAnsi="Arial" w:cs="Arial"/>
          <w:lang w:val="en-US"/>
        </w:rPr>
        <w:t>to reveal how stress is involved in maladaptive decision-making. Identification of</w:t>
      </w:r>
      <w:r w:rsidR="302E0C3C" w:rsidRPr="00F14389">
        <w:rPr>
          <w:rFonts w:ascii="Arial" w:hAnsi="Arial" w:cs="Arial"/>
          <w:lang w:val="en-US"/>
        </w:rPr>
        <w:t xml:space="preserve"> altered choice behavior and</w:t>
      </w:r>
      <w:r w:rsidR="5995E27E" w:rsidRPr="00F14389">
        <w:rPr>
          <w:rFonts w:ascii="Arial" w:hAnsi="Arial" w:cs="Arial"/>
          <w:lang w:val="en-US"/>
        </w:rPr>
        <w:t xml:space="preserve"> relevant </w:t>
      </w:r>
      <w:r w:rsidR="302E0C3C" w:rsidRPr="00F14389">
        <w:rPr>
          <w:rFonts w:ascii="Arial" w:hAnsi="Arial" w:cs="Arial"/>
          <w:lang w:val="en-US"/>
        </w:rPr>
        <w:t>neural networks in healthy individuals</w:t>
      </w:r>
      <w:r w:rsidR="1B85EB58" w:rsidRPr="00F14389">
        <w:rPr>
          <w:rFonts w:ascii="Arial" w:hAnsi="Arial" w:cs="Arial"/>
          <w:lang w:val="en-US"/>
        </w:rPr>
        <w:t xml:space="preserve"> make it possible to disentangle how stress affects healthy </w:t>
      </w:r>
      <w:r w:rsidR="51672C41" w:rsidRPr="00F14389">
        <w:rPr>
          <w:rFonts w:ascii="Arial" w:hAnsi="Arial" w:cs="Arial"/>
          <w:lang w:val="en-US"/>
        </w:rPr>
        <w:t>decision-making</w:t>
      </w:r>
      <w:r w:rsidR="1B85EB58" w:rsidRPr="00F14389">
        <w:rPr>
          <w:rFonts w:ascii="Arial" w:hAnsi="Arial" w:cs="Arial"/>
          <w:lang w:val="en-US"/>
        </w:rPr>
        <w:t xml:space="preserve"> and what might be a maladaptive psychiatric alteration</w:t>
      </w:r>
      <w:r w:rsidR="302E0C3C" w:rsidRPr="00F14389">
        <w:rPr>
          <w:rFonts w:ascii="Arial" w:hAnsi="Arial" w:cs="Arial"/>
          <w:lang w:val="en-US"/>
        </w:rPr>
        <w:t>.</w:t>
      </w:r>
      <w:r w:rsidR="5995E27E" w:rsidRPr="00F14389">
        <w:rPr>
          <w:rFonts w:ascii="Arial" w:hAnsi="Arial" w:cs="Arial"/>
          <w:lang w:val="en-US"/>
        </w:rPr>
        <w:t xml:space="preserve"> </w:t>
      </w:r>
      <w:r w:rsidR="5C82A81A" w:rsidRPr="00F14389">
        <w:rPr>
          <w:rFonts w:ascii="Arial" w:hAnsi="Arial" w:cs="Arial"/>
          <w:lang w:val="en-US"/>
        </w:rPr>
        <w:t>As an operationalization of cognitive flexibility, reversal learning is a construct with high relevance for several psychiatric disorders. For instance,</w:t>
      </w:r>
      <w:r w:rsidR="23C69966" w:rsidRPr="00F14389">
        <w:rPr>
          <w:rFonts w:ascii="Arial" w:hAnsi="Arial" w:cs="Arial"/>
          <w:lang w:val="en-US"/>
        </w:rPr>
        <w:t xml:space="preserve"> cognitive flexibility and its neural correlates are impaired</w:t>
      </w:r>
      <w:r w:rsidR="5C82A81A" w:rsidRPr="00F14389">
        <w:rPr>
          <w:rFonts w:ascii="Arial" w:hAnsi="Arial" w:cs="Arial"/>
          <w:lang w:val="en-US"/>
        </w:rPr>
        <w:t xml:space="preserve"> in patients with alcohol use disorder</w:t>
      </w:r>
      <w:r w:rsidR="00E50C9E" w:rsidRPr="00F14389">
        <w:rPr>
          <w:rFonts w:ascii="Arial" w:hAnsi="Arial" w:cs="Arial"/>
          <w:lang w:val="en-US"/>
        </w:rPr>
        <w:t xml:space="preserve"> </w:t>
      </w:r>
      <w:r w:rsidR="00E50C9E" w:rsidRPr="00F14389">
        <w:rPr>
          <w:rFonts w:ascii="Arial" w:hAnsi="Arial" w:cs="Arial"/>
          <w:noProof/>
        </w:rPr>
        <w:t>(Reiter et al., 2016)</w:t>
      </w:r>
      <w:r w:rsidR="00E50C9E" w:rsidRPr="00F14389">
        <w:rPr>
          <w:rFonts w:ascii="Arial" w:hAnsi="Arial" w:cs="Arial"/>
        </w:rPr>
        <w:t>,</w:t>
      </w:r>
      <w:r w:rsidR="5C82A81A" w:rsidRPr="00F14389">
        <w:rPr>
          <w:rFonts w:ascii="Arial" w:hAnsi="Arial" w:cs="Arial"/>
        </w:rPr>
        <w:t xml:space="preserve"> </w:t>
      </w:r>
      <w:proofErr w:type="spellStart"/>
      <w:r w:rsidR="5C82A81A" w:rsidRPr="00F14389">
        <w:rPr>
          <w:rFonts w:ascii="Arial" w:hAnsi="Arial" w:cs="Arial"/>
        </w:rPr>
        <w:t>anorexia</w:t>
      </w:r>
      <w:proofErr w:type="spellEnd"/>
      <w:r w:rsidR="5C82A81A" w:rsidRPr="00F14389">
        <w:rPr>
          <w:rFonts w:ascii="Arial" w:hAnsi="Arial" w:cs="Arial"/>
        </w:rPr>
        <w:t xml:space="preserve"> nervosa </w:t>
      </w:r>
      <w:r w:rsidR="5C82A81A" w:rsidRPr="00F14389">
        <w:rPr>
          <w:rFonts w:ascii="Arial" w:hAnsi="Arial" w:cs="Arial"/>
          <w:noProof/>
        </w:rPr>
        <w:t>(Bernardoni et al., 2017)</w:t>
      </w:r>
      <w:r w:rsidR="5C82A81A" w:rsidRPr="00F14389">
        <w:rPr>
          <w:rFonts w:ascii="Arial" w:hAnsi="Arial" w:cs="Arial"/>
        </w:rPr>
        <w:t xml:space="preserve">, </w:t>
      </w:r>
      <w:proofErr w:type="spellStart"/>
      <w:r w:rsidR="5C82A81A" w:rsidRPr="00F14389">
        <w:rPr>
          <w:rFonts w:ascii="Arial" w:hAnsi="Arial" w:cs="Arial"/>
        </w:rPr>
        <w:lastRenderedPageBreak/>
        <w:t>binge-eating</w:t>
      </w:r>
      <w:proofErr w:type="spellEnd"/>
      <w:r w:rsidR="5C82A81A" w:rsidRPr="00F14389">
        <w:rPr>
          <w:rFonts w:ascii="Arial" w:hAnsi="Arial" w:cs="Arial"/>
        </w:rPr>
        <w:t xml:space="preserve"> </w:t>
      </w:r>
      <w:proofErr w:type="spellStart"/>
      <w:r w:rsidR="5C82A81A" w:rsidRPr="00F14389">
        <w:rPr>
          <w:rFonts w:ascii="Arial" w:hAnsi="Arial" w:cs="Arial"/>
        </w:rPr>
        <w:t>disorder</w:t>
      </w:r>
      <w:proofErr w:type="spellEnd"/>
      <w:r w:rsidR="5C82A81A" w:rsidRPr="00F14389">
        <w:rPr>
          <w:rFonts w:ascii="Arial" w:hAnsi="Arial" w:cs="Arial"/>
        </w:rPr>
        <w:t xml:space="preserve"> </w:t>
      </w:r>
      <w:r w:rsidR="2FB677E6" w:rsidRPr="00F14389">
        <w:rPr>
          <w:rFonts w:ascii="Arial" w:hAnsi="Arial" w:cs="Arial"/>
          <w:noProof/>
        </w:rPr>
        <w:t>(Reiter et al., 2017)</w:t>
      </w:r>
      <w:r w:rsidR="5C82A81A" w:rsidRPr="00F14389">
        <w:rPr>
          <w:rFonts w:ascii="Arial" w:hAnsi="Arial" w:cs="Arial"/>
        </w:rPr>
        <w:t xml:space="preserve">, ADHD </w:t>
      </w:r>
      <w:r w:rsidR="5C82A81A" w:rsidRPr="00F14389">
        <w:rPr>
          <w:rFonts w:ascii="Arial" w:hAnsi="Arial" w:cs="Arial"/>
          <w:noProof/>
        </w:rPr>
        <w:t>(Hauser et al., 2021)</w:t>
      </w:r>
      <w:r w:rsidR="5C82A81A" w:rsidRPr="00F14389">
        <w:rPr>
          <w:rFonts w:ascii="Arial" w:hAnsi="Arial" w:cs="Arial"/>
        </w:rPr>
        <w:t xml:space="preserve"> </w:t>
      </w:r>
      <w:proofErr w:type="spellStart"/>
      <w:r w:rsidR="5C82A81A" w:rsidRPr="00F14389">
        <w:rPr>
          <w:rFonts w:ascii="Arial" w:hAnsi="Arial" w:cs="Arial"/>
        </w:rPr>
        <w:t>or</w:t>
      </w:r>
      <w:proofErr w:type="spellEnd"/>
      <w:r w:rsidR="5C82A81A" w:rsidRPr="00F14389">
        <w:rPr>
          <w:rFonts w:ascii="Arial" w:hAnsi="Arial" w:cs="Arial"/>
        </w:rPr>
        <w:t xml:space="preserve"> </w:t>
      </w:r>
      <w:proofErr w:type="spellStart"/>
      <w:r w:rsidR="5C82A81A" w:rsidRPr="00F14389">
        <w:rPr>
          <w:rFonts w:ascii="Arial" w:hAnsi="Arial" w:cs="Arial"/>
        </w:rPr>
        <w:t>schizophrenia</w:t>
      </w:r>
      <w:proofErr w:type="spellEnd"/>
      <w:r w:rsidR="009538C9" w:rsidRPr="00F14389">
        <w:rPr>
          <w:rFonts w:ascii="Arial" w:hAnsi="Arial" w:cs="Arial"/>
          <w:lang w:val="en-US"/>
        </w:rPr>
        <w:t xml:space="preserve"> </w:t>
      </w:r>
      <w:r w:rsidR="009538C9" w:rsidRPr="00F14389">
        <w:rPr>
          <w:rFonts w:ascii="Arial" w:hAnsi="Arial" w:cs="Arial"/>
          <w:noProof/>
          <w:lang w:val="en-US"/>
        </w:rPr>
        <w:t>(Schlagenhauf et al., 2014)</w:t>
      </w:r>
      <w:r w:rsidR="1E67FD26" w:rsidRPr="00F14389">
        <w:rPr>
          <w:rFonts w:ascii="Arial" w:hAnsi="Arial" w:cs="Arial"/>
          <w:lang w:val="en-US"/>
        </w:rPr>
        <w:t>.</w:t>
      </w:r>
    </w:p>
    <w:p w14:paraId="094ABAE9" w14:textId="3B4266F2" w:rsidR="00B118F5" w:rsidRPr="00F14389" w:rsidRDefault="00B118F5" w:rsidP="00DB45D5">
      <w:pPr>
        <w:spacing w:line="480" w:lineRule="auto"/>
        <w:rPr>
          <w:rFonts w:ascii="Arial" w:hAnsi="Arial" w:cs="Arial"/>
          <w:b/>
          <w:bCs/>
          <w:lang w:val="en-US"/>
        </w:rPr>
      </w:pPr>
      <w:r w:rsidRPr="00F14389">
        <w:rPr>
          <w:rFonts w:ascii="Arial" w:hAnsi="Arial" w:cs="Arial"/>
          <w:b/>
          <w:bCs/>
          <w:lang w:val="en-US"/>
        </w:rPr>
        <w:t>Conclusion</w:t>
      </w:r>
    </w:p>
    <w:p w14:paraId="7D74290D" w14:textId="4B6DC010" w:rsidR="00B118F5" w:rsidRPr="00F14389" w:rsidRDefault="009538C9" w:rsidP="00DB45D5">
      <w:pPr>
        <w:spacing w:line="480" w:lineRule="auto"/>
        <w:rPr>
          <w:rFonts w:ascii="Arial" w:hAnsi="Arial" w:cs="Arial"/>
          <w:lang w:val="en-US"/>
        </w:rPr>
      </w:pPr>
      <w:r w:rsidRPr="00F14389">
        <w:rPr>
          <w:rFonts w:ascii="Arial" w:hAnsi="Arial" w:cs="Arial"/>
          <w:lang w:val="en-US"/>
        </w:rPr>
        <w:tab/>
      </w:r>
      <w:r w:rsidR="3C21D87F" w:rsidRPr="00F14389">
        <w:rPr>
          <w:rFonts w:ascii="Arial" w:hAnsi="Arial" w:cs="Arial"/>
          <w:lang w:val="en-US"/>
        </w:rPr>
        <w:t>Our study combines the advantages of a within-subject</w:t>
      </w:r>
      <w:r w:rsidR="179A74E6" w:rsidRPr="00F14389">
        <w:rPr>
          <w:rFonts w:ascii="Arial" w:hAnsi="Arial" w:cs="Arial"/>
          <w:lang w:val="en-US"/>
        </w:rPr>
        <w:t>s</w:t>
      </w:r>
      <w:r w:rsidR="3C21D87F" w:rsidRPr="00F14389">
        <w:rPr>
          <w:rFonts w:ascii="Arial" w:hAnsi="Arial" w:cs="Arial"/>
          <w:lang w:val="en-US"/>
        </w:rPr>
        <w:t xml:space="preserve"> design and fine-grained computational measures to investigate the effect of acute psychosocial stress on healthy male adults. </w:t>
      </w:r>
      <w:r w:rsidR="2C10BD49" w:rsidRPr="00F14389">
        <w:rPr>
          <w:rFonts w:ascii="Arial" w:hAnsi="Arial" w:cs="Arial"/>
          <w:lang w:val="en-US"/>
        </w:rPr>
        <w:t xml:space="preserve">Several lines of analysis showed </w:t>
      </w:r>
      <w:r w:rsidR="46792B19" w:rsidRPr="00F14389">
        <w:rPr>
          <w:rFonts w:ascii="Arial" w:hAnsi="Arial" w:cs="Arial"/>
          <w:lang w:val="en-US"/>
        </w:rPr>
        <w:t>slightly improved performance</w:t>
      </w:r>
      <w:r w:rsidR="7764E674" w:rsidRPr="00F14389">
        <w:rPr>
          <w:rFonts w:ascii="Arial" w:hAnsi="Arial" w:cs="Arial"/>
          <w:lang w:val="en-US"/>
        </w:rPr>
        <w:t xml:space="preserve">, reflected in </w:t>
      </w:r>
      <w:r w:rsidR="2C10BD49" w:rsidRPr="00F14389">
        <w:rPr>
          <w:rFonts w:ascii="Arial" w:hAnsi="Arial" w:cs="Arial"/>
          <w:lang w:val="en-US"/>
        </w:rPr>
        <w:t>altered choice stochasticity</w:t>
      </w:r>
      <w:r w:rsidR="287E551E" w:rsidRPr="00F14389">
        <w:rPr>
          <w:rFonts w:ascii="Arial" w:hAnsi="Arial" w:cs="Arial"/>
          <w:lang w:val="en-US"/>
        </w:rPr>
        <w:t>,</w:t>
      </w:r>
      <w:r w:rsidR="3701CDE8" w:rsidRPr="00F14389">
        <w:rPr>
          <w:rFonts w:ascii="Arial" w:hAnsi="Arial" w:cs="Arial"/>
          <w:lang w:val="en-US"/>
        </w:rPr>
        <w:t xml:space="preserve"> </w:t>
      </w:r>
      <w:r w:rsidR="500DB598" w:rsidRPr="00F14389">
        <w:rPr>
          <w:rFonts w:ascii="Arial" w:hAnsi="Arial" w:cs="Arial"/>
          <w:lang w:val="en-US"/>
        </w:rPr>
        <w:t xml:space="preserve">with </w:t>
      </w:r>
      <w:r w:rsidR="3701CDE8" w:rsidRPr="00F14389">
        <w:rPr>
          <w:rFonts w:ascii="Arial" w:hAnsi="Arial" w:cs="Arial"/>
          <w:lang w:val="en-US"/>
        </w:rPr>
        <w:t xml:space="preserve">whole-brain-correctable </w:t>
      </w:r>
      <w:commentRangeStart w:id="69"/>
      <w:r w:rsidR="3701CDE8" w:rsidRPr="00F14389">
        <w:rPr>
          <w:rFonts w:ascii="Arial" w:hAnsi="Arial" w:cs="Arial"/>
          <w:lang w:val="en-US"/>
        </w:rPr>
        <w:t xml:space="preserve">neural effects </w:t>
      </w:r>
      <w:commentRangeEnd w:id="69"/>
      <w:r w:rsidR="00763429">
        <w:rPr>
          <w:rStyle w:val="CommentReference"/>
        </w:rPr>
        <w:commentReference w:id="69"/>
      </w:r>
      <w:r w:rsidR="3701CDE8" w:rsidRPr="00F14389">
        <w:rPr>
          <w:rFonts w:ascii="Arial" w:hAnsi="Arial" w:cs="Arial"/>
          <w:lang w:val="en-US"/>
        </w:rPr>
        <w:t>of stress only for win trials</w:t>
      </w:r>
      <w:r w:rsidR="726EAA28" w:rsidRPr="00F14389">
        <w:rPr>
          <w:rFonts w:ascii="Arial" w:hAnsi="Arial" w:cs="Arial"/>
          <w:lang w:val="en-US"/>
        </w:rPr>
        <w:t xml:space="preserve"> in the coding </w:t>
      </w:r>
      <w:r w:rsidR="001E1200" w:rsidRPr="00F14389">
        <w:rPr>
          <w:rFonts w:ascii="Arial" w:hAnsi="Arial" w:cs="Arial"/>
          <w:lang w:val="en-US"/>
        </w:rPr>
        <w:t xml:space="preserve">of </w:t>
      </w:r>
      <w:r w:rsidR="726EAA28" w:rsidRPr="00F14389">
        <w:rPr>
          <w:rFonts w:ascii="Arial" w:hAnsi="Arial" w:cs="Arial"/>
          <w:lang w:val="en-US"/>
        </w:rPr>
        <w:t>RPEs</w:t>
      </w:r>
      <w:r w:rsidR="3701CDE8" w:rsidRPr="00F14389">
        <w:rPr>
          <w:rFonts w:ascii="Arial" w:hAnsi="Arial" w:cs="Arial"/>
          <w:lang w:val="en-US"/>
        </w:rPr>
        <w:t>.</w:t>
      </w:r>
    </w:p>
    <w:p w14:paraId="553A104F" w14:textId="77777777" w:rsidR="00B118F5" w:rsidRPr="00F14389" w:rsidRDefault="00B118F5" w:rsidP="00DB45D5">
      <w:pPr>
        <w:spacing w:line="480" w:lineRule="auto"/>
        <w:rPr>
          <w:rFonts w:ascii="Arial" w:hAnsi="Arial" w:cs="Arial"/>
          <w:lang w:val="en-US"/>
        </w:rPr>
      </w:pPr>
    </w:p>
    <w:p w14:paraId="45595E5C" w14:textId="77777777" w:rsidR="004C2497" w:rsidRPr="00F14389" w:rsidRDefault="004C2497" w:rsidP="00DB45D5">
      <w:pPr>
        <w:spacing w:line="480" w:lineRule="auto"/>
        <w:rPr>
          <w:rFonts w:ascii="Arial" w:hAnsi="Arial" w:cs="Arial"/>
          <w:b/>
          <w:bCs/>
          <w:lang w:val="en-US"/>
        </w:rPr>
      </w:pPr>
      <w:r w:rsidRPr="00F14389">
        <w:rPr>
          <w:rFonts w:ascii="Arial" w:hAnsi="Arial" w:cs="Arial"/>
          <w:b/>
          <w:bCs/>
          <w:lang w:val="en-US"/>
        </w:rPr>
        <w:br w:type="page"/>
      </w:r>
    </w:p>
    <w:p w14:paraId="7258CAD3" w14:textId="77777777" w:rsidR="004C2497" w:rsidRPr="00F14389" w:rsidRDefault="004C2497" w:rsidP="00DB45D5">
      <w:pPr>
        <w:tabs>
          <w:tab w:val="num" w:pos="1152"/>
        </w:tabs>
        <w:suppressAutoHyphens/>
        <w:spacing w:after="120" w:line="480" w:lineRule="auto"/>
        <w:outlineLvl w:val="5"/>
        <w:rPr>
          <w:rFonts w:ascii="Arial" w:eastAsia="Times New Roman" w:hAnsi="Arial" w:cs="Arial"/>
          <w:b/>
          <w:bCs/>
          <w:lang w:val="en-US" w:eastAsia="ar-SA"/>
        </w:rPr>
      </w:pPr>
      <w:bookmarkStart w:id="70" w:name="_Toc472330565"/>
      <w:r w:rsidRPr="00F14389">
        <w:rPr>
          <w:rFonts w:ascii="Arial" w:eastAsia="Times New Roman" w:hAnsi="Arial" w:cs="Arial"/>
          <w:b/>
          <w:bCs/>
          <w:lang w:val="en-US" w:eastAsia="ar-SA"/>
        </w:rPr>
        <w:lastRenderedPageBreak/>
        <w:t xml:space="preserve">Funding </w:t>
      </w:r>
    </w:p>
    <w:p w14:paraId="267848BC" w14:textId="23A2AB95" w:rsidR="004C2497" w:rsidRPr="00F14389" w:rsidRDefault="7F95357F" w:rsidP="00DB45D5">
      <w:pPr>
        <w:spacing w:line="480" w:lineRule="auto"/>
        <w:rPr>
          <w:rFonts w:ascii="Arial" w:eastAsia="Times New Roman" w:hAnsi="Arial" w:cs="Arial"/>
          <w:b/>
          <w:bCs/>
          <w:lang w:val="en-US" w:eastAsia="de-DE"/>
        </w:rPr>
      </w:pPr>
      <w:r w:rsidRPr="00F14389">
        <w:rPr>
          <w:rFonts w:ascii="Arial" w:hAnsi="Arial" w:cs="Arial"/>
          <w:lang w:val="en-US" w:eastAsia="ar-SA"/>
        </w:rPr>
        <w:t>This work was supported by</w:t>
      </w:r>
      <w:r w:rsidR="47DD3E1A" w:rsidRPr="00F14389">
        <w:rPr>
          <w:rFonts w:ascii="Arial" w:eastAsia="Arial" w:hAnsi="Arial" w:cs="Arial"/>
          <w:lang w:val="en-US"/>
        </w:rPr>
        <w:t xml:space="preserve"> the Rubicon award granted to ZS by the Netherlands Organization for Scientific Research (NWO, Rubicon </w:t>
      </w:r>
      <w:r w:rsidR="47DD3E1A" w:rsidRPr="00F14389">
        <w:rPr>
          <w:rFonts w:ascii="Arial" w:eastAsia="Arial" w:hAnsi="Arial" w:cs="Arial"/>
          <w:color w:val="222222"/>
          <w:lang w:val="en-US"/>
        </w:rPr>
        <w:t>2014/05563/ALW</w:t>
      </w:r>
      <w:r w:rsidR="47DD3E1A" w:rsidRPr="00F14389">
        <w:rPr>
          <w:rFonts w:ascii="Arial" w:eastAsia="Arial" w:hAnsi="Arial" w:cs="Arial"/>
          <w:lang w:val="en-US"/>
        </w:rPr>
        <w:t>), by</w:t>
      </w:r>
      <w:r w:rsidR="47DD3E1A" w:rsidRPr="00F14389">
        <w:rPr>
          <w:rFonts w:ascii="Arial" w:hAnsi="Arial" w:cs="Arial"/>
          <w:lang w:val="en-US" w:eastAsia="ar-SA"/>
        </w:rPr>
        <w:t xml:space="preserve"> </w:t>
      </w:r>
      <w:r w:rsidRPr="00F14389">
        <w:rPr>
          <w:rFonts w:ascii="Arial" w:hAnsi="Arial" w:cs="Arial"/>
          <w:lang w:val="en-US" w:eastAsia="ar-SA"/>
        </w:rPr>
        <w:t xml:space="preserve">the Einstein Center for Neurosciences (LW), </w:t>
      </w:r>
      <w:r w:rsidR="6F69587D" w:rsidRPr="00F14389">
        <w:rPr>
          <w:rFonts w:ascii="Arial" w:hAnsi="Arial" w:cs="Arial"/>
          <w:lang w:val="en-US" w:eastAsia="ar-SA"/>
        </w:rPr>
        <w:t xml:space="preserve">and by </w:t>
      </w:r>
      <w:r w:rsidRPr="00F14389">
        <w:rPr>
          <w:rFonts w:ascii="Arial" w:hAnsi="Arial" w:cs="Arial"/>
          <w:lang w:val="en-US" w:eastAsia="ar-SA"/>
        </w:rPr>
        <w:t>the Heisenberg program from the German Research Foundation (grant number SCHL 1969/5-1)</w:t>
      </w:r>
      <w:r w:rsidR="722A64BF" w:rsidRPr="00F14389">
        <w:rPr>
          <w:rFonts w:ascii="Arial" w:hAnsi="Arial" w:cs="Arial"/>
          <w:lang w:val="en-US" w:eastAsia="ar-SA"/>
        </w:rPr>
        <w:t>, as well as the Max Planck Society and grants from the German Research Foundation awarded to FS (DFG SCHL 1969/2-2 as part of FOR1617 and SCHL1969/</w:t>
      </w:r>
      <w:r w:rsidR="5723AD43" w:rsidRPr="00F14389">
        <w:rPr>
          <w:rFonts w:ascii="Arial" w:hAnsi="Arial" w:cs="Arial"/>
          <w:lang w:val="en-US" w:eastAsia="ar-SA"/>
        </w:rPr>
        <w:t>1</w:t>
      </w:r>
      <w:r w:rsidR="722A64BF" w:rsidRPr="00F14389">
        <w:rPr>
          <w:rFonts w:ascii="Arial" w:hAnsi="Arial" w:cs="Arial"/>
          <w:lang w:val="en-US" w:eastAsia="ar-SA"/>
        </w:rPr>
        <w:t>-</w:t>
      </w:r>
      <w:r w:rsidR="20546AB2" w:rsidRPr="00F14389">
        <w:rPr>
          <w:rFonts w:ascii="Arial" w:hAnsi="Arial" w:cs="Arial"/>
          <w:lang w:val="en-US" w:eastAsia="ar-SA"/>
        </w:rPr>
        <w:t xml:space="preserve">2 and </w:t>
      </w:r>
      <w:r w:rsidR="662E5E5B" w:rsidRPr="00F14389">
        <w:rPr>
          <w:rFonts w:ascii="Arial" w:hAnsi="Arial" w:cs="Arial"/>
          <w:lang w:val="en-US" w:eastAsia="ar-SA"/>
        </w:rPr>
        <w:t xml:space="preserve">402170461 as part of </w:t>
      </w:r>
      <w:r w:rsidR="7E0A51A3" w:rsidRPr="00F14389">
        <w:rPr>
          <w:rFonts w:ascii="Arial" w:hAnsi="Arial" w:cs="Arial"/>
          <w:lang w:val="en-US" w:eastAsia="ar-SA"/>
        </w:rPr>
        <w:t>TRR265).</w:t>
      </w:r>
    </w:p>
    <w:p w14:paraId="2076D3EF" w14:textId="4FE064B5" w:rsidR="004C2497" w:rsidRPr="00F14389" w:rsidRDefault="7F95357F" w:rsidP="00DB45D5">
      <w:pPr>
        <w:spacing w:line="480" w:lineRule="auto"/>
        <w:rPr>
          <w:rFonts w:ascii="Arial" w:eastAsia="Times New Roman" w:hAnsi="Arial" w:cs="Arial"/>
          <w:b/>
          <w:bCs/>
          <w:lang w:val="en-US" w:eastAsia="de-DE"/>
        </w:rPr>
      </w:pPr>
      <w:r w:rsidRPr="00F14389">
        <w:rPr>
          <w:rFonts w:ascii="Arial" w:eastAsia="Times New Roman" w:hAnsi="Arial" w:cs="Arial"/>
          <w:b/>
          <w:bCs/>
          <w:lang w:val="en-US" w:eastAsia="de-DE"/>
        </w:rPr>
        <w:t>Acknowledgements</w:t>
      </w:r>
    </w:p>
    <w:p w14:paraId="29547A01" w14:textId="4C98DADD" w:rsidR="004C2497" w:rsidRPr="00F14389" w:rsidRDefault="7F95357F" w:rsidP="00DB45D5">
      <w:pPr>
        <w:spacing w:after="120" w:line="480" w:lineRule="auto"/>
        <w:rPr>
          <w:rFonts w:ascii="Arial" w:eastAsia="Times New Roman" w:hAnsi="Arial" w:cs="Arial"/>
          <w:b/>
          <w:bCs/>
          <w:lang w:val="en-US" w:eastAsia="de-DE"/>
        </w:rPr>
      </w:pPr>
      <w:r w:rsidRPr="00F14389">
        <w:rPr>
          <w:rFonts w:ascii="Arial" w:hAnsi="Arial" w:cs="Arial"/>
          <w:lang w:val="en-US" w:eastAsia="ar-SA"/>
        </w:rPr>
        <w:t>We thank all the authors contacted who provided additional information.</w:t>
      </w:r>
      <w:r w:rsidR="722A64BF" w:rsidRPr="00F14389">
        <w:rPr>
          <w:rFonts w:ascii="Arial" w:hAnsi="Arial" w:cs="Arial"/>
          <w:lang w:val="en-US"/>
        </w:rPr>
        <w:t xml:space="preserve"> </w:t>
      </w:r>
      <w:r w:rsidR="722A64BF" w:rsidRPr="00F14389">
        <w:rPr>
          <w:rFonts w:ascii="Arial" w:hAnsi="Arial" w:cs="Arial"/>
          <w:lang w:val="en-US" w:eastAsia="ar-SA"/>
        </w:rPr>
        <w:t xml:space="preserve">The authors would like to thank all volunteers who participated in this study. The authors would also like to thank C. Edwards, K. </w:t>
      </w:r>
      <w:proofErr w:type="spellStart"/>
      <w:r w:rsidR="722A64BF" w:rsidRPr="00F14389">
        <w:rPr>
          <w:rFonts w:ascii="Arial" w:hAnsi="Arial" w:cs="Arial"/>
          <w:lang w:val="en-US" w:eastAsia="ar-SA"/>
        </w:rPr>
        <w:t>Hudl</w:t>
      </w:r>
      <w:proofErr w:type="spellEnd"/>
      <w:r w:rsidR="722A64BF" w:rsidRPr="00F14389">
        <w:rPr>
          <w:rFonts w:ascii="Arial" w:hAnsi="Arial" w:cs="Arial"/>
          <w:lang w:val="en-US" w:eastAsia="ar-SA"/>
        </w:rPr>
        <w:t xml:space="preserve">, L. </w:t>
      </w:r>
      <w:proofErr w:type="spellStart"/>
      <w:r w:rsidR="722A64BF" w:rsidRPr="00F14389">
        <w:rPr>
          <w:rFonts w:ascii="Arial" w:hAnsi="Arial" w:cs="Arial"/>
          <w:lang w:val="en-US" w:eastAsia="ar-SA"/>
        </w:rPr>
        <w:t>Golz</w:t>
      </w:r>
      <w:proofErr w:type="spellEnd"/>
      <w:r w:rsidR="722A64BF" w:rsidRPr="00F14389">
        <w:rPr>
          <w:rFonts w:ascii="Arial" w:hAnsi="Arial" w:cs="Arial"/>
          <w:lang w:val="en-US" w:eastAsia="ar-SA"/>
        </w:rPr>
        <w:t xml:space="preserve">, M. </w:t>
      </w:r>
      <w:proofErr w:type="spellStart"/>
      <w:r w:rsidR="722A64BF" w:rsidRPr="00F14389">
        <w:rPr>
          <w:rFonts w:ascii="Arial" w:hAnsi="Arial" w:cs="Arial"/>
          <w:lang w:val="en-US" w:eastAsia="ar-SA"/>
        </w:rPr>
        <w:t>Jochemko</w:t>
      </w:r>
      <w:proofErr w:type="spellEnd"/>
      <w:r w:rsidR="722A64BF" w:rsidRPr="00F14389">
        <w:rPr>
          <w:rFonts w:ascii="Arial" w:hAnsi="Arial" w:cs="Arial"/>
          <w:lang w:val="en-US" w:eastAsia="ar-SA"/>
        </w:rPr>
        <w:t xml:space="preserve">, A. </w:t>
      </w:r>
      <w:proofErr w:type="spellStart"/>
      <w:r w:rsidR="722A64BF" w:rsidRPr="00F14389">
        <w:rPr>
          <w:rFonts w:ascii="Arial" w:hAnsi="Arial" w:cs="Arial"/>
          <w:lang w:val="en-US" w:eastAsia="ar-SA"/>
        </w:rPr>
        <w:t>Kummer</w:t>
      </w:r>
      <w:proofErr w:type="spellEnd"/>
      <w:r w:rsidR="722A64BF" w:rsidRPr="00F14389">
        <w:rPr>
          <w:rFonts w:ascii="Arial" w:hAnsi="Arial" w:cs="Arial"/>
          <w:lang w:val="en-US" w:eastAsia="ar-SA"/>
        </w:rPr>
        <w:t xml:space="preserve">, N. </w:t>
      </w:r>
      <w:proofErr w:type="spellStart"/>
      <w:r w:rsidR="722A64BF" w:rsidRPr="00F14389">
        <w:rPr>
          <w:rFonts w:ascii="Arial" w:hAnsi="Arial" w:cs="Arial"/>
          <w:lang w:val="en-US" w:eastAsia="ar-SA"/>
        </w:rPr>
        <w:t>Pampus</w:t>
      </w:r>
      <w:proofErr w:type="spellEnd"/>
      <w:r w:rsidR="722A64BF" w:rsidRPr="00F14389">
        <w:rPr>
          <w:rFonts w:ascii="Arial" w:hAnsi="Arial" w:cs="Arial"/>
          <w:lang w:val="en-US" w:eastAsia="ar-SA"/>
        </w:rPr>
        <w:t xml:space="preserve">, J. </w:t>
      </w:r>
      <w:proofErr w:type="spellStart"/>
      <w:r w:rsidR="722A64BF" w:rsidRPr="00F14389">
        <w:rPr>
          <w:rFonts w:ascii="Arial" w:hAnsi="Arial" w:cs="Arial"/>
          <w:lang w:val="en-US" w:eastAsia="ar-SA"/>
        </w:rPr>
        <w:t>Lepsien</w:t>
      </w:r>
      <w:proofErr w:type="spellEnd"/>
      <w:r w:rsidR="722A64BF" w:rsidRPr="00F14389">
        <w:rPr>
          <w:rFonts w:ascii="Arial" w:hAnsi="Arial" w:cs="Arial"/>
          <w:lang w:val="en-US" w:eastAsia="ar-SA"/>
        </w:rPr>
        <w:t xml:space="preserve">, A. </w:t>
      </w:r>
      <w:proofErr w:type="spellStart"/>
      <w:r w:rsidR="722A64BF" w:rsidRPr="00F14389">
        <w:rPr>
          <w:rFonts w:ascii="Arial" w:hAnsi="Arial" w:cs="Arial"/>
          <w:lang w:val="en-US" w:eastAsia="ar-SA"/>
        </w:rPr>
        <w:t>Pampel</w:t>
      </w:r>
      <w:proofErr w:type="spellEnd"/>
      <w:r w:rsidR="722A64BF" w:rsidRPr="00F14389">
        <w:rPr>
          <w:rFonts w:ascii="Arial" w:hAnsi="Arial" w:cs="Arial"/>
          <w:lang w:val="en-US" w:eastAsia="ar-SA"/>
        </w:rPr>
        <w:t xml:space="preserve">, T. </w:t>
      </w:r>
      <w:proofErr w:type="spellStart"/>
      <w:r w:rsidR="722A64BF" w:rsidRPr="00F14389">
        <w:rPr>
          <w:rFonts w:ascii="Arial" w:hAnsi="Arial" w:cs="Arial"/>
          <w:lang w:val="en-US" w:eastAsia="ar-SA"/>
        </w:rPr>
        <w:t>Schlumm</w:t>
      </w:r>
      <w:proofErr w:type="spellEnd"/>
      <w:r w:rsidR="722A64BF" w:rsidRPr="00F14389">
        <w:rPr>
          <w:rFonts w:ascii="Arial" w:hAnsi="Arial" w:cs="Arial"/>
          <w:lang w:val="en-US" w:eastAsia="ar-SA"/>
        </w:rPr>
        <w:t xml:space="preserve">, S. Thiers, C. </w:t>
      </w:r>
      <w:proofErr w:type="spellStart"/>
      <w:r w:rsidR="722A64BF" w:rsidRPr="00F14389">
        <w:rPr>
          <w:rFonts w:ascii="Arial" w:hAnsi="Arial" w:cs="Arial"/>
          <w:lang w:val="en-US" w:eastAsia="ar-SA"/>
        </w:rPr>
        <w:t>Backhauß</w:t>
      </w:r>
      <w:proofErr w:type="spellEnd"/>
      <w:r w:rsidR="722A64BF" w:rsidRPr="00F14389">
        <w:rPr>
          <w:rFonts w:ascii="Arial" w:hAnsi="Arial" w:cs="Arial"/>
          <w:lang w:val="en-US" w:eastAsia="ar-SA"/>
        </w:rPr>
        <w:t>, M. Falk, and L. Fisher for their valuable assistance in recruitment and data acquisition throughout the study.</w:t>
      </w:r>
    </w:p>
    <w:p w14:paraId="384769E4" w14:textId="4E49A165" w:rsidR="004C2497" w:rsidRPr="00F14389" w:rsidRDefault="7F95357F" w:rsidP="00DB45D5">
      <w:pPr>
        <w:spacing w:after="120" w:line="480" w:lineRule="auto"/>
        <w:rPr>
          <w:rFonts w:ascii="Arial" w:eastAsia="Times New Roman" w:hAnsi="Arial" w:cs="Arial"/>
          <w:b/>
          <w:bCs/>
          <w:lang w:val="en-US" w:eastAsia="de-DE"/>
        </w:rPr>
      </w:pPr>
      <w:r w:rsidRPr="00F14389">
        <w:rPr>
          <w:rFonts w:ascii="Arial" w:eastAsia="Times New Roman" w:hAnsi="Arial" w:cs="Arial"/>
          <w:b/>
          <w:bCs/>
          <w:lang w:val="en-US" w:eastAsia="ar-SA"/>
        </w:rPr>
        <w:t>Disclosure Statement</w:t>
      </w:r>
      <w:bookmarkEnd w:id="70"/>
    </w:p>
    <w:p w14:paraId="278E852F" w14:textId="1128618F" w:rsidR="004C2497" w:rsidRPr="00F14389" w:rsidRDefault="7F95357F" w:rsidP="00DB45D5">
      <w:pPr>
        <w:suppressAutoHyphens/>
        <w:spacing w:after="120" w:line="480" w:lineRule="auto"/>
        <w:rPr>
          <w:rFonts w:ascii="Arial" w:eastAsia="Times New Roman" w:hAnsi="Arial" w:cs="Arial"/>
          <w:b/>
          <w:bCs/>
          <w:lang w:val="en-US" w:eastAsia="ar-SA"/>
        </w:rPr>
      </w:pPr>
      <w:bookmarkStart w:id="71" w:name="_Toc472330566"/>
      <w:r w:rsidRPr="00F14389">
        <w:rPr>
          <w:rFonts w:ascii="Arial" w:eastAsia="Times New Roman" w:hAnsi="Arial" w:cs="Arial"/>
          <w:lang w:val="en-US" w:eastAsia="ar-SA"/>
        </w:rPr>
        <w:t xml:space="preserve">The </w:t>
      </w:r>
      <w:r w:rsidR="3672A431" w:rsidRPr="00F14389">
        <w:rPr>
          <w:rFonts w:ascii="Arial" w:eastAsia="Times New Roman" w:hAnsi="Arial" w:cs="Arial"/>
          <w:lang w:val="en-US" w:eastAsia="ar-SA"/>
        </w:rPr>
        <w:t>a</w:t>
      </w:r>
      <w:r w:rsidRPr="00F14389">
        <w:rPr>
          <w:rFonts w:ascii="Arial" w:eastAsia="Times New Roman" w:hAnsi="Arial" w:cs="Arial"/>
          <w:lang w:val="en-US" w:eastAsia="ar-SA"/>
        </w:rPr>
        <w:t>uthors have declared that there are no conflicts of interest in relation to the subject of this study.</w:t>
      </w:r>
    </w:p>
    <w:p w14:paraId="3172A472" w14:textId="71BACB3D" w:rsidR="004C2497" w:rsidRPr="00F14389" w:rsidRDefault="7F95357F" w:rsidP="00DB45D5">
      <w:pPr>
        <w:suppressAutoHyphens/>
        <w:spacing w:after="120" w:line="480" w:lineRule="auto"/>
        <w:rPr>
          <w:rFonts w:ascii="Arial" w:eastAsia="Times New Roman" w:hAnsi="Arial" w:cs="Arial"/>
          <w:b/>
          <w:bCs/>
          <w:lang w:val="en-US" w:eastAsia="ar-SA"/>
        </w:rPr>
      </w:pPr>
      <w:r w:rsidRPr="00F14389">
        <w:rPr>
          <w:rFonts w:ascii="Arial" w:eastAsia="Times New Roman" w:hAnsi="Arial" w:cs="Arial"/>
          <w:b/>
          <w:bCs/>
          <w:lang w:val="en-US" w:eastAsia="ar-SA"/>
        </w:rPr>
        <w:t>Data availability</w:t>
      </w:r>
    </w:p>
    <w:p w14:paraId="161B7FBC" w14:textId="0A14BD00" w:rsidR="004C2497" w:rsidRPr="00F14389" w:rsidRDefault="004C2497" w:rsidP="00DB45D5">
      <w:pPr>
        <w:suppressAutoHyphens/>
        <w:spacing w:after="120" w:line="480" w:lineRule="auto"/>
        <w:rPr>
          <w:rFonts w:ascii="Arial" w:hAnsi="Arial" w:cs="Arial"/>
          <w:lang w:val="en-US" w:eastAsia="ar-SA"/>
        </w:rPr>
      </w:pPr>
      <w:r w:rsidRPr="00F14389">
        <w:rPr>
          <w:rFonts w:ascii="Arial" w:hAnsi="Arial" w:cs="Arial"/>
          <w:lang w:val="en-US" w:eastAsia="ar-SA"/>
        </w:rPr>
        <w:t>Data and analysis scripts are available via https://github.com/agschlagenhauf/SALAD</w:t>
      </w:r>
    </w:p>
    <w:p w14:paraId="38000C5D" w14:textId="77777777" w:rsidR="004C2497" w:rsidRPr="00F14389" w:rsidRDefault="004C2497" w:rsidP="00DB45D5">
      <w:pPr>
        <w:tabs>
          <w:tab w:val="num" w:pos="1152"/>
        </w:tabs>
        <w:suppressAutoHyphens/>
        <w:spacing w:after="120" w:line="480" w:lineRule="auto"/>
        <w:outlineLvl w:val="5"/>
        <w:rPr>
          <w:rFonts w:ascii="Arial" w:eastAsia="Times New Roman" w:hAnsi="Arial" w:cs="Arial"/>
          <w:lang w:val="en-US" w:eastAsia="ar-SA"/>
        </w:rPr>
      </w:pPr>
      <w:bookmarkStart w:id="72" w:name="_Toc472330568"/>
      <w:bookmarkEnd w:id="71"/>
      <w:r w:rsidRPr="00F14389">
        <w:rPr>
          <w:rFonts w:ascii="Arial" w:eastAsia="Times New Roman" w:hAnsi="Arial" w:cs="Arial"/>
          <w:b/>
          <w:bCs/>
          <w:lang w:val="en-US" w:eastAsia="ar-SA"/>
        </w:rPr>
        <w:t>Author Contributions</w:t>
      </w:r>
      <w:bookmarkEnd w:id="72"/>
    </w:p>
    <w:p w14:paraId="583C000B" w14:textId="2C5CED11" w:rsidR="00E87FE0" w:rsidRPr="00F14389" w:rsidRDefault="48F2B24D" w:rsidP="00DB45D5">
      <w:pPr>
        <w:tabs>
          <w:tab w:val="num" w:pos="1152"/>
        </w:tabs>
        <w:suppressAutoHyphens/>
        <w:spacing w:after="120" w:line="480" w:lineRule="auto"/>
        <w:outlineLvl w:val="5"/>
        <w:rPr>
          <w:rFonts w:ascii="Arial" w:eastAsia="Times New Roman" w:hAnsi="Arial" w:cs="Arial"/>
          <w:lang w:val="en-US" w:eastAsia="ar-SA"/>
        </w:rPr>
      </w:pPr>
      <w:r w:rsidRPr="00F14389">
        <w:rPr>
          <w:rFonts w:ascii="Arial" w:eastAsia="Times New Roman" w:hAnsi="Arial" w:cs="Arial"/>
          <w:lang w:val="en-US" w:eastAsia="ar-SA"/>
        </w:rPr>
        <w:t>Z</w:t>
      </w:r>
      <w:r w:rsidR="6A4E9337" w:rsidRPr="00F14389">
        <w:rPr>
          <w:rFonts w:ascii="Arial" w:eastAsia="Times New Roman" w:hAnsi="Arial" w:cs="Arial"/>
          <w:lang w:val="en-US" w:eastAsia="ar-SA"/>
        </w:rPr>
        <w:t xml:space="preserve">S, </w:t>
      </w:r>
      <w:r w:rsidRPr="00F14389">
        <w:rPr>
          <w:rFonts w:ascii="Arial" w:eastAsia="Times New Roman" w:hAnsi="Arial" w:cs="Arial"/>
          <w:lang w:val="en-US" w:eastAsia="ar-SA"/>
        </w:rPr>
        <w:t>FS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Conceptualization</w:t>
      </w:r>
      <w:r w:rsidRPr="00F14389">
        <w:rPr>
          <w:rFonts w:ascii="Arial" w:eastAsia="Times New Roman" w:hAnsi="Arial" w:cs="Arial"/>
          <w:lang w:val="en-US" w:eastAsia="ar-SA"/>
        </w:rPr>
        <w:t xml:space="preserve">. </w:t>
      </w:r>
      <w:r w:rsidRPr="00F14389">
        <w:rPr>
          <w:rFonts w:ascii="Arial" w:hAnsi="Arial" w:cs="Arial"/>
          <w:lang w:val="en-US"/>
        </w:rPr>
        <w:br/>
      </w:r>
      <w:r w:rsidRPr="00F14389">
        <w:rPr>
          <w:rFonts w:ascii="Arial" w:eastAsia="Times New Roman" w:hAnsi="Arial" w:cs="Arial"/>
          <w:lang w:val="en-US" w:eastAsia="ar-SA"/>
        </w:rPr>
        <w:t>LL</w:t>
      </w:r>
      <w:r w:rsidR="6A4E9337" w:rsidRPr="00F14389">
        <w:rPr>
          <w:rFonts w:ascii="Arial" w:eastAsia="Times New Roman" w:hAnsi="Arial" w:cs="Arial"/>
          <w:lang w:val="en-US" w:eastAsia="ar-SA"/>
        </w:rPr>
        <w:t xml:space="preserve">, </w:t>
      </w:r>
      <w:r w:rsidRPr="00F14389">
        <w:rPr>
          <w:rFonts w:ascii="Arial" w:eastAsia="Times New Roman" w:hAnsi="Arial" w:cs="Arial"/>
          <w:lang w:val="en-US" w:eastAsia="ar-SA"/>
        </w:rPr>
        <w:t>ZS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 xml:space="preserve">Data </w:t>
      </w:r>
      <w:r w:rsidR="2DD96AFF" w:rsidRPr="00F14389">
        <w:rPr>
          <w:rFonts w:ascii="Arial" w:eastAsia="Times New Roman" w:hAnsi="Arial" w:cs="Arial"/>
          <w:lang w:val="en-US" w:eastAsia="ar-SA"/>
        </w:rPr>
        <w:t>c</w:t>
      </w:r>
      <w:r w:rsidR="4C117979" w:rsidRPr="00F14389">
        <w:rPr>
          <w:rFonts w:ascii="Arial" w:eastAsia="Times New Roman" w:hAnsi="Arial" w:cs="Arial"/>
          <w:lang w:val="en-US" w:eastAsia="ar-SA"/>
        </w:rPr>
        <w:t>uration</w:t>
      </w:r>
      <w:r w:rsidRPr="00F14389">
        <w:rPr>
          <w:rFonts w:ascii="Arial" w:eastAsia="Times New Roman" w:hAnsi="Arial" w:cs="Arial"/>
          <w:lang w:val="en-US" w:eastAsia="ar-SA"/>
        </w:rPr>
        <w:t>.</w:t>
      </w:r>
      <w:r w:rsidRPr="00F14389">
        <w:rPr>
          <w:rFonts w:ascii="Arial" w:hAnsi="Arial" w:cs="Arial"/>
          <w:lang w:val="en-US"/>
        </w:rPr>
        <w:br/>
      </w:r>
      <w:r w:rsidR="7CD7A217" w:rsidRPr="00F14389">
        <w:rPr>
          <w:rFonts w:ascii="Arial" w:eastAsia="Times New Roman" w:hAnsi="Arial" w:cs="Arial"/>
          <w:lang w:val="en-US" w:eastAsia="ar-SA"/>
        </w:rPr>
        <w:t xml:space="preserve">LW, </w:t>
      </w:r>
      <w:r w:rsidRPr="00F14389">
        <w:rPr>
          <w:rFonts w:ascii="Arial" w:eastAsia="Times New Roman" w:hAnsi="Arial" w:cs="Arial"/>
          <w:lang w:val="en-US" w:eastAsia="ar-SA"/>
        </w:rPr>
        <w:t>CE, TK, F</w:t>
      </w:r>
      <w:r w:rsidR="4C117979" w:rsidRPr="00F14389">
        <w:rPr>
          <w:rFonts w:ascii="Arial" w:eastAsia="Times New Roman" w:hAnsi="Arial" w:cs="Arial"/>
          <w:lang w:val="en-US" w:eastAsia="ar-SA"/>
        </w:rPr>
        <w:t>S</w:t>
      </w:r>
      <w:r w:rsidR="6A4E9337" w:rsidRPr="00F14389">
        <w:rPr>
          <w:rFonts w:ascii="Arial" w:eastAsia="Times New Roman" w:hAnsi="Arial" w:cs="Arial"/>
          <w:lang w:val="en-US" w:eastAsia="ar-SA"/>
        </w:rPr>
        <w:t>;</w:t>
      </w:r>
      <w:r w:rsidR="4C117979" w:rsidRPr="00F14389">
        <w:rPr>
          <w:rFonts w:ascii="Arial" w:eastAsia="Times New Roman" w:hAnsi="Arial" w:cs="Arial"/>
          <w:lang w:val="en-US" w:eastAsia="ar-SA"/>
        </w:rPr>
        <w:t xml:space="preserve"> Formal analysis.</w:t>
      </w:r>
      <w:r w:rsidR="7CD7A217" w:rsidRPr="00F14389">
        <w:rPr>
          <w:rFonts w:ascii="Arial" w:eastAsia="Times New Roman" w:hAnsi="Arial" w:cs="Arial"/>
          <w:lang w:val="en-US" w:eastAsia="ar-SA"/>
        </w:rPr>
        <w:t xml:space="preserve"> </w:t>
      </w:r>
      <w:r w:rsidRPr="00F14389">
        <w:rPr>
          <w:rFonts w:ascii="Arial" w:hAnsi="Arial" w:cs="Arial"/>
          <w:lang w:val="en-US"/>
        </w:rPr>
        <w:br/>
      </w:r>
      <w:r w:rsidR="26D6C537" w:rsidRPr="00F14389">
        <w:rPr>
          <w:rFonts w:ascii="Arial" w:eastAsia="Times New Roman" w:hAnsi="Arial" w:cs="Arial"/>
          <w:lang w:val="en-US" w:eastAsia="ar-SA"/>
        </w:rPr>
        <w:t>LW;</w:t>
      </w:r>
      <w:r w:rsidR="3FCEF8C1" w:rsidRPr="00F14389">
        <w:rPr>
          <w:rFonts w:ascii="Arial" w:eastAsia="Times New Roman" w:hAnsi="Arial" w:cs="Arial"/>
          <w:lang w:val="en-US" w:eastAsia="ar-SA"/>
        </w:rPr>
        <w:t xml:space="preserve"> </w:t>
      </w:r>
      <w:r w:rsidR="6A4E9337" w:rsidRPr="00F14389">
        <w:rPr>
          <w:rFonts w:ascii="Arial" w:eastAsia="Times New Roman" w:hAnsi="Arial" w:cs="Arial"/>
          <w:lang w:val="en-US" w:eastAsia="ar-SA"/>
        </w:rPr>
        <w:t>Writing - original draft</w:t>
      </w:r>
      <w:r w:rsidR="677937AE" w:rsidRPr="00F14389">
        <w:rPr>
          <w:rFonts w:ascii="Arial" w:eastAsia="Times New Roman" w:hAnsi="Arial" w:cs="Arial"/>
          <w:lang w:val="en-US" w:eastAsia="ar-SA"/>
        </w:rPr>
        <w:t>.</w:t>
      </w:r>
      <w:r w:rsidRPr="00F14389">
        <w:rPr>
          <w:rFonts w:ascii="Arial" w:hAnsi="Arial" w:cs="Arial"/>
          <w:lang w:val="en-US"/>
        </w:rPr>
        <w:br/>
      </w:r>
      <w:r w:rsidR="26D6C537" w:rsidRPr="00F14389">
        <w:rPr>
          <w:rFonts w:ascii="Arial" w:eastAsia="Times New Roman" w:hAnsi="Arial" w:cs="Arial"/>
          <w:lang w:val="en-US" w:eastAsia="ar-SA"/>
        </w:rPr>
        <w:t xml:space="preserve">CE, TK, ZS, FS, LL, MP, AH; </w:t>
      </w:r>
      <w:r w:rsidR="6A4E9337" w:rsidRPr="00F14389">
        <w:rPr>
          <w:rFonts w:ascii="Arial" w:eastAsia="Times New Roman" w:hAnsi="Arial" w:cs="Arial"/>
          <w:lang w:val="en-US" w:eastAsia="ar-SA"/>
        </w:rPr>
        <w:t>Writing - review &amp; editing</w:t>
      </w:r>
      <w:r w:rsidR="677937AE" w:rsidRPr="00F14389">
        <w:rPr>
          <w:rFonts w:ascii="Arial" w:eastAsia="Times New Roman" w:hAnsi="Arial" w:cs="Arial"/>
          <w:lang w:val="en-US" w:eastAsia="ar-SA"/>
        </w:rPr>
        <w:t>.</w:t>
      </w:r>
    </w:p>
    <w:p w14:paraId="2B57B45F" w14:textId="77777777" w:rsidR="001E1DDC" w:rsidRPr="00F14389" w:rsidRDefault="001E1DDC" w:rsidP="00DB45D5">
      <w:pPr>
        <w:spacing w:line="480" w:lineRule="auto"/>
        <w:rPr>
          <w:rFonts w:ascii="Arial" w:hAnsi="Arial" w:cs="Arial"/>
          <w:b/>
          <w:bCs/>
          <w:u w:val="single"/>
          <w:lang w:val="en-US"/>
        </w:rPr>
      </w:pPr>
      <w:r w:rsidRPr="00F14389">
        <w:rPr>
          <w:rFonts w:ascii="Arial" w:hAnsi="Arial" w:cs="Arial"/>
          <w:b/>
          <w:bCs/>
          <w:u w:val="single"/>
          <w:lang w:val="en-US"/>
        </w:rPr>
        <w:br w:type="page"/>
      </w:r>
    </w:p>
    <w:p w14:paraId="71BD011C" w14:textId="3B64F6AA" w:rsidR="00F0778F" w:rsidRPr="00F14389" w:rsidRDefault="00F0778F" w:rsidP="00DB45D5">
      <w:pPr>
        <w:widowControl w:val="0"/>
        <w:autoSpaceDE w:val="0"/>
        <w:autoSpaceDN w:val="0"/>
        <w:adjustRightInd w:val="0"/>
        <w:spacing w:line="480" w:lineRule="auto"/>
        <w:ind w:left="480" w:hanging="480"/>
        <w:rPr>
          <w:rFonts w:ascii="Arial" w:hAnsi="Arial" w:cs="Arial"/>
          <w:b/>
          <w:bCs/>
          <w:u w:val="single"/>
          <w:lang w:val="en-US"/>
        </w:rPr>
      </w:pPr>
      <w:r w:rsidRPr="00F14389">
        <w:rPr>
          <w:rFonts w:ascii="Arial" w:hAnsi="Arial" w:cs="Arial"/>
          <w:b/>
          <w:bCs/>
          <w:u w:val="single"/>
          <w:lang w:val="en-US"/>
        </w:rPr>
        <w:lastRenderedPageBreak/>
        <w:t>References</w:t>
      </w:r>
    </w:p>
    <w:p w14:paraId="66B5FE31" w14:textId="6AE53D51"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Baik, J.H., 2020. Stress and the dopaminergic reward system. </w:t>
      </w:r>
      <w:r w:rsidRPr="00F14389">
        <w:rPr>
          <w:rFonts w:ascii="Arial" w:hAnsi="Arial" w:cs="Arial"/>
          <w:noProof/>
        </w:rPr>
        <w:t>Exp. Mol. Med. 52, 1879–1890. https://doi.org/10.1038/s12276-020-00532-4</w:t>
      </w:r>
    </w:p>
    <w:p w14:paraId="6EE59B27"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Bates, D., Mächler, M., Bolker, B.M., Walker, S.C., 2015. </w:t>
      </w:r>
      <w:r w:rsidRPr="009D747A">
        <w:rPr>
          <w:rFonts w:ascii="Arial" w:hAnsi="Arial" w:cs="Arial"/>
          <w:noProof/>
          <w:lang w:val="en-US"/>
        </w:rPr>
        <w:t xml:space="preserve">Fitting linear mixed-effects models using lme4. </w:t>
      </w:r>
      <w:r w:rsidRPr="00F14389">
        <w:rPr>
          <w:rFonts w:ascii="Arial" w:hAnsi="Arial" w:cs="Arial"/>
          <w:noProof/>
        </w:rPr>
        <w:t>J. Stat. Softw. 67. https://doi.org/10.18637/jss.v067.i01</w:t>
      </w:r>
    </w:p>
    <w:p w14:paraId="797E22F2"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Bernardoni, F., Geisler, D., King, J.A., Ritschel, F., Murr, J., Reiter, A.M.F., Smolka, M.N., Kiebel, S., Ehrlich, S., 2017. </w:t>
      </w:r>
      <w:r w:rsidRPr="009D747A">
        <w:rPr>
          <w:rFonts w:ascii="Arial" w:hAnsi="Arial" w:cs="Arial"/>
          <w:noProof/>
          <w:lang w:val="en-US"/>
        </w:rPr>
        <w:t xml:space="preserve">Altered medial frontal feedback learning signals in anorexia nervosa. Biol. </w:t>
      </w:r>
      <w:r w:rsidRPr="00F14389">
        <w:rPr>
          <w:rFonts w:ascii="Arial" w:hAnsi="Arial" w:cs="Arial"/>
          <w:noProof/>
        </w:rPr>
        <w:t>Psychiatry. https://doi.org/10.1016/j.biopsych.2017.07.024</w:t>
      </w:r>
    </w:p>
    <w:p w14:paraId="770FA0D0"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Boehme, R., Deserno, L., Gleich, T., Katthagen, T., Pankow, A., Behr, J., Buchert, R., Roiser, J.P., Heinz, A., Schlagenhauf, F., 2015. </w:t>
      </w:r>
      <w:r w:rsidRPr="009D747A">
        <w:rPr>
          <w:rFonts w:ascii="Arial" w:hAnsi="Arial" w:cs="Arial"/>
          <w:noProof/>
          <w:lang w:val="en-US"/>
        </w:rPr>
        <w:t>Aberrant salience is related to reduced reinforcement learning signals and elevated dopamine synthesis capacity in healthy adults. J. Neurosci. 35, 10103–10111. https://doi.org/10.1523/JNEUROSCI.0805-15.2015</w:t>
      </w:r>
    </w:p>
    <w:p w14:paraId="2D9931FE"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Brainard, D.H., 1997. The Psychophysics Toolbox. Spat. Vis. 10, 433–436.</w:t>
      </w:r>
    </w:p>
    <w:p w14:paraId="691F9C70"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Bryce, C.A., Howland, J.G., 2015. Stress facilitates late reversal learning using a touchscreen-based visual discrimination procedure in male Long Evans rats. Behav. Brain Res. 278, 21–28. https://doi.org/10.1016/j.bbr.2014.09.027</w:t>
      </w:r>
    </w:p>
    <w:p w14:paraId="7CC1533E"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Cáceda, R., Nemeroff, C.B., Harvey, P.D., 2014. Toward an understanding of decision making in severe mental illness. J. Neuropsychiatry Clin. Neurosci. 26, 196–213. https://doi.org/10.1176/appi.neuropsych.12110268</w:t>
      </w:r>
    </w:p>
    <w:p w14:paraId="1FA37A92"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Carvalheiro, J., Conceição, V.A., Mesquita, A., Seara-Cardoso, A., 2021. Acute stress blunts prediction error signals in the dorsal striatum during reinforcement learning. </w:t>
      </w:r>
      <w:r w:rsidRPr="00F14389">
        <w:rPr>
          <w:rFonts w:ascii="Arial" w:hAnsi="Arial" w:cs="Arial"/>
          <w:noProof/>
        </w:rPr>
        <w:t>Neurobiol. Stress 15. https://doi.org/10.1016/j.ynstr.2021.100412</w:t>
      </w:r>
    </w:p>
    <w:p w14:paraId="5DA1EF0E"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Cavanagh, J.F., Frank, M.J., Allen, J.J.B., 2011. </w:t>
      </w:r>
      <w:r w:rsidRPr="009D747A">
        <w:rPr>
          <w:rFonts w:ascii="Arial" w:hAnsi="Arial" w:cs="Arial"/>
          <w:noProof/>
          <w:lang w:val="en-US"/>
        </w:rPr>
        <w:t xml:space="preserve">Social stress reactivity alters reward and punishment learning. Soc. Cogn. Affect. Neurosci. 6, 311–320. </w:t>
      </w:r>
      <w:r w:rsidRPr="009D747A">
        <w:rPr>
          <w:rFonts w:ascii="Arial" w:hAnsi="Arial" w:cs="Arial"/>
          <w:noProof/>
          <w:lang w:val="en-US"/>
        </w:rPr>
        <w:lastRenderedPageBreak/>
        <w:t>https://doi.org/10.1093/scan/nsq041</w:t>
      </w:r>
    </w:p>
    <w:p w14:paraId="285CD8E2"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Cohen, S., Gianaros, P.J., Manuck, S.B., 2016. A Stage Model of Stress and Disease. </w:t>
      </w:r>
      <w:r w:rsidRPr="00F14389">
        <w:rPr>
          <w:rFonts w:ascii="Arial" w:hAnsi="Arial" w:cs="Arial"/>
          <w:noProof/>
        </w:rPr>
        <w:t>Perspect. Psychol. Sci. 11, 456–463. https://doi.org/10.1177/1745691616646305</w:t>
      </w:r>
    </w:p>
    <w:p w14:paraId="0CF9260E"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Cremer, A., Kalbe, F., Gläscher, J., Schwabe, L., 2021. </w:t>
      </w:r>
      <w:r w:rsidRPr="009D747A">
        <w:rPr>
          <w:rFonts w:ascii="Arial" w:hAnsi="Arial" w:cs="Arial"/>
          <w:noProof/>
          <w:lang w:val="en-US"/>
        </w:rPr>
        <w:t>NeuroImage Stress reduces both model-based and model-free neural computations during flexible learning. Neuroimage 229, 117747. https://doi.org/10.1016/j.neuroimage.2021.117747</w:t>
      </w:r>
    </w:p>
    <w:p w14:paraId="4D35934B"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Doherty, J.P.O., Dayan, P., Friston, K., Critchley, H., Dolan, R.J., 2003. Temporal Difference Models and Reward-Related Learning in the Human Brain 28, 329–337.</w:t>
      </w:r>
    </w:p>
    <w:p w14:paraId="1B608488"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Dolan, R.J., Dayan, P., 2013. Review Goals and Habits in the Brain. </w:t>
      </w:r>
      <w:r w:rsidRPr="00F14389">
        <w:rPr>
          <w:rFonts w:ascii="Arial" w:hAnsi="Arial" w:cs="Arial"/>
          <w:noProof/>
        </w:rPr>
        <w:t>Neuron 80, 312–325. https://doi.org/10.1016/j.neuron.2013.09.007</w:t>
      </w:r>
    </w:p>
    <w:p w14:paraId="60C9188A"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Findling, C., Skvortsova, V., Dromnelle, R., Palminteri, S., Wyart, V., 2019. </w:t>
      </w:r>
      <w:r w:rsidRPr="009D747A">
        <w:rPr>
          <w:rFonts w:ascii="Arial" w:hAnsi="Arial" w:cs="Arial"/>
          <w:noProof/>
          <w:lang w:val="en-US"/>
        </w:rPr>
        <w:t>Computational noise in reward-guided learning drives behavioral variability in volatile environments. Nat. Neurosci. 22, 2066–2077. https://doi.org/10.1038/s41593-019-0518-9</w:t>
      </w:r>
    </w:p>
    <w:p w14:paraId="1DBF5CBF"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Fouragnan, E., Retzler, C., Philiastides, M.G., 2018. Separate neural representations of prediction error valence and surprise: Evidence from an fMRI meta-analysis. Hum. Brain Mapp. 39, 2887–2906. https://doi.org/10.1002/hbm.24047</w:t>
      </w:r>
    </w:p>
    <w:p w14:paraId="5155D378"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Goldfarb, E. V, Froböse, M.I., Cools, R., Phelps, E.A., 2015. Stress and Cognitive Flexibility : Cortisol Increases Are Associated with Enhanced Updating but Impaired Switching 14–24. https://doi.org/10.1162/jocn</w:t>
      </w:r>
    </w:p>
    <w:p w14:paraId="649E7264"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Hauser, T.U., Iannaccone, R., Ball, J., Mathys, C., Brandeis, D., Walitza, S., Brem, S., 2021. </w:t>
      </w:r>
      <w:r w:rsidRPr="009D747A">
        <w:rPr>
          <w:rFonts w:ascii="Arial" w:hAnsi="Arial" w:cs="Arial"/>
          <w:noProof/>
          <w:lang w:val="en-US"/>
        </w:rPr>
        <w:t>Role of the Medial Prefrontal Cortex in Impaired Decision Making in Juvenile Attention-Deficit/Hyperactivity Disorder 71, 1165–1173. https://doi.org/10.1001/jamapsychiatry.2014.1093</w:t>
      </w:r>
    </w:p>
    <w:p w14:paraId="2D975154"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Hurtubise, J.L., Howland, J.G., 2017. Effects of stress on behavioral flexibility in rodents. </w:t>
      </w:r>
      <w:r w:rsidRPr="00F14389">
        <w:rPr>
          <w:rFonts w:ascii="Arial" w:hAnsi="Arial" w:cs="Arial"/>
          <w:noProof/>
        </w:rPr>
        <w:t>Neuroscience 345, 176–192. https://doi.org/10.1016/j.neuroscience.2016.04.007</w:t>
      </w:r>
    </w:p>
    <w:p w14:paraId="2117C5AE"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lastRenderedPageBreak/>
        <w:t xml:space="preserve">Katthagen, T., Kaminski, J., Heinz, A., Buchert, R., Schlagenhauf, F., 2020. </w:t>
      </w:r>
      <w:r w:rsidRPr="009D747A">
        <w:rPr>
          <w:rFonts w:ascii="Arial" w:hAnsi="Arial" w:cs="Arial"/>
          <w:noProof/>
          <w:lang w:val="en-US"/>
        </w:rPr>
        <w:t xml:space="preserve">Striatal Dopamine and Reward Prediction Error Signaling in Unmedicated Schizophrenia Patients. </w:t>
      </w:r>
      <w:r w:rsidRPr="00F14389">
        <w:rPr>
          <w:rFonts w:ascii="Arial" w:hAnsi="Arial" w:cs="Arial"/>
          <w:noProof/>
        </w:rPr>
        <w:t>Schizophr. Bull. 46, 1535–1546. https://doi.org/10.1093/schbul/sbaa055</w:t>
      </w:r>
    </w:p>
    <w:p w14:paraId="28076699"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Kirschbaum, C., Pirke, K.-M., Hellhammer, D.H., 1993. </w:t>
      </w:r>
      <w:r w:rsidRPr="009D747A">
        <w:rPr>
          <w:rFonts w:ascii="Arial" w:hAnsi="Arial" w:cs="Arial"/>
          <w:noProof/>
          <w:lang w:val="en-US"/>
        </w:rPr>
        <w:t xml:space="preserve">The ‘Trier Social Stress Test’ – A Tool for Investigating Psychobiological Stress Responses in a Laboratory Setting. </w:t>
      </w:r>
      <w:r w:rsidRPr="00F14389">
        <w:rPr>
          <w:rFonts w:ascii="Arial" w:hAnsi="Arial" w:cs="Arial"/>
          <w:noProof/>
        </w:rPr>
        <w:t>Neuropsychobiology 28, 76–81. https://doi.org/10.1159/000119004</w:t>
      </w:r>
    </w:p>
    <w:p w14:paraId="3EF7D2E0"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Kudielka, B.M., Schommer, N.C., Hellhammer, D.H., Kirschbaum, C., 2004. </w:t>
      </w:r>
      <w:r w:rsidRPr="009D747A">
        <w:rPr>
          <w:rFonts w:ascii="Arial" w:hAnsi="Arial" w:cs="Arial"/>
          <w:noProof/>
          <w:lang w:val="en-US"/>
        </w:rPr>
        <w:t>Acute HPA axis responses, heart rate, and mood changes to psychosocial stress (TSST) in humans at different times of day. Psychoneuroendocrinology 29, 983–992. https://doi.org/https://doi.org/10.1016/j.psyneuen.2003.08.009</w:t>
      </w:r>
    </w:p>
    <w:p w14:paraId="4461A64E"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Lighthall, N.R., Gorlick, M.A., Schoeke, A., Frank, M.J., Mather, M., 2013. Stress Modulates Reinforcement Learning in Younger and Older Adults 28, 35–46. https://doi.org/10.1037/a0029823</w:t>
      </w:r>
    </w:p>
    <w:p w14:paraId="7135CA63"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Luettgau, L., Schlagenhauf, F., Sjoerds, Z., 2018. </w:t>
      </w:r>
      <w:r w:rsidRPr="009D747A">
        <w:rPr>
          <w:rFonts w:ascii="Arial" w:hAnsi="Arial" w:cs="Arial"/>
          <w:noProof/>
          <w:lang w:val="en-US"/>
        </w:rPr>
        <w:t>Psychoneuroendocrinology Acute and past subjective stress in fl uence working memory and related neural substrates. Psychoneuroendocrinology 96, 25–34. https://doi.org/10.1016/j.psyneuen.2018.05.036</w:t>
      </w:r>
    </w:p>
    <w:p w14:paraId="37A21FD1"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Lupien, S.J., Maheu, F., Tu, M., Fiocco, A., Schramek, T.E., 2007. The effects of stress and stress hormones on human cognition: Implications for the field of brain and cognition. Brain Cogn. 65, 209–237. https://doi.org/10.1016/j.bandc.2007.02.007</w:t>
      </w:r>
    </w:p>
    <w:p w14:paraId="61AB6579"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Mather, M., Lighthall, N.R., 2012. Risk and reward are processed differently in decisions made under stress. Curr. Dir. Psychol. Sci. 21, 36–41. https://doi.org/10.1177/0963721411429452</w:t>
      </w:r>
    </w:p>
    <w:p w14:paraId="0760B6EA"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McEwen, B.S., 2004. Protection and damage from acute and chronic stress: Allostasis and allostatic overload and relevance to the pathophysiology of psychiatric disorders. Ann. N. Y. Acad. Sci. 1032, 1–7. https://doi.org/10.1196/annals.1314.001</w:t>
      </w:r>
    </w:p>
    <w:p w14:paraId="2455EE53"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lastRenderedPageBreak/>
        <w:t>Otto, A.R., Raio, C.M., Chiang, A., Phelps, E.A., Daw, N.D., 2013. Working-memory capacity protects model-based learning from stress. Proc. Natl. Acad. Sci. U. S. A. 110, 20941–20946. https://doi.org/10.1073/pnas.1312011110</w:t>
      </w:r>
    </w:p>
    <w:p w14:paraId="0FA4AC4A"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Pearce, J.M., Hall, G., 1980. A model for Pavlovian learning: Variations in the effectiveness of conditioned but not of unconditioned stimuli. </w:t>
      </w:r>
      <w:r w:rsidRPr="00F14389">
        <w:rPr>
          <w:rFonts w:ascii="Arial" w:hAnsi="Arial" w:cs="Arial"/>
          <w:noProof/>
        </w:rPr>
        <w:t>Psychol. Rev. https://doi.org/10.1037/0033-295X.87.6.532</w:t>
      </w:r>
    </w:p>
    <w:p w14:paraId="3B7246F5"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Piray, P., Dezfouli, A., Heskes, T., Frank, M.J., Daw, N.D., 2019. </w:t>
      </w:r>
      <w:r w:rsidRPr="009D747A">
        <w:rPr>
          <w:rFonts w:ascii="Arial" w:hAnsi="Arial" w:cs="Arial"/>
          <w:noProof/>
          <w:lang w:val="en-US"/>
        </w:rPr>
        <w:t xml:space="preserve">Hierarchical Bayesian inference for concurrent model fitting and comparison for group studies. </w:t>
      </w:r>
      <w:r w:rsidRPr="00F14389">
        <w:rPr>
          <w:rFonts w:ascii="Arial" w:hAnsi="Arial" w:cs="Arial"/>
          <w:noProof/>
        </w:rPr>
        <w:t>PLoS Comput. Biol. 15. https://doi.org/10.1371/journal.pcbi.1007043</w:t>
      </w:r>
    </w:p>
    <w:p w14:paraId="2A190810"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Plessow, F., Fischer, R., Kirschbaum, C., Goschke, T., 2011. </w:t>
      </w:r>
      <w:r w:rsidRPr="009D747A">
        <w:rPr>
          <w:rFonts w:ascii="Arial" w:hAnsi="Arial" w:cs="Arial"/>
          <w:noProof/>
          <w:lang w:val="en-US"/>
        </w:rPr>
        <w:t xml:space="preserve">Inflexibly Focused under Stress: Acute Psychosocial Stress Increases Shielding of Action Goals at the Expense of Reduced Cognitive Flexibility with Increasing Time Lag to the Stressor. </w:t>
      </w:r>
      <w:r w:rsidRPr="00F14389">
        <w:rPr>
          <w:rFonts w:ascii="Arial" w:hAnsi="Arial" w:cs="Arial"/>
          <w:noProof/>
        </w:rPr>
        <w:t>J. Cogn. Neurosci. 23, 3218–3227. https://doi.org/10.1162/jocn_a_00024</w:t>
      </w:r>
    </w:p>
    <w:p w14:paraId="1D57063C"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Plessow, F., Kiesel, A., Kirschbaum, C., 2012. </w:t>
      </w:r>
      <w:r w:rsidRPr="009D747A">
        <w:rPr>
          <w:rFonts w:ascii="Arial" w:hAnsi="Arial" w:cs="Arial"/>
          <w:noProof/>
          <w:lang w:val="en-US"/>
        </w:rPr>
        <w:t>The stressed prefrontal cortex and goal-directed behaviour: Acute psychosocial stress impairs the flexible implementation of task goals. Exp. Brain Res. 216, 397–408. https://doi.org/10.1007/s00221-011-2943-1</w:t>
      </w:r>
    </w:p>
    <w:p w14:paraId="2E96FD05"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Porcelli, A.J., Delgado, M.R., 2017. Stress and Decision Making: Effects on Valuation, Learning, and Risk-taking. Curr. Opin. Behav. Sci. 14, 33–39. https://doi.org/10.1016/j.cobeha.2016.11.015</w:t>
      </w:r>
    </w:p>
    <w:p w14:paraId="71757EC2"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Rabe, M.M., Vasishth, S., Hohenstein, S., Kliegl, R., Schad, D.J., 2020. hypr: An R package for hypothesis-driven contrast coding. </w:t>
      </w:r>
      <w:r w:rsidRPr="00F14389">
        <w:rPr>
          <w:rFonts w:ascii="Arial" w:hAnsi="Arial" w:cs="Arial"/>
          <w:noProof/>
        </w:rPr>
        <w:t>J. Open Source Softw. 5, 2134. https://doi.org/10.21105/joss.02134</w:t>
      </w:r>
    </w:p>
    <w:p w14:paraId="438CBF6E"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Radenbach, C., Reiter, A.M.F., Engert, V., Sjoerds, Z., Villringer, A., Heinze, H.J., Deserno, L., Schlagenhauf, F., 2015. </w:t>
      </w:r>
      <w:r w:rsidRPr="009D747A">
        <w:rPr>
          <w:rFonts w:ascii="Arial" w:hAnsi="Arial" w:cs="Arial"/>
          <w:noProof/>
          <w:lang w:val="en-US"/>
        </w:rPr>
        <w:t>The interaction of acute and chronic stress impairs model-based behavioral control. Psychoneuroendocrinology 53, 268–280. https://doi.org/10.1016/j.psyneuen.2014.12.017</w:t>
      </w:r>
    </w:p>
    <w:p w14:paraId="0998A89E"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lastRenderedPageBreak/>
        <w:t>Raio, C.M., Hartley, C.A., Orederu, T.A., Li, J., Phelps, E.A., 2017. Stress attenuates the flexible updating of aversive value. Proc. Natl. Acad. Sci. U. S. A. 114, 11241–11246. https://doi.org/10.1073/pnas.1702565114</w:t>
      </w:r>
    </w:p>
    <w:p w14:paraId="40897E14"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Raio, C.M., Konova, A.B., Otto, A.R., 2020. Trait impulsivity and acute stress interact to influence choice and decision speed during multi-stage decision-making. </w:t>
      </w:r>
      <w:r w:rsidRPr="00F14389">
        <w:rPr>
          <w:rFonts w:ascii="Arial" w:hAnsi="Arial" w:cs="Arial"/>
          <w:noProof/>
        </w:rPr>
        <w:t>Sci. Rep. 10. https://doi.org/10.1038/s41598-020-64540-0</w:t>
      </w:r>
    </w:p>
    <w:p w14:paraId="75B6A672"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Reiter, A.M.F., Deserno, L., Kallert, T., Heinze, H.-J., Heinz, A., Schlagenhauf, F., 2016. </w:t>
      </w:r>
      <w:r w:rsidRPr="009D747A">
        <w:rPr>
          <w:rFonts w:ascii="Arial" w:hAnsi="Arial" w:cs="Arial"/>
          <w:noProof/>
          <w:lang w:val="en-US"/>
        </w:rPr>
        <w:t xml:space="preserve">Behavioral and Neural Signatures of Reduced Updating of Alternative Options in Alcohol-Dependent Patients during Flexible Decision-Making. </w:t>
      </w:r>
      <w:r w:rsidRPr="00F14389">
        <w:rPr>
          <w:rFonts w:ascii="Arial" w:hAnsi="Arial" w:cs="Arial"/>
          <w:noProof/>
        </w:rPr>
        <w:t>J. Neurosci. 36, 10935 LP – 10948. https://doi.org/10.1523/JNEUROSCI.4322-15.2016</w:t>
      </w:r>
    </w:p>
    <w:p w14:paraId="7B1C53CE"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Reiter, A.M.F., Heinze, H.J., Schlagenhauf, F., Deserno, L., 2017. </w:t>
      </w:r>
      <w:r w:rsidRPr="009D747A">
        <w:rPr>
          <w:rFonts w:ascii="Arial" w:hAnsi="Arial" w:cs="Arial"/>
          <w:noProof/>
          <w:lang w:val="en-US"/>
        </w:rPr>
        <w:t>Impaired Flexible Reward-Based Decision-Making in Binge Eating Disorder: Evidence from Computational Modeling and Functional Neuroimaging. Neuropsychopharmacology 42, 628–637. https://doi.org/10.1038/npp.2016.95</w:t>
      </w:r>
    </w:p>
    <w:p w14:paraId="08C7F15D"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Robinson, O.J., Overstreet, C., Charney, D.R., Vytal, K., Grillon, C., 2013. Stress increases aversive prediction error signal in the ventral striatum. Proc. Natl. Acad. Sci. U. S. A. 110, 4129–4133. https://doi.org/10.1073/pnas.1213923110</w:t>
      </w:r>
    </w:p>
    <w:p w14:paraId="79832312"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Schlagenhauf, F., Huys, Q.J., Deserno, L., Rapp, M.A., Beck, A., Heinze, H.J., Dolan, R., Heinz, A., 2014. </w:t>
      </w:r>
      <w:r w:rsidRPr="009D747A">
        <w:rPr>
          <w:rFonts w:ascii="Arial" w:hAnsi="Arial" w:cs="Arial"/>
          <w:noProof/>
          <w:lang w:val="en-US"/>
        </w:rPr>
        <w:t>Striatal dysfunction during reversal learning in unmedicated schizophrenia patients. Neuroimage 89, 171–180. https://doi.org/10.1016/j.neuroimage.2013.11.034</w:t>
      </w:r>
    </w:p>
    <w:p w14:paraId="36E562C6"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Schwabe, L., Dalm, S., Schächinger, H., Oitzl, M.S., 2008. </w:t>
      </w:r>
      <w:r w:rsidRPr="009D747A">
        <w:rPr>
          <w:rFonts w:ascii="Arial" w:hAnsi="Arial" w:cs="Arial"/>
          <w:noProof/>
          <w:lang w:val="en-US"/>
        </w:rPr>
        <w:t>Neurobiology of Learning and Memory Chronic stress modulates the use of spatial and stimulus-response learning strategies in mice and man 90, 495–503. https://doi.org/10.1016/j.nlm.2008.07.015</w:t>
      </w:r>
    </w:p>
    <w:p w14:paraId="190B1BE0"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Schwabe, L., Tegenthoff, M., Höffken, O., Wolf, O.T., 2013. </w:t>
      </w:r>
      <w:r w:rsidRPr="009D747A">
        <w:rPr>
          <w:rFonts w:ascii="Arial" w:hAnsi="Arial" w:cs="Arial"/>
          <w:noProof/>
          <w:lang w:val="en-US"/>
        </w:rPr>
        <w:t xml:space="preserve">Mineralocorticoid Receptor Blockade Prevents Stress-Induced Modulation of Multiple Memory Systems in the </w:t>
      </w:r>
      <w:r w:rsidRPr="009D747A">
        <w:rPr>
          <w:rFonts w:ascii="Arial" w:hAnsi="Arial" w:cs="Arial"/>
          <w:noProof/>
          <w:lang w:val="en-US"/>
        </w:rPr>
        <w:lastRenderedPageBreak/>
        <w:t>Human Brain. Biol. Psychiatry 74, 801–808. https://doi.org/10.1016/j.biopsych.2013.06.001</w:t>
      </w:r>
    </w:p>
    <w:p w14:paraId="5A3920F6"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Schwabe, L., Wolf, O.T., 2011. Stress-induced modulation of instrumental behavior: From goal-directed to habitual control of action. Behav. Brain Res. 219, 321–328. https://doi.org/10.1016/j.bbr.2010.12.038</w:t>
      </w:r>
    </w:p>
    <w:p w14:paraId="5CB26D3C"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Schwabe, L., Wolf, O.T., 2009. Stress prompts habit behavior in humans. J. Neurosci. 29, 7191–7198. https://doi.org/10.1523/JNEUROSCI.0979-09.2009</w:t>
      </w:r>
    </w:p>
    <w:p w14:paraId="441577E7"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Shields, Grant S., Sazma, M.A., Yonelinas, A.P., 2016. The effects of acute stress on core executive functions: A meta-analysis and comparison with cortisol. Neurosci. Biobehav. Rev. 68, 651–668. https://doi.org/10.1016/j.neubiorev.2016.06.038</w:t>
      </w:r>
    </w:p>
    <w:p w14:paraId="06A5C259"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Shields, Grant S, Trainor, B.C., Lam, J.C.W., Yonelinas, A.P., 2016. Acute stress impairs cognitive flexibility in men, not women. Stress 19, 542–546. https://doi.org/10.1080/10253890.2016.1192603</w:t>
      </w:r>
    </w:p>
    <w:p w14:paraId="201D7340"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Starcke, K., Brand, M., 2016. Effects of stress on decisions under uncertainty: A meta-analysis. </w:t>
      </w:r>
      <w:r w:rsidRPr="00F14389">
        <w:rPr>
          <w:rFonts w:ascii="Arial" w:hAnsi="Arial" w:cs="Arial"/>
          <w:noProof/>
        </w:rPr>
        <w:t>Psychol. Bull. 142, 909–933. https://doi.org/10.1037/bul0000060</w:t>
      </w:r>
    </w:p>
    <w:p w14:paraId="24DB2A74"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Stelly, C.E., Tritley, S.C., Rafati, Y., Wanat, M.J., 2020. </w:t>
      </w:r>
      <w:r w:rsidRPr="009D747A">
        <w:rPr>
          <w:rFonts w:ascii="Arial" w:hAnsi="Arial" w:cs="Arial"/>
          <w:noProof/>
          <w:lang w:val="en-US"/>
        </w:rPr>
        <w:t xml:space="preserve">Acute Stress Enhances Associative Learning via Dopamine Signaling in the Ventral Lateral Striatum. </w:t>
      </w:r>
      <w:r w:rsidRPr="00F14389">
        <w:rPr>
          <w:rFonts w:ascii="Arial" w:hAnsi="Arial" w:cs="Arial"/>
          <w:noProof/>
        </w:rPr>
        <w:t>J. Neurosci. 40, 4391–4400. https://doi.org/10.1523/JNEUROSCI.3003-19.2020</w:t>
      </w:r>
    </w:p>
    <w:p w14:paraId="06F87392" w14:textId="77777777" w:rsidR="00927830" w:rsidRPr="009D747A" w:rsidRDefault="00927830" w:rsidP="00DB45D5">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Tewes, U., Wechsler, D., 1991. Hamburg-Wechsler-Intelligenztest f�r Erwachsene : HAWIE-R. </w:t>
      </w:r>
      <w:r w:rsidRPr="009D747A">
        <w:rPr>
          <w:rFonts w:ascii="Arial" w:hAnsi="Arial" w:cs="Arial"/>
          <w:noProof/>
          <w:lang w:val="en-US"/>
        </w:rPr>
        <w:t>Huber, Bern; Stuttgart.</w:t>
      </w:r>
    </w:p>
    <w:p w14:paraId="047649D6" w14:textId="77777777" w:rsidR="00927830" w:rsidRPr="00F14389" w:rsidRDefault="00927830" w:rsidP="00DB45D5">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Treadway, M.T., Admon, R., Arulpragasam, A.R., Mehta, M., Douglas, S., Vitaliano, G., Olson, D.P., Cooper, J.A., Pizzagalli, D.A., 2017. Association Between Interleukin-6 and Striatal Prediction-Error Signals Following Acute Stress in Healthy Female Participants. </w:t>
      </w:r>
      <w:r w:rsidRPr="00F14389">
        <w:rPr>
          <w:rFonts w:ascii="Arial" w:hAnsi="Arial" w:cs="Arial"/>
          <w:noProof/>
        </w:rPr>
        <w:t>Biol. Psychiatry 82, 570–577. https://doi.org/10.1016/j.biopsych.2017.02.1183</w:t>
      </w:r>
    </w:p>
    <w:p w14:paraId="6418135A" w14:textId="11CB1B4E" w:rsidR="00FE45A0" w:rsidRPr="00260B7C" w:rsidRDefault="00FE45A0" w:rsidP="00DB45D5">
      <w:pPr>
        <w:widowControl w:val="0"/>
        <w:autoSpaceDE w:val="0"/>
        <w:autoSpaceDN w:val="0"/>
        <w:adjustRightInd w:val="0"/>
        <w:spacing w:line="480" w:lineRule="auto"/>
        <w:ind w:left="480" w:hanging="480"/>
        <w:rPr>
          <w:rFonts w:ascii="Arial" w:hAnsi="Arial" w:cs="Arial"/>
          <w:lang w:val="en-US"/>
        </w:rPr>
      </w:pPr>
    </w:p>
    <w:sectPr w:rsidR="00FE45A0" w:rsidRPr="00260B7C" w:rsidSect="009538C9">
      <w:headerReference w:type="default" r:id="rId29"/>
      <w:footerReference w:type="default" r:id="rId3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Lennart Lüttgau" w:date="2022-04-09T10:24:00Z" w:initials="LL">
    <w:p w14:paraId="648FC8A9" w14:textId="2BC3B90A" w:rsidR="00225941" w:rsidRDefault="00225941">
      <w:pPr>
        <w:pStyle w:val="CommentText"/>
      </w:pPr>
      <w:r>
        <w:rPr>
          <w:rStyle w:val="CommentReference"/>
        </w:rPr>
        <w:annotationRef/>
      </w:r>
      <w:r>
        <w:t>Cool!</w:t>
      </w:r>
    </w:p>
  </w:comment>
  <w:comment w:id="29" w:author="Lara Wieland" w:date="2022-03-09T14:37:00Z" w:initials="LW">
    <w:p w14:paraId="53856940" w14:textId="77777777" w:rsidR="00636E15" w:rsidRPr="00093126" w:rsidRDefault="00636E15" w:rsidP="000539C2">
      <w:pPr>
        <w:rPr>
          <w:lang w:val="en-GB"/>
        </w:rPr>
      </w:pPr>
      <w:r>
        <w:rPr>
          <w:rStyle w:val="CommentReference"/>
        </w:rPr>
        <w:annotationRef/>
      </w:r>
      <w:r w:rsidRPr="00093126">
        <w:rPr>
          <w:sz w:val="20"/>
          <w:szCs w:val="20"/>
          <w:lang w:val="en-GB"/>
        </w:rPr>
        <w:t xml:space="preserve">Still needs to be adapted according to </w:t>
      </w:r>
      <w:proofErr w:type="spellStart"/>
      <w:r w:rsidRPr="00093126">
        <w:rPr>
          <w:sz w:val="20"/>
          <w:szCs w:val="20"/>
          <w:lang w:val="en-GB"/>
        </w:rPr>
        <w:t>Poldrack</w:t>
      </w:r>
      <w:proofErr w:type="spellEnd"/>
      <w:r w:rsidRPr="00093126">
        <w:rPr>
          <w:sz w:val="20"/>
          <w:szCs w:val="20"/>
          <w:lang w:val="en-GB"/>
        </w:rPr>
        <w:t xml:space="preserve"> (2008)</w:t>
      </w:r>
      <w:r>
        <w:rPr>
          <w:rStyle w:val="CommentReference"/>
        </w:rPr>
        <w:annotationRef/>
      </w:r>
    </w:p>
  </w:comment>
  <w:comment w:id="30" w:author="Lennart Lüttgau" w:date="2022-04-09T10:42:00Z" w:initials="LL">
    <w:p w14:paraId="6B72A68F" w14:textId="6F3FEFB9" w:rsidR="00364FAE" w:rsidRPr="00364FAE" w:rsidRDefault="00364FAE">
      <w:pPr>
        <w:pStyle w:val="CommentText"/>
        <w:rPr>
          <w:lang w:val="en-GB"/>
        </w:rPr>
      </w:pPr>
      <w:r>
        <w:rPr>
          <w:rStyle w:val="CommentReference"/>
        </w:rPr>
        <w:annotationRef/>
      </w:r>
      <w:r w:rsidRPr="00364FAE">
        <w:rPr>
          <w:lang w:val="en-GB"/>
        </w:rPr>
        <w:t xml:space="preserve">Only noticing this now – sorry </w:t>
      </w:r>
      <w:r>
        <w:rPr>
          <w:lang w:val="en-GB"/>
        </w:rPr>
        <w:t>–</w:t>
      </w:r>
      <w:r w:rsidRPr="00364FAE">
        <w:rPr>
          <w:lang w:val="en-GB"/>
        </w:rPr>
        <w:t xml:space="preserve"> </w:t>
      </w:r>
      <w:r>
        <w:rPr>
          <w:lang w:val="en-GB"/>
        </w:rPr>
        <w:t xml:space="preserve">but would it be possible to plot small lines between the individual data points, such that it is possible to “eyeball” the within-subject change? </w:t>
      </w:r>
      <w:r w:rsidR="002425CA">
        <w:rPr>
          <w:lang w:val="en-GB"/>
        </w:rPr>
        <w:t xml:space="preserve">I think this would really improve the figure. </w:t>
      </w:r>
      <w:r>
        <w:rPr>
          <w:lang w:val="en-GB"/>
        </w:rPr>
        <w:t>Only if it is not too much work.</w:t>
      </w:r>
    </w:p>
  </w:comment>
  <w:comment w:id="31" w:author="Z Sjoerds" w:date="2022-04-17T10:40:00Z" w:initials="ZS">
    <w:p w14:paraId="74EE0D9E" w14:textId="29AEB2B4" w:rsidR="00F55E52" w:rsidRDefault="00F55E52">
      <w:pPr>
        <w:pStyle w:val="CommentText"/>
      </w:pPr>
      <w:r>
        <w:rPr>
          <w:rStyle w:val="CommentReference"/>
        </w:rPr>
        <w:annotationRef/>
      </w:r>
      <w:r>
        <w:t xml:space="preserve">I like </w:t>
      </w:r>
      <w:proofErr w:type="spellStart"/>
      <w:r>
        <w:t>that</w:t>
      </w:r>
      <w:proofErr w:type="spellEnd"/>
      <w:r>
        <w:t xml:space="preserve"> </w:t>
      </w:r>
      <w:proofErr w:type="spellStart"/>
      <w:r>
        <w:t>idea</w:t>
      </w:r>
      <w:proofErr w:type="spellEnd"/>
      <w:r>
        <w:t>!</w:t>
      </w:r>
    </w:p>
  </w:comment>
  <w:comment w:id="45" w:author="Lennart Lüttgau" w:date="2022-04-09T10:53:00Z" w:initials="LL">
    <w:p w14:paraId="37D6D4BD" w14:textId="77777777" w:rsidR="00173670" w:rsidRDefault="006703FD">
      <w:pPr>
        <w:pStyle w:val="CommentText"/>
        <w:rPr>
          <w:lang w:val="en-GB"/>
        </w:rPr>
      </w:pPr>
      <w:r>
        <w:rPr>
          <w:rStyle w:val="CommentReference"/>
        </w:rPr>
        <w:annotationRef/>
      </w:r>
      <w:r w:rsidRPr="006703FD">
        <w:rPr>
          <w:lang w:val="en-GB"/>
        </w:rPr>
        <w:t>Nice, I think this really s</w:t>
      </w:r>
      <w:r>
        <w:rPr>
          <w:lang w:val="en-GB"/>
        </w:rPr>
        <w:t>trengthens the paper!</w:t>
      </w:r>
    </w:p>
    <w:p w14:paraId="350C81D1" w14:textId="77777777" w:rsidR="00115C35" w:rsidRDefault="00115C35">
      <w:pPr>
        <w:pStyle w:val="CommentText"/>
        <w:rPr>
          <w:lang w:val="en-GB"/>
        </w:rPr>
      </w:pPr>
    </w:p>
    <w:p w14:paraId="39CA3D67" w14:textId="1BBE9707" w:rsidR="00115C35" w:rsidRPr="006703FD" w:rsidRDefault="00115C35">
      <w:pPr>
        <w:pStyle w:val="CommentText"/>
        <w:rPr>
          <w:lang w:val="en-GB"/>
        </w:rPr>
      </w:pPr>
      <w:r>
        <w:rPr>
          <w:lang w:val="en-GB"/>
        </w:rPr>
        <w:t>Maybe elaborate/explain the effect a bit more here?</w:t>
      </w:r>
    </w:p>
  </w:comment>
  <w:comment w:id="46" w:author="Z Sjoerds" w:date="2022-04-17T10:43:00Z" w:initials="ZS">
    <w:p w14:paraId="510E9340" w14:textId="39B967B9" w:rsidR="00F55E52" w:rsidRDefault="00F55E52">
      <w:pPr>
        <w:pStyle w:val="CommentText"/>
      </w:pPr>
      <w:r>
        <w:rPr>
          <w:rStyle w:val="CommentReference"/>
        </w:rPr>
        <w:annotationRef/>
      </w:r>
      <w:r>
        <w:t xml:space="preserve">Yes,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nice!</w:t>
      </w:r>
    </w:p>
  </w:comment>
  <w:comment w:id="60" w:author="Z Sjoerds" w:date="2022-04-17T10:43:00Z" w:initials="ZS">
    <w:p w14:paraId="162FA49C" w14:textId="17E45A88" w:rsidR="00F55E52" w:rsidRDefault="00F55E52">
      <w:pPr>
        <w:pStyle w:val="CommentText"/>
      </w:pPr>
      <w:r>
        <w:t xml:space="preserve">Sounds a </w:t>
      </w:r>
      <w:proofErr w:type="spellStart"/>
      <w:r>
        <w:t>bit</w:t>
      </w:r>
      <w:proofErr w:type="spellEnd"/>
      <w:r>
        <w:t xml:space="preserve"> </w:t>
      </w:r>
      <w:proofErr w:type="spellStart"/>
      <w:proofErr w:type="gramStart"/>
      <w:r>
        <w:t>strange</w:t>
      </w:r>
      <w:proofErr w:type="spellEnd"/>
      <w:r>
        <w:t>..</w:t>
      </w:r>
      <w:proofErr w:type="gramEnd"/>
      <w:r>
        <w:t xml:space="preserve"> </w:t>
      </w:r>
      <w:proofErr w:type="spellStart"/>
      <w:r>
        <w:t>maybe</w:t>
      </w:r>
      <w:proofErr w:type="spellEnd"/>
      <w:r>
        <w:t xml:space="preserve"> </w:t>
      </w:r>
      <w:proofErr w:type="spellStart"/>
      <w:r>
        <w:t>use</w:t>
      </w:r>
      <w:proofErr w:type="spellEnd"/>
      <w:r>
        <w:t xml:space="preserve"> </w:t>
      </w:r>
      <w:r>
        <w:rPr>
          <w:rStyle w:val="CommentReference"/>
        </w:rPr>
        <w:annotationRef/>
      </w:r>
      <w:r>
        <w:t xml:space="preserve">Different? </w:t>
      </w:r>
      <w:proofErr w:type="spellStart"/>
      <w:r>
        <w:t>Or</w:t>
      </w:r>
      <w:proofErr w:type="spellEnd"/>
      <w:r>
        <w:t xml:space="preserve"> Separate?</w:t>
      </w:r>
    </w:p>
  </w:comment>
  <w:comment w:id="65" w:author="Lennart Lüttgau" w:date="2022-04-09T11:14:00Z" w:initials="LL">
    <w:p w14:paraId="01086A4F" w14:textId="7A37BD1B" w:rsidR="007852FC" w:rsidRPr="007852FC" w:rsidRDefault="007852FC">
      <w:pPr>
        <w:pStyle w:val="CommentText"/>
        <w:rPr>
          <w:lang w:val="en-GB"/>
        </w:rPr>
      </w:pPr>
      <w:r>
        <w:rPr>
          <w:rStyle w:val="CommentReference"/>
        </w:rPr>
        <w:annotationRef/>
      </w:r>
      <w:r>
        <w:rPr>
          <w:rStyle w:val="CommentReference"/>
        </w:rPr>
        <w:annotationRef/>
      </w:r>
      <w:r w:rsidRPr="000442E4">
        <w:rPr>
          <w:lang w:val="en-GB"/>
        </w:rPr>
        <w:t>Might also be good to m</w:t>
      </w:r>
      <w:r>
        <w:rPr>
          <w:lang w:val="en-GB"/>
        </w:rPr>
        <w:t xml:space="preserve">ake a connection between the </w:t>
      </w:r>
      <w:proofErr w:type="spellStart"/>
      <w:r>
        <w:rPr>
          <w:lang w:val="en-GB"/>
        </w:rPr>
        <w:t>softmax</w:t>
      </w:r>
      <w:proofErr w:type="spellEnd"/>
      <w:r>
        <w:rPr>
          <w:lang w:val="en-GB"/>
        </w:rPr>
        <w:t xml:space="preserve"> stochasticity finding and the neural win-trial RPE effect under stress here.</w:t>
      </w:r>
    </w:p>
  </w:comment>
  <w:comment w:id="68" w:author="Z Sjoerds" w:date="2022-04-17T10:45:00Z" w:initials="ZS">
    <w:p w14:paraId="3BCB08D0" w14:textId="5A9D9F1F" w:rsidR="00763429" w:rsidRDefault="00763429">
      <w:pPr>
        <w:pStyle w:val="CommentText"/>
      </w:pPr>
      <w:r>
        <w:rPr>
          <w:rStyle w:val="CommentReference"/>
        </w:rPr>
        <w:annotationRef/>
      </w:r>
      <w:r>
        <w:t xml:space="preserve">I like </w:t>
      </w:r>
      <w:proofErr w:type="spellStart"/>
      <w:r>
        <w:t>this</w:t>
      </w:r>
      <w:proofErr w:type="spellEnd"/>
      <w:r>
        <w:t xml:space="preserve"> </w:t>
      </w:r>
      <w:proofErr w:type="spellStart"/>
      <w:r>
        <w:t>paragraph</w:t>
      </w:r>
      <w:proofErr w:type="spellEnd"/>
      <w:r>
        <w:t xml:space="preserve"> :)</w:t>
      </w:r>
    </w:p>
  </w:comment>
  <w:comment w:id="69" w:author="Z Sjoerds" w:date="2022-04-17T10:46:00Z" w:initials="ZS">
    <w:p w14:paraId="6BEE5847" w14:textId="4EED87BB" w:rsidR="00763429" w:rsidRDefault="00763429">
      <w:pPr>
        <w:pStyle w:val="CommentText"/>
      </w:pPr>
      <w:r>
        <w:rPr>
          <w:rStyle w:val="CommentReference"/>
        </w:rPr>
        <w:annotationRef/>
      </w:r>
      <w:r>
        <w:t xml:space="preserve">Maybe </w:t>
      </w:r>
      <w:proofErr w:type="spellStart"/>
      <w:r>
        <w:t>add</w:t>
      </w:r>
      <w:proofErr w:type="spellEnd"/>
      <w:r>
        <w:t xml:space="preserve"> in a </w:t>
      </w:r>
      <w:proofErr w:type="spellStart"/>
      <w:r>
        <w:t>few</w:t>
      </w:r>
      <w:proofErr w:type="spellEnd"/>
      <w:r>
        <w:t xml:space="preserve"> </w:t>
      </w:r>
      <w:proofErr w:type="spellStart"/>
      <w:r>
        <w:t>words</w:t>
      </w:r>
      <w:proofErr w:type="spellEnd"/>
      <w:r>
        <w:t xml:space="preserve"> </w:t>
      </w:r>
      <w:proofErr w:type="spellStart"/>
      <w:r>
        <w:t>the</w:t>
      </w:r>
      <w:proofErr w:type="spellEnd"/>
      <w:r>
        <w:t xml:space="preserve"> </w:t>
      </w:r>
      <w:proofErr w:type="spellStart"/>
      <w:r>
        <w:t>direction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effect</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8FC8A9" w15:done="0"/>
  <w15:commentEx w15:paraId="53856940" w15:done="1"/>
  <w15:commentEx w15:paraId="6B72A68F" w15:done="0"/>
  <w15:commentEx w15:paraId="74EE0D9E" w15:paraIdParent="6B72A68F" w15:done="0"/>
  <w15:commentEx w15:paraId="39CA3D67" w15:done="0"/>
  <w15:commentEx w15:paraId="510E9340" w15:paraIdParent="39CA3D67" w15:done="0"/>
  <w15:commentEx w15:paraId="162FA49C" w15:done="0"/>
  <w15:commentEx w15:paraId="01086A4F" w15:done="0"/>
  <w15:commentEx w15:paraId="3BCB08D0" w15:done="0"/>
  <w15:commentEx w15:paraId="6BEE58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BCF63" w16cex:dateUtc="2022-04-09T08:24:00Z"/>
  <w16cex:commentExtensible w16cex:durableId="25D33A1E" w16cex:dateUtc="2022-03-09T13:37:00Z"/>
  <w16cex:commentExtensible w16cex:durableId="25FBD376" w16cex:dateUtc="2022-04-09T08:42:00Z"/>
  <w16cex:commentExtensible w16cex:durableId="26066D3A" w16cex:dateUtc="2022-04-17T08:40:00Z"/>
  <w16cex:commentExtensible w16cex:durableId="25FBD61C" w16cex:dateUtc="2022-04-09T08:53:00Z"/>
  <w16cex:commentExtensible w16cex:durableId="26066DB5" w16cex:dateUtc="2022-04-17T08:43:00Z"/>
  <w16cex:commentExtensible w16cex:durableId="26066DEE" w16cex:dateUtc="2022-04-17T08:43:00Z"/>
  <w16cex:commentExtensible w16cex:durableId="25FBDB21" w16cex:dateUtc="2022-04-09T09:14:00Z"/>
  <w16cex:commentExtensible w16cex:durableId="26066E46" w16cex:dateUtc="2022-04-17T08:45:00Z"/>
  <w16cex:commentExtensible w16cex:durableId="26066E71" w16cex:dateUtc="2022-04-17T0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8FC8A9" w16cid:durableId="25FBCF63"/>
  <w16cid:commentId w16cid:paraId="53856940" w16cid:durableId="25D33A1E"/>
  <w16cid:commentId w16cid:paraId="6B72A68F" w16cid:durableId="25FBD376"/>
  <w16cid:commentId w16cid:paraId="74EE0D9E" w16cid:durableId="26066D3A"/>
  <w16cid:commentId w16cid:paraId="39CA3D67" w16cid:durableId="25FBD61C"/>
  <w16cid:commentId w16cid:paraId="510E9340" w16cid:durableId="26066DB5"/>
  <w16cid:commentId w16cid:paraId="162FA49C" w16cid:durableId="26066DEE"/>
  <w16cid:commentId w16cid:paraId="01086A4F" w16cid:durableId="25FBDB21"/>
  <w16cid:commentId w16cid:paraId="3BCB08D0" w16cid:durableId="26066E46"/>
  <w16cid:commentId w16cid:paraId="6BEE5847" w16cid:durableId="26066E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4B5E0" w14:textId="77777777" w:rsidR="00BB119D" w:rsidRDefault="00BB119D">
      <w:pPr>
        <w:spacing w:after="0" w:line="240" w:lineRule="auto"/>
      </w:pPr>
      <w:r>
        <w:separator/>
      </w:r>
    </w:p>
  </w:endnote>
  <w:endnote w:type="continuationSeparator" w:id="0">
    <w:p w14:paraId="39F5E763" w14:textId="77777777" w:rsidR="00BB119D" w:rsidRDefault="00BB119D">
      <w:pPr>
        <w:spacing w:after="0" w:line="240" w:lineRule="auto"/>
      </w:pPr>
      <w:r>
        <w:continuationSeparator/>
      </w:r>
    </w:p>
  </w:endnote>
  <w:endnote w:type="continuationNotice" w:id="1">
    <w:p w14:paraId="739E675D" w14:textId="77777777" w:rsidR="00BB119D" w:rsidRDefault="00BB11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C92A6" w14:textId="0781C103" w:rsidR="00755763" w:rsidRDefault="00755763" w:rsidP="009659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EFAB8B2" w14:textId="77777777" w:rsidR="00755763" w:rsidRDefault="00755763" w:rsidP="007557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5489078"/>
      <w:docPartObj>
        <w:docPartGallery w:val="Page Numbers (Bottom of Page)"/>
        <w:docPartUnique/>
      </w:docPartObj>
    </w:sdtPr>
    <w:sdtEndPr>
      <w:rPr>
        <w:rStyle w:val="PageNumber"/>
      </w:rPr>
    </w:sdtEndPr>
    <w:sdtContent>
      <w:p w14:paraId="34F16F6B" w14:textId="7B9E161A" w:rsidR="0096596C" w:rsidRDefault="0096596C" w:rsidP="00D06F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0" w:type="auto"/>
      <w:tblLayout w:type="fixed"/>
      <w:tblLook w:val="06A0" w:firstRow="1" w:lastRow="0" w:firstColumn="1" w:lastColumn="0" w:noHBand="1" w:noVBand="1"/>
    </w:tblPr>
    <w:tblGrid>
      <w:gridCol w:w="3020"/>
      <w:gridCol w:w="3020"/>
      <w:gridCol w:w="3020"/>
    </w:tblGrid>
    <w:tr w:rsidR="00724A84" w14:paraId="4A4124C9" w14:textId="77777777" w:rsidTr="00956677">
      <w:tc>
        <w:tcPr>
          <w:tcW w:w="3020" w:type="dxa"/>
        </w:tcPr>
        <w:p w14:paraId="37AA72D2" w14:textId="4B6F046D" w:rsidR="00724A84" w:rsidRDefault="00724A84" w:rsidP="0096596C">
          <w:pPr>
            <w:pStyle w:val="Header"/>
            <w:ind w:left="-115" w:right="360"/>
          </w:pPr>
        </w:p>
      </w:tc>
      <w:tc>
        <w:tcPr>
          <w:tcW w:w="3020" w:type="dxa"/>
        </w:tcPr>
        <w:p w14:paraId="521A950F" w14:textId="0C358382" w:rsidR="00724A84" w:rsidRDefault="00724A84" w:rsidP="00956677">
          <w:pPr>
            <w:pStyle w:val="Header"/>
            <w:jc w:val="center"/>
          </w:pPr>
        </w:p>
      </w:tc>
      <w:tc>
        <w:tcPr>
          <w:tcW w:w="3020" w:type="dxa"/>
        </w:tcPr>
        <w:p w14:paraId="380228F2" w14:textId="28F151BC" w:rsidR="00724A84" w:rsidRDefault="00724A84" w:rsidP="00956677">
          <w:pPr>
            <w:pStyle w:val="Header"/>
            <w:ind w:right="-115"/>
            <w:jc w:val="right"/>
          </w:pPr>
        </w:p>
      </w:tc>
    </w:tr>
  </w:tbl>
  <w:p w14:paraId="5BA12D4C" w14:textId="6056642B" w:rsidR="00724A84" w:rsidRDefault="00724A84" w:rsidP="009566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7F3D1F27" w14:textId="77777777" w:rsidTr="00956677">
      <w:tc>
        <w:tcPr>
          <w:tcW w:w="4760" w:type="dxa"/>
        </w:tcPr>
        <w:p w14:paraId="45F28E7C" w14:textId="53DD1ED2" w:rsidR="00724A84" w:rsidRDefault="00724A84" w:rsidP="00956677">
          <w:pPr>
            <w:pStyle w:val="Header"/>
            <w:ind w:left="-115"/>
          </w:pPr>
        </w:p>
      </w:tc>
      <w:tc>
        <w:tcPr>
          <w:tcW w:w="4760" w:type="dxa"/>
        </w:tcPr>
        <w:p w14:paraId="59949E46" w14:textId="7412B809" w:rsidR="00724A84" w:rsidRDefault="00724A84" w:rsidP="00956677">
          <w:pPr>
            <w:pStyle w:val="Header"/>
            <w:jc w:val="center"/>
          </w:pPr>
        </w:p>
      </w:tc>
      <w:tc>
        <w:tcPr>
          <w:tcW w:w="4760" w:type="dxa"/>
        </w:tcPr>
        <w:p w14:paraId="44E2EA29" w14:textId="44979348" w:rsidR="00724A84" w:rsidRDefault="00724A84" w:rsidP="00956677">
          <w:pPr>
            <w:pStyle w:val="Header"/>
            <w:ind w:right="-115"/>
            <w:jc w:val="right"/>
          </w:pPr>
        </w:p>
      </w:tc>
    </w:tr>
  </w:tbl>
  <w:p w14:paraId="0C536038" w14:textId="3A542BCB" w:rsidR="00724A84" w:rsidRDefault="00724A84" w:rsidP="009566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30627058" w14:textId="77777777" w:rsidTr="00956677">
      <w:tc>
        <w:tcPr>
          <w:tcW w:w="4760" w:type="dxa"/>
        </w:tcPr>
        <w:p w14:paraId="75D76FF0" w14:textId="3148CBEA" w:rsidR="00724A84" w:rsidRDefault="00724A84" w:rsidP="00956677">
          <w:pPr>
            <w:pStyle w:val="Header"/>
            <w:ind w:left="-115"/>
          </w:pPr>
        </w:p>
      </w:tc>
      <w:tc>
        <w:tcPr>
          <w:tcW w:w="4760" w:type="dxa"/>
        </w:tcPr>
        <w:p w14:paraId="13552AF4" w14:textId="21B555D3" w:rsidR="00724A84" w:rsidRDefault="00724A84" w:rsidP="00956677">
          <w:pPr>
            <w:pStyle w:val="Header"/>
            <w:jc w:val="center"/>
          </w:pPr>
        </w:p>
      </w:tc>
      <w:tc>
        <w:tcPr>
          <w:tcW w:w="4760" w:type="dxa"/>
        </w:tcPr>
        <w:p w14:paraId="60B6264B" w14:textId="5B4D07BF" w:rsidR="00724A84" w:rsidRDefault="00724A84" w:rsidP="00956677">
          <w:pPr>
            <w:pStyle w:val="Header"/>
            <w:ind w:right="-115"/>
            <w:jc w:val="right"/>
          </w:pPr>
        </w:p>
      </w:tc>
    </w:tr>
  </w:tbl>
  <w:p w14:paraId="749B6783" w14:textId="72E878D0" w:rsidR="00724A84" w:rsidRDefault="00724A84" w:rsidP="009566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390025"/>
      <w:docPartObj>
        <w:docPartGallery w:val="Page Numbers (Bottom of Page)"/>
        <w:docPartUnique/>
      </w:docPartObj>
    </w:sdtPr>
    <w:sdtEndPr>
      <w:rPr>
        <w:rStyle w:val="PageNumber"/>
      </w:rPr>
    </w:sdtEndPr>
    <w:sdtContent>
      <w:p w14:paraId="2DEDF307" w14:textId="73E46ED7" w:rsidR="00755763" w:rsidRDefault="00755763" w:rsidP="00554C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521422F3" w14:textId="723DB4C6" w:rsidR="009150FA" w:rsidRDefault="009150FA" w:rsidP="00755763">
    <w:pPr>
      <w:pStyle w:val="Footer"/>
      <w:ind w:right="360"/>
      <w:jc w:val="center"/>
    </w:pPr>
  </w:p>
  <w:p w14:paraId="1908C962" w14:textId="1011F82B" w:rsidR="00724A84" w:rsidRDefault="00724A84" w:rsidP="00956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048E9" w14:textId="77777777" w:rsidR="00BB119D" w:rsidRDefault="00BB119D">
      <w:pPr>
        <w:spacing w:after="0" w:line="240" w:lineRule="auto"/>
      </w:pPr>
      <w:r>
        <w:separator/>
      </w:r>
    </w:p>
  </w:footnote>
  <w:footnote w:type="continuationSeparator" w:id="0">
    <w:p w14:paraId="00B7E277" w14:textId="77777777" w:rsidR="00BB119D" w:rsidRDefault="00BB119D">
      <w:pPr>
        <w:spacing w:after="0" w:line="240" w:lineRule="auto"/>
      </w:pPr>
      <w:r>
        <w:continuationSeparator/>
      </w:r>
    </w:p>
  </w:footnote>
  <w:footnote w:type="continuationNotice" w:id="1">
    <w:p w14:paraId="6C5C5A6D" w14:textId="77777777" w:rsidR="00BB119D" w:rsidRDefault="00BB11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1A3D386B" w14:textId="77777777" w:rsidTr="00956677">
      <w:tc>
        <w:tcPr>
          <w:tcW w:w="3020" w:type="dxa"/>
        </w:tcPr>
        <w:p w14:paraId="22F9C1DB" w14:textId="78CE3180" w:rsidR="00724A84" w:rsidRDefault="00724A84" w:rsidP="00956677">
          <w:pPr>
            <w:pStyle w:val="Header"/>
            <w:ind w:left="-115"/>
          </w:pPr>
        </w:p>
      </w:tc>
      <w:tc>
        <w:tcPr>
          <w:tcW w:w="3020" w:type="dxa"/>
        </w:tcPr>
        <w:p w14:paraId="6530E0F7" w14:textId="4A6B6392" w:rsidR="00724A84" w:rsidRDefault="00724A84" w:rsidP="00956677">
          <w:pPr>
            <w:pStyle w:val="Header"/>
            <w:jc w:val="center"/>
          </w:pPr>
        </w:p>
      </w:tc>
      <w:tc>
        <w:tcPr>
          <w:tcW w:w="3020" w:type="dxa"/>
        </w:tcPr>
        <w:p w14:paraId="633185CF" w14:textId="14419D73" w:rsidR="00724A84" w:rsidRDefault="00724A84" w:rsidP="00956677">
          <w:pPr>
            <w:pStyle w:val="Header"/>
            <w:ind w:right="-115"/>
            <w:jc w:val="right"/>
          </w:pPr>
        </w:p>
      </w:tc>
    </w:tr>
  </w:tbl>
  <w:p w14:paraId="6BFF49AC" w14:textId="3BF830F4" w:rsidR="00724A84" w:rsidRDefault="00724A84" w:rsidP="009566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5E9FB66" w14:textId="77777777" w:rsidTr="00956677">
      <w:tc>
        <w:tcPr>
          <w:tcW w:w="4760" w:type="dxa"/>
        </w:tcPr>
        <w:p w14:paraId="6636FA6A" w14:textId="652DDD8E" w:rsidR="00724A84" w:rsidRDefault="00724A84" w:rsidP="00956677">
          <w:pPr>
            <w:pStyle w:val="Header"/>
            <w:ind w:left="-115"/>
          </w:pPr>
        </w:p>
      </w:tc>
      <w:tc>
        <w:tcPr>
          <w:tcW w:w="4760" w:type="dxa"/>
        </w:tcPr>
        <w:p w14:paraId="733B5D8C" w14:textId="1621726B" w:rsidR="00724A84" w:rsidRDefault="00724A84" w:rsidP="00956677">
          <w:pPr>
            <w:pStyle w:val="Header"/>
            <w:jc w:val="center"/>
          </w:pPr>
        </w:p>
      </w:tc>
      <w:tc>
        <w:tcPr>
          <w:tcW w:w="4760" w:type="dxa"/>
        </w:tcPr>
        <w:p w14:paraId="0E6E789B" w14:textId="6DB4D16D" w:rsidR="00724A84" w:rsidRDefault="00724A84" w:rsidP="00956677">
          <w:pPr>
            <w:pStyle w:val="Header"/>
            <w:ind w:right="-115"/>
            <w:jc w:val="right"/>
          </w:pPr>
        </w:p>
      </w:tc>
    </w:tr>
  </w:tbl>
  <w:p w14:paraId="6A7E0390" w14:textId="68C8ED9A" w:rsidR="00724A84" w:rsidRDefault="00724A84" w:rsidP="009566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74082C6" w14:textId="77777777" w:rsidTr="00956677">
      <w:tc>
        <w:tcPr>
          <w:tcW w:w="4760" w:type="dxa"/>
        </w:tcPr>
        <w:p w14:paraId="4D508F28" w14:textId="16559E39" w:rsidR="00724A84" w:rsidRDefault="00724A84" w:rsidP="00956677">
          <w:pPr>
            <w:pStyle w:val="Header"/>
            <w:ind w:left="-115"/>
          </w:pPr>
        </w:p>
      </w:tc>
      <w:tc>
        <w:tcPr>
          <w:tcW w:w="4760" w:type="dxa"/>
        </w:tcPr>
        <w:p w14:paraId="2C44EAB9" w14:textId="2731FFDA" w:rsidR="00724A84" w:rsidRDefault="00724A84" w:rsidP="00956677">
          <w:pPr>
            <w:pStyle w:val="Header"/>
            <w:jc w:val="center"/>
          </w:pPr>
        </w:p>
      </w:tc>
      <w:tc>
        <w:tcPr>
          <w:tcW w:w="4760" w:type="dxa"/>
        </w:tcPr>
        <w:p w14:paraId="38461399" w14:textId="117D9FF6" w:rsidR="00724A84" w:rsidRDefault="00724A84" w:rsidP="00956677">
          <w:pPr>
            <w:pStyle w:val="Header"/>
            <w:ind w:right="-115"/>
            <w:jc w:val="right"/>
          </w:pPr>
        </w:p>
      </w:tc>
    </w:tr>
  </w:tbl>
  <w:p w14:paraId="3E961BCA" w14:textId="2639A7A5" w:rsidR="00724A84" w:rsidRDefault="00724A84" w:rsidP="009566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4C378B00" w14:textId="77777777" w:rsidTr="00956677">
      <w:tc>
        <w:tcPr>
          <w:tcW w:w="3020" w:type="dxa"/>
        </w:tcPr>
        <w:p w14:paraId="0F1EEAFC" w14:textId="67C12B4A" w:rsidR="00724A84" w:rsidRDefault="00724A84" w:rsidP="00956677">
          <w:pPr>
            <w:pStyle w:val="Header"/>
            <w:ind w:left="-115"/>
          </w:pPr>
        </w:p>
      </w:tc>
      <w:tc>
        <w:tcPr>
          <w:tcW w:w="3020" w:type="dxa"/>
        </w:tcPr>
        <w:p w14:paraId="71289094" w14:textId="3E7C5527" w:rsidR="00724A84" w:rsidRDefault="00724A84" w:rsidP="00956677">
          <w:pPr>
            <w:pStyle w:val="Header"/>
            <w:jc w:val="center"/>
          </w:pPr>
        </w:p>
      </w:tc>
      <w:tc>
        <w:tcPr>
          <w:tcW w:w="3020" w:type="dxa"/>
        </w:tcPr>
        <w:p w14:paraId="5AECB551" w14:textId="388A4E5C" w:rsidR="00724A84" w:rsidRDefault="00724A84" w:rsidP="00956677">
          <w:pPr>
            <w:pStyle w:val="Header"/>
            <w:ind w:right="-115"/>
            <w:jc w:val="right"/>
          </w:pPr>
        </w:p>
      </w:tc>
    </w:tr>
  </w:tbl>
  <w:p w14:paraId="19761648" w14:textId="5E2DCB94" w:rsidR="00724A84" w:rsidRDefault="00724A84" w:rsidP="009566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01742977">
    <w:abstractNumId w:val="2"/>
  </w:num>
  <w:num w:numId="2" w16cid:durableId="614144231">
    <w:abstractNumId w:val="0"/>
  </w:num>
  <w:num w:numId="3" w16cid:durableId="130056061">
    <w:abstractNumId w:val="1"/>
  </w:num>
  <w:num w:numId="4" w16cid:durableId="928855934">
    <w:abstractNumId w:val="4"/>
  </w:num>
  <w:num w:numId="5" w16cid:durableId="1617566258">
    <w:abstractNumId w:val="3"/>
  </w:num>
  <w:num w:numId="6" w16cid:durableId="20987492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nnart Lüttgau">
    <w15:presenceInfo w15:providerId="Windows Live" w15:userId="e1fe30f4a2483f59"/>
  </w15:person>
  <w15:person w15:author="Z Sjoerds">
    <w15:presenceInfo w15:providerId="None" w15:userId="Z Sjoerds"/>
  </w15:person>
  <w15:person w15:author="Lara Wieland">
    <w15:presenceInfo w15:providerId="Windows Live" w15:userId="82132109a08f7d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B54"/>
    <w:rsid w:val="00000C95"/>
    <w:rsid w:val="00002250"/>
    <w:rsid w:val="000024B4"/>
    <w:rsid w:val="0000289D"/>
    <w:rsid w:val="000049FD"/>
    <w:rsid w:val="00007377"/>
    <w:rsid w:val="000106DD"/>
    <w:rsid w:val="000109A2"/>
    <w:rsid w:val="00012253"/>
    <w:rsid w:val="00013684"/>
    <w:rsid w:val="000145B7"/>
    <w:rsid w:val="00014C0D"/>
    <w:rsid w:val="00016821"/>
    <w:rsid w:val="00016FC7"/>
    <w:rsid w:val="0002094C"/>
    <w:rsid w:val="00020D19"/>
    <w:rsid w:val="00021DCA"/>
    <w:rsid w:val="000224AC"/>
    <w:rsid w:val="0002351F"/>
    <w:rsid w:val="000238B2"/>
    <w:rsid w:val="0002569B"/>
    <w:rsid w:val="00025EE0"/>
    <w:rsid w:val="00026FCA"/>
    <w:rsid w:val="000276B1"/>
    <w:rsid w:val="00027C0D"/>
    <w:rsid w:val="00027DF0"/>
    <w:rsid w:val="00030677"/>
    <w:rsid w:val="00034247"/>
    <w:rsid w:val="000354DD"/>
    <w:rsid w:val="00035773"/>
    <w:rsid w:val="0004071E"/>
    <w:rsid w:val="000410AD"/>
    <w:rsid w:val="00043040"/>
    <w:rsid w:val="000442E4"/>
    <w:rsid w:val="0004460B"/>
    <w:rsid w:val="000465A3"/>
    <w:rsid w:val="0004720E"/>
    <w:rsid w:val="00047A52"/>
    <w:rsid w:val="000527E0"/>
    <w:rsid w:val="00052CFF"/>
    <w:rsid w:val="000539C2"/>
    <w:rsid w:val="000555BB"/>
    <w:rsid w:val="0005571C"/>
    <w:rsid w:val="00055FD6"/>
    <w:rsid w:val="00060978"/>
    <w:rsid w:val="000620FD"/>
    <w:rsid w:val="00062906"/>
    <w:rsid w:val="000651CA"/>
    <w:rsid w:val="00066706"/>
    <w:rsid w:val="0007000E"/>
    <w:rsid w:val="000703A8"/>
    <w:rsid w:val="000731BE"/>
    <w:rsid w:val="0007579E"/>
    <w:rsid w:val="00075E67"/>
    <w:rsid w:val="00076B1D"/>
    <w:rsid w:val="000773F3"/>
    <w:rsid w:val="000807AB"/>
    <w:rsid w:val="00080E11"/>
    <w:rsid w:val="00081244"/>
    <w:rsid w:val="00082ADD"/>
    <w:rsid w:val="00082CC4"/>
    <w:rsid w:val="00083908"/>
    <w:rsid w:val="00084DC9"/>
    <w:rsid w:val="00085B8C"/>
    <w:rsid w:val="00085C86"/>
    <w:rsid w:val="00092C88"/>
    <w:rsid w:val="00093126"/>
    <w:rsid w:val="00093E3B"/>
    <w:rsid w:val="000950A7"/>
    <w:rsid w:val="00096AC2"/>
    <w:rsid w:val="000973E7"/>
    <w:rsid w:val="000A02B3"/>
    <w:rsid w:val="000A0E83"/>
    <w:rsid w:val="000A1090"/>
    <w:rsid w:val="000A1440"/>
    <w:rsid w:val="000A17D9"/>
    <w:rsid w:val="000A25A0"/>
    <w:rsid w:val="000A2943"/>
    <w:rsid w:val="000A670C"/>
    <w:rsid w:val="000A6BF8"/>
    <w:rsid w:val="000A75AF"/>
    <w:rsid w:val="000A7C61"/>
    <w:rsid w:val="000B0E09"/>
    <w:rsid w:val="000B10F6"/>
    <w:rsid w:val="000B193B"/>
    <w:rsid w:val="000B225B"/>
    <w:rsid w:val="000B47FA"/>
    <w:rsid w:val="000B6000"/>
    <w:rsid w:val="000B69A9"/>
    <w:rsid w:val="000B7346"/>
    <w:rsid w:val="000B77C6"/>
    <w:rsid w:val="000B7DEE"/>
    <w:rsid w:val="000C03A4"/>
    <w:rsid w:val="000C0EB2"/>
    <w:rsid w:val="000C237F"/>
    <w:rsid w:val="000C24AB"/>
    <w:rsid w:val="000C264E"/>
    <w:rsid w:val="000C2983"/>
    <w:rsid w:val="000C2FE3"/>
    <w:rsid w:val="000C33DB"/>
    <w:rsid w:val="000C4EDB"/>
    <w:rsid w:val="000C5F54"/>
    <w:rsid w:val="000C612E"/>
    <w:rsid w:val="000C6BC1"/>
    <w:rsid w:val="000D038F"/>
    <w:rsid w:val="000D1DF1"/>
    <w:rsid w:val="000D2975"/>
    <w:rsid w:val="000D38AD"/>
    <w:rsid w:val="000D3908"/>
    <w:rsid w:val="000D61B3"/>
    <w:rsid w:val="000D65CA"/>
    <w:rsid w:val="000D7B94"/>
    <w:rsid w:val="000E1F36"/>
    <w:rsid w:val="000E26D6"/>
    <w:rsid w:val="000E3AFB"/>
    <w:rsid w:val="000E3F54"/>
    <w:rsid w:val="000E5B93"/>
    <w:rsid w:val="000E6341"/>
    <w:rsid w:val="000F0D96"/>
    <w:rsid w:val="000F1AE5"/>
    <w:rsid w:val="000F57D1"/>
    <w:rsid w:val="000F63BF"/>
    <w:rsid w:val="000F6FC5"/>
    <w:rsid w:val="000F7347"/>
    <w:rsid w:val="00100F56"/>
    <w:rsid w:val="00102B6C"/>
    <w:rsid w:val="00105753"/>
    <w:rsid w:val="0010609D"/>
    <w:rsid w:val="00106356"/>
    <w:rsid w:val="0010643C"/>
    <w:rsid w:val="001075CF"/>
    <w:rsid w:val="00112567"/>
    <w:rsid w:val="00115C35"/>
    <w:rsid w:val="00115F80"/>
    <w:rsid w:val="00116908"/>
    <w:rsid w:val="00121C76"/>
    <w:rsid w:val="00123167"/>
    <w:rsid w:val="00123552"/>
    <w:rsid w:val="001236E6"/>
    <w:rsid w:val="001239BC"/>
    <w:rsid w:val="00124B1E"/>
    <w:rsid w:val="00126123"/>
    <w:rsid w:val="00127782"/>
    <w:rsid w:val="001356B5"/>
    <w:rsid w:val="001362F8"/>
    <w:rsid w:val="00136AE0"/>
    <w:rsid w:val="00137048"/>
    <w:rsid w:val="00140415"/>
    <w:rsid w:val="00142D6F"/>
    <w:rsid w:val="00142EAB"/>
    <w:rsid w:val="00142F17"/>
    <w:rsid w:val="001447F3"/>
    <w:rsid w:val="001451A1"/>
    <w:rsid w:val="001514FB"/>
    <w:rsid w:val="001516EC"/>
    <w:rsid w:val="001571FF"/>
    <w:rsid w:val="00157F49"/>
    <w:rsid w:val="00163A31"/>
    <w:rsid w:val="00165217"/>
    <w:rsid w:val="001654A9"/>
    <w:rsid w:val="00166808"/>
    <w:rsid w:val="00172318"/>
    <w:rsid w:val="001726D0"/>
    <w:rsid w:val="00172731"/>
    <w:rsid w:val="00173670"/>
    <w:rsid w:val="0017434F"/>
    <w:rsid w:val="001756DA"/>
    <w:rsid w:val="00177497"/>
    <w:rsid w:val="001808D9"/>
    <w:rsid w:val="00180AFB"/>
    <w:rsid w:val="00181BDF"/>
    <w:rsid w:val="00183079"/>
    <w:rsid w:val="00183F70"/>
    <w:rsid w:val="0018423D"/>
    <w:rsid w:val="00184910"/>
    <w:rsid w:val="00185717"/>
    <w:rsid w:val="00186207"/>
    <w:rsid w:val="00186291"/>
    <w:rsid w:val="00187D36"/>
    <w:rsid w:val="0019042F"/>
    <w:rsid w:val="0019115B"/>
    <w:rsid w:val="00191DB6"/>
    <w:rsid w:val="0019210F"/>
    <w:rsid w:val="001928B1"/>
    <w:rsid w:val="00193F77"/>
    <w:rsid w:val="0019420C"/>
    <w:rsid w:val="001942CC"/>
    <w:rsid w:val="0019582D"/>
    <w:rsid w:val="001966A7"/>
    <w:rsid w:val="00197E64"/>
    <w:rsid w:val="00197ED7"/>
    <w:rsid w:val="001A1740"/>
    <w:rsid w:val="001A219A"/>
    <w:rsid w:val="001A3B7F"/>
    <w:rsid w:val="001A4CC5"/>
    <w:rsid w:val="001A5526"/>
    <w:rsid w:val="001A5E28"/>
    <w:rsid w:val="001B0075"/>
    <w:rsid w:val="001B34F6"/>
    <w:rsid w:val="001B7AB9"/>
    <w:rsid w:val="001C1039"/>
    <w:rsid w:val="001C3801"/>
    <w:rsid w:val="001C43EC"/>
    <w:rsid w:val="001C4DFF"/>
    <w:rsid w:val="001C6CEE"/>
    <w:rsid w:val="001D35A1"/>
    <w:rsid w:val="001D42B3"/>
    <w:rsid w:val="001D453D"/>
    <w:rsid w:val="001D5E5C"/>
    <w:rsid w:val="001D6B0C"/>
    <w:rsid w:val="001D6E3F"/>
    <w:rsid w:val="001D789B"/>
    <w:rsid w:val="001E0218"/>
    <w:rsid w:val="001E02DD"/>
    <w:rsid w:val="001E0CCB"/>
    <w:rsid w:val="001E1200"/>
    <w:rsid w:val="001E1DDC"/>
    <w:rsid w:val="001E2B97"/>
    <w:rsid w:val="001E314D"/>
    <w:rsid w:val="001E32AA"/>
    <w:rsid w:val="001E4812"/>
    <w:rsid w:val="001E5676"/>
    <w:rsid w:val="001E5B37"/>
    <w:rsid w:val="001E654F"/>
    <w:rsid w:val="001E7433"/>
    <w:rsid w:val="001E797E"/>
    <w:rsid w:val="001F0790"/>
    <w:rsid w:val="001F0BC0"/>
    <w:rsid w:val="001F1040"/>
    <w:rsid w:val="001F17C9"/>
    <w:rsid w:val="001F1B3D"/>
    <w:rsid w:val="001F3218"/>
    <w:rsid w:val="001F380F"/>
    <w:rsid w:val="001F3C5A"/>
    <w:rsid w:val="001F4139"/>
    <w:rsid w:val="001F4836"/>
    <w:rsid w:val="001F530C"/>
    <w:rsid w:val="001F6323"/>
    <w:rsid w:val="001F7CA5"/>
    <w:rsid w:val="00200FD6"/>
    <w:rsid w:val="0020240F"/>
    <w:rsid w:val="002030C9"/>
    <w:rsid w:val="00203CCF"/>
    <w:rsid w:val="00205D1E"/>
    <w:rsid w:val="00206BB3"/>
    <w:rsid w:val="00207212"/>
    <w:rsid w:val="0020741C"/>
    <w:rsid w:val="00207E12"/>
    <w:rsid w:val="0021047A"/>
    <w:rsid w:val="00210EC9"/>
    <w:rsid w:val="0021175A"/>
    <w:rsid w:val="00221B9A"/>
    <w:rsid w:val="00222E30"/>
    <w:rsid w:val="0022308A"/>
    <w:rsid w:val="0022496E"/>
    <w:rsid w:val="00224B3C"/>
    <w:rsid w:val="0022560A"/>
    <w:rsid w:val="00225941"/>
    <w:rsid w:val="00225D9D"/>
    <w:rsid w:val="00227478"/>
    <w:rsid w:val="00227831"/>
    <w:rsid w:val="002304BC"/>
    <w:rsid w:val="00231A42"/>
    <w:rsid w:val="00231DC1"/>
    <w:rsid w:val="002366D7"/>
    <w:rsid w:val="00236977"/>
    <w:rsid w:val="002373BA"/>
    <w:rsid w:val="0023740C"/>
    <w:rsid w:val="00240384"/>
    <w:rsid w:val="00240EDE"/>
    <w:rsid w:val="0024150F"/>
    <w:rsid w:val="002425CA"/>
    <w:rsid w:val="00242FF7"/>
    <w:rsid w:val="00243211"/>
    <w:rsid w:val="00243640"/>
    <w:rsid w:val="00243DFB"/>
    <w:rsid w:val="00243EBF"/>
    <w:rsid w:val="002454E1"/>
    <w:rsid w:val="002459EC"/>
    <w:rsid w:val="00245ABD"/>
    <w:rsid w:val="00247EB4"/>
    <w:rsid w:val="0024C9B5"/>
    <w:rsid w:val="0025009B"/>
    <w:rsid w:val="002525FC"/>
    <w:rsid w:val="0025308C"/>
    <w:rsid w:val="002557DC"/>
    <w:rsid w:val="00256571"/>
    <w:rsid w:val="00256755"/>
    <w:rsid w:val="00256EC4"/>
    <w:rsid w:val="00257EA0"/>
    <w:rsid w:val="002607D3"/>
    <w:rsid w:val="00260B7C"/>
    <w:rsid w:val="00261675"/>
    <w:rsid w:val="002627F4"/>
    <w:rsid w:val="00262AF2"/>
    <w:rsid w:val="002630D0"/>
    <w:rsid w:val="002662FF"/>
    <w:rsid w:val="0026642F"/>
    <w:rsid w:val="00267BCB"/>
    <w:rsid w:val="00270FBC"/>
    <w:rsid w:val="00271E99"/>
    <w:rsid w:val="00272C89"/>
    <w:rsid w:val="00272F85"/>
    <w:rsid w:val="0027316E"/>
    <w:rsid w:val="00274C79"/>
    <w:rsid w:val="002752A4"/>
    <w:rsid w:val="002757AE"/>
    <w:rsid w:val="0027585C"/>
    <w:rsid w:val="00276A6A"/>
    <w:rsid w:val="0027752D"/>
    <w:rsid w:val="00277C76"/>
    <w:rsid w:val="00281BC2"/>
    <w:rsid w:val="00283F66"/>
    <w:rsid w:val="002865D6"/>
    <w:rsid w:val="00290CE4"/>
    <w:rsid w:val="00290F1E"/>
    <w:rsid w:val="00292353"/>
    <w:rsid w:val="00292F0F"/>
    <w:rsid w:val="002933A2"/>
    <w:rsid w:val="002934FE"/>
    <w:rsid w:val="00295007"/>
    <w:rsid w:val="002952D9"/>
    <w:rsid w:val="002970E8"/>
    <w:rsid w:val="002A0685"/>
    <w:rsid w:val="002A0B40"/>
    <w:rsid w:val="002A0BE1"/>
    <w:rsid w:val="002A22BF"/>
    <w:rsid w:val="002A2C93"/>
    <w:rsid w:val="002A2FD0"/>
    <w:rsid w:val="002A6100"/>
    <w:rsid w:val="002A7D13"/>
    <w:rsid w:val="002B09FD"/>
    <w:rsid w:val="002B1626"/>
    <w:rsid w:val="002B3C00"/>
    <w:rsid w:val="002B4A95"/>
    <w:rsid w:val="002B4E39"/>
    <w:rsid w:val="002B55F1"/>
    <w:rsid w:val="002B594F"/>
    <w:rsid w:val="002B7E6B"/>
    <w:rsid w:val="002C08B2"/>
    <w:rsid w:val="002C10C4"/>
    <w:rsid w:val="002C11DD"/>
    <w:rsid w:val="002C17DC"/>
    <w:rsid w:val="002C1B50"/>
    <w:rsid w:val="002C2915"/>
    <w:rsid w:val="002C2B36"/>
    <w:rsid w:val="002C30BD"/>
    <w:rsid w:val="002C5156"/>
    <w:rsid w:val="002C6576"/>
    <w:rsid w:val="002C66C8"/>
    <w:rsid w:val="002C6FE0"/>
    <w:rsid w:val="002D06AF"/>
    <w:rsid w:val="002D07A4"/>
    <w:rsid w:val="002D24A1"/>
    <w:rsid w:val="002D2735"/>
    <w:rsid w:val="002D47C3"/>
    <w:rsid w:val="002D5701"/>
    <w:rsid w:val="002D5A72"/>
    <w:rsid w:val="002E0CF0"/>
    <w:rsid w:val="002E126E"/>
    <w:rsid w:val="002E1EB6"/>
    <w:rsid w:val="002E2CDF"/>
    <w:rsid w:val="002E32DB"/>
    <w:rsid w:val="002E3493"/>
    <w:rsid w:val="002E4D3C"/>
    <w:rsid w:val="002E5A87"/>
    <w:rsid w:val="002E682E"/>
    <w:rsid w:val="002E733C"/>
    <w:rsid w:val="002F07BD"/>
    <w:rsid w:val="002F0B3D"/>
    <w:rsid w:val="002F0FC8"/>
    <w:rsid w:val="002F2A81"/>
    <w:rsid w:val="002F4E5C"/>
    <w:rsid w:val="0030007D"/>
    <w:rsid w:val="00300269"/>
    <w:rsid w:val="00300F6D"/>
    <w:rsid w:val="0030101C"/>
    <w:rsid w:val="00301843"/>
    <w:rsid w:val="003040FF"/>
    <w:rsid w:val="00304416"/>
    <w:rsid w:val="00304AE7"/>
    <w:rsid w:val="00304B4B"/>
    <w:rsid w:val="003104C4"/>
    <w:rsid w:val="00310640"/>
    <w:rsid w:val="00311950"/>
    <w:rsid w:val="0031255C"/>
    <w:rsid w:val="003139E9"/>
    <w:rsid w:val="00313AFC"/>
    <w:rsid w:val="00314420"/>
    <w:rsid w:val="00314D10"/>
    <w:rsid w:val="0031729D"/>
    <w:rsid w:val="0032134D"/>
    <w:rsid w:val="00321B66"/>
    <w:rsid w:val="00323D5F"/>
    <w:rsid w:val="003242DE"/>
    <w:rsid w:val="00324B41"/>
    <w:rsid w:val="00324C19"/>
    <w:rsid w:val="00325D75"/>
    <w:rsid w:val="00325EC4"/>
    <w:rsid w:val="00326519"/>
    <w:rsid w:val="00327D22"/>
    <w:rsid w:val="00330614"/>
    <w:rsid w:val="0033147A"/>
    <w:rsid w:val="00331D7D"/>
    <w:rsid w:val="0033300E"/>
    <w:rsid w:val="003331F1"/>
    <w:rsid w:val="003344A3"/>
    <w:rsid w:val="00334B9E"/>
    <w:rsid w:val="00337630"/>
    <w:rsid w:val="00337A4D"/>
    <w:rsid w:val="00337CF5"/>
    <w:rsid w:val="00341E60"/>
    <w:rsid w:val="003427CB"/>
    <w:rsid w:val="00342C37"/>
    <w:rsid w:val="00342F95"/>
    <w:rsid w:val="003432D8"/>
    <w:rsid w:val="0034471E"/>
    <w:rsid w:val="00344898"/>
    <w:rsid w:val="00345370"/>
    <w:rsid w:val="003458F1"/>
    <w:rsid w:val="00345F01"/>
    <w:rsid w:val="0034606B"/>
    <w:rsid w:val="00346C82"/>
    <w:rsid w:val="00346CB7"/>
    <w:rsid w:val="003470F2"/>
    <w:rsid w:val="00347908"/>
    <w:rsid w:val="00350338"/>
    <w:rsid w:val="00351CBB"/>
    <w:rsid w:val="0035262E"/>
    <w:rsid w:val="00353457"/>
    <w:rsid w:val="00354525"/>
    <w:rsid w:val="00355B8F"/>
    <w:rsid w:val="00355DF9"/>
    <w:rsid w:val="003560E2"/>
    <w:rsid w:val="00356243"/>
    <w:rsid w:val="00362B6E"/>
    <w:rsid w:val="003635AE"/>
    <w:rsid w:val="00364FAE"/>
    <w:rsid w:val="0036588B"/>
    <w:rsid w:val="003673E3"/>
    <w:rsid w:val="00370A46"/>
    <w:rsid w:val="00372144"/>
    <w:rsid w:val="003723DA"/>
    <w:rsid w:val="00373020"/>
    <w:rsid w:val="00373F6E"/>
    <w:rsid w:val="003760A8"/>
    <w:rsid w:val="0037622E"/>
    <w:rsid w:val="00376A0F"/>
    <w:rsid w:val="00376D98"/>
    <w:rsid w:val="00377001"/>
    <w:rsid w:val="0038072F"/>
    <w:rsid w:val="00380BED"/>
    <w:rsid w:val="0038159E"/>
    <w:rsid w:val="00381684"/>
    <w:rsid w:val="00382653"/>
    <w:rsid w:val="00382E75"/>
    <w:rsid w:val="00383500"/>
    <w:rsid w:val="0038352D"/>
    <w:rsid w:val="00385F33"/>
    <w:rsid w:val="003866AE"/>
    <w:rsid w:val="003866E8"/>
    <w:rsid w:val="00386D4A"/>
    <w:rsid w:val="00387EC7"/>
    <w:rsid w:val="00390FD7"/>
    <w:rsid w:val="0039259E"/>
    <w:rsid w:val="00393401"/>
    <w:rsid w:val="00394CA4"/>
    <w:rsid w:val="00396987"/>
    <w:rsid w:val="00396D01"/>
    <w:rsid w:val="003A03F8"/>
    <w:rsid w:val="003A1A3E"/>
    <w:rsid w:val="003A29D1"/>
    <w:rsid w:val="003A31B3"/>
    <w:rsid w:val="003A7C22"/>
    <w:rsid w:val="003B0429"/>
    <w:rsid w:val="003B08C3"/>
    <w:rsid w:val="003B67A5"/>
    <w:rsid w:val="003B7E3E"/>
    <w:rsid w:val="003B7F5C"/>
    <w:rsid w:val="003C12B6"/>
    <w:rsid w:val="003C1D28"/>
    <w:rsid w:val="003C450F"/>
    <w:rsid w:val="003C5F01"/>
    <w:rsid w:val="003C7162"/>
    <w:rsid w:val="003C72CA"/>
    <w:rsid w:val="003C7502"/>
    <w:rsid w:val="003C7740"/>
    <w:rsid w:val="003D0399"/>
    <w:rsid w:val="003D0909"/>
    <w:rsid w:val="003D09FA"/>
    <w:rsid w:val="003D5C38"/>
    <w:rsid w:val="003D6651"/>
    <w:rsid w:val="003D71C8"/>
    <w:rsid w:val="003D8D4D"/>
    <w:rsid w:val="003E098F"/>
    <w:rsid w:val="003E0C1A"/>
    <w:rsid w:val="003E17FF"/>
    <w:rsid w:val="003E232C"/>
    <w:rsid w:val="003E24CD"/>
    <w:rsid w:val="003E2B46"/>
    <w:rsid w:val="003E40BE"/>
    <w:rsid w:val="003E44F6"/>
    <w:rsid w:val="003E4761"/>
    <w:rsid w:val="003E540B"/>
    <w:rsid w:val="003E5D74"/>
    <w:rsid w:val="003E6C61"/>
    <w:rsid w:val="003E6DE8"/>
    <w:rsid w:val="003E7D59"/>
    <w:rsid w:val="003F356E"/>
    <w:rsid w:val="003F3E94"/>
    <w:rsid w:val="003F6B90"/>
    <w:rsid w:val="00400C59"/>
    <w:rsid w:val="00405733"/>
    <w:rsid w:val="00405AD7"/>
    <w:rsid w:val="00405D87"/>
    <w:rsid w:val="00406256"/>
    <w:rsid w:val="00406342"/>
    <w:rsid w:val="004063F9"/>
    <w:rsid w:val="00406AE4"/>
    <w:rsid w:val="0040754F"/>
    <w:rsid w:val="0040761A"/>
    <w:rsid w:val="00407CA0"/>
    <w:rsid w:val="00407D3B"/>
    <w:rsid w:val="00411BFD"/>
    <w:rsid w:val="004121A4"/>
    <w:rsid w:val="00412FCD"/>
    <w:rsid w:val="0041300A"/>
    <w:rsid w:val="00413279"/>
    <w:rsid w:val="004138E0"/>
    <w:rsid w:val="00413C1C"/>
    <w:rsid w:val="00414602"/>
    <w:rsid w:val="00415A40"/>
    <w:rsid w:val="00415C84"/>
    <w:rsid w:val="00417526"/>
    <w:rsid w:val="00420455"/>
    <w:rsid w:val="004223A0"/>
    <w:rsid w:val="004226C8"/>
    <w:rsid w:val="00423CBA"/>
    <w:rsid w:val="00424871"/>
    <w:rsid w:val="00424922"/>
    <w:rsid w:val="00424B15"/>
    <w:rsid w:val="0042536E"/>
    <w:rsid w:val="00425890"/>
    <w:rsid w:val="00427B14"/>
    <w:rsid w:val="00432BF6"/>
    <w:rsid w:val="00433DBC"/>
    <w:rsid w:val="0043493F"/>
    <w:rsid w:val="00434C39"/>
    <w:rsid w:val="00435E54"/>
    <w:rsid w:val="004370B8"/>
    <w:rsid w:val="0044018F"/>
    <w:rsid w:val="004424AF"/>
    <w:rsid w:val="00442872"/>
    <w:rsid w:val="00444810"/>
    <w:rsid w:val="004448CC"/>
    <w:rsid w:val="00444B92"/>
    <w:rsid w:val="004467C7"/>
    <w:rsid w:val="004473A1"/>
    <w:rsid w:val="00447793"/>
    <w:rsid w:val="00451058"/>
    <w:rsid w:val="004510A8"/>
    <w:rsid w:val="0045326B"/>
    <w:rsid w:val="00453A36"/>
    <w:rsid w:val="0045411D"/>
    <w:rsid w:val="00460824"/>
    <w:rsid w:val="004608A5"/>
    <w:rsid w:val="00460E39"/>
    <w:rsid w:val="00461E42"/>
    <w:rsid w:val="004623C5"/>
    <w:rsid w:val="004634EE"/>
    <w:rsid w:val="00464780"/>
    <w:rsid w:val="00464EED"/>
    <w:rsid w:val="00466EB5"/>
    <w:rsid w:val="0047145F"/>
    <w:rsid w:val="00472CF7"/>
    <w:rsid w:val="00474BC5"/>
    <w:rsid w:val="00475216"/>
    <w:rsid w:val="00475845"/>
    <w:rsid w:val="0047585D"/>
    <w:rsid w:val="004776DE"/>
    <w:rsid w:val="00477ABB"/>
    <w:rsid w:val="00477D74"/>
    <w:rsid w:val="00480253"/>
    <w:rsid w:val="00480BA0"/>
    <w:rsid w:val="00481B47"/>
    <w:rsid w:val="004820F4"/>
    <w:rsid w:val="004849C1"/>
    <w:rsid w:val="004864C9"/>
    <w:rsid w:val="00486809"/>
    <w:rsid w:val="00486D48"/>
    <w:rsid w:val="00490B68"/>
    <w:rsid w:val="004915E5"/>
    <w:rsid w:val="00494113"/>
    <w:rsid w:val="00495BE6"/>
    <w:rsid w:val="00496A40"/>
    <w:rsid w:val="004973D9"/>
    <w:rsid w:val="004974D9"/>
    <w:rsid w:val="004A04CD"/>
    <w:rsid w:val="004A08C6"/>
    <w:rsid w:val="004A0C6F"/>
    <w:rsid w:val="004A227E"/>
    <w:rsid w:val="004A26FC"/>
    <w:rsid w:val="004A42F0"/>
    <w:rsid w:val="004A5579"/>
    <w:rsid w:val="004A778F"/>
    <w:rsid w:val="004A79AD"/>
    <w:rsid w:val="004B0604"/>
    <w:rsid w:val="004B11BD"/>
    <w:rsid w:val="004B3B7E"/>
    <w:rsid w:val="004B446F"/>
    <w:rsid w:val="004B4F30"/>
    <w:rsid w:val="004B5E1E"/>
    <w:rsid w:val="004C2497"/>
    <w:rsid w:val="004C54E1"/>
    <w:rsid w:val="004C6153"/>
    <w:rsid w:val="004C7F8D"/>
    <w:rsid w:val="004D239E"/>
    <w:rsid w:val="004D30B3"/>
    <w:rsid w:val="004D4C21"/>
    <w:rsid w:val="004D74C3"/>
    <w:rsid w:val="004D79DF"/>
    <w:rsid w:val="004D7DC8"/>
    <w:rsid w:val="004E0399"/>
    <w:rsid w:val="004E0A96"/>
    <w:rsid w:val="004E1392"/>
    <w:rsid w:val="004E286B"/>
    <w:rsid w:val="004E2B56"/>
    <w:rsid w:val="004E4225"/>
    <w:rsid w:val="004E8DBD"/>
    <w:rsid w:val="004F1473"/>
    <w:rsid w:val="004F21E3"/>
    <w:rsid w:val="004F37B8"/>
    <w:rsid w:val="00500B6C"/>
    <w:rsid w:val="00500E31"/>
    <w:rsid w:val="00501B8E"/>
    <w:rsid w:val="00501CC8"/>
    <w:rsid w:val="005025EC"/>
    <w:rsid w:val="00502789"/>
    <w:rsid w:val="00503B79"/>
    <w:rsid w:val="0050473E"/>
    <w:rsid w:val="00504BFB"/>
    <w:rsid w:val="005106BB"/>
    <w:rsid w:val="005119A5"/>
    <w:rsid w:val="00513778"/>
    <w:rsid w:val="00520019"/>
    <w:rsid w:val="0052007D"/>
    <w:rsid w:val="00520CCE"/>
    <w:rsid w:val="00521131"/>
    <w:rsid w:val="005213EF"/>
    <w:rsid w:val="00521B50"/>
    <w:rsid w:val="0052209D"/>
    <w:rsid w:val="00523195"/>
    <w:rsid w:val="00523B68"/>
    <w:rsid w:val="005249AD"/>
    <w:rsid w:val="00525258"/>
    <w:rsid w:val="00526F0D"/>
    <w:rsid w:val="005272A0"/>
    <w:rsid w:val="00530167"/>
    <w:rsid w:val="00530947"/>
    <w:rsid w:val="005318D8"/>
    <w:rsid w:val="005322E4"/>
    <w:rsid w:val="005324AF"/>
    <w:rsid w:val="005326C0"/>
    <w:rsid w:val="00532916"/>
    <w:rsid w:val="00534433"/>
    <w:rsid w:val="005347B7"/>
    <w:rsid w:val="00536680"/>
    <w:rsid w:val="00536DE8"/>
    <w:rsid w:val="00537339"/>
    <w:rsid w:val="00537EDA"/>
    <w:rsid w:val="0054071F"/>
    <w:rsid w:val="005414A3"/>
    <w:rsid w:val="00543642"/>
    <w:rsid w:val="00544B14"/>
    <w:rsid w:val="00544CAF"/>
    <w:rsid w:val="00544DA0"/>
    <w:rsid w:val="005451A1"/>
    <w:rsid w:val="00545A5B"/>
    <w:rsid w:val="00546743"/>
    <w:rsid w:val="0054727F"/>
    <w:rsid w:val="00547C61"/>
    <w:rsid w:val="00552D40"/>
    <w:rsid w:val="00553BFA"/>
    <w:rsid w:val="0055482E"/>
    <w:rsid w:val="0055549B"/>
    <w:rsid w:val="00555589"/>
    <w:rsid w:val="00555E1C"/>
    <w:rsid w:val="00557868"/>
    <w:rsid w:val="00557AB4"/>
    <w:rsid w:val="00560FE5"/>
    <w:rsid w:val="00564A00"/>
    <w:rsid w:val="00566F7E"/>
    <w:rsid w:val="00567740"/>
    <w:rsid w:val="0056797F"/>
    <w:rsid w:val="00572426"/>
    <w:rsid w:val="00573412"/>
    <w:rsid w:val="00573ADF"/>
    <w:rsid w:val="00576032"/>
    <w:rsid w:val="0057D0CA"/>
    <w:rsid w:val="005804D7"/>
    <w:rsid w:val="00582074"/>
    <w:rsid w:val="0058631E"/>
    <w:rsid w:val="005936AA"/>
    <w:rsid w:val="00593D49"/>
    <w:rsid w:val="0059462B"/>
    <w:rsid w:val="005961B0"/>
    <w:rsid w:val="00597451"/>
    <w:rsid w:val="005974A0"/>
    <w:rsid w:val="005A2DFB"/>
    <w:rsid w:val="005A5263"/>
    <w:rsid w:val="005A6CD1"/>
    <w:rsid w:val="005B0D27"/>
    <w:rsid w:val="005B3967"/>
    <w:rsid w:val="005B431B"/>
    <w:rsid w:val="005B55C8"/>
    <w:rsid w:val="005B7236"/>
    <w:rsid w:val="005B7489"/>
    <w:rsid w:val="005B7577"/>
    <w:rsid w:val="005C0235"/>
    <w:rsid w:val="005C09A5"/>
    <w:rsid w:val="005C1AB5"/>
    <w:rsid w:val="005C3325"/>
    <w:rsid w:val="005C41E0"/>
    <w:rsid w:val="005C54E0"/>
    <w:rsid w:val="005C6446"/>
    <w:rsid w:val="005C7441"/>
    <w:rsid w:val="005C7528"/>
    <w:rsid w:val="005D03B0"/>
    <w:rsid w:val="005D1559"/>
    <w:rsid w:val="005D2381"/>
    <w:rsid w:val="005D518E"/>
    <w:rsid w:val="005D59FD"/>
    <w:rsid w:val="005D5D13"/>
    <w:rsid w:val="005D6F64"/>
    <w:rsid w:val="005E0359"/>
    <w:rsid w:val="005E0AF5"/>
    <w:rsid w:val="005E1586"/>
    <w:rsid w:val="005E3F64"/>
    <w:rsid w:val="005F19CA"/>
    <w:rsid w:val="005F3251"/>
    <w:rsid w:val="005F4FBF"/>
    <w:rsid w:val="005F4FDA"/>
    <w:rsid w:val="005F4FE5"/>
    <w:rsid w:val="005F52CD"/>
    <w:rsid w:val="005F5E43"/>
    <w:rsid w:val="00600B27"/>
    <w:rsid w:val="00601118"/>
    <w:rsid w:val="00603951"/>
    <w:rsid w:val="006057F2"/>
    <w:rsid w:val="0060708F"/>
    <w:rsid w:val="00607768"/>
    <w:rsid w:val="0060798B"/>
    <w:rsid w:val="00610306"/>
    <w:rsid w:val="00611881"/>
    <w:rsid w:val="006123AE"/>
    <w:rsid w:val="0061338B"/>
    <w:rsid w:val="0061592C"/>
    <w:rsid w:val="006215D4"/>
    <w:rsid w:val="0062233F"/>
    <w:rsid w:val="006238FE"/>
    <w:rsid w:val="00623D5B"/>
    <w:rsid w:val="00625A59"/>
    <w:rsid w:val="006264E2"/>
    <w:rsid w:val="0062756F"/>
    <w:rsid w:val="00627BA4"/>
    <w:rsid w:val="00627F7B"/>
    <w:rsid w:val="006301FD"/>
    <w:rsid w:val="00630CED"/>
    <w:rsid w:val="00630F26"/>
    <w:rsid w:val="00631452"/>
    <w:rsid w:val="006320A6"/>
    <w:rsid w:val="00632DCF"/>
    <w:rsid w:val="006332B8"/>
    <w:rsid w:val="0063381F"/>
    <w:rsid w:val="00633842"/>
    <w:rsid w:val="006346D6"/>
    <w:rsid w:val="00634975"/>
    <w:rsid w:val="00634E8D"/>
    <w:rsid w:val="00636E15"/>
    <w:rsid w:val="00637D60"/>
    <w:rsid w:val="006401B3"/>
    <w:rsid w:val="006415E5"/>
    <w:rsid w:val="0064174B"/>
    <w:rsid w:val="00645285"/>
    <w:rsid w:val="006465B4"/>
    <w:rsid w:val="00646AB4"/>
    <w:rsid w:val="00647E41"/>
    <w:rsid w:val="006502F7"/>
    <w:rsid w:val="006506DB"/>
    <w:rsid w:val="00650A79"/>
    <w:rsid w:val="0065114E"/>
    <w:rsid w:val="00651BC7"/>
    <w:rsid w:val="006536DB"/>
    <w:rsid w:val="00661348"/>
    <w:rsid w:val="00661513"/>
    <w:rsid w:val="0066387B"/>
    <w:rsid w:val="00663D72"/>
    <w:rsid w:val="00667AA5"/>
    <w:rsid w:val="006703FD"/>
    <w:rsid w:val="00671550"/>
    <w:rsid w:val="00671556"/>
    <w:rsid w:val="00672228"/>
    <w:rsid w:val="0067295C"/>
    <w:rsid w:val="006731E6"/>
    <w:rsid w:val="00675163"/>
    <w:rsid w:val="00675ADD"/>
    <w:rsid w:val="006769F5"/>
    <w:rsid w:val="0068039E"/>
    <w:rsid w:val="006820FE"/>
    <w:rsid w:val="00682A0B"/>
    <w:rsid w:val="00682EFA"/>
    <w:rsid w:val="006837FB"/>
    <w:rsid w:val="00683D59"/>
    <w:rsid w:val="00683F7C"/>
    <w:rsid w:val="0068449B"/>
    <w:rsid w:val="00684962"/>
    <w:rsid w:val="00685CCD"/>
    <w:rsid w:val="00685D01"/>
    <w:rsid w:val="00686443"/>
    <w:rsid w:val="00686512"/>
    <w:rsid w:val="00687707"/>
    <w:rsid w:val="00690023"/>
    <w:rsid w:val="00693426"/>
    <w:rsid w:val="00696778"/>
    <w:rsid w:val="00696945"/>
    <w:rsid w:val="006970D7"/>
    <w:rsid w:val="006A0645"/>
    <w:rsid w:val="006A122C"/>
    <w:rsid w:val="006A1FDE"/>
    <w:rsid w:val="006A356B"/>
    <w:rsid w:val="006A48B3"/>
    <w:rsid w:val="006A5015"/>
    <w:rsid w:val="006A52F4"/>
    <w:rsid w:val="006A5D8D"/>
    <w:rsid w:val="006B02CC"/>
    <w:rsid w:val="006B04EF"/>
    <w:rsid w:val="006B1502"/>
    <w:rsid w:val="006B2263"/>
    <w:rsid w:val="006B542B"/>
    <w:rsid w:val="006B5C98"/>
    <w:rsid w:val="006B7489"/>
    <w:rsid w:val="006B7624"/>
    <w:rsid w:val="006B7847"/>
    <w:rsid w:val="006C0557"/>
    <w:rsid w:val="006C1D38"/>
    <w:rsid w:val="006C2922"/>
    <w:rsid w:val="006C3623"/>
    <w:rsid w:val="006C3836"/>
    <w:rsid w:val="006C50D3"/>
    <w:rsid w:val="006C5D39"/>
    <w:rsid w:val="006C6497"/>
    <w:rsid w:val="006C6C16"/>
    <w:rsid w:val="006D1BD6"/>
    <w:rsid w:val="006D303E"/>
    <w:rsid w:val="006D3934"/>
    <w:rsid w:val="006D3B0F"/>
    <w:rsid w:val="006D478F"/>
    <w:rsid w:val="006D52B2"/>
    <w:rsid w:val="006D6C72"/>
    <w:rsid w:val="006E0891"/>
    <w:rsid w:val="006E1D2A"/>
    <w:rsid w:val="006E3AF3"/>
    <w:rsid w:val="006E4B34"/>
    <w:rsid w:val="006E51C3"/>
    <w:rsid w:val="006E5DB6"/>
    <w:rsid w:val="006E5F80"/>
    <w:rsid w:val="006F0152"/>
    <w:rsid w:val="006F06F5"/>
    <w:rsid w:val="006F0F08"/>
    <w:rsid w:val="006F1403"/>
    <w:rsid w:val="006F1AB3"/>
    <w:rsid w:val="006F2726"/>
    <w:rsid w:val="006F3AE0"/>
    <w:rsid w:val="006F54E9"/>
    <w:rsid w:val="00700ACA"/>
    <w:rsid w:val="00700BAE"/>
    <w:rsid w:val="00701A25"/>
    <w:rsid w:val="00703B7F"/>
    <w:rsid w:val="00704957"/>
    <w:rsid w:val="00705773"/>
    <w:rsid w:val="00705912"/>
    <w:rsid w:val="0070620D"/>
    <w:rsid w:val="00707F5B"/>
    <w:rsid w:val="00712CD3"/>
    <w:rsid w:val="00714326"/>
    <w:rsid w:val="0071496F"/>
    <w:rsid w:val="00715A8C"/>
    <w:rsid w:val="00716CAE"/>
    <w:rsid w:val="00716EAC"/>
    <w:rsid w:val="007172E1"/>
    <w:rsid w:val="007178F4"/>
    <w:rsid w:val="00720A9C"/>
    <w:rsid w:val="00720F5F"/>
    <w:rsid w:val="007220C1"/>
    <w:rsid w:val="00722296"/>
    <w:rsid w:val="00722A8A"/>
    <w:rsid w:val="007234EB"/>
    <w:rsid w:val="00723566"/>
    <w:rsid w:val="007241DF"/>
    <w:rsid w:val="00724279"/>
    <w:rsid w:val="00724A32"/>
    <w:rsid w:val="00724A84"/>
    <w:rsid w:val="00724BC4"/>
    <w:rsid w:val="00726DC0"/>
    <w:rsid w:val="0073274C"/>
    <w:rsid w:val="00733DF5"/>
    <w:rsid w:val="00734889"/>
    <w:rsid w:val="007352E0"/>
    <w:rsid w:val="007417A3"/>
    <w:rsid w:val="00742ACC"/>
    <w:rsid w:val="0074362A"/>
    <w:rsid w:val="007438A6"/>
    <w:rsid w:val="00744300"/>
    <w:rsid w:val="00744471"/>
    <w:rsid w:val="0074467A"/>
    <w:rsid w:val="007466FD"/>
    <w:rsid w:val="007470F8"/>
    <w:rsid w:val="0074769C"/>
    <w:rsid w:val="0075113B"/>
    <w:rsid w:val="0075475E"/>
    <w:rsid w:val="00754D25"/>
    <w:rsid w:val="00755763"/>
    <w:rsid w:val="007558DA"/>
    <w:rsid w:val="00755EB2"/>
    <w:rsid w:val="007572E5"/>
    <w:rsid w:val="00757ADA"/>
    <w:rsid w:val="00760211"/>
    <w:rsid w:val="0076050F"/>
    <w:rsid w:val="00763429"/>
    <w:rsid w:val="007673FB"/>
    <w:rsid w:val="00772340"/>
    <w:rsid w:val="00772C20"/>
    <w:rsid w:val="0077555C"/>
    <w:rsid w:val="00776092"/>
    <w:rsid w:val="00777E24"/>
    <w:rsid w:val="007812DC"/>
    <w:rsid w:val="00783468"/>
    <w:rsid w:val="00784E7A"/>
    <w:rsid w:val="00785271"/>
    <w:rsid w:val="007852FC"/>
    <w:rsid w:val="007853FB"/>
    <w:rsid w:val="007871FE"/>
    <w:rsid w:val="00790883"/>
    <w:rsid w:val="00790CF2"/>
    <w:rsid w:val="00792BE9"/>
    <w:rsid w:val="00794075"/>
    <w:rsid w:val="00794CD9"/>
    <w:rsid w:val="00796654"/>
    <w:rsid w:val="00796B4F"/>
    <w:rsid w:val="0079715F"/>
    <w:rsid w:val="00797B2F"/>
    <w:rsid w:val="00797E58"/>
    <w:rsid w:val="007A0995"/>
    <w:rsid w:val="007A410F"/>
    <w:rsid w:val="007A64BE"/>
    <w:rsid w:val="007A6D11"/>
    <w:rsid w:val="007A7005"/>
    <w:rsid w:val="007A7F9D"/>
    <w:rsid w:val="007B58A6"/>
    <w:rsid w:val="007B5B46"/>
    <w:rsid w:val="007B6AA6"/>
    <w:rsid w:val="007B6FB8"/>
    <w:rsid w:val="007C2DFB"/>
    <w:rsid w:val="007C384C"/>
    <w:rsid w:val="007C3D43"/>
    <w:rsid w:val="007C4D6C"/>
    <w:rsid w:val="007C6057"/>
    <w:rsid w:val="007C6A17"/>
    <w:rsid w:val="007C6B50"/>
    <w:rsid w:val="007C6D46"/>
    <w:rsid w:val="007C7716"/>
    <w:rsid w:val="007D04BB"/>
    <w:rsid w:val="007D2719"/>
    <w:rsid w:val="007D40E2"/>
    <w:rsid w:val="007D54BD"/>
    <w:rsid w:val="007D586E"/>
    <w:rsid w:val="007D6C8F"/>
    <w:rsid w:val="007E0439"/>
    <w:rsid w:val="007E0A0A"/>
    <w:rsid w:val="007E0A95"/>
    <w:rsid w:val="007E16BA"/>
    <w:rsid w:val="007E2109"/>
    <w:rsid w:val="007E248C"/>
    <w:rsid w:val="007E343A"/>
    <w:rsid w:val="007E39D4"/>
    <w:rsid w:val="007E43E5"/>
    <w:rsid w:val="007E478B"/>
    <w:rsid w:val="007E5C1A"/>
    <w:rsid w:val="007E77CF"/>
    <w:rsid w:val="007F1106"/>
    <w:rsid w:val="007F152B"/>
    <w:rsid w:val="007F1BDB"/>
    <w:rsid w:val="007F20EE"/>
    <w:rsid w:val="007F3236"/>
    <w:rsid w:val="007F5903"/>
    <w:rsid w:val="007F72F9"/>
    <w:rsid w:val="00800C72"/>
    <w:rsid w:val="00801DD6"/>
    <w:rsid w:val="008036DF"/>
    <w:rsid w:val="00803A1C"/>
    <w:rsid w:val="008074A7"/>
    <w:rsid w:val="00810207"/>
    <w:rsid w:val="008114BF"/>
    <w:rsid w:val="00811ED3"/>
    <w:rsid w:val="00812355"/>
    <w:rsid w:val="00812A34"/>
    <w:rsid w:val="0081331D"/>
    <w:rsid w:val="00813EFA"/>
    <w:rsid w:val="00814C00"/>
    <w:rsid w:val="00816B3C"/>
    <w:rsid w:val="00816F64"/>
    <w:rsid w:val="0081A96E"/>
    <w:rsid w:val="0082088E"/>
    <w:rsid w:val="00823009"/>
    <w:rsid w:val="00823E86"/>
    <w:rsid w:val="00830BAE"/>
    <w:rsid w:val="00831ADF"/>
    <w:rsid w:val="00833807"/>
    <w:rsid w:val="008344C1"/>
    <w:rsid w:val="0083492C"/>
    <w:rsid w:val="0083513D"/>
    <w:rsid w:val="00840F0A"/>
    <w:rsid w:val="0084256C"/>
    <w:rsid w:val="00842B27"/>
    <w:rsid w:val="00843F55"/>
    <w:rsid w:val="008459D0"/>
    <w:rsid w:val="00846A1D"/>
    <w:rsid w:val="00847028"/>
    <w:rsid w:val="00847F6D"/>
    <w:rsid w:val="00853583"/>
    <w:rsid w:val="008545C4"/>
    <w:rsid w:val="00854B2A"/>
    <w:rsid w:val="0085623D"/>
    <w:rsid w:val="008576AD"/>
    <w:rsid w:val="00857E2F"/>
    <w:rsid w:val="00860CFE"/>
    <w:rsid w:val="0086180E"/>
    <w:rsid w:val="00861ACF"/>
    <w:rsid w:val="00861B3F"/>
    <w:rsid w:val="00861C26"/>
    <w:rsid w:val="00861FB9"/>
    <w:rsid w:val="00862D41"/>
    <w:rsid w:val="00862ECC"/>
    <w:rsid w:val="00864F0F"/>
    <w:rsid w:val="00867A75"/>
    <w:rsid w:val="00871DC6"/>
    <w:rsid w:val="00872308"/>
    <w:rsid w:val="0087250F"/>
    <w:rsid w:val="00872E96"/>
    <w:rsid w:val="0087367C"/>
    <w:rsid w:val="00875005"/>
    <w:rsid w:val="00875AE0"/>
    <w:rsid w:val="00876375"/>
    <w:rsid w:val="008764F6"/>
    <w:rsid w:val="008765F0"/>
    <w:rsid w:val="00876C18"/>
    <w:rsid w:val="00876F23"/>
    <w:rsid w:val="008805F1"/>
    <w:rsid w:val="0088115F"/>
    <w:rsid w:val="008816D3"/>
    <w:rsid w:val="00881EEC"/>
    <w:rsid w:val="008821D5"/>
    <w:rsid w:val="00882215"/>
    <w:rsid w:val="008822C0"/>
    <w:rsid w:val="00882300"/>
    <w:rsid w:val="00882DBA"/>
    <w:rsid w:val="00882F4A"/>
    <w:rsid w:val="00884E4B"/>
    <w:rsid w:val="00887D4F"/>
    <w:rsid w:val="00890ECE"/>
    <w:rsid w:val="008919B2"/>
    <w:rsid w:val="00892F54"/>
    <w:rsid w:val="00893487"/>
    <w:rsid w:val="0089351B"/>
    <w:rsid w:val="008951F0"/>
    <w:rsid w:val="00896EF7"/>
    <w:rsid w:val="00897B22"/>
    <w:rsid w:val="008A098F"/>
    <w:rsid w:val="008A3DD9"/>
    <w:rsid w:val="008A5695"/>
    <w:rsid w:val="008A6F71"/>
    <w:rsid w:val="008B1B23"/>
    <w:rsid w:val="008B1C4B"/>
    <w:rsid w:val="008B2823"/>
    <w:rsid w:val="008B3C2B"/>
    <w:rsid w:val="008B46CB"/>
    <w:rsid w:val="008B687E"/>
    <w:rsid w:val="008B728F"/>
    <w:rsid w:val="008C1F96"/>
    <w:rsid w:val="008C2748"/>
    <w:rsid w:val="008C37AB"/>
    <w:rsid w:val="008C3E6A"/>
    <w:rsid w:val="008C6CDE"/>
    <w:rsid w:val="008C6E6F"/>
    <w:rsid w:val="008C70CB"/>
    <w:rsid w:val="008C7DAC"/>
    <w:rsid w:val="008D2B69"/>
    <w:rsid w:val="008D4A97"/>
    <w:rsid w:val="008D7B05"/>
    <w:rsid w:val="008E01B8"/>
    <w:rsid w:val="008E0356"/>
    <w:rsid w:val="008E2AC3"/>
    <w:rsid w:val="008E4359"/>
    <w:rsid w:val="008E440A"/>
    <w:rsid w:val="008E44FB"/>
    <w:rsid w:val="008E530F"/>
    <w:rsid w:val="008E5904"/>
    <w:rsid w:val="008E5C59"/>
    <w:rsid w:val="008E5CBF"/>
    <w:rsid w:val="008E729E"/>
    <w:rsid w:val="008E7938"/>
    <w:rsid w:val="008E7DC7"/>
    <w:rsid w:val="008F1698"/>
    <w:rsid w:val="008F1CDF"/>
    <w:rsid w:val="008F238C"/>
    <w:rsid w:val="008F250E"/>
    <w:rsid w:val="008F2DA7"/>
    <w:rsid w:val="008F3D1C"/>
    <w:rsid w:val="008F4EEE"/>
    <w:rsid w:val="00900079"/>
    <w:rsid w:val="00901442"/>
    <w:rsid w:val="009018E9"/>
    <w:rsid w:val="009022DD"/>
    <w:rsid w:val="0090251C"/>
    <w:rsid w:val="00902866"/>
    <w:rsid w:val="00904B10"/>
    <w:rsid w:val="009107B4"/>
    <w:rsid w:val="00910959"/>
    <w:rsid w:val="00911366"/>
    <w:rsid w:val="00911D4A"/>
    <w:rsid w:val="00912A19"/>
    <w:rsid w:val="009131A4"/>
    <w:rsid w:val="009142A7"/>
    <w:rsid w:val="009150FA"/>
    <w:rsid w:val="0092051E"/>
    <w:rsid w:val="00920646"/>
    <w:rsid w:val="00921085"/>
    <w:rsid w:val="009230D4"/>
    <w:rsid w:val="00923348"/>
    <w:rsid w:val="00923DFE"/>
    <w:rsid w:val="00923E10"/>
    <w:rsid w:val="00924AF4"/>
    <w:rsid w:val="00926FD9"/>
    <w:rsid w:val="00927830"/>
    <w:rsid w:val="00930ABD"/>
    <w:rsid w:val="00930BAD"/>
    <w:rsid w:val="00931615"/>
    <w:rsid w:val="009329B4"/>
    <w:rsid w:val="00932C7A"/>
    <w:rsid w:val="00932E43"/>
    <w:rsid w:val="00933591"/>
    <w:rsid w:val="00933B0B"/>
    <w:rsid w:val="00934B47"/>
    <w:rsid w:val="009359FE"/>
    <w:rsid w:val="00936636"/>
    <w:rsid w:val="00936682"/>
    <w:rsid w:val="0094176A"/>
    <w:rsid w:val="00942761"/>
    <w:rsid w:val="00944A9D"/>
    <w:rsid w:val="00945110"/>
    <w:rsid w:val="0094528F"/>
    <w:rsid w:val="00945AD9"/>
    <w:rsid w:val="00950757"/>
    <w:rsid w:val="0095261A"/>
    <w:rsid w:val="00953323"/>
    <w:rsid w:val="009537EC"/>
    <w:rsid w:val="009538C9"/>
    <w:rsid w:val="00956677"/>
    <w:rsid w:val="0096403A"/>
    <w:rsid w:val="0096596C"/>
    <w:rsid w:val="00965AFD"/>
    <w:rsid w:val="00965DFB"/>
    <w:rsid w:val="00965FDC"/>
    <w:rsid w:val="009663CF"/>
    <w:rsid w:val="00966B25"/>
    <w:rsid w:val="00967CFC"/>
    <w:rsid w:val="009710D4"/>
    <w:rsid w:val="00974722"/>
    <w:rsid w:val="0097527C"/>
    <w:rsid w:val="00975627"/>
    <w:rsid w:val="00980B03"/>
    <w:rsid w:val="00980ED7"/>
    <w:rsid w:val="00981A91"/>
    <w:rsid w:val="009820DB"/>
    <w:rsid w:val="00983248"/>
    <w:rsid w:val="00983383"/>
    <w:rsid w:val="0098344B"/>
    <w:rsid w:val="00986448"/>
    <w:rsid w:val="009872DF"/>
    <w:rsid w:val="009902CE"/>
    <w:rsid w:val="009904A0"/>
    <w:rsid w:val="00990A20"/>
    <w:rsid w:val="00990C90"/>
    <w:rsid w:val="00991793"/>
    <w:rsid w:val="00991D09"/>
    <w:rsid w:val="0099358F"/>
    <w:rsid w:val="00993A44"/>
    <w:rsid w:val="00993C1A"/>
    <w:rsid w:val="00993C8D"/>
    <w:rsid w:val="009949A6"/>
    <w:rsid w:val="00995D72"/>
    <w:rsid w:val="00997354"/>
    <w:rsid w:val="009977D0"/>
    <w:rsid w:val="009978E0"/>
    <w:rsid w:val="00997FD2"/>
    <w:rsid w:val="009A02CE"/>
    <w:rsid w:val="009A0756"/>
    <w:rsid w:val="009A2AB9"/>
    <w:rsid w:val="009A2C93"/>
    <w:rsid w:val="009A2E19"/>
    <w:rsid w:val="009A41AC"/>
    <w:rsid w:val="009A4442"/>
    <w:rsid w:val="009A7E90"/>
    <w:rsid w:val="009B09AF"/>
    <w:rsid w:val="009B192B"/>
    <w:rsid w:val="009B2103"/>
    <w:rsid w:val="009B2FE6"/>
    <w:rsid w:val="009B518C"/>
    <w:rsid w:val="009B619B"/>
    <w:rsid w:val="009B7F4B"/>
    <w:rsid w:val="009C0D9D"/>
    <w:rsid w:val="009C0DE4"/>
    <w:rsid w:val="009C1685"/>
    <w:rsid w:val="009C37B8"/>
    <w:rsid w:val="009C4BB9"/>
    <w:rsid w:val="009C7FCE"/>
    <w:rsid w:val="009D0FFE"/>
    <w:rsid w:val="009D368A"/>
    <w:rsid w:val="009D5C04"/>
    <w:rsid w:val="009D5E52"/>
    <w:rsid w:val="009D6B31"/>
    <w:rsid w:val="009D747A"/>
    <w:rsid w:val="009E1D6B"/>
    <w:rsid w:val="009E2A36"/>
    <w:rsid w:val="009F01DD"/>
    <w:rsid w:val="009F0DD7"/>
    <w:rsid w:val="009F1709"/>
    <w:rsid w:val="009F28C7"/>
    <w:rsid w:val="009F54E3"/>
    <w:rsid w:val="009F67BA"/>
    <w:rsid w:val="00A00002"/>
    <w:rsid w:val="00A0096F"/>
    <w:rsid w:val="00A009B5"/>
    <w:rsid w:val="00A012BD"/>
    <w:rsid w:val="00A019B1"/>
    <w:rsid w:val="00A02D1E"/>
    <w:rsid w:val="00A030CC"/>
    <w:rsid w:val="00A032A5"/>
    <w:rsid w:val="00A04D95"/>
    <w:rsid w:val="00A04FFB"/>
    <w:rsid w:val="00A051ED"/>
    <w:rsid w:val="00A05617"/>
    <w:rsid w:val="00A05A10"/>
    <w:rsid w:val="00A06C22"/>
    <w:rsid w:val="00A0751A"/>
    <w:rsid w:val="00A07752"/>
    <w:rsid w:val="00A1208E"/>
    <w:rsid w:val="00A145E3"/>
    <w:rsid w:val="00A171CF"/>
    <w:rsid w:val="00A184AE"/>
    <w:rsid w:val="00A20EE8"/>
    <w:rsid w:val="00A226E4"/>
    <w:rsid w:val="00A22BDB"/>
    <w:rsid w:val="00A232F5"/>
    <w:rsid w:val="00A24425"/>
    <w:rsid w:val="00A24542"/>
    <w:rsid w:val="00A24B6D"/>
    <w:rsid w:val="00A24E52"/>
    <w:rsid w:val="00A2524F"/>
    <w:rsid w:val="00A253E8"/>
    <w:rsid w:val="00A26A9C"/>
    <w:rsid w:val="00A26B3A"/>
    <w:rsid w:val="00A315D0"/>
    <w:rsid w:val="00A37404"/>
    <w:rsid w:val="00A40A30"/>
    <w:rsid w:val="00A40BA7"/>
    <w:rsid w:val="00A40EEA"/>
    <w:rsid w:val="00A41E21"/>
    <w:rsid w:val="00A4277D"/>
    <w:rsid w:val="00A43129"/>
    <w:rsid w:val="00A43454"/>
    <w:rsid w:val="00A45363"/>
    <w:rsid w:val="00A455D2"/>
    <w:rsid w:val="00A4631C"/>
    <w:rsid w:val="00A467F9"/>
    <w:rsid w:val="00A500F6"/>
    <w:rsid w:val="00A5088A"/>
    <w:rsid w:val="00A51589"/>
    <w:rsid w:val="00A51A85"/>
    <w:rsid w:val="00A51DED"/>
    <w:rsid w:val="00A53C32"/>
    <w:rsid w:val="00A55219"/>
    <w:rsid w:val="00A55DF2"/>
    <w:rsid w:val="00A56C87"/>
    <w:rsid w:val="00A56D54"/>
    <w:rsid w:val="00A57D4F"/>
    <w:rsid w:val="00A61FDF"/>
    <w:rsid w:val="00A62E22"/>
    <w:rsid w:val="00A64991"/>
    <w:rsid w:val="00A651DC"/>
    <w:rsid w:val="00A65BF5"/>
    <w:rsid w:val="00A65E44"/>
    <w:rsid w:val="00A708F1"/>
    <w:rsid w:val="00A70F63"/>
    <w:rsid w:val="00A71CB5"/>
    <w:rsid w:val="00A74800"/>
    <w:rsid w:val="00A80858"/>
    <w:rsid w:val="00A81717"/>
    <w:rsid w:val="00A81A08"/>
    <w:rsid w:val="00A8224C"/>
    <w:rsid w:val="00A834A8"/>
    <w:rsid w:val="00A83691"/>
    <w:rsid w:val="00A84D6D"/>
    <w:rsid w:val="00A910B2"/>
    <w:rsid w:val="00A92F68"/>
    <w:rsid w:val="00A93346"/>
    <w:rsid w:val="00A937E7"/>
    <w:rsid w:val="00A94756"/>
    <w:rsid w:val="00A94E55"/>
    <w:rsid w:val="00A94FE2"/>
    <w:rsid w:val="00A9625F"/>
    <w:rsid w:val="00A964BF"/>
    <w:rsid w:val="00A967B3"/>
    <w:rsid w:val="00A96F55"/>
    <w:rsid w:val="00AA01DC"/>
    <w:rsid w:val="00AA100E"/>
    <w:rsid w:val="00AA2C71"/>
    <w:rsid w:val="00AA44FB"/>
    <w:rsid w:val="00AA653A"/>
    <w:rsid w:val="00AA7588"/>
    <w:rsid w:val="00AB2249"/>
    <w:rsid w:val="00AB277A"/>
    <w:rsid w:val="00AB2DC7"/>
    <w:rsid w:val="00AB3AD8"/>
    <w:rsid w:val="00AB3F77"/>
    <w:rsid w:val="00AB62B7"/>
    <w:rsid w:val="00AB69E0"/>
    <w:rsid w:val="00AC16FA"/>
    <w:rsid w:val="00AC29A5"/>
    <w:rsid w:val="00AC3C89"/>
    <w:rsid w:val="00AC4656"/>
    <w:rsid w:val="00AC621E"/>
    <w:rsid w:val="00AC66E4"/>
    <w:rsid w:val="00AC76A5"/>
    <w:rsid w:val="00AC7BBA"/>
    <w:rsid w:val="00AD028F"/>
    <w:rsid w:val="00AD0312"/>
    <w:rsid w:val="00AD1440"/>
    <w:rsid w:val="00AD29E1"/>
    <w:rsid w:val="00AD2B76"/>
    <w:rsid w:val="00AD372C"/>
    <w:rsid w:val="00AD38A3"/>
    <w:rsid w:val="00AD43CA"/>
    <w:rsid w:val="00AD4EC6"/>
    <w:rsid w:val="00AD6E2B"/>
    <w:rsid w:val="00AD7473"/>
    <w:rsid w:val="00AD7B17"/>
    <w:rsid w:val="00AE2756"/>
    <w:rsid w:val="00AE2B24"/>
    <w:rsid w:val="00AE4E53"/>
    <w:rsid w:val="00AF04C6"/>
    <w:rsid w:val="00AF0920"/>
    <w:rsid w:val="00AF1D88"/>
    <w:rsid w:val="00AF2F54"/>
    <w:rsid w:val="00AF4571"/>
    <w:rsid w:val="00AF4645"/>
    <w:rsid w:val="00AF611D"/>
    <w:rsid w:val="00AF6A7D"/>
    <w:rsid w:val="00B00C86"/>
    <w:rsid w:val="00B01361"/>
    <w:rsid w:val="00B0383F"/>
    <w:rsid w:val="00B04C4C"/>
    <w:rsid w:val="00B0543A"/>
    <w:rsid w:val="00B07690"/>
    <w:rsid w:val="00B07C74"/>
    <w:rsid w:val="00B10AD9"/>
    <w:rsid w:val="00B118F5"/>
    <w:rsid w:val="00B1197B"/>
    <w:rsid w:val="00B11B68"/>
    <w:rsid w:val="00B12ED9"/>
    <w:rsid w:val="00B13DD8"/>
    <w:rsid w:val="00B14966"/>
    <w:rsid w:val="00B1668D"/>
    <w:rsid w:val="00B16BB4"/>
    <w:rsid w:val="00B17E20"/>
    <w:rsid w:val="00B24238"/>
    <w:rsid w:val="00B2694C"/>
    <w:rsid w:val="00B26EF6"/>
    <w:rsid w:val="00B3063D"/>
    <w:rsid w:val="00B30CBE"/>
    <w:rsid w:val="00B31A2A"/>
    <w:rsid w:val="00B33BCC"/>
    <w:rsid w:val="00B33FAF"/>
    <w:rsid w:val="00B34C82"/>
    <w:rsid w:val="00B34E30"/>
    <w:rsid w:val="00B3630A"/>
    <w:rsid w:val="00B36790"/>
    <w:rsid w:val="00B36D28"/>
    <w:rsid w:val="00B36ECE"/>
    <w:rsid w:val="00B37E8A"/>
    <w:rsid w:val="00B40962"/>
    <w:rsid w:val="00B42891"/>
    <w:rsid w:val="00B429C9"/>
    <w:rsid w:val="00B4695A"/>
    <w:rsid w:val="00B475D1"/>
    <w:rsid w:val="00B5065A"/>
    <w:rsid w:val="00B509BC"/>
    <w:rsid w:val="00B50C4E"/>
    <w:rsid w:val="00B51D7E"/>
    <w:rsid w:val="00B522A0"/>
    <w:rsid w:val="00B527FE"/>
    <w:rsid w:val="00B53A18"/>
    <w:rsid w:val="00B53F0D"/>
    <w:rsid w:val="00B540F3"/>
    <w:rsid w:val="00B546BF"/>
    <w:rsid w:val="00B54A6D"/>
    <w:rsid w:val="00B55898"/>
    <w:rsid w:val="00B5716C"/>
    <w:rsid w:val="00B57467"/>
    <w:rsid w:val="00B60359"/>
    <w:rsid w:val="00B63BB2"/>
    <w:rsid w:val="00B642EB"/>
    <w:rsid w:val="00B64E76"/>
    <w:rsid w:val="00B656C0"/>
    <w:rsid w:val="00B6668E"/>
    <w:rsid w:val="00B70F66"/>
    <w:rsid w:val="00B71183"/>
    <w:rsid w:val="00B71BD8"/>
    <w:rsid w:val="00B720FA"/>
    <w:rsid w:val="00B72409"/>
    <w:rsid w:val="00B727E2"/>
    <w:rsid w:val="00B72AC1"/>
    <w:rsid w:val="00B72DB1"/>
    <w:rsid w:val="00B76204"/>
    <w:rsid w:val="00B7743E"/>
    <w:rsid w:val="00B77463"/>
    <w:rsid w:val="00B80BAF"/>
    <w:rsid w:val="00B8730D"/>
    <w:rsid w:val="00B924A4"/>
    <w:rsid w:val="00B924FF"/>
    <w:rsid w:val="00B962F2"/>
    <w:rsid w:val="00BA00F1"/>
    <w:rsid w:val="00BA031D"/>
    <w:rsid w:val="00BA0CCC"/>
    <w:rsid w:val="00BA0EA8"/>
    <w:rsid w:val="00BA1C72"/>
    <w:rsid w:val="00BA243B"/>
    <w:rsid w:val="00BA438C"/>
    <w:rsid w:val="00BA4A6C"/>
    <w:rsid w:val="00BA722C"/>
    <w:rsid w:val="00BB119D"/>
    <w:rsid w:val="00BB20C1"/>
    <w:rsid w:val="00BB2592"/>
    <w:rsid w:val="00BB2703"/>
    <w:rsid w:val="00BB318C"/>
    <w:rsid w:val="00BB5365"/>
    <w:rsid w:val="00BB7C24"/>
    <w:rsid w:val="00BC1EB1"/>
    <w:rsid w:val="00BC2979"/>
    <w:rsid w:val="00BC2A68"/>
    <w:rsid w:val="00BC49D4"/>
    <w:rsid w:val="00BD0672"/>
    <w:rsid w:val="00BD2D9F"/>
    <w:rsid w:val="00BD3474"/>
    <w:rsid w:val="00BD3611"/>
    <w:rsid w:val="00BD37F6"/>
    <w:rsid w:val="00BD420B"/>
    <w:rsid w:val="00BD6013"/>
    <w:rsid w:val="00BD6207"/>
    <w:rsid w:val="00BD6F84"/>
    <w:rsid w:val="00BD7261"/>
    <w:rsid w:val="00BD79E5"/>
    <w:rsid w:val="00BE0D22"/>
    <w:rsid w:val="00BE0EC4"/>
    <w:rsid w:val="00BE0EFA"/>
    <w:rsid w:val="00BE2936"/>
    <w:rsid w:val="00BE29E8"/>
    <w:rsid w:val="00BE2F71"/>
    <w:rsid w:val="00BE38B3"/>
    <w:rsid w:val="00BE4302"/>
    <w:rsid w:val="00BE45B8"/>
    <w:rsid w:val="00BE5434"/>
    <w:rsid w:val="00BE6975"/>
    <w:rsid w:val="00BE7229"/>
    <w:rsid w:val="00BF0552"/>
    <w:rsid w:val="00BF10B7"/>
    <w:rsid w:val="00BF2FF1"/>
    <w:rsid w:val="00BF40CB"/>
    <w:rsid w:val="00BF6076"/>
    <w:rsid w:val="00C037C5"/>
    <w:rsid w:val="00C03B82"/>
    <w:rsid w:val="00C0429F"/>
    <w:rsid w:val="00C0560A"/>
    <w:rsid w:val="00C06B22"/>
    <w:rsid w:val="00C07682"/>
    <w:rsid w:val="00C078A4"/>
    <w:rsid w:val="00C07E25"/>
    <w:rsid w:val="00C100CA"/>
    <w:rsid w:val="00C112F6"/>
    <w:rsid w:val="00C118DE"/>
    <w:rsid w:val="00C11E92"/>
    <w:rsid w:val="00C146F2"/>
    <w:rsid w:val="00C15099"/>
    <w:rsid w:val="00C15582"/>
    <w:rsid w:val="00C15965"/>
    <w:rsid w:val="00C166D0"/>
    <w:rsid w:val="00C21103"/>
    <w:rsid w:val="00C21A12"/>
    <w:rsid w:val="00C233E2"/>
    <w:rsid w:val="00C24C8E"/>
    <w:rsid w:val="00C25EF9"/>
    <w:rsid w:val="00C26473"/>
    <w:rsid w:val="00C275CA"/>
    <w:rsid w:val="00C301CF"/>
    <w:rsid w:val="00C313F4"/>
    <w:rsid w:val="00C328E7"/>
    <w:rsid w:val="00C35DCE"/>
    <w:rsid w:val="00C35FFD"/>
    <w:rsid w:val="00C37650"/>
    <w:rsid w:val="00C4173C"/>
    <w:rsid w:val="00C432FE"/>
    <w:rsid w:val="00C43B7E"/>
    <w:rsid w:val="00C45009"/>
    <w:rsid w:val="00C4556D"/>
    <w:rsid w:val="00C45756"/>
    <w:rsid w:val="00C475DC"/>
    <w:rsid w:val="00C47CF2"/>
    <w:rsid w:val="00C50AEB"/>
    <w:rsid w:val="00C52956"/>
    <w:rsid w:val="00C54CFF"/>
    <w:rsid w:val="00C552DD"/>
    <w:rsid w:val="00C556C4"/>
    <w:rsid w:val="00C56916"/>
    <w:rsid w:val="00C58F14"/>
    <w:rsid w:val="00C61002"/>
    <w:rsid w:val="00C61087"/>
    <w:rsid w:val="00C62B2A"/>
    <w:rsid w:val="00C62EE5"/>
    <w:rsid w:val="00C63F9B"/>
    <w:rsid w:val="00C64A28"/>
    <w:rsid w:val="00C65323"/>
    <w:rsid w:val="00C668FD"/>
    <w:rsid w:val="00C70186"/>
    <w:rsid w:val="00C71669"/>
    <w:rsid w:val="00C7236B"/>
    <w:rsid w:val="00C75F20"/>
    <w:rsid w:val="00C7607B"/>
    <w:rsid w:val="00C76418"/>
    <w:rsid w:val="00C76C0A"/>
    <w:rsid w:val="00C8194D"/>
    <w:rsid w:val="00C81F7E"/>
    <w:rsid w:val="00C820B3"/>
    <w:rsid w:val="00C821A2"/>
    <w:rsid w:val="00C82AC8"/>
    <w:rsid w:val="00C830DF"/>
    <w:rsid w:val="00C8346E"/>
    <w:rsid w:val="00C837F0"/>
    <w:rsid w:val="00C839F4"/>
    <w:rsid w:val="00C84305"/>
    <w:rsid w:val="00C87DB1"/>
    <w:rsid w:val="00C90B6A"/>
    <w:rsid w:val="00C92E17"/>
    <w:rsid w:val="00C93A0C"/>
    <w:rsid w:val="00C93A1A"/>
    <w:rsid w:val="00C966FB"/>
    <w:rsid w:val="00C96729"/>
    <w:rsid w:val="00C970F7"/>
    <w:rsid w:val="00CA1148"/>
    <w:rsid w:val="00CA213D"/>
    <w:rsid w:val="00CA3877"/>
    <w:rsid w:val="00CA3F29"/>
    <w:rsid w:val="00CA5BCA"/>
    <w:rsid w:val="00CA76AD"/>
    <w:rsid w:val="00CA7A98"/>
    <w:rsid w:val="00CA7DC1"/>
    <w:rsid w:val="00CB0629"/>
    <w:rsid w:val="00CB0A0F"/>
    <w:rsid w:val="00CB0CA8"/>
    <w:rsid w:val="00CB18E6"/>
    <w:rsid w:val="00CB21CF"/>
    <w:rsid w:val="00CB2393"/>
    <w:rsid w:val="00CB3A38"/>
    <w:rsid w:val="00CB3BEA"/>
    <w:rsid w:val="00CB4003"/>
    <w:rsid w:val="00CB4EE8"/>
    <w:rsid w:val="00CB72C9"/>
    <w:rsid w:val="00CB7A78"/>
    <w:rsid w:val="00CC0A99"/>
    <w:rsid w:val="00CC12BE"/>
    <w:rsid w:val="00CC1EB7"/>
    <w:rsid w:val="00CC2AAB"/>
    <w:rsid w:val="00CC5342"/>
    <w:rsid w:val="00CC60E9"/>
    <w:rsid w:val="00CC6602"/>
    <w:rsid w:val="00CD560A"/>
    <w:rsid w:val="00CD599C"/>
    <w:rsid w:val="00CD6810"/>
    <w:rsid w:val="00CE0587"/>
    <w:rsid w:val="00CE0873"/>
    <w:rsid w:val="00CE17BA"/>
    <w:rsid w:val="00CE227A"/>
    <w:rsid w:val="00CE2485"/>
    <w:rsid w:val="00CE26AD"/>
    <w:rsid w:val="00CE328D"/>
    <w:rsid w:val="00CE4E82"/>
    <w:rsid w:val="00CE561F"/>
    <w:rsid w:val="00CE5C4C"/>
    <w:rsid w:val="00CE6320"/>
    <w:rsid w:val="00CE74D4"/>
    <w:rsid w:val="00CE74E4"/>
    <w:rsid w:val="00CE7E9A"/>
    <w:rsid w:val="00CF01AA"/>
    <w:rsid w:val="00CF0480"/>
    <w:rsid w:val="00CF0AB9"/>
    <w:rsid w:val="00CF0F96"/>
    <w:rsid w:val="00CF2F66"/>
    <w:rsid w:val="00CF321C"/>
    <w:rsid w:val="00CF4A09"/>
    <w:rsid w:val="00CF6837"/>
    <w:rsid w:val="00CF6CBE"/>
    <w:rsid w:val="00CF7A3B"/>
    <w:rsid w:val="00CF7DD6"/>
    <w:rsid w:val="00D002C6"/>
    <w:rsid w:val="00D0060F"/>
    <w:rsid w:val="00D02515"/>
    <w:rsid w:val="00D02F30"/>
    <w:rsid w:val="00D03EA3"/>
    <w:rsid w:val="00D051D4"/>
    <w:rsid w:val="00D059F3"/>
    <w:rsid w:val="00D06790"/>
    <w:rsid w:val="00D07688"/>
    <w:rsid w:val="00D11351"/>
    <w:rsid w:val="00D11D7F"/>
    <w:rsid w:val="00D13A0E"/>
    <w:rsid w:val="00D1536F"/>
    <w:rsid w:val="00D1553F"/>
    <w:rsid w:val="00D15B1E"/>
    <w:rsid w:val="00D15FD1"/>
    <w:rsid w:val="00D1606C"/>
    <w:rsid w:val="00D16115"/>
    <w:rsid w:val="00D167E6"/>
    <w:rsid w:val="00D16837"/>
    <w:rsid w:val="00D172FB"/>
    <w:rsid w:val="00D19945"/>
    <w:rsid w:val="00D205AE"/>
    <w:rsid w:val="00D216DB"/>
    <w:rsid w:val="00D227E1"/>
    <w:rsid w:val="00D22AA5"/>
    <w:rsid w:val="00D23777"/>
    <w:rsid w:val="00D31D23"/>
    <w:rsid w:val="00D32FB4"/>
    <w:rsid w:val="00D3325B"/>
    <w:rsid w:val="00D3540F"/>
    <w:rsid w:val="00D354F5"/>
    <w:rsid w:val="00D359AE"/>
    <w:rsid w:val="00D36E33"/>
    <w:rsid w:val="00D379F9"/>
    <w:rsid w:val="00D409A6"/>
    <w:rsid w:val="00D40E7E"/>
    <w:rsid w:val="00D426C7"/>
    <w:rsid w:val="00D4713F"/>
    <w:rsid w:val="00D5036A"/>
    <w:rsid w:val="00D50F1D"/>
    <w:rsid w:val="00D516D7"/>
    <w:rsid w:val="00D51EBD"/>
    <w:rsid w:val="00D52093"/>
    <w:rsid w:val="00D52EB3"/>
    <w:rsid w:val="00D539D3"/>
    <w:rsid w:val="00D5525D"/>
    <w:rsid w:val="00D56F5D"/>
    <w:rsid w:val="00D57C6E"/>
    <w:rsid w:val="00D609AC"/>
    <w:rsid w:val="00D60DF6"/>
    <w:rsid w:val="00D611DF"/>
    <w:rsid w:val="00D62793"/>
    <w:rsid w:val="00D62B83"/>
    <w:rsid w:val="00D62E6A"/>
    <w:rsid w:val="00D649F0"/>
    <w:rsid w:val="00D64D02"/>
    <w:rsid w:val="00D65DC7"/>
    <w:rsid w:val="00D663DD"/>
    <w:rsid w:val="00D677CB"/>
    <w:rsid w:val="00D67DE0"/>
    <w:rsid w:val="00D70682"/>
    <w:rsid w:val="00D7239E"/>
    <w:rsid w:val="00D739BC"/>
    <w:rsid w:val="00D73C06"/>
    <w:rsid w:val="00D73D41"/>
    <w:rsid w:val="00D74E38"/>
    <w:rsid w:val="00D76B0D"/>
    <w:rsid w:val="00D76D32"/>
    <w:rsid w:val="00D76F5D"/>
    <w:rsid w:val="00D8184B"/>
    <w:rsid w:val="00D82046"/>
    <w:rsid w:val="00D838B0"/>
    <w:rsid w:val="00D845A1"/>
    <w:rsid w:val="00D853AE"/>
    <w:rsid w:val="00D871C7"/>
    <w:rsid w:val="00D87F94"/>
    <w:rsid w:val="00D91384"/>
    <w:rsid w:val="00D93E91"/>
    <w:rsid w:val="00D96112"/>
    <w:rsid w:val="00D97162"/>
    <w:rsid w:val="00D97616"/>
    <w:rsid w:val="00D97794"/>
    <w:rsid w:val="00D97E7A"/>
    <w:rsid w:val="00DA11E0"/>
    <w:rsid w:val="00DA1ABB"/>
    <w:rsid w:val="00DA1C2E"/>
    <w:rsid w:val="00DA4022"/>
    <w:rsid w:val="00DA4766"/>
    <w:rsid w:val="00DA47A4"/>
    <w:rsid w:val="00DA5BF5"/>
    <w:rsid w:val="00DA65F1"/>
    <w:rsid w:val="00DA6816"/>
    <w:rsid w:val="00DA7332"/>
    <w:rsid w:val="00DA77C6"/>
    <w:rsid w:val="00DB04F0"/>
    <w:rsid w:val="00DB23E3"/>
    <w:rsid w:val="00DB45D5"/>
    <w:rsid w:val="00DB4F9C"/>
    <w:rsid w:val="00DB5F25"/>
    <w:rsid w:val="00DB60C6"/>
    <w:rsid w:val="00DB6834"/>
    <w:rsid w:val="00DB6FD1"/>
    <w:rsid w:val="00DC2626"/>
    <w:rsid w:val="00DC3ADD"/>
    <w:rsid w:val="00DC3F33"/>
    <w:rsid w:val="00DC4075"/>
    <w:rsid w:val="00DC4DBC"/>
    <w:rsid w:val="00DC6152"/>
    <w:rsid w:val="00DD0EB0"/>
    <w:rsid w:val="00DD1525"/>
    <w:rsid w:val="00DD2679"/>
    <w:rsid w:val="00DD3A3C"/>
    <w:rsid w:val="00DD4458"/>
    <w:rsid w:val="00DD45ED"/>
    <w:rsid w:val="00DD4BF5"/>
    <w:rsid w:val="00DD55C7"/>
    <w:rsid w:val="00DD5D3D"/>
    <w:rsid w:val="00DD6DD7"/>
    <w:rsid w:val="00DD7230"/>
    <w:rsid w:val="00DD8626"/>
    <w:rsid w:val="00DE0036"/>
    <w:rsid w:val="00DE0452"/>
    <w:rsid w:val="00DE2517"/>
    <w:rsid w:val="00DE2667"/>
    <w:rsid w:val="00DE36C2"/>
    <w:rsid w:val="00DE3F07"/>
    <w:rsid w:val="00DE4F2C"/>
    <w:rsid w:val="00DE5BC5"/>
    <w:rsid w:val="00DE7E87"/>
    <w:rsid w:val="00DF03F6"/>
    <w:rsid w:val="00DF2CFF"/>
    <w:rsid w:val="00DF3F4A"/>
    <w:rsid w:val="00DF6328"/>
    <w:rsid w:val="00DF67A4"/>
    <w:rsid w:val="00DF7A56"/>
    <w:rsid w:val="00E00BA8"/>
    <w:rsid w:val="00E01C55"/>
    <w:rsid w:val="00E0272B"/>
    <w:rsid w:val="00E03EDD"/>
    <w:rsid w:val="00E052E9"/>
    <w:rsid w:val="00E057A8"/>
    <w:rsid w:val="00E066DE"/>
    <w:rsid w:val="00E07180"/>
    <w:rsid w:val="00E100D2"/>
    <w:rsid w:val="00E11783"/>
    <w:rsid w:val="00E13BDC"/>
    <w:rsid w:val="00E15176"/>
    <w:rsid w:val="00E1547D"/>
    <w:rsid w:val="00E16016"/>
    <w:rsid w:val="00E17708"/>
    <w:rsid w:val="00E20C93"/>
    <w:rsid w:val="00E21341"/>
    <w:rsid w:val="00E21807"/>
    <w:rsid w:val="00E238AA"/>
    <w:rsid w:val="00E24E7A"/>
    <w:rsid w:val="00E25E7A"/>
    <w:rsid w:val="00E27513"/>
    <w:rsid w:val="00E27547"/>
    <w:rsid w:val="00E30683"/>
    <w:rsid w:val="00E33468"/>
    <w:rsid w:val="00E33E68"/>
    <w:rsid w:val="00E353C0"/>
    <w:rsid w:val="00E3548F"/>
    <w:rsid w:val="00E35582"/>
    <w:rsid w:val="00E4133E"/>
    <w:rsid w:val="00E42CC7"/>
    <w:rsid w:val="00E44B9F"/>
    <w:rsid w:val="00E4715D"/>
    <w:rsid w:val="00E4F7D4"/>
    <w:rsid w:val="00E50742"/>
    <w:rsid w:val="00E50C9E"/>
    <w:rsid w:val="00E5198F"/>
    <w:rsid w:val="00E51ABA"/>
    <w:rsid w:val="00E52C8F"/>
    <w:rsid w:val="00E551B3"/>
    <w:rsid w:val="00E557F9"/>
    <w:rsid w:val="00E56474"/>
    <w:rsid w:val="00E57F38"/>
    <w:rsid w:val="00E6046B"/>
    <w:rsid w:val="00E61372"/>
    <w:rsid w:val="00E62D93"/>
    <w:rsid w:val="00E639C7"/>
    <w:rsid w:val="00E63D9F"/>
    <w:rsid w:val="00E6404F"/>
    <w:rsid w:val="00E64A27"/>
    <w:rsid w:val="00E660E0"/>
    <w:rsid w:val="00E70183"/>
    <w:rsid w:val="00E702D4"/>
    <w:rsid w:val="00E702DC"/>
    <w:rsid w:val="00E70866"/>
    <w:rsid w:val="00E71723"/>
    <w:rsid w:val="00E729ED"/>
    <w:rsid w:val="00E72E7A"/>
    <w:rsid w:val="00E75306"/>
    <w:rsid w:val="00E76298"/>
    <w:rsid w:val="00E762F2"/>
    <w:rsid w:val="00E76C3B"/>
    <w:rsid w:val="00E77A28"/>
    <w:rsid w:val="00E836AD"/>
    <w:rsid w:val="00E84D5A"/>
    <w:rsid w:val="00E854D9"/>
    <w:rsid w:val="00E86D41"/>
    <w:rsid w:val="00E87FE0"/>
    <w:rsid w:val="00E90527"/>
    <w:rsid w:val="00E9067F"/>
    <w:rsid w:val="00E9252B"/>
    <w:rsid w:val="00E925F5"/>
    <w:rsid w:val="00E92813"/>
    <w:rsid w:val="00E93448"/>
    <w:rsid w:val="00E93C94"/>
    <w:rsid w:val="00E94889"/>
    <w:rsid w:val="00E95494"/>
    <w:rsid w:val="00E957AD"/>
    <w:rsid w:val="00E9594A"/>
    <w:rsid w:val="00E95AB8"/>
    <w:rsid w:val="00E97BF1"/>
    <w:rsid w:val="00EA03A7"/>
    <w:rsid w:val="00EA1352"/>
    <w:rsid w:val="00EA26BD"/>
    <w:rsid w:val="00EA3367"/>
    <w:rsid w:val="00EA50A5"/>
    <w:rsid w:val="00EA548C"/>
    <w:rsid w:val="00EA5B09"/>
    <w:rsid w:val="00EA5B54"/>
    <w:rsid w:val="00EA5D9F"/>
    <w:rsid w:val="00EA5EDB"/>
    <w:rsid w:val="00EA6107"/>
    <w:rsid w:val="00EA6985"/>
    <w:rsid w:val="00EA6FDD"/>
    <w:rsid w:val="00EAD9B9"/>
    <w:rsid w:val="00EB0A21"/>
    <w:rsid w:val="00EB13AA"/>
    <w:rsid w:val="00EB1963"/>
    <w:rsid w:val="00EB1B45"/>
    <w:rsid w:val="00EB2710"/>
    <w:rsid w:val="00EB300E"/>
    <w:rsid w:val="00EB3791"/>
    <w:rsid w:val="00EB4E73"/>
    <w:rsid w:val="00EB5627"/>
    <w:rsid w:val="00EB5FFD"/>
    <w:rsid w:val="00EB72F6"/>
    <w:rsid w:val="00EB7669"/>
    <w:rsid w:val="00EB78DF"/>
    <w:rsid w:val="00EC0840"/>
    <w:rsid w:val="00EC0C76"/>
    <w:rsid w:val="00EC1CF7"/>
    <w:rsid w:val="00EC2E2A"/>
    <w:rsid w:val="00EC393E"/>
    <w:rsid w:val="00EC565D"/>
    <w:rsid w:val="00EC587F"/>
    <w:rsid w:val="00EC7606"/>
    <w:rsid w:val="00ED08DE"/>
    <w:rsid w:val="00ED0BEC"/>
    <w:rsid w:val="00ED343C"/>
    <w:rsid w:val="00ED465F"/>
    <w:rsid w:val="00ED4670"/>
    <w:rsid w:val="00ED4E98"/>
    <w:rsid w:val="00ED55D6"/>
    <w:rsid w:val="00ED6ECB"/>
    <w:rsid w:val="00EE0803"/>
    <w:rsid w:val="00EE247A"/>
    <w:rsid w:val="00EE3C44"/>
    <w:rsid w:val="00EE4750"/>
    <w:rsid w:val="00EE4A22"/>
    <w:rsid w:val="00EE7BE9"/>
    <w:rsid w:val="00EF054E"/>
    <w:rsid w:val="00EF14F8"/>
    <w:rsid w:val="00EF2439"/>
    <w:rsid w:val="00EF32DB"/>
    <w:rsid w:val="00EF3585"/>
    <w:rsid w:val="00EF57DA"/>
    <w:rsid w:val="00EF5B0E"/>
    <w:rsid w:val="00EF63FB"/>
    <w:rsid w:val="00EF7103"/>
    <w:rsid w:val="00EF7224"/>
    <w:rsid w:val="00F002F3"/>
    <w:rsid w:val="00F00F8C"/>
    <w:rsid w:val="00F011AD"/>
    <w:rsid w:val="00F016C0"/>
    <w:rsid w:val="00F020AA"/>
    <w:rsid w:val="00F023B4"/>
    <w:rsid w:val="00F049AB"/>
    <w:rsid w:val="00F05535"/>
    <w:rsid w:val="00F05BA7"/>
    <w:rsid w:val="00F06325"/>
    <w:rsid w:val="00F0778F"/>
    <w:rsid w:val="00F07F27"/>
    <w:rsid w:val="00F10EB5"/>
    <w:rsid w:val="00F11B6E"/>
    <w:rsid w:val="00F11C43"/>
    <w:rsid w:val="00F122A7"/>
    <w:rsid w:val="00F1281C"/>
    <w:rsid w:val="00F12B24"/>
    <w:rsid w:val="00F13A8B"/>
    <w:rsid w:val="00F13AA3"/>
    <w:rsid w:val="00F13AF8"/>
    <w:rsid w:val="00F14195"/>
    <w:rsid w:val="00F14389"/>
    <w:rsid w:val="00F15579"/>
    <w:rsid w:val="00F173D8"/>
    <w:rsid w:val="00F20A7C"/>
    <w:rsid w:val="00F20E9C"/>
    <w:rsid w:val="00F221CF"/>
    <w:rsid w:val="00F2346D"/>
    <w:rsid w:val="00F242F4"/>
    <w:rsid w:val="00F243E6"/>
    <w:rsid w:val="00F263AA"/>
    <w:rsid w:val="00F2773F"/>
    <w:rsid w:val="00F27767"/>
    <w:rsid w:val="00F30646"/>
    <w:rsid w:val="00F30CA2"/>
    <w:rsid w:val="00F33925"/>
    <w:rsid w:val="00F33C85"/>
    <w:rsid w:val="00F33E1F"/>
    <w:rsid w:val="00F34919"/>
    <w:rsid w:val="00F3516E"/>
    <w:rsid w:val="00F363E5"/>
    <w:rsid w:val="00F3698B"/>
    <w:rsid w:val="00F37685"/>
    <w:rsid w:val="00F377A7"/>
    <w:rsid w:val="00F377C3"/>
    <w:rsid w:val="00F3787D"/>
    <w:rsid w:val="00F3E689"/>
    <w:rsid w:val="00F439BD"/>
    <w:rsid w:val="00F44ABC"/>
    <w:rsid w:val="00F454EF"/>
    <w:rsid w:val="00F472EE"/>
    <w:rsid w:val="00F50433"/>
    <w:rsid w:val="00F50C54"/>
    <w:rsid w:val="00F514E3"/>
    <w:rsid w:val="00F51EDA"/>
    <w:rsid w:val="00F52108"/>
    <w:rsid w:val="00F53212"/>
    <w:rsid w:val="00F53C65"/>
    <w:rsid w:val="00F53ED3"/>
    <w:rsid w:val="00F54563"/>
    <w:rsid w:val="00F54DF9"/>
    <w:rsid w:val="00F55E52"/>
    <w:rsid w:val="00F56A04"/>
    <w:rsid w:val="00F60DD5"/>
    <w:rsid w:val="00F64313"/>
    <w:rsid w:val="00F64722"/>
    <w:rsid w:val="00F64E4E"/>
    <w:rsid w:val="00F6597E"/>
    <w:rsid w:val="00F67ACA"/>
    <w:rsid w:val="00F71203"/>
    <w:rsid w:val="00F731C0"/>
    <w:rsid w:val="00F736B9"/>
    <w:rsid w:val="00F777D7"/>
    <w:rsid w:val="00F807C8"/>
    <w:rsid w:val="00F80B1E"/>
    <w:rsid w:val="00F83E5B"/>
    <w:rsid w:val="00F843C8"/>
    <w:rsid w:val="00F84F92"/>
    <w:rsid w:val="00F8512E"/>
    <w:rsid w:val="00F857F0"/>
    <w:rsid w:val="00F85C09"/>
    <w:rsid w:val="00F8607F"/>
    <w:rsid w:val="00F86226"/>
    <w:rsid w:val="00F903F6"/>
    <w:rsid w:val="00F9042A"/>
    <w:rsid w:val="00F90807"/>
    <w:rsid w:val="00F90C68"/>
    <w:rsid w:val="00F912FF"/>
    <w:rsid w:val="00F95A84"/>
    <w:rsid w:val="00F95D0E"/>
    <w:rsid w:val="00F95F82"/>
    <w:rsid w:val="00FA1A1E"/>
    <w:rsid w:val="00FA1E6E"/>
    <w:rsid w:val="00FA28F4"/>
    <w:rsid w:val="00FA301E"/>
    <w:rsid w:val="00FA3B82"/>
    <w:rsid w:val="00FA4620"/>
    <w:rsid w:val="00FA4C57"/>
    <w:rsid w:val="00FA5BBE"/>
    <w:rsid w:val="00FA6C57"/>
    <w:rsid w:val="00FA7131"/>
    <w:rsid w:val="00FA719A"/>
    <w:rsid w:val="00FA74ED"/>
    <w:rsid w:val="00FA774D"/>
    <w:rsid w:val="00FA7B17"/>
    <w:rsid w:val="00FB051C"/>
    <w:rsid w:val="00FB0903"/>
    <w:rsid w:val="00FB0A9F"/>
    <w:rsid w:val="00FB1475"/>
    <w:rsid w:val="00FB258C"/>
    <w:rsid w:val="00FB39F7"/>
    <w:rsid w:val="00FB698D"/>
    <w:rsid w:val="00FBDF66"/>
    <w:rsid w:val="00FC1842"/>
    <w:rsid w:val="00FC1883"/>
    <w:rsid w:val="00FC32CA"/>
    <w:rsid w:val="00FC47BA"/>
    <w:rsid w:val="00FC4EBE"/>
    <w:rsid w:val="00FC6504"/>
    <w:rsid w:val="00FC6E21"/>
    <w:rsid w:val="00FC7A6E"/>
    <w:rsid w:val="00FD2701"/>
    <w:rsid w:val="00FD38C7"/>
    <w:rsid w:val="00FD5218"/>
    <w:rsid w:val="00FD77F7"/>
    <w:rsid w:val="00FD7C6F"/>
    <w:rsid w:val="00FE14F4"/>
    <w:rsid w:val="00FE379E"/>
    <w:rsid w:val="00FE45A0"/>
    <w:rsid w:val="00FE47FD"/>
    <w:rsid w:val="00FE6F23"/>
    <w:rsid w:val="00FE71A3"/>
    <w:rsid w:val="00FF1447"/>
    <w:rsid w:val="00FF4093"/>
    <w:rsid w:val="00FF4769"/>
    <w:rsid w:val="00FF57C1"/>
    <w:rsid w:val="00FF59C1"/>
    <w:rsid w:val="00FF6EC2"/>
    <w:rsid w:val="00FF7330"/>
    <w:rsid w:val="0103CF62"/>
    <w:rsid w:val="0108D57B"/>
    <w:rsid w:val="010994BC"/>
    <w:rsid w:val="0109A154"/>
    <w:rsid w:val="0115B2F3"/>
    <w:rsid w:val="011DF53D"/>
    <w:rsid w:val="0135AD31"/>
    <w:rsid w:val="013AAFFA"/>
    <w:rsid w:val="0144632A"/>
    <w:rsid w:val="01482E29"/>
    <w:rsid w:val="01692BF7"/>
    <w:rsid w:val="016A7CBC"/>
    <w:rsid w:val="0174B995"/>
    <w:rsid w:val="0184BF40"/>
    <w:rsid w:val="018FEA33"/>
    <w:rsid w:val="01962982"/>
    <w:rsid w:val="0197861D"/>
    <w:rsid w:val="01AC654C"/>
    <w:rsid w:val="01B657C2"/>
    <w:rsid w:val="01C84723"/>
    <w:rsid w:val="01CE2664"/>
    <w:rsid w:val="01D053D1"/>
    <w:rsid w:val="01D455AE"/>
    <w:rsid w:val="01D76634"/>
    <w:rsid w:val="01DD9897"/>
    <w:rsid w:val="01DF0C01"/>
    <w:rsid w:val="01E8BF8C"/>
    <w:rsid w:val="01EE2881"/>
    <w:rsid w:val="01F4E0D6"/>
    <w:rsid w:val="01FBCE97"/>
    <w:rsid w:val="0203C332"/>
    <w:rsid w:val="0224073F"/>
    <w:rsid w:val="0227E395"/>
    <w:rsid w:val="0231E0EE"/>
    <w:rsid w:val="024B4C32"/>
    <w:rsid w:val="0255B9FC"/>
    <w:rsid w:val="02570AF4"/>
    <w:rsid w:val="025C235C"/>
    <w:rsid w:val="02629A96"/>
    <w:rsid w:val="0268651F"/>
    <w:rsid w:val="026A72D5"/>
    <w:rsid w:val="0271E43A"/>
    <w:rsid w:val="0273BB97"/>
    <w:rsid w:val="0277D25B"/>
    <w:rsid w:val="02817B88"/>
    <w:rsid w:val="0283A6D1"/>
    <w:rsid w:val="0286AA1A"/>
    <w:rsid w:val="028D8A98"/>
    <w:rsid w:val="029329BC"/>
    <w:rsid w:val="029BA3D6"/>
    <w:rsid w:val="02A1B720"/>
    <w:rsid w:val="02A433D8"/>
    <w:rsid w:val="02AA3F58"/>
    <w:rsid w:val="02B9C39C"/>
    <w:rsid w:val="02B9ED66"/>
    <w:rsid w:val="02BFD672"/>
    <w:rsid w:val="02C94D8B"/>
    <w:rsid w:val="02D38CB6"/>
    <w:rsid w:val="02D78D8B"/>
    <w:rsid w:val="02E7B827"/>
    <w:rsid w:val="02EDD9D6"/>
    <w:rsid w:val="02F23818"/>
    <w:rsid w:val="02F3E492"/>
    <w:rsid w:val="03070849"/>
    <w:rsid w:val="030A4C2F"/>
    <w:rsid w:val="030AC345"/>
    <w:rsid w:val="03195709"/>
    <w:rsid w:val="03266074"/>
    <w:rsid w:val="0326ED59"/>
    <w:rsid w:val="032A1509"/>
    <w:rsid w:val="032BF960"/>
    <w:rsid w:val="033896CA"/>
    <w:rsid w:val="033A7F3D"/>
    <w:rsid w:val="03437F2F"/>
    <w:rsid w:val="035210D7"/>
    <w:rsid w:val="035E5321"/>
    <w:rsid w:val="03625941"/>
    <w:rsid w:val="03667E00"/>
    <w:rsid w:val="0367554F"/>
    <w:rsid w:val="0388F08B"/>
    <w:rsid w:val="039404BF"/>
    <w:rsid w:val="0395A3A3"/>
    <w:rsid w:val="039FBC0E"/>
    <w:rsid w:val="03A3B3CC"/>
    <w:rsid w:val="03A78E4F"/>
    <w:rsid w:val="03C37932"/>
    <w:rsid w:val="03CF8D87"/>
    <w:rsid w:val="03D8B7E1"/>
    <w:rsid w:val="03DDBEEC"/>
    <w:rsid w:val="03E4B92C"/>
    <w:rsid w:val="03EB73C1"/>
    <w:rsid w:val="03FAC234"/>
    <w:rsid w:val="040AFA7D"/>
    <w:rsid w:val="04139104"/>
    <w:rsid w:val="0413A2B0"/>
    <w:rsid w:val="0416330C"/>
    <w:rsid w:val="0432B512"/>
    <w:rsid w:val="044319EF"/>
    <w:rsid w:val="04644EF8"/>
    <w:rsid w:val="0475FEF0"/>
    <w:rsid w:val="047970B4"/>
    <w:rsid w:val="0486C88A"/>
    <w:rsid w:val="049E8FC5"/>
    <w:rsid w:val="04A3184E"/>
    <w:rsid w:val="04A51F9D"/>
    <w:rsid w:val="04C7BA5A"/>
    <w:rsid w:val="04C8AEF2"/>
    <w:rsid w:val="04C9B37D"/>
    <w:rsid w:val="04C9E5AF"/>
    <w:rsid w:val="04DC6D01"/>
    <w:rsid w:val="04F79F67"/>
    <w:rsid w:val="04FF30DD"/>
    <w:rsid w:val="05018E0D"/>
    <w:rsid w:val="05048D4A"/>
    <w:rsid w:val="050B9318"/>
    <w:rsid w:val="051A7EAB"/>
    <w:rsid w:val="05308014"/>
    <w:rsid w:val="0538A38C"/>
    <w:rsid w:val="0549D674"/>
    <w:rsid w:val="05504C8C"/>
    <w:rsid w:val="05551A91"/>
    <w:rsid w:val="0562F5CC"/>
    <w:rsid w:val="05632062"/>
    <w:rsid w:val="05743C3C"/>
    <w:rsid w:val="057BB44C"/>
    <w:rsid w:val="05802FAB"/>
    <w:rsid w:val="058E5924"/>
    <w:rsid w:val="0592B8B9"/>
    <w:rsid w:val="05998C43"/>
    <w:rsid w:val="05AF8D6A"/>
    <w:rsid w:val="05B33DDF"/>
    <w:rsid w:val="05C56761"/>
    <w:rsid w:val="05CEF381"/>
    <w:rsid w:val="05DA0C2B"/>
    <w:rsid w:val="05DF462A"/>
    <w:rsid w:val="05E381C0"/>
    <w:rsid w:val="05F6BFB5"/>
    <w:rsid w:val="05FCB18D"/>
    <w:rsid w:val="0616C831"/>
    <w:rsid w:val="06180431"/>
    <w:rsid w:val="061E209D"/>
    <w:rsid w:val="06359F8F"/>
    <w:rsid w:val="0649AE2C"/>
    <w:rsid w:val="064D9642"/>
    <w:rsid w:val="06562D13"/>
    <w:rsid w:val="065A185B"/>
    <w:rsid w:val="06636818"/>
    <w:rsid w:val="0669FAFC"/>
    <w:rsid w:val="067A8836"/>
    <w:rsid w:val="068AB115"/>
    <w:rsid w:val="0695039A"/>
    <w:rsid w:val="06A40D97"/>
    <w:rsid w:val="06A8FAC2"/>
    <w:rsid w:val="06B22280"/>
    <w:rsid w:val="06B604F5"/>
    <w:rsid w:val="06C32D36"/>
    <w:rsid w:val="06DC4FE6"/>
    <w:rsid w:val="06DD9723"/>
    <w:rsid w:val="06DE904B"/>
    <w:rsid w:val="06EB3F3B"/>
    <w:rsid w:val="06F29651"/>
    <w:rsid w:val="06FEC49F"/>
    <w:rsid w:val="0708ECB0"/>
    <w:rsid w:val="070BCCD1"/>
    <w:rsid w:val="07281B9F"/>
    <w:rsid w:val="072C89B0"/>
    <w:rsid w:val="072D8889"/>
    <w:rsid w:val="0742331D"/>
    <w:rsid w:val="07428ADF"/>
    <w:rsid w:val="0762A567"/>
    <w:rsid w:val="07633C5D"/>
    <w:rsid w:val="076F83D5"/>
    <w:rsid w:val="077231F2"/>
    <w:rsid w:val="077446BC"/>
    <w:rsid w:val="0775D630"/>
    <w:rsid w:val="07765056"/>
    <w:rsid w:val="07877EE8"/>
    <w:rsid w:val="078CBC8C"/>
    <w:rsid w:val="0792A29E"/>
    <w:rsid w:val="07A3692D"/>
    <w:rsid w:val="07A3DA3B"/>
    <w:rsid w:val="07B8F010"/>
    <w:rsid w:val="07BDFE63"/>
    <w:rsid w:val="07C039C3"/>
    <w:rsid w:val="07C0A067"/>
    <w:rsid w:val="07CE3C72"/>
    <w:rsid w:val="07D9A9D4"/>
    <w:rsid w:val="07E5BBF3"/>
    <w:rsid w:val="07E94004"/>
    <w:rsid w:val="07F5709F"/>
    <w:rsid w:val="0804E8D3"/>
    <w:rsid w:val="081AC8FD"/>
    <w:rsid w:val="08219EDE"/>
    <w:rsid w:val="08240536"/>
    <w:rsid w:val="082E2BEC"/>
    <w:rsid w:val="0846AD50"/>
    <w:rsid w:val="087C406B"/>
    <w:rsid w:val="087E11EE"/>
    <w:rsid w:val="087F9323"/>
    <w:rsid w:val="0886D6C6"/>
    <w:rsid w:val="0889A7E8"/>
    <w:rsid w:val="088ECCD2"/>
    <w:rsid w:val="089A80EC"/>
    <w:rsid w:val="08A121D1"/>
    <w:rsid w:val="08A15982"/>
    <w:rsid w:val="08A84148"/>
    <w:rsid w:val="08AA39CD"/>
    <w:rsid w:val="08AC157E"/>
    <w:rsid w:val="08B21E2D"/>
    <w:rsid w:val="08B5FEC5"/>
    <w:rsid w:val="08B7AD03"/>
    <w:rsid w:val="08BF3741"/>
    <w:rsid w:val="08C21E6A"/>
    <w:rsid w:val="08C74D08"/>
    <w:rsid w:val="08D23752"/>
    <w:rsid w:val="08D27349"/>
    <w:rsid w:val="08E182F4"/>
    <w:rsid w:val="08F06B2A"/>
    <w:rsid w:val="08FBE8D1"/>
    <w:rsid w:val="08FF11F3"/>
    <w:rsid w:val="092CFD3C"/>
    <w:rsid w:val="092F5491"/>
    <w:rsid w:val="094213BB"/>
    <w:rsid w:val="0944A8BE"/>
    <w:rsid w:val="0951C094"/>
    <w:rsid w:val="0951ED41"/>
    <w:rsid w:val="095E5DE4"/>
    <w:rsid w:val="096398F3"/>
    <w:rsid w:val="096EDAC9"/>
    <w:rsid w:val="097A66AA"/>
    <w:rsid w:val="09849D6D"/>
    <w:rsid w:val="09889443"/>
    <w:rsid w:val="098E53AB"/>
    <w:rsid w:val="098EC74F"/>
    <w:rsid w:val="0991184E"/>
    <w:rsid w:val="0993A32E"/>
    <w:rsid w:val="0998C564"/>
    <w:rsid w:val="09A91765"/>
    <w:rsid w:val="09B97360"/>
    <w:rsid w:val="09DACE17"/>
    <w:rsid w:val="09E22A5A"/>
    <w:rsid w:val="09E606C9"/>
    <w:rsid w:val="09FCC278"/>
    <w:rsid w:val="0A01E835"/>
    <w:rsid w:val="0A07190F"/>
    <w:rsid w:val="0A1404D8"/>
    <w:rsid w:val="0A19CBB8"/>
    <w:rsid w:val="0A372532"/>
    <w:rsid w:val="0A37B84F"/>
    <w:rsid w:val="0A3BF222"/>
    <w:rsid w:val="0A41E2D5"/>
    <w:rsid w:val="0A4CEF23"/>
    <w:rsid w:val="0A4FAA75"/>
    <w:rsid w:val="0A56E448"/>
    <w:rsid w:val="0A669D05"/>
    <w:rsid w:val="0A697A54"/>
    <w:rsid w:val="0A6C557B"/>
    <w:rsid w:val="0A749067"/>
    <w:rsid w:val="0A749C81"/>
    <w:rsid w:val="0A7ADE14"/>
    <w:rsid w:val="0A7E03FB"/>
    <w:rsid w:val="0A8F6FD5"/>
    <w:rsid w:val="0A92FE06"/>
    <w:rsid w:val="0A99ABF7"/>
    <w:rsid w:val="0A9FA720"/>
    <w:rsid w:val="0AA38343"/>
    <w:rsid w:val="0AA68E3E"/>
    <w:rsid w:val="0AB146F9"/>
    <w:rsid w:val="0AB64279"/>
    <w:rsid w:val="0AB995B2"/>
    <w:rsid w:val="0ABBF5EE"/>
    <w:rsid w:val="0ADF77C7"/>
    <w:rsid w:val="0AE85916"/>
    <w:rsid w:val="0AEB295F"/>
    <w:rsid w:val="0AEC6868"/>
    <w:rsid w:val="0AFB2B6A"/>
    <w:rsid w:val="0AFB3146"/>
    <w:rsid w:val="0B06590B"/>
    <w:rsid w:val="0B094B2F"/>
    <w:rsid w:val="0B161AC1"/>
    <w:rsid w:val="0B29E255"/>
    <w:rsid w:val="0B2BBBEB"/>
    <w:rsid w:val="0B2D0017"/>
    <w:rsid w:val="0B3568B7"/>
    <w:rsid w:val="0B3C3026"/>
    <w:rsid w:val="0B426A05"/>
    <w:rsid w:val="0B4AF160"/>
    <w:rsid w:val="0B771229"/>
    <w:rsid w:val="0B7C60BC"/>
    <w:rsid w:val="0B84CF03"/>
    <w:rsid w:val="0B8D98E6"/>
    <w:rsid w:val="0BA1A644"/>
    <w:rsid w:val="0BA47FA2"/>
    <w:rsid w:val="0BA6C1B0"/>
    <w:rsid w:val="0BAE940C"/>
    <w:rsid w:val="0BC75820"/>
    <w:rsid w:val="0BE6054B"/>
    <w:rsid w:val="0BEFA56A"/>
    <w:rsid w:val="0C08A7AD"/>
    <w:rsid w:val="0C0935BF"/>
    <w:rsid w:val="0C115945"/>
    <w:rsid w:val="0C11DE61"/>
    <w:rsid w:val="0C167AAD"/>
    <w:rsid w:val="0C190122"/>
    <w:rsid w:val="0C215DDD"/>
    <w:rsid w:val="0C2243E0"/>
    <w:rsid w:val="0C50E208"/>
    <w:rsid w:val="0C675407"/>
    <w:rsid w:val="0C72A253"/>
    <w:rsid w:val="0C74CD49"/>
    <w:rsid w:val="0C7B6E7D"/>
    <w:rsid w:val="0CA8BF2A"/>
    <w:rsid w:val="0CADCCFA"/>
    <w:rsid w:val="0CAFA339"/>
    <w:rsid w:val="0CAFEC64"/>
    <w:rsid w:val="0CB0A41E"/>
    <w:rsid w:val="0CB220C2"/>
    <w:rsid w:val="0CC7CD90"/>
    <w:rsid w:val="0CF5CDC9"/>
    <w:rsid w:val="0CF937F1"/>
    <w:rsid w:val="0CFC90BA"/>
    <w:rsid w:val="0CFD1CF5"/>
    <w:rsid w:val="0D088465"/>
    <w:rsid w:val="0D099A10"/>
    <w:rsid w:val="0D120F74"/>
    <w:rsid w:val="0D32E50E"/>
    <w:rsid w:val="0D4E49EB"/>
    <w:rsid w:val="0D5458CB"/>
    <w:rsid w:val="0D64DB81"/>
    <w:rsid w:val="0D71D3E5"/>
    <w:rsid w:val="0D744E3A"/>
    <w:rsid w:val="0D83E47F"/>
    <w:rsid w:val="0D98F263"/>
    <w:rsid w:val="0D9B7823"/>
    <w:rsid w:val="0DA618F2"/>
    <w:rsid w:val="0DA68072"/>
    <w:rsid w:val="0DBA7777"/>
    <w:rsid w:val="0DBB84C2"/>
    <w:rsid w:val="0DC19F84"/>
    <w:rsid w:val="0DC41F65"/>
    <w:rsid w:val="0DC7C430"/>
    <w:rsid w:val="0DD02605"/>
    <w:rsid w:val="0DD071FC"/>
    <w:rsid w:val="0DDDB5B2"/>
    <w:rsid w:val="0DF4EE5F"/>
    <w:rsid w:val="0DF6C2DD"/>
    <w:rsid w:val="0DF9F269"/>
    <w:rsid w:val="0E068811"/>
    <w:rsid w:val="0E229B11"/>
    <w:rsid w:val="0E2D5235"/>
    <w:rsid w:val="0E33B6A6"/>
    <w:rsid w:val="0E401AB3"/>
    <w:rsid w:val="0E436079"/>
    <w:rsid w:val="0E453C22"/>
    <w:rsid w:val="0E4C01E3"/>
    <w:rsid w:val="0E50C94C"/>
    <w:rsid w:val="0E6385FE"/>
    <w:rsid w:val="0E7FB258"/>
    <w:rsid w:val="0E88CC34"/>
    <w:rsid w:val="0E92945D"/>
    <w:rsid w:val="0E983475"/>
    <w:rsid w:val="0E99C7F5"/>
    <w:rsid w:val="0E9F747B"/>
    <w:rsid w:val="0EA8224F"/>
    <w:rsid w:val="0EB66B84"/>
    <w:rsid w:val="0EE2A523"/>
    <w:rsid w:val="0EFD8311"/>
    <w:rsid w:val="0F14BA1E"/>
    <w:rsid w:val="0F231104"/>
    <w:rsid w:val="0F25322A"/>
    <w:rsid w:val="0F3638A7"/>
    <w:rsid w:val="0F3F02F9"/>
    <w:rsid w:val="0F44BFDE"/>
    <w:rsid w:val="0F65D8D6"/>
    <w:rsid w:val="0F6A986E"/>
    <w:rsid w:val="0F6B596C"/>
    <w:rsid w:val="0F76C1A2"/>
    <w:rsid w:val="0F7A52D2"/>
    <w:rsid w:val="0F800BDB"/>
    <w:rsid w:val="0F84151B"/>
    <w:rsid w:val="0F9671CA"/>
    <w:rsid w:val="0FAEB728"/>
    <w:rsid w:val="0FCF06BF"/>
    <w:rsid w:val="0FD5A1BF"/>
    <w:rsid w:val="0FD665D5"/>
    <w:rsid w:val="0FD6C970"/>
    <w:rsid w:val="0FD77BDC"/>
    <w:rsid w:val="0FE52707"/>
    <w:rsid w:val="0FEE0B14"/>
    <w:rsid w:val="0FF1D683"/>
    <w:rsid w:val="0FFA333B"/>
    <w:rsid w:val="1001C557"/>
    <w:rsid w:val="100B4EF0"/>
    <w:rsid w:val="10124010"/>
    <w:rsid w:val="1012B7F0"/>
    <w:rsid w:val="101AB623"/>
    <w:rsid w:val="1022F2E6"/>
    <w:rsid w:val="10359435"/>
    <w:rsid w:val="1038DEBE"/>
    <w:rsid w:val="10415EDD"/>
    <w:rsid w:val="104589BF"/>
    <w:rsid w:val="105E3EFE"/>
    <w:rsid w:val="106589AA"/>
    <w:rsid w:val="1080F401"/>
    <w:rsid w:val="10847947"/>
    <w:rsid w:val="1086B9A6"/>
    <w:rsid w:val="10870D6A"/>
    <w:rsid w:val="108C0319"/>
    <w:rsid w:val="108C9C45"/>
    <w:rsid w:val="1099B311"/>
    <w:rsid w:val="109FC2FA"/>
    <w:rsid w:val="10ADCFDB"/>
    <w:rsid w:val="10AEC127"/>
    <w:rsid w:val="10C5892C"/>
    <w:rsid w:val="10FA2C1B"/>
    <w:rsid w:val="1106495B"/>
    <w:rsid w:val="1115DADC"/>
    <w:rsid w:val="11199DD5"/>
    <w:rsid w:val="111A189B"/>
    <w:rsid w:val="11254A5A"/>
    <w:rsid w:val="1136C922"/>
    <w:rsid w:val="1142D6F4"/>
    <w:rsid w:val="1143BAC0"/>
    <w:rsid w:val="114C88B8"/>
    <w:rsid w:val="115DD0D0"/>
    <w:rsid w:val="11683F39"/>
    <w:rsid w:val="116BAAB2"/>
    <w:rsid w:val="116DEBF2"/>
    <w:rsid w:val="116FE193"/>
    <w:rsid w:val="116FF194"/>
    <w:rsid w:val="1173431D"/>
    <w:rsid w:val="11753AA3"/>
    <w:rsid w:val="118DBE8C"/>
    <w:rsid w:val="119E418F"/>
    <w:rsid w:val="11A2FB1A"/>
    <w:rsid w:val="11A66263"/>
    <w:rsid w:val="11A9A619"/>
    <w:rsid w:val="11AADE68"/>
    <w:rsid w:val="11AB8B9C"/>
    <w:rsid w:val="11AE1071"/>
    <w:rsid w:val="11B547A8"/>
    <w:rsid w:val="11C00B1E"/>
    <w:rsid w:val="11C21D5A"/>
    <w:rsid w:val="11C5EB0D"/>
    <w:rsid w:val="11CC7721"/>
    <w:rsid w:val="11D33BB0"/>
    <w:rsid w:val="11D97259"/>
    <w:rsid w:val="11ED3C3F"/>
    <w:rsid w:val="11F35EF0"/>
    <w:rsid w:val="11FA2999"/>
    <w:rsid w:val="11FEC632"/>
    <w:rsid w:val="12078780"/>
    <w:rsid w:val="1218F7DD"/>
    <w:rsid w:val="121C0E73"/>
    <w:rsid w:val="1229DB6D"/>
    <w:rsid w:val="12345DAE"/>
    <w:rsid w:val="1240AB0C"/>
    <w:rsid w:val="12461AE7"/>
    <w:rsid w:val="125D5ABB"/>
    <w:rsid w:val="1271AFB2"/>
    <w:rsid w:val="12890C4B"/>
    <w:rsid w:val="128F8C37"/>
    <w:rsid w:val="1292077B"/>
    <w:rsid w:val="12A6031F"/>
    <w:rsid w:val="12B5CC1C"/>
    <w:rsid w:val="12D2B629"/>
    <w:rsid w:val="12D54022"/>
    <w:rsid w:val="12E2582B"/>
    <w:rsid w:val="12F3972A"/>
    <w:rsid w:val="12F66985"/>
    <w:rsid w:val="12FAA71B"/>
    <w:rsid w:val="13212EB1"/>
    <w:rsid w:val="1329C81D"/>
    <w:rsid w:val="133671AA"/>
    <w:rsid w:val="13479DD9"/>
    <w:rsid w:val="1355D894"/>
    <w:rsid w:val="13661383"/>
    <w:rsid w:val="136D327B"/>
    <w:rsid w:val="1383B903"/>
    <w:rsid w:val="138A4655"/>
    <w:rsid w:val="1398CB11"/>
    <w:rsid w:val="1399D6CB"/>
    <w:rsid w:val="13AF354D"/>
    <w:rsid w:val="13BA7275"/>
    <w:rsid w:val="13CE0CC4"/>
    <w:rsid w:val="13F1902E"/>
    <w:rsid w:val="1408CD07"/>
    <w:rsid w:val="140ECCC6"/>
    <w:rsid w:val="142B52C9"/>
    <w:rsid w:val="1434933E"/>
    <w:rsid w:val="14374172"/>
    <w:rsid w:val="14394B32"/>
    <w:rsid w:val="144124F1"/>
    <w:rsid w:val="144D0E3C"/>
    <w:rsid w:val="146E57C7"/>
    <w:rsid w:val="1479FCAD"/>
    <w:rsid w:val="147DA9D1"/>
    <w:rsid w:val="14A0EBFC"/>
    <w:rsid w:val="14A39B8F"/>
    <w:rsid w:val="14A723A1"/>
    <w:rsid w:val="14AA8B7F"/>
    <w:rsid w:val="14B7CFDF"/>
    <w:rsid w:val="14BDD4CB"/>
    <w:rsid w:val="14C8861F"/>
    <w:rsid w:val="14CA3DFA"/>
    <w:rsid w:val="14D4F05F"/>
    <w:rsid w:val="14DBC087"/>
    <w:rsid w:val="14DC4649"/>
    <w:rsid w:val="14ECA786"/>
    <w:rsid w:val="14FC91DC"/>
    <w:rsid w:val="1506CDE8"/>
    <w:rsid w:val="150AE559"/>
    <w:rsid w:val="150C647D"/>
    <w:rsid w:val="151834D2"/>
    <w:rsid w:val="151B6CE3"/>
    <w:rsid w:val="152CC9D2"/>
    <w:rsid w:val="15345130"/>
    <w:rsid w:val="154B908F"/>
    <w:rsid w:val="154C4C5C"/>
    <w:rsid w:val="155BCB98"/>
    <w:rsid w:val="1562F428"/>
    <w:rsid w:val="156C007E"/>
    <w:rsid w:val="157F6CF2"/>
    <w:rsid w:val="1581B155"/>
    <w:rsid w:val="159E7536"/>
    <w:rsid w:val="15A2E45E"/>
    <w:rsid w:val="15A31811"/>
    <w:rsid w:val="15A9644D"/>
    <w:rsid w:val="15B7FF28"/>
    <w:rsid w:val="15C71553"/>
    <w:rsid w:val="15C832E9"/>
    <w:rsid w:val="15CB50B6"/>
    <w:rsid w:val="15CE1CA6"/>
    <w:rsid w:val="15D8C4A8"/>
    <w:rsid w:val="15EC1B56"/>
    <w:rsid w:val="15F6EFD5"/>
    <w:rsid w:val="1603F3E7"/>
    <w:rsid w:val="160BA325"/>
    <w:rsid w:val="163DD3F6"/>
    <w:rsid w:val="16482EAB"/>
    <w:rsid w:val="1652B449"/>
    <w:rsid w:val="165AFF1E"/>
    <w:rsid w:val="165F821E"/>
    <w:rsid w:val="166475C1"/>
    <w:rsid w:val="16696BC5"/>
    <w:rsid w:val="166C8834"/>
    <w:rsid w:val="166ED799"/>
    <w:rsid w:val="16744EBB"/>
    <w:rsid w:val="1682D028"/>
    <w:rsid w:val="16842B7A"/>
    <w:rsid w:val="1689D6E5"/>
    <w:rsid w:val="16973898"/>
    <w:rsid w:val="16A3E8C8"/>
    <w:rsid w:val="16B40533"/>
    <w:rsid w:val="16C4CC70"/>
    <w:rsid w:val="16DB759E"/>
    <w:rsid w:val="16F6B302"/>
    <w:rsid w:val="16F6E8D1"/>
    <w:rsid w:val="16F99661"/>
    <w:rsid w:val="170CACAA"/>
    <w:rsid w:val="171B73CD"/>
    <w:rsid w:val="172037B9"/>
    <w:rsid w:val="172B02FE"/>
    <w:rsid w:val="173A28E3"/>
    <w:rsid w:val="173CA271"/>
    <w:rsid w:val="173D9E12"/>
    <w:rsid w:val="1745DD93"/>
    <w:rsid w:val="1765F2DD"/>
    <w:rsid w:val="178187C7"/>
    <w:rsid w:val="17835EAB"/>
    <w:rsid w:val="1787EBB7"/>
    <w:rsid w:val="179A74E6"/>
    <w:rsid w:val="179B8BD4"/>
    <w:rsid w:val="17A25296"/>
    <w:rsid w:val="17BD5760"/>
    <w:rsid w:val="17CFE554"/>
    <w:rsid w:val="17D13307"/>
    <w:rsid w:val="17D39C0C"/>
    <w:rsid w:val="17D5C002"/>
    <w:rsid w:val="17D97C1E"/>
    <w:rsid w:val="17E6CCB7"/>
    <w:rsid w:val="1807C4B0"/>
    <w:rsid w:val="184912F7"/>
    <w:rsid w:val="185074D6"/>
    <w:rsid w:val="1854389D"/>
    <w:rsid w:val="185A2C74"/>
    <w:rsid w:val="186127C7"/>
    <w:rsid w:val="1863ACD4"/>
    <w:rsid w:val="18760EAA"/>
    <w:rsid w:val="187DF31F"/>
    <w:rsid w:val="18902E12"/>
    <w:rsid w:val="18994CEA"/>
    <w:rsid w:val="18C4EFF0"/>
    <w:rsid w:val="18CA5372"/>
    <w:rsid w:val="18D1B0A0"/>
    <w:rsid w:val="18D7390C"/>
    <w:rsid w:val="18E57D30"/>
    <w:rsid w:val="18EAD2C2"/>
    <w:rsid w:val="18ED3130"/>
    <w:rsid w:val="18F2BAA1"/>
    <w:rsid w:val="18F867D8"/>
    <w:rsid w:val="18F95268"/>
    <w:rsid w:val="1904E27D"/>
    <w:rsid w:val="190FAACC"/>
    <w:rsid w:val="191BD22C"/>
    <w:rsid w:val="1920358D"/>
    <w:rsid w:val="1923D035"/>
    <w:rsid w:val="192A1AC6"/>
    <w:rsid w:val="192FD77A"/>
    <w:rsid w:val="1931B2C0"/>
    <w:rsid w:val="19375AD5"/>
    <w:rsid w:val="193BCA72"/>
    <w:rsid w:val="19471872"/>
    <w:rsid w:val="1948BCC3"/>
    <w:rsid w:val="1951DC26"/>
    <w:rsid w:val="19584ACD"/>
    <w:rsid w:val="196973D4"/>
    <w:rsid w:val="1969BA1A"/>
    <w:rsid w:val="196B5657"/>
    <w:rsid w:val="19818821"/>
    <w:rsid w:val="1988F5D8"/>
    <w:rsid w:val="198B05AD"/>
    <w:rsid w:val="198E186C"/>
    <w:rsid w:val="19979B05"/>
    <w:rsid w:val="1998C645"/>
    <w:rsid w:val="199A0E88"/>
    <w:rsid w:val="19A0ED6E"/>
    <w:rsid w:val="19C275CB"/>
    <w:rsid w:val="19C4D3AB"/>
    <w:rsid w:val="19C83319"/>
    <w:rsid w:val="19E21164"/>
    <w:rsid w:val="19E49D55"/>
    <w:rsid w:val="19ECD837"/>
    <w:rsid w:val="19F0D098"/>
    <w:rsid w:val="1A0E3767"/>
    <w:rsid w:val="1A118B47"/>
    <w:rsid w:val="1A14356F"/>
    <w:rsid w:val="1A15B606"/>
    <w:rsid w:val="1A1C47E2"/>
    <w:rsid w:val="1A300C6C"/>
    <w:rsid w:val="1A311E01"/>
    <w:rsid w:val="1A4C3BBB"/>
    <w:rsid w:val="1A53E628"/>
    <w:rsid w:val="1A5FA387"/>
    <w:rsid w:val="1A619B55"/>
    <w:rsid w:val="1A692464"/>
    <w:rsid w:val="1A6EDE0C"/>
    <w:rsid w:val="1A7023E8"/>
    <w:rsid w:val="1A7079B7"/>
    <w:rsid w:val="1A712662"/>
    <w:rsid w:val="1A743C03"/>
    <w:rsid w:val="1A846D4D"/>
    <w:rsid w:val="1A87A442"/>
    <w:rsid w:val="1A87E095"/>
    <w:rsid w:val="1A87F701"/>
    <w:rsid w:val="1A919EF0"/>
    <w:rsid w:val="1A9D73CD"/>
    <w:rsid w:val="1A9EF430"/>
    <w:rsid w:val="1AA7D749"/>
    <w:rsid w:val="1AB5AD78"/>
    <w:rsid w:val="1AB63B13"/>
    <w:rsid w:val="1AC1A2C1"/>
    <w:rsid w:val="1AC806F3"/>
    <w:rsid w:val="1ACE0201"/>
    <w:rsid w:val="1ADBB687"/>
    <w:rsid w:val="1AE2CA15"/>
    <w:rsid w:val="1AE996D3"/>
    <w:rsid w:val="1AF1C194"/>
    <w:rsid w:val="1AFB63B4"/>
    <w:rsid w:val="1B016A70"/>
    <w:rsid w:val="1B04A600"/>
    <w:rsid w:val="1B04E56B"/>
    <w:rsid w:val="1B04FCD0"/>
    <w:rsid w:val="1B088F8B"/>
    <w:rsid w:val="1B1135A6"/>
    <w:rsid w:val="1B327271"/>
    <w:rsid w:val="1B47F039"/>
    <w:rsid w:val="1B540041"/>
    <w:rsid w:val="1B6AFA61"/>
    <w:rsid w:val="1B6FC5CC"/>
    <w:rsid w:val="1B700050"/>
    <w:rsid w:val="1B7CF316"/>
    <w:rsid w:val="1B7F9000"/>
    <w:rsid w:val="1B810F76"/>
    <w:rsid w:val="1B85EB58"/>
    <w:rsid w:val="1B925D49"/>
    <w:rsid w:val="1BA7406E"/>
    <w:rsid w:val="1BB37ABA"/>
    <w:rsid w:val="1BC14572"/>
    <w:rsid w:val="1BC5CB28"/>
    <w:rsid w:val="1BC90435"/>
    <w:rsid w:val="1BCCE2CF"/>
    <w:rsid w:val="1BCF7426"/>
    <w:rsid w:val="1BDC431D"/>
    <w:rsid w:val="1BDEBF8E"/>
    <w:rsid w:val="1BDF56B5"/>
    <w:rsid w:val="1BE90749"/>
    <w:rsid w:val="1BF3B69F"/>
    <w:rsid w:val="1C049903"/>
    <w:rsid w:val="1C0AB0DF"/>
    <w:rsid w:val="1C1BE356"/>
    <w:rsid w:val="1C245D31"/>
    <w:rsid w:val="1C25156A"/>
    <w:rsid w:val="1C4B09C9"/>
    <w:rsid w:val="1C56BBDA"/>
    <w:rsid w:val="1C67F9DB"/>
    <w:rsid w:val="1C6EC3CE"/>
    <w:rsid w:val="1C7EB934"/>
    <w:rsid w:val="1C8A0702"/>
    <w:rsid w:val="1C8FEA28"/>
    <w:rsid w:val="1CA0B5CC"/>
    <w:rsid w:val="1CA8F7DF"/>
    <w:rsid w:val="1CACC987"/>
    <w:rsid w:val="1CB65736"/>
    <w:rsid w:val="1CB869BE"/>
    <w:rsid w:val="1CBB60DC"/>
    <w:rsid w:val="1CD47D8D"/>
    <w:rsid w:val="1CD94AF9"/>
    <w:rsid w:val="1CE0EF59"/>
    <w:rsid w:val="1CE7714E"/>
    <w:rsid w:val="1CEA302B"/>
    <w:rsid w:val="1CF270B4"/>
    <w:rsid w:val="1CF6BAC7"/>
    <w:rsid w:val="1CF7478C"/>
    <w:rsid w:val="1D002CE6"/>
    <w:rsid w:val="1D07EB75"/>
    <w:rsid w:val="1D0F1576"/>
    <w:rsid w:val="1D1DCECE"/>
    <w:rsid w:val="1D34AA17"/>
    <w:rsid w:val="1D48727D"/>
    <w:rsid w:val="1D495B9A"/>
    <w:rsid w:val="1D4E3682"/>
    <w:rsid w:val="1D67ADF8"/>
    <w:rsid w:val="1D68396D"/>
    <w:rsid w:val="1D75BD23"/>
    <w:rsid w:val="1D850BAA"/>
    <w:rsid w:val="1D904BE1"/>
    <w:rsid w:val="1D9909B0"/>
    <w:rsid w:val="1DA0A200"/>
    <w:rsid w:val="1DA73F41"/>
    <w:rsid w:val="1DB3CF73"/>
    <w:rsid w:val="1DBF86C6"/>
    <w:rsid w:val="1DC08B94"/>
    <w:rsid w:val="1DCC237E"/>
    <w:rsid w:val="1DCDF427"/>
    <w:rsid w:val="1DD714DB"/>
    <w:rsid w:val="1DDFB95B"/>
    <w:rsid w:val="1DE51C14"/>
    <w:rsid w:val="1DE93905"/>
    <w:rsid w:val="1DF50CE4"/>
    <w:rsid w:val="1E05AAA0"/>
    <w:rsid w:val="1E07C6B5"/>
    <w:rsid w:val="1E1214D4"/>
    <w:rsid w:val="1E1FBC45"/>
    <w:rsid w:val="1E24978A"/>
    <w:rsid w:val="1E256BA1"/>
    <w:rsid w:val="1E344899"/>
    <w:rsid w:val="1E43009F"/>
    <w:rsid w:val="1E455507"/>
    <w:rsid w:val="1E67BCF7"/>
    <w:rsid w:val="1E67FD26"/>
    <w:rsid w:val="1E6DD68E"/>
    <w:rsid w:val="1E6E5ED1"/>
    <w:rsid w:val="1E7309BC"/>
    <w:rsid w:val="1E74D6DB"/>
    <w:rsid w:val="1E7624F9"/>
    <w:rsid w:val="1E76F886"/>
    <w:rsid w:val="1E78B407"/>
    <w:rsid w:val="1E8839DD"/>
    <w:rsid w:val="1E96F658"/>
    <w:rsid w:val="1E97E91B"/>
    <w:rsid w:val="1E99859A"/>
    <w:rsid w:val="1E9BFDA7"/>
    <w:rsid w:val="1ED3145D"/>
    <w:rsid w:val="1EDAA7D4"/>
    <w:rsid w:val="1EFBAA3D"/>
    <w:rsid w:val="1F0005C7"/>
    <w:rsid w:val="1F05F466"/>
    <w:rsid w:val="1F07F563"/>
    <w:rsid w:val="1F111203"/>
    <w:rsid w:val="1F1138E2"/>
    <w:rsid w:val="1F122E31"/>
    <w:rsid w:val="1F26905B"/>
    <w:rsid w:val="1F2B2105"/>
    <w:rsid w:val="1F2C2F1F"/>
    <w:rsid w:val="1F366024"/>
    <w:rsid w:val="1F457289"/>
    <w:rsid w:val="1F45BBDA"/>
    <w:rsid w:val="1F4B0338"/>
    <w:rsid w:val="1F4FFBAD"/>
    <w:rsid w:val="1F64E6D5"/>
    <w:rsid w:val="1F684017"/>
    <w:rsid w:val="1F743CAF"/>
    <w:rsid w:val="1F76DCA9"/>
    <w:rsid w:val="1F77177F"/>
    <w:rsid w:val="1F78B165"/>
    <w:rsid w:val="1F798055"/>
    <w:rsid w:val="1F7EBA05"/>
    <w:rsid w:val="1FAAC622"/>
    <w:rsid w:val="1FB981AD"/>
    <w:rsid w:val="1FBC3EBE"/>
    <w:rsid w:val="1FC532B7"/>
    <w:rsid w:val="1FEFBFD6"/>
    <w:rsid w:val="1FF66828"/>
    <w:rsid w:val="2000210A"/>
    <w:rsid w:val="20196E1A"/>
    <w:rsid w:val="2022A990"/>
    <w:rsid w:val="202D023C"/>
    <w:rsid w:val="202FAF22"/>
    <w:rsid w:val="20422480"/>
    <w:rsid w:val="204D7058"/>
    <w:rsid w:val="20546AB2"/>
    <w:rsid w:val="205CEE6F"/>
    <w:rsid w:val="20651895"/>
    <w:rsid w:val="206CF542"/>
    <w:rsid w:val="2080C32C"/>
    <w:rsid w:val="2087625C"/>
    <w:rsid w:val="20B0403E"/>
    <w:rsid w:val="20BF2D6E"/>
    <w:rsid w:val="20C325FA"/>
    <w:rsid w:val="20C899BC"/>
    <w:rsid w:val="20C8AC6B"/>
    <w:rsid w:val="20D854E9"/>
    <w:rsid w:val="20EB481D"/>
    <w:rsid w:val="20EC8BD3"/>
    <w:rsid w:val="20EDBB57"/>
    <w:rsid w:val="20F4B6C7"/>
    <w:rsid w:val="21019FA4"/>
    <w:rsid w:val="210E3A19"/>
    <w:rsid w:val="210F64D6"/>
    <w:rsid w:val="2123D269"/>
    <w:rsid w:val="212CD78F"/>
    <w:rsid w:val="213118C1"/>
    <w:rsid w:val="2135968C"/>
    <w:rsid w:val="213D6DBA"/>
    <w:rsid w:val="2141FFBD"/>
    <w:rsid w:val="21618F68"/>
    <w:rsid w:val="21624A1B"/>
    <w:rsid w:val="2163CFEB"/>
    <w:rsid w:val="2166BFBA"/>
    <w:rsid w:val="216B2EAE"/>
    <w:rsid w:val="216D528D"/>
    <w:rsid w:val="216DC833"/>
    <w:rsid w:val="21736321"/>
    <w:rsid w:val="2178408D"/>
    <w:rsid w:val="21817E4C"/>
    <w:rsid w:val="21922AEB"/>
    <w:rsid w:val="219C6B1E"/>
    <w:rsid w:val="21A6AE79"/>
    <w:rsid w:val="21AAD41C"/>
    <w:rsid w:val="21AF7509"/>
    <w:rsid w:val="21C09F8D"/>
    <w:rsid w:val="21CBA0D5"/>
    <w:rsid w:val="21CC5397"/>
    <w:rsid w:val="21D9E745"/>
    <w:rsid w:val="21EAEECF"/>
    <w:rsid w:val="21EC7559"/>
    <w:rsid w:val="21FC8EB1"/>
    <w:rsid w:val="21FD1613"/>
    <w:rsid w:val="21FE698C"/>
    <w:rsid w:val="21FFA8E7"/>
    <w:rsid w:val="22047334"/>
    <w:rsid w:val="220C8204"/>
    <w:rsid w:val="22124896"/>
    <w:rsid w:val="222136E8"/>
    <w:rsid w:val="222693B8"/>
    <w:rsid w:val="225043A4"/>
    <w:rsid w:val="225511CA"/>
    <w:rsid w:val="2256E0CB"/>
    <w:rsid w:val="225834D1"/>
    <w:rsid w:val="226100A4"/>
    <w:rsid w:val="2284328A"/>
    <w:rsid w:val="22862677"/>
    <w:rsid w:val="2292F7E9"/>
    <w:rsid w:val="229BDD6D"/>
    <w:rsid w:val="22ACEA99"/>
    <w:rsid w:val="22B1A18D"/>
    <w:rsid w:val="22C03653"/>
    <w:rsid w:val="22C192C1"/>
    <w:rsid w:val="22C2A0EF"/>
    <w:rsid w:val="22D49EF0"/>
    <w:rsid w:val="22E3ECAD"/>
    <w:rsid w:val="22F2669E"/>
    <w:rsid w:val="22FDE67D"/>
    <w:rsid w:val="23112EF4"/>
    <w:rsid w:val="233FF486"/>
    <w:rsid w:val="2340EB08"/>
    <w:rsid w:val="234780DD"/>
    <w:rsid w:val="235F0EDB"/>
    <w:rsid w:val="2367621B"/>
    <w:rsid w:val="23764578"/>
    <w:rsid w:val="2377C598"/>
    <w:rsid w:val="2379A72C"/>
    <w:rsid w:val="238D5E1B"/>
    <w:rsid w:val="2391C743"/>
    <w:rsid w:val="2396493F"/>
    <w:rsid w:val="23ABF622"/>
    <w:rsid w:val="23B159B1"/>
    <w:rsid w:val="23B2B590"/>
    <w:rsid w:val="23BF031E"/>
    <w:rsid w:val="23C58055"/>
    <w:rsid w:val="23C69966"/>
    <w:rsid w:val="23DB654C"/>
    <w:rsid w:val="23E4AD87"/>
    <w:rsid w:val="23EC6333"/>
    <w:rsid w:val="23EC9C41"/>
    <w:rsid w:val="23FD5595"/>
    <w:rsid w:val="24000ECE"/>
    <w:rsid w:val="2404D4A3"/>
    <w:rsid w:val="240BD20F"/>
    <w:rsid w:val="24114213"/>
    <w:rsid w:val="241BCDB7"/>
    <w:rsid w:val="242FA21D"/>
    <w:rsid w:val="2433E1A3"/>
    <w:rsid w:val="244CC00A"/>
    <w:rsid w:val="24563E42"/>
    <w:rsid w:val="245EDB48"/>
    <w:rsid w:val="2465BED7"/>
    <w:rsid w:val="246C0A4A"/>
    <w:rsid w:val="246C5BAC"/>
    <w:rsid w:val="247179CF"/>
    <w:rsid w:val="2476AE6E"/>
    <w:rsid w:val="2480DABA"/>
    <w:rsid w:val="2489833F"/>
    <w:rsid w:val="249B84CD"/>
    <w:rsid w:val="249F19FC"/>
    <w:rsid w:val="24A609E0"/>
    <w:rsid w:val="24B16187"/>
    <w:rsid w:val="24B5E4AF"/>
    <w:rsid w:val="24B72932"/>
    <w:rsid w:val="24BFEB3D"/>
    <w:rsid w:val="24C26DEA"/>
    <w:rsid w:val="24C927F1"/>
    <w:rsid w:val="24CD512B"/>
    <w:rsid w:val="24D2ED06"/>
    <w:rsid w:val="2502212A"/>
    <w:rsid w:val="25058DA4"/>
    <w:rsid w:val="250DB579"/>
    <w:rsid w:val="2511DCA7"/>
    <w:rsid w:val="2514E7E9"/>
    <w:rsid w:val="252C1674"/>
    <w:rsid w:val="252D29AC"/>
    <w:rsid w:val="252DBFC7"/>
    <w:rsid w:val="253F1D41"/>
    <w:rsid w:val="254CD995"/>
    <w:rsid w:val="255E07EC"/>
    <w:rsid w:val="255F54FA"/>
    <w:rsid w:val="25635FEA"/>
    <w:rsid w:val="25705EED"/>
    <w:rsid w:val="2586096D"/>
    <w:rsid w:val="2588987D"/>
    <w:rsid w:val="2590D26C"/>
    <w:rsid w:val="2592E1DC"/>
    <w:rsid w:val="259B70A3"/>
    <w:rsid w:val="259C4AFD"/>
    <w:rsid w:val="25A5750F"/>
    <w:rsid w:val="25BBC973"/>
    <w:rsid w:val="25C52B33"/>
    <w:rsid w:val="25DEAEF9"/>
    <w:rsid w:val="25ED91F0"/>
    <w:rsid w:val="26020807"/>
    <w:rsid w:val="260A4579"/>
    <w:rsid w:val="26100C01"/>
    <w:rsid w:val="2617E398"/>
    <w:rsid w:val="261C6283"/>
    <w:rsid w:val="261EECAD"/>
    <w:rsid w:val="261FADBB"/>
    <w:rsid w:val="262EB4FB"/>
    <w:rsid w:val="2634D4CB"/>
    <w:rsid w:val="263E051A"/>
    <w:rsid w:val="263EAEF9"/>
    <w:rsid w:val="264F5196"/>
    <w:rsid w:val="26525D8C"/>
    <w:rsid w:val="266101E6"/>
    <w:rsid w:val="267116B1"/>
    <w:rsid w:val="2680A134"/>
    <w:rsid w:val="268B2E4E"/>
    <w:rsid w:val="268D7BAA"/>
    <w:rsid w:val="26A29143"/>
    <w:rsid w:val="26A6EF51"/>
    <w:rsid w:val="26A6FF74"/>
    <w:rsid w:val="26A8776C"/>
    <w:rsid w:val="26A99D32"/>
    <w:rsid w:val="26ABE450"/>
    <w:rsid w:val="26B833BF"/>
    <w:rsid w:val="26D0A8AC"/>
    <w:rsid w:val="26D54969"/>
    <w:rsid w:val="26D6C537"/>
    <w:rsid w:val="26E6A3FF"/>
    <w:rsid w:val="26ECF62B"/>
    <w:rsid w:val="26EE32E1"/>
    <w:rsid w:val="26F2C2CE"/>
    <w:rsid w:val="270680C2"/>
    <w:rsid w:val="2707B7FF"/>
    <w:rsid w:val="2727D779"/>
    <w:rsid w:val="27327C71"/>
    <w:rsid w:val="2733E071"/>
    <w:rsid w:val="2745B0D2"/>
    <w:rsid w:val="275178C4"/>
    <w:rsid w:val="2751964B"/>
    <w:rsid w:val="2756AFAE"/>
    <w:rsid w:val="27601D1B"/>
    <w:rsid w:val="27608A4E"/>
    <w:rsid w:val="2761B100"/>
    <w:rsid w:val="2765A50F"/>
    <w:rsid w:val="277C033F"/>
    <w:rsid w:val="2788BF02"/>
    <w:rsid w:val="278912BB"/>
    <w:rsid w:val="2790EC7B"/>
    <w:rsid w:val="27BB2154"/>
    <w:rsid w:val="27D34600"/>
    <w:rsid w:val="27DED4E1"/>
    <w:rsid w:val="27ED01A7"/>
    <w:rsid w:val="27FFBAA2"/>
    <w:rsid w:val="28050F51"/>
    <w:rsid w:val="2807DA12"/>
    <w:rsid w:val="2809779E"/>
    <w:rsid w:val="2809A6B3"/>
    <w:rsid w:val="2810F579"/>
    <w:rsid w:val="2818F5FF"/>
    <w:rsid w:val="281E8483"/>
    <w:rsid w:val="282111B9"/>
    <w:rsid w:val="282FBFD7"/>
    <w:rsid w:val="283B4EF0"/>
    <w:rsid w:val="2840876E"/>
    <w:rsid w:val="28418341"/>
    <w:rsid w:val="28426468"/>
    <w:rsid w:val="28500D8E"/>
    <w:rsid w:val="28502102"/>
    <w:rsid w:val="2854A524"/>
    <w:rsid w:val="2854CEE4"/>
    <w:rsid w:val="2858D409"/>
    <w:rsid w:val="2879923F"/>
    <w:rsid w:val="287E41AF"/>
    <w:rsid w:val="287E551E"/>
    <w:rsid w:val="28B958EC"/>
    <w:rsid w:val="28C394F8"/>
    <w:rsid w:val="28CA8F2E"/>
    <w:rsid w:val="28CAF842"/>
    <w:rsid w:val="2908B2F2"/>
    <w:rsid w:val="291C1654"/>
    <w:rsid w:val="29368613"/>
    <w:rsid w:val="294413DF"/>
    <w:rsid w:val="2948C7CD"/>
    <w:rsid w:val="295469A7"/>
    <w:rsid w:val="297DA3A2"/>
    <w:rsid w:val="298E64BC"/>
    <w:rsid w:val="299441C3"/>
    <w:rsid w:val="299ED842"/>
    <w:rsid w:val="29A0E271"/>
    <w:rsid w:val="29A26B84"/>
    <w:rsid w:val="29A6EF33"/>
    <w:rsid w:val="29C50B2C"/>
    <w:rsid w:val="29C75560"/>
    <w:rsid w:val="29D42154"/>
    <w:rsid w:val="29D8D92F"/>
    <w:rsid w:val="29DDF464"/>
    <w:rsid w:val="29E32E0E"/>
    <w:rsid w:val="29F8313D"/>
    <w:rsid w:val="29FC3EE1"/>
    <w:rsid w:val="29FE90D8"/>
    <w:rsid w:val="29FF71C2"/>
    <w:rsid w:val="2A020060"/>
    <w:rsid w:val="2A10669F"/>
    <w:rsid w:val="2A13CEE3"/>
    <w:rsid w:val="2A14E87B"/>
    <w:rsid w:val="2A150EF1"/>
    <w:rsid w:val="2A2B2EFE"/>
    <w:rsid w:val="2A3F9454"/>
    <w:rsid w:val="2A49D2DA"/>
    <w:rsid w:val="2A4F68B1"/>
    <w:rsid w:val="2A51CFE0"/>
    <w:rsid w:val="2A523A33"/>
    <w:rsid w:val="2A52D1AB"/>
    <w:rsid w:val="2A54E9F0"/>
    <w:rsid w:val="2A77C430"/>
    <w:rsid w:val="2A91C13E"/>
    <w:rsid w:val="2A935282"/>
    <w:rsid w:val="2A9D4E90"/>
    <w:rsid w:val="2AA50B7F"/>
    <w:rsid w:val="2AAF98BF"/>
    <w:rsid w:val="2AB469C6"/>
    <w:rsid w:val="2AB69564"/>
    <w:rsid w:val="2ABDA2DF"/>
    <w:rsid w:val="2ABF563E"/>
    <w:rsid w:val="2AC397DA"/>
    <w:rsid w:val="2AC7DFF5"/>
    <w:rsid w:val="2AD737BE"/>
    <w:rsid w:val="2ADFEB4A"/>
    <w:rsid w:val="2ADFF9E5"/>
    <w:rsid w:val="2AFDF8AF"/>
    <w:rsid w:val="2AFF4B97"/>
    <w:rsid w:val="2B07479D"/>
    <w:rsid w:val="2B099C79"/>
    <w:rsid w:val="2B1980E0"/>
    <w:rsid w:val="2B1EF63D"/>
    <w:rsid w:val="2B231D73"/>
    <w:rsid w:val="2B238776"/>
    <w:rsid w:val="2B3BF4ED"/>
    <w:rsid w:val="2B417FE3"/>
    <w:rsid w:val="2B50D406"/>
    <w:rsid w:val="2B530D46"/>
    <w:rsid w:val="2B5388D5"/>
    <w:rsid w:val="2B7A97C4"/>
    <w:rsid w:val="2B7DFF55"/>
    <w:rsid w:val="2B86BBFA"/>
    <w:rsid w:val="2B89919A"/>
    <w:rsid w:val="2B90B6CA"/>
    <w:rsid w:val="2B986188"/>
    <w:rsid w:val="2BAF7A56"/>
    <w:rsid w:val="2BB85148"/>
    <w:rsid w:val="2BBC1D82"/>
    <w:rsid w:val="2BCB6820"/>
    <w:rsid w:val="2BD84602"/>
    <w:rsid w:val="2BDBC24F"/>
    <w:rsid w:val="2BDD4055"/>
    <w:rsid w:val="2BE42397"/>
    <w:rsid w:val="2BEBAE45"/>
    <w:rsid w:val="2C10BD49"/>
    <w:rsid w:val="2C1B6E0F"/>
    <w:rsid w:val="2C1C569F"/>
    <w:rsid w:val="2C207F91"/>
    <w:rsid w:val="2C248A55"/>
    <w:rsid w:val="2C318194"/>
    <w:rsid w:val="2C451C3F"/>
    <w:rsid w:val="2C616CA1"/>
    <w:rsid w:val="2C700452"/>
    <w:rsid w:val="2C748C7E"/>
    <w:rsid w:val="2C805CC4"/>
    <w:rsid w:val="2C9420FD"/>
    <w:rsid w:val="2C969580"/>
    <w:rsid w:val="2CAAFDA3"/>
    <w:rsid w:val="2CACBDC5"/>
    <w:rsid w:val="2CB2FA8C"/>
    <w:rsid w:val="2CBC25C8"/>
    <w:rsid w:val="2CBC5256"/>
    <w:rsid w:val="2CC3D689"/>
    <w:rsid w:val="2CC7CE67"/>
    <w:rsid w:val="2CCA67E3"/>
    <w:rsid w:val="2CEF5376"/>
    <w:rsid w:val="2D00220B"/>
    <w:rsid w:val="2D030013"/>
    <w:rsid w:val="2D193D15"/>
    <w:rsid w:val="2D20B774"/>
    <w:rsid w:val="2D21457B"/>
    <w:rsid w:val="2D3B60DD"/>
    <w:rsid w:val="2D3DB452"/>
    <w:rsid w:val="2D3DBA03"/>
    <w:rsid w:val="2D7248E6"/>
    <w:rsid w:val="2D76CB8E"/>
    <w:rsid w:val="2D8E00B2"/>
    <w:rsid w:val="2D8FB529"/>
    <w:rsid w:val="2D9381FE"/>
    <w:rsid w:val="2D95851C"/>
    <w:rsid w:val="2DA099E6"/>
    <w:rsid w:val="2DA6524C"/>
    <w:rsid w:val="2DABBD6C"/>
    <w:rsid w:val="2DAD6AAA"/>
    <w:rsid w:val="2DAD8422"/>
    <w:rsid w:val="2DBA2146"/>
    <w:rsid w:val="2DD96AFF"/>
    <w:rsid w:val="2DF41995"/>
    <w:rsid w:val="2DFBF089"/>
    <w:rsid w:val="2E0F1E4F"/>
    <w:rsid w:val="2E178502"/>
    <w:rsid w:val="2E19C6EE"/>
    <w:rsid w:val="2E1C71AA"/>
    <w:rsid w:val="2E2C0176"/>
    <w:rsid w:val="2E37009E"/>
    <w:rsid w:val="2E4B7265"/>
    <w:rsid w:val="2E4FCAD1"/>
    <w:rsid w:val="2E5581E1"/>
    <w:rsid w:val="2E59462E"/>
    <w:rsid w:val="2E5E0D95"/>
    <w:rsid w:val="2E6EBF11"/>
    <w:rsid w:val="2E739CD8"/>
    <w:rsid w:val="2E7558FC"/>
    <w:rsid w:val="2E7DF579"/>
    <w:rsid w:val="2E7F40E3"/>
    <w:rsid w:val="2E8B2AE9"/>
    <w:rsid w:val="2E90E176"/>
    <w:rsid w:val="2E97F356"/>
    <w:rsid w:val="2E9A1966"/>
    <w:rsid w:val="2E9C499A"/>
    <w:rsid w:val="2E9D2C7C"/>
    <w:rsid w:val="2EA573A5"/>
    <w:rsid w:val="2EAB8F9D"/>
    <w:rsid w:val="2EB00C78"/>
    <w:rsid w:val="2EB2ED07"/>
    <w:rsid w:val="2EB89B25"/>
    <w:rsid w:val="2ECC284E"/>
    <w:rsid w:val="2ECDCB2F"/>
    <w:rsid w:val="2ED758C9"/>
    <w:rsid w:val="2EE01C69"/>
    <w:rsid w:val="2EE41FB9"/>
    <w:rsid w:val="2EE46ED7"/>
    <w:rsid w:val="2EEB55C4"/>
    <w:rsid w:val="2EEF0A5F"/>
    <w:rsid w:val="2EFA7B13"/>
    <w:rsid w:val="2EFFB88D"/>
    <w:rsid w:val="2F0800B5"/>
    <w:rsid w:val="2F0D2A4D"/>
    <w:rsid w:val="2F1A00EE"/>
    <w:rsid w:val="2F201C54"/>
    <w:rsid w:val="2F318471"/>
    <w:rsid w:val="2F36D933"/>
    <w:rsid w:val="2F47139C"/>
    <w:rsid w:val="2F4957F4"/>
    <w:rsid w:val="2F4F8124"/>
    <w:rsid w:val="2F55E018"/>
    <w:rsid w:val="2F560060"/>
    <w:rsid w:val="2F56ED84"/>
    <w:rsid w:val="2F5A7F43"/>
    <w:rsid w:val="2F5AEF05"/>
    <w:rsid w:val="2F648BE0"/>
    <w:rsid w:val="2F69E875"/>
    <w:rsid w:val="2F86579E"/>
    <w:rsid w:val="2F8822AA"/>
    <w:rsid w:val="2F8ECF55"/>
    <w:rsid w:val="2F91C129"/>
    <w:rsid w:val="2F93C8DA"/>
    <w:rsid w:val="2FA2BFE4"/>
    <w:rsid w:val="2FB677E6"/>
    <w:rsid w:val="2FC051C1"/>
    <w:rsid w:val="2FD574B2"/>
    <w:rsid w:val="2FE80387"/>
    <w:rsid w:val="2FF690F4"/>
    <w:rsid w:val="2FFEEFA6"/>
    <w:rsid w:val="2FFEEFF2"/>
    <w:rsid w:val="300A8C64"/>
    <w:rsid w:val="301EFC6E"/>
    <w:rsid w:val="302E0C3C"/>
    <w:rsid w:val="3034B95D"/>
    <w:rsid w:val="30466B45"/>
    <w:rsid w:val="3052679F"/>
    <w:rsid w:val="30529306"/>
    <w:rsid w:val="305633A0"/>
    <w:rsid w:val="306A6F4F"/>
    <w:rsid w:val="306B81A8"/>
    <w:rsid w:val="307C1678"/>
    <w:rsid w:val="308807B3"/>
    <w:rsid w:val="30911693"/>
    <w:rsid w:val="30916066"/>
    <w:rsid w:val="30972241"/>
    <w:rsid w:val="3099E4B6"/>
    <w:rsid w:val="309F5591"/>
    <w:rsid w:val="30A14413"/>
    <w:rsid w:val="30A9BDBE"/>
    <w:rsid w:val="30AA0925"/>
    <w:rsid w:val="30AAA37D"/>
    <w:rsid w:val="30B6DC63"/>
    <w:rsid w:val="30BE1EE7"/>
    <w:rsid w:val="30C17BB7"/>
    <w:rsid w:val="30C53125"/>
    <w:rsid w:val="30D36D3F"/>
    <w:rsid w:val="30D6B646"/>
    <w:rsid w:val="30E3561C"/>
    <w:rsid w:val="30E9DCAC"/>
    <w:rsid w:val="30F4B235"/>
    <w:rsid w:val="30F92B02"/>
    <w:rsid w:val="30FA614D"/>
    <w:rsid w:val="310A576C"/>
    <w:rsid w:val="3110175B"/>
    <w:rsid w:val="313C3A4D"/>
    <w:rsid w:val="313CB673"/>
    <w:rsid w:val="314388EB"/>
    <w:rsid w:val="31523098"/>
    <w:rsid w:val="3155388F"/>
    <w:rsid w:val="315D78C7"/>
    <w:rsid w:val="3169A476"/>
    <w:rsid w:val="31B06F79"/>
    <w:rsid w:val="31B3D6C2"/>
    <w:rsid w:val="31D2F50E"/>
    <w:rsid w:val="31E23BA6"/>
    <w:rsid w:val="31E477B3"/>
    <w:rsid w:val="31EC0A70"/>
    <w:rsid w:val="31EF209F"/>
    <w:rsid w:val="31F43CD3"/>
    <w:rsid w:val="31F81247"/>
    <w:rsid w:val="321B6093"/>
    <w:rsid w:val="321FF5AA"/>
    <w:rsid w:val="32253F74"/>
    <w:rsid w:val="324FF6D2"/>
    <w:rsid w:val="32513B24"/>
    <w:rsid w:val="325B2B5E"/>
    <w:rsid w:val="325DA50B"/>
    <w:rsid w:val="32706291"/>
    <w:rsid w:val="3276126D"/>
    <w:rsid w:val="3277AEF0"/>
    <w:rsid w:val="32833551"/>
    <w:rsid w:val="3286E9C3"/>
    <w:rsid w:val="32903EDF"/>
    <w:rsid w:val="32A476F2"/>
    <w:rsid w:val="32AD49AE"/>
    <w:rsid w:val="32B357BF"/>
    <w:rsid w:val="32B9E7A5"/>
    <w:rsid w:val="32BEB9BF"/>
    <w:rsid w:val="32D1753E"/>
    <w:rsid w:val="32E37C89"/>
    <w:rsid w:val="32E90BE3"/>
    <w:rsid w:val="32EE81B1"/>
    <w:rsid w:val="32EFDA1A"/>
    <w:rsid w:val="330B43E0"/>
    <w:rsid w:val="33158412"/>
    <w:rsid w:val="33194076"/>
    <w:rsid w:val="331AF0A3"/>
    <w:rsid w:val="332B4DD2"/>
    <w:rsid w:val="332EBE24"/>
    <w:rsid w:val="33331CD8"/>
    <w:rsid w:val="3340BA3E"/>
    <w:rsid w:val="33464765"/>
    <w:rsid w:val="334991AB"/>
    <w:rsid w:val="335F3232"/>
    <w:rsid w:val="33601858"/>
    <w:rsid w:val="33700CCD"/>
    <w:rsid w:val="33709EE4"/>
    <w:rsid w:val="3371871D"/>
    <w:rsid w:val="337C4CE0"/>
    <w:rsid w:val="337DD0BB"/>
    <w:rsid w:val="33813F1C"/>
    <w:rsid w:val="338EFC79"/>
    <w:rsid w:val="33991E24"/>
    <w:rsid w:val="33A4E09B"/>
    <w:rsid w:val="33ACFEDB"/>
    <w:rsid w:val="33B04D3B"/>
    <w:rsid w:val="33B58DEA"/>
    <w:rsid w:val="33D8B862"/>
    <w:rsid w:val="33E50AFC"/>
    <w:rsid w:val="3402B3B9"/>
    <w:rsid w:val="34115699"/>
    <w:rsid w:val="34195AC8"/>
    <w:rsid w:val="3423E352"/>
    <w:rsid w:val="3430C09A"/>
    <w:rsid w:val="3432CEFE"/>
    <w:rsid w:val="343A547C"/>
    <w:rsid w:val="34598C0B"/>
    <w:rsid w:val="34813F76"/>
    <w:rsid w:val="3486A77F"/>
    <w:rsid w:val="348D7C35"/>
    <w:rsid w:val="34AF01B9"/>
    <w:rsid w:val="34C5154D"/>
    <w:rsid w:val="34E39259"/>
    <w:rsid w:val="34E67148"/>
    <w:rsid w:val="3507ADD7"/>
    <w:rsid w:val="3508C4D4"/>
    <w:rsid w:val="350D2805"/>
    <w:rsid w:val="350E1E7D"/>
    <w:rsid w:val="3513627F"/>
    <w:rsid w:val="35158C1B"/>
    <w:rsid w:val="352F6264"/>
    <w:rsid w:val="3532224F"/>
    <w:rsid w:val="35338652"/>
    <w:rsid w:val="354F382C"/>
    <w:rsid w:val="35572D1F"/>
    <w:rsid w:val="355C4DBD"/>
    <w:rsid w:val="356BEE96"/>
    <w:rsid w:val="35727BA2"/>
    <w:rsid w:val="35750708"/>
    <w:rsid w:val="3584DEBC"/>
    <w:rsid w:val="3586D4DC"/>
    <w:rsid w:val="35A8B58C"/>
    <w:rsid w:val="35AA3AD5"/>
    <w:rsid w:val="35AE6FE8"/>
    <w:rsid w:val="35B84FE5"/>
    <w:rsid w:val="35BE4F76"/>
    <w:rsid w:val="35BEC1C8"/>
    <w:rsid w:val="35BF51D8"/>
    <w:rsid w:val="35CA1317"/>
    <w:rsid w:val="35CF79EA"/>
    <w:rsid w:val="35D227F4"/>
    <w:rsid w:val="35D4C998"/>
    <w:rsid w:val="35E72ABD"/>
    <w:rsid w:val="35E8A9FB"/>
    <w:rsid w:val="35F3A9AC"/>
    <w:rsid w:val="35F75406"/>
    <w:rsid w:val="35FCC2DD"/>
    <w:rsid w:val="3608373F"/>
    <w:rsid w:val="3619C27B"/>
    <w:rsid w:val="361ECAAC"/>
    <w:rsid w:val="36242DCE"/>
    <w:rsid w:val="363704A6"/>
    <w:rsid w:val="363DCB55"/>
    <w:rsid w:val="3644CB89"/>
    <w:rsid w:val="364B6651"/>
    <w:rsid w:val="364BE3B4"/>
    <w:rsid w:val="364D3487"/>
    <w:rsid w:val="365B06ED"/>
    <w:rsid w:val="3672A431"/>
    <w:rsid w:val="36733A77"/>
    <w:rsid w:val="36779358"/>
    <w:rsid w:val="36801FBD"/>
    <w:rsid w:val="3680E132"/>
    <w:rsid w:val="36A42CA3"/>
    <w:rsid w:val="36B611F6"/>
    <w:rsid w:val="36B7DE93"/>
    <w:rsid w:val="36C291C2"/>
    <w:rsid w:val="36C6CFB5"/>
    <w:rsid w:val="36D0D41F"/>
    <w:rsid w:val="36D5B933"/>
    <w:rsid w:val="36EB2E4E"/>
    <w:rsid w:val="36F1A362"/>
    <w:rsid w:val="3701AB6C"/>
    <w:rsid w:val="3701CDE8"/>
    <w:rsid w:val="3702A79F"/>
    <w:rsid w:val="371064E5"/>
    <w:rsid w:val="371256F4"/>
    <w:rsid w:val="3713393D"/>
    <w:rsid w:val="372C317B"/>
    <w:rsid w:val="372F13FB"/>
    <w:rsid w:val="37501ECC"/>
    <w:rsid w:val="375799D4"/>
    <w:rsid w:val="378085ED"/>
    <w:rsid w:val="3789734E"/>
    <w:rsid w:val="378B5B6E"/>
    <w:rsid w:val="3797BD35"/>
    <w:rsid w:val="379F1A1C"/>
    <w:rsid w:val="37CB08BC"/>
    <w:rsid w:val="37D7B627"/>
    <w:rsid w:val="37DB314A"/>
    <w:rsid w:val="37E15E7A"/>
    <w:rsid w:val="37E76240"/>
    <w:rsid w:val="37E904E8"/>
    <w:rsid w:val="37F3289B"/>
    <w:rsid w:val="37FB1B07"/>
    <w:rsid w:val="381046BE"/>
    <w:rsid w:val="381A3879"/>
    <w:rsid w:val="382A0E53"/>
    <w:rsid w:val="383C986D"/>
    <w:rsid w:val="38416084"/>
    <w:rsid w:val="3841E960"/>
    <w:rsid w:val="38533125"/>
    <w:rsid w:val="38561C5D"/>
    <w:rsid w:val="385AB816"/>
    <w:rsid w:val="385B74BD"/>
    <w:rsid w:val="386BD396"/>
    <w:rsid w:val="387069E7"/>
    <w:rsid w:val="387E1FFE"/>
    <w:rsid w:val="3882494D"/>
    <w:rsid w:val="38834D69"/>
    <w:rsid w:val="3883FC34"/>
    <w:rsid w:val="388DAC73"/>
    <w:rsid w:val="389052F8"/>
    <w:rsid w:val="3897DB9A"/>
    <w:rsid w:val="38993B4B"/>
    <w:rsid w:val="38A3D86E"/>
    <w:rsid w:val="38AB3CC1"/>
    <w:rsid w:val="38C17AC3"/>
    <w:rsid w:val="38EBE366"/>
    <w:rsid w:val="38F2007B"/>
    <w:rsid w:val="38F5D7F2"/>
    <w:rsid w:val="38FC7B18"/>
    <w:rsid w:val="38FF5C32"/>
    <w:rsid w:val="3901B3D9"/>
    <w:rsid w:val="390E7D2D"/>
    <w:rsid w:val="3912DA7A"/>
    <w:rsid w:val="3913842A"/>
    <w:rsid w:val="3919D28E"/>
    <w:rsid w:val="391A5EEC"/>
    <w:rsid w:val="3921DF87"/>
    <w:rsid w:val="39296135"/>
    <w:rsid w:val="392CD521"/>
    <w:rsid w:val="3939E729"/>
    <w:rsid w:val="393CF035"/>
    <w:rsid w:val="39418A79"/>
    <w:rsid w:val="3941914E"/>
    <w:rsid w:val="3947434F"/>
    <w:rsid w:val="39476A36"/>
    <w:rsid w:val="394B65CE"/>
    <w:rsid w:val="394D82B9"/>
    <w:rsid w:val="394FE774"/>
    <w:rsid w:val="395308C4"/>
    <w:rsid w:val="39554C8A"/>
    <w:rsid w:val="396AB503"/>
    <w:rsid w:val="397013A3"/>
    <w:rsid w:val="398203A8"/>
    <w:rsid w:val="398619F3"/>
    <w:rsid w:val="399485B4"/>
    <w:rsid w:val="399DB7CE"/>
    <w:rsid w:val="39B3B8BD"/>
    <w:rsid w:val="39C105E6"/>
    <w:rsid w:val="39D49B11"/>
    <w:rsid w:val="39F0E849"/>
    <w:rsid w:val="39F4B4EF"/>
    <w:rsid w:val="39F6D792"/>
    <w:rsid w:val="3A0422E3"/>
    <w:rsid w:val="3A04FD2D"/>
    <w:rsid w:val="3A0C45D4"/>
    <w:rsid w:val="3A142F4F"/>
    <w:rsid w:val="3A19F05F"/>
    <w:rsid w:val="3A29D178"/>
    <w:rsid w:val="3A32F7EB"/>
    <w:rsid w:val="3A3D4747"/>
    <w:rsid w:val="3A5B5F7F"/>
    <w:rsid w:val="3A6FC244"/>
    <w:rsid w:val="3A81D4FD"/>
    <w:rsid w:val="3A8A9CAB"/>
    <w:rsid w:val="3A971E0B"/>
    <w:rsid w:val="3A97BD6C"/>
    <w:rsid w:val="3A9D843A"/>
    <w:rsid w:val="3AA5AEC6"/>
    <w:rsid w:val="3AA90F87"/>
    <w:rsid w:val="3ABF10C7"/>
    <w:rsid w:val="3AD0A2C3"/>
    <w:rsid w:val="3AE5BC54"/>
    <w:rsid w:val="3AEDE871"/>
    <w:rsid w:val="3B013B20"/>
    <w:rsid w:val="3B087EE0"/>
    <w:rsid w:val="3B2C3461"/>
    <w:rsid w:val="3B4C8A5D"/>
    <w:rsid w:val="3B5D87EB"/>
    <w:rsid w:val="3B6F360F"/>
    <w:rsid w:val="3B7328F2"/>
    <w:rsid w:val="3B886E66"/>
    <w:rsid w:val="3B8C2A29"/>
    <w:rsid w:val="3BCBA58C"/>
    <w:rsid w:val="3BCC4D64"/>
    <w:rsid w:val="3BD24CC3"/>
    <w:rsid w:val="3BD868EC"/>
    <w:rsid w:val="3BD8EFA0"/>
    <w:rsid w:val="3BF1A234"/>
    <w:rsid w:val="3C0C2B8C"/>
    <w:rsid w:val="3C0D506D"/>
    <w:rsid w:val="3C0E67A0"/>
    <w:rsid w:val="3C14A61C"/>
    <w:rsid w:val="3C15AD0D"/>
    <w:rsid w:val="3C1E24EF"/>
    <w:rsid w:val="3C1FAFCC"/>
    <w:rsid w:val="3C21D87F"/>
    <w:rsid w:val="3C286C29"/>
    <w:rsid w:val="3C2E5034"/>
    <w:rsid w:val="3C401B25"/>
    <w:rsid w:val="3C40B27C"/>
    <w:rsid w:val="3C5D1B4E"/>
    <w:rsid w:val="3C6A39DA"/>
    <w:rsid w:val="3C856ADB"/>
    <w:rsid w:val="3C927A21"/>
    <w:rsid w:val="3C9485A9"/>
    <w:rsid w:val="3C9D0A76"/>
    <w:rsid w:val="3CA5111E"/>
    <w:rsid w:val="3CADD449"/>
    <w:rsid w:val="3CB5A4C1"/>
    <w:rsid w:val="3CBDF5D4"/>
    <w:rsid w:val="3CCB8898"/>
    <w:rsid w:val="3CCC1CBA"/>
    <w:rsid w:val="3CCE727C"/>
    <w:rsid w:val="3CCEAD09"/>
    <w:rsid w:val="3CE05D28"/>
    <w:rsid w:val="3CE11063"/>
    <w:rsid w:val="3CE2D470"/>
    <w:rsid w:val="3CEDE6D2"/>
    <w:rsid w:val="3CF15386"/>
    <w:rsid w:val="3D04D465"/>
    <w:rsid w:val="3D17AC82"/>
    <w:rsid w:val="3D35B094"/>
    <w:rsid w:val="3D39EF5E"/>
    <w:rsid w:val="3D43C45D"/>
    <w:rsid w:val="3D4852F3"/>
    <w:rsid w:val="3D5694CA"/>
    <w:rsid w:val="3D65B1FF"/>
    <w:rsid w:val="3D764EF5"/>
    <w:rsid w:val="3D78E1A4"/>
    <w:rsid w:val="3D80144E"/>
    <w:rsid w:val="3D857C57"/>
    <w:rsid w:val="3DA0EB98"/>
    <w:rsid w:val="3DAE21E6"/>
    <w:rsid w:val="3DB6D8A7"/>
    <w:rsid w:val="3DC18260"/>
    <w:rsid w:val="3DCEC680"/>
    <w:rsid w:val="3DD524FC"/>
    <w:rsid w:val="3DDC6CC8"/>
    <w:rsid w:val="3DF36BB0"/>
    <w:rsid w:val="3DFACAE9"/>
    <w:rsid w:val="3DFE6BA0"/>
    <w:rsid w:val="3E01548F"/>
    <w:rsid w:val="3E018C15"/>
    <w:rsid w:val="3E0CA9AD"/>
    <w:rsid w:val="3E22FCF0"/>
    <w:rsid w:val="3E282367"/>
    <w:rsid w:val="3E398A79"/>
    <w:rsid w:val="3E3CF481"/>
    <w:rsid w:val="3E426BB1"/>
    <w:rsid w:val="3E44A6CF"/>
    <w:rsid w:val="3E57F6E1"/>
    <w:rsid w:val="3E5D61FE"/>
    <w:rsid w:val="3E60D740"/>
    <w:rsid w:val="3E63E43E"/>
    <w:rsid w:val="3E661643"/>
    <w:rsid w:val="3E795D22"/>
    <w:rsid w:val="3E7F5121"/>
    <w:rsid w:val="3E8A7A21"/>
    <w:rsid w:val="3E8DC807"/>
    <w:rsid w:val="3E8FC140"/>
    <w:rsid w:val="3E999AD5"/>
    <w:rsid w:val="3E9BCDBE"/>
    <w:rsid w:val="3EA3329A"/>
    <w:rsid w:val="3EAE050C"/>
    <w:rsid w:val="3EB6B484"/>
    <w:rsid w:val="3EBDF44D"/>
    <w:rsid w:val="3EC503E0"/>
    <w:rsid w:val="3ED6A4AD"/>
    <w:rsid w:val="3ED8BE3A"/>
    <w:rsid w:val="3EF98933"/>
    <w:rsid w:val="3EFDD1E7"/>
    <w:rsid w:val="3EFE1740"/>
    <w:rsid w:val="3F02F5C9"/>
    <w:rsid w:val="3F13FCD5"/>
    <w:rsid w:val="3F1A6661"/>
    <w:rsid w:val="3F2A162A"/>
    <w:rsid w:val="3F2A30DB"/>
    <w:rsid w:val="3F2A7343"/>
    <w:rsid w:val="3F35C8AD"/>
    <w:rsid w:val="3F3FED25"/>
    <w:rsid w:val="3F4F75A0"/>
    <w:rsid w:val="3F524970"/>
    <w:rsid w:val="3F599A82"/>
    <w:rsid w:val="3F7B5C55"/>
    <w:rsid w:val="3F94922E"/>
    <w:rsid w:val="3F9F0C8F"/>
    <w:rsid w:val="3FAD1388"/>
    <w:rsid w:val="3FADC77A"/>
    <w:rsid w:val="3FB9FACF"/>
    <w:rsid w:val="3FBCCF66"/>
    <w:rsid w:val="3FC14F41"/>
    <w:rsid w:val="3FC727F3"/>
    <w:rsid w:val="3FC963E2"/>
    <w:rsid w:val="3FCA531A"/>
    <w:rsid w:val="3FCBB48D"/>
    <w:rsid w:val="3FCCD4EB"/>
    <w:rsid w:val="3FCEF8C1"/>
    <w:rsid w:val="3FD6AA07"/>
    <w:rsid w:val="3FD6D73E"/>
    <w:rsid w:val="3FF0F3EA"/>
    <w:rsid w:val="3FF8FCEF"/>
    <w:rsid w:val="400962E5"/>
    <w:rsid w:val="400BBCC8"/>
    <w:rsid w:val="400EC52D"/>
    <w:rsid w:val="4012ED5F"/>
    <w:rsid w:val="40222B50"/>
    <w:rsid w:val="404176C7"/>
    <w:rsid w:val="40657E74"/>
    <w:rsid w:val="406864AB"/>
    <w:rsid w:val="406D7C49"/>
    <w:rsid w:val="40715A61"/>
    <w:rsid w:val="40748198"/>
    <w:rsid w:val="407C5A1B"/>
    <w:rsid w:val="4084FC1D"/>
    <w:rsid w:val="408AE964"/>
    <w:rsid w:val="4091170B"/>
    <w:rsid w:val="409D9189"/>
    <w:rsid w:val="40A04B21"/>
    <w:rsid w:val="40B737BC"/>
    <w:rsid w:val="40B8F837"/>
    <w:rsid w:val="40BB79C1"/>
    <w:rsid w:val="40BFCEF3"/>
    <w:rsid w:val="40C452D4"/>
    <w:rsid w:val="40C66F4B"/>
    <w:rsid w:val="40EB9040"/>
    <w:rsid w:val="40ED5C4A"/>
    <w:rsid w:val="40FC98F8"/>
    <w:rsid w:val="410905B6"/>
    <w:rsid w:val="4116BD34"/>
    <w:rsid w:val="411B1BD9"/>
    <w:rsid w:val="411C6D7C"/>
    <w:rsid w:val="411D34C7"/>
    <w:rsid w:val="4123814E"/>
    <w:rsid w:val="412B351E"/>
    <w:rsid w:val="413B0A0E"/>
    <w:rsid w:val="413D50C3"/>
    <w:rsid w:val="413F21E7"/>
    <w:rsid w:val="4143108D"/>
    <w:rsid w:val="41464608"/>
    <w:rsid w:val="4149A4AB"/>
    <w:rsid w:val="4151C653"/>
    <w:rsid w:val="41585CF9"/>
    <w:rsid w:val="4166E82C"/>
    <w:rsid w:val="417EF28F"/>
    <w:rsid w:val="4189DADA"/>
    <w:rsid w:val="418BD102"/>
    <w:rsid w:val="41AE42F2"/>
    <w:rsid w:val="41BC9F45"/>
    <w:rsid w:val="41BF5CE0"/>
    <w:rsid w:val="41DA832E"/>
    <w:rsid w:val="41EA79C0"/>
    <w:rsid w:val="41EB43B4"/>
    <w:rsid w:val="41FEC7C2"/>
    <w:rsid w:val="420BAEE3"/>
    <w:rsid w:val="420EB73E"/>
    <w:rsid w:val="42121033"/>
    <w:rsid w:val="42178C74"/>
    <w:rsid w:val="421E9CE0"/>
    <w:rsid w:val="42258867"/>
    <w:rsid w:val="4227BFA2"/>
    <w:rsid w:val="4230CF30"/>
    <w:rsid w:val="423C0DAC"/>
    <w:rsid w:val="4246DA9C"/>
    <w:rsid w:val="425E23B0"/>
    <w:rsid w:val="426AA872"/>
    <w:rsid w:val="426F3CC6"/>
    <w:rsid w:val="4270306C"/>
    <w:rsid w:val="4270BB4B"/>
    <w:rsid w:val="4278CA83"/>
    <w:rsid w:val="4282DE2F"/>
    <w:rsid w:val="429F1C1C"/>
    <w:rsid w:val="42C1F265"/>
    <w:rsid w:val="42C2A49D"/>
    <w:rsid w:val="42C35485"/>
    <w:rsid w:val="42C82DAE"/>
    <w:rsid w:val="42CC81A8"/>
    <w:rsid w:val="42D303EB"/>
    <w:rsid w:val="42E95018"/>
    <w:rsid w:val="42FFAD1E"/>
    <w:rsid w:val="42FFE69C"/>
    <w:rsid w:val="430E9BBD"/>
    <w:rsid w:val="432D90AE"/>
    <w:rsid w:val="4333079E"/>
    <w:rsid w:val="4338778D"/>
    <w:rsid w:val="43398E47"/>
    <w:rsid w:val="433D62B6"/>
    <w:rsid w:val="4350D7C5"/>
    <w:rsid w:val="4365AEBC"/>
    <w:rsid w:val="4376DE6F"/>
    <w:rsid w:val="437AD6A4"/>
    <w:rsid w:val="43802A36"/>
    <w:rsid w:val="438F9033"/>
    <w:rsid w:val="439C8AE8"/>
    <w:rsid w:val="43AD5F59"/>
    <w:rsid w:val="43AEE957"/>
    <w:rsid w:val="43B4ED31"/>
    <w:rsid w:val="43C29A32"/>
    <w:rsid w:val="43C2AA39"/>
    <w:rsid w:val="44046B07"/>
    <w:rsid w:val="4407F0FE"/>
    <w:rsid w:val="441BCE3C"/>
    <w:rsid w:val="441D9545"/>
    <w:rsid w:val="44210499"/>
    <w:rsid w:val="4421BF36"/>
    <w:rsid w:val="442C0393"/>
    <w:rsid w:val="4434D393"/>
    <w:rsid w:val="446550D0"/>
    <w:rsid w:val="446BADBC"/>
    <w:rsid w:val="44749F5D"/>
    <w:rsid w:val="4477EEAF"/>
    <w:rsid w:val="447F431C"/>
    <w:rsid w:val="44925AE5"/>
    <w:rsid w:val="44A6805E"/>
    <w:rsid w:val="44AD0EC0"/>
    <w:rsid w:val="44B98087"/>
    <w:rsid w:val="44CF23CD"/>
    <w:rsid w:val="44CF7576"/>
    <w:rsid w:val="44D07202"/>
    <w:rsid w:val="44DEFF92"/>
    <w:rsid w:val="44EDDBAE"/>
    <w:rsid w:val="44F8C849"/>
    <w:rsid w:val="44FC2CE0"/>
    <w:rsid w:val="4503B75B"/>
    <w:rsid w:val="450E4154"/>
    <w:rsid w:val="450FB226"/>
    <w:rsid w:val="451627E0"/>
    <w:rsid w:val="456C6F8A"/>
    <w:rsid w:val="456CA836"/>
    <w:rsid w:val="4570E684"/>
    <w:rsid w:val="4578B630"/>
    <w:rsid w:val="45832F1D"/>
    <w:rsid w:val="4588D7D8"/>
    <w:rsid w:val="4589D356"/>
    <w:rsid w:val="4599A2FC"/>
    <w:rsid w:val="45A3B6B6"/>
    <w:rsid w:val="45BD987F"/>
    <w:rsid w:val="45C03B17"/>
    <w:rsid w:val="45C6D2C9"/>
    <w:rsid w:val="45C9C11E"/>
    <w:rsid w:val="45CD223B"/>
    <w:rsid w:val="45D7DEC5"/>
    <w:rsid w:val="45DDA74A"/>
    <w:rsid w:val="45E0B66E"/>
    <w:rsid w:val="45E9C786"/>
    <w:rsid w:val="45EA08A3"/>
    <w:rsid w:val="45F3BE52"/>
    <w:rsid w:val="45FD0B37"/>
    <w:rsid w:val="46133911"/>
    <w:rsid w:val="461459A2"/>
    <w:rsid w:val="461D6A35"/>
    <w:rsid w:val="46286B6C"/>
    <w:rsid w:val="4631AECA"/>
    <w:rsid w:val="463B00AA"/>
    <w:rsid w:val="4647C532"/>
    <w:rsid w:val="4659200E"/>
    <w:rsid w:val="4667D84B"/>
    <w:rsid w:val="466C4263"/>
    <w:rsid w:val="46792B19"/>
    <w:rsid w:val="4679589B"/>
    <w:rsid w:val="46823E34"/>
    <w:rsid w:val="468CEA2D"/>
    <w:rsid w:val="46923F30"/>
    <w:rsid w:val="46A03ECB"/>
    <w:rsid w:val="46B2B7C5"/>
    <w:rsid w:val="46BCE023"/>
    <w:rsid w:val="46C182BB"/>
    <w:rsid w:val="46C4444C"/>
    <w:rsid w:val="46D3A4E4"/>
    <w:rsid w:val="46ED71C5"/>
    <w:rsid w:val="46F39170"/>
    <w:rsid w:val="4705F431"/>
    <w:rsid w:val="4706DE18"/>
    <w:rsid w:val="470C32C4"/>
    <w:rsid w:val="470DCE37"/>
    <w:rsid w:val="47254FB6"/>
    <w:rsid w:val="4729D8F4"/>
    <w:rsid w:val="472D014B"/>
    <w:rsid w:val="473830D4"/>
    <w:rsid w:val="47448E75"/>
    <w:rsid w:val="47483756"/>
    <w:rsid w:val="476B761E"/>
    <w:rsid w:val="476D936A"/>
    <w:rsid w:val="476E4A68"/>
    <w:rsid w:val="4779BD92"/>
    <w:rsid w:val="477F3E21"/>
    <w:rsid w:val="47A5FA9E"/>
    <w:rsid w:val="47AAC802"/>
    <w:rsid w:val="47AC1D3E"/>
    <w:rsid w:val="47ADD498"/>
    <w:rsid w:val="47B109E2"/>
    <w:rsid w:val="47B854B9"/>
    <w:rsid w:val="47B90F2B"/>
    <w:rsid w:val="47B99E5E"/>
    <w:rsid w:val="47BC5730"/>
    <w:rsid w:val="47C0B4CB"/>
    <w:rsid w:val="47C59E35"/>
    <w:rsid w:val="47C652E0"/>
    <w:rsid w:val="47C920E3"/>
    <w:rsid w:val="47CDEBCC"/>
    <w:rsid w:val="47D09E08"/>
    <w:rsid w:val="47D6F188"/>
    <w:rsid w:val="47DD3E1A"/>
    <w:rsid w:val="47E7F13C"/>
    <w:rsid w:val="47ED2FAF"/>
    <w:rsid w:val="47F86189"/>
    <w:rsid w:val="47FFB62B"/>
    <w:rsid w:val="48044A61"/>
    <w:rsid w:val="48174665"/>
    <w:rsid w:val="481AE6E9"/>
    <w:rsid w:val="48257935"/>
    <w:rsid w:val="4837AEA0"/>
    <w:rsid w:val="483E0D75"/>
    <w:rsid w:val="4840C183"/>
    <w:rsid w:val="48419E76"/>
    <w:rsid w:val="4847F931"/>
    <w:rsid w:val="484A74DE"/>
    <w:rsid w:val="484BCB35"/>
    <w:rsid w:val="4853168A"/>
    <w:rsid w:val="4854CA28"/>
    <w:rsid w:val="485D531C"/>
    <w:rsid w:val="485E5304"/>
    <w:rsid w:val="485E5DEF"/>
    <w:rsid w:val="485FA79D"/>
    <w:rsid w:val="485FD761"/>
    <w:rsid w:val="4864F616"/>
    <w:rsid w:val="486A7EC7"/>
    <w:rsid w:val="486DD4D6"/>
    <w:rsid w:val="486EFC3F"/>
    <w:rsid w:val="487AAFE4"/>
    <w:rsid w:val="48825205"/>
    <w:rsid w:val="48953632"/>
    <w:rsid w:val="489559D8"/>
    <w:rsid w:val="489AEB7D"/>
    <w:rsid w:val="489F19EB"/>
    <w:rsid w:val="48A15B3E"/>
    <w:rsid w:val="48ACDF31"/>
    <w:rsid w:val="48B27613"/>
    <w:rsid w:val="48B329A7"/>
    <w:rsid w:val="48BAEE84"/>
    <w:rsid w:val="48C13DF9"/>
    <w:rsid w:val="48C56CC2"/>
    <w:rsid w:val="48C78F92"/>
    <w:rsid w:val="48D86927"/>
    <w:rsid w:val="48DBE06D"/>
    <w:rsid w:val="48DEE3AF"/>
    <w:rsid w:val="48DFE40E"/>
    <w:rsid w:val="48E05A81"/>
    <w:rsid w:val="48F2B24D"/>
    <w:rsid w:val="4906BC0F"/>
    <w:rsid w:val="490A5BDF"/>
    <w:rsid w:val="490AE228"/>
    <w:rsid w:val="490D77E6"/>
    <w:rsid w:val="49243825"/>
    <w:rsid w:val="493264E7"/>
    <w:rsid w:val="4937580D"/>
    <w:rsid w:val="495333F8"/>
    <w:rsid w:val="4958EF68"/>
    <w:rsid w:val="496119EE"/>
    <w:rsid w:val="49776708"/>
    <w:rsid w:val="49930E60"/>
    <w:rsid w:val="49ABEE87"/>
    <w:rsid w:val="49ADCF49"/>
    <w:rsid w:val="49E1E8C8"/>
    <w:rsid w:val="49EBFBA9"/>
    <w:rsid w:val="49EC1D52"/>
    <w:rsid w:val="49EE6671"/>
    <w:rsid w:val="49F1094D"/>
    <w:rsid w:val="49F1A1E2"/>
    <w:rsid w:val="49FEFCCB"/>
    <w:rsid w:val="4A0586AE"/>
    <w:rsid w:val="4A0BB720"/>
    <w:rsid w:val="4A1FE928"/>
    <w:rsid w:val="4A2E066E"/>
    <w:rsid w:val="4A37B338"/>
    <w:rsid w:val="4A37E032"/>
    <w:rsid w:val="4A3A79C7"/>
    <w:rsid w:val="4A5A5D40"/>
    <w:rsid w:val="4A739892"/>
    <w:rsid w:val="4A7DA86D"/>
    <w:rsid w:val="4A93A5EB"/>
    <w:rsid w:val="4A96B78E"/>
    <w:rsid w:val="4AA26D2D"/>
    <w:rsid w:val="4AA4B9A4"/>
    <w:rsid w:val="4AA8D6D3"/>
    <w:rsid w:val="4AABD911"/>
    <w:rsid w:val="4AAD8294"/>
    <w:rsid w:val="4ABBE423"/>
    <w:rsid w:val="4ABD8431"/>
    <w:rsid w:val="4AC48BDF"/>
    <w:rsid w:val="4AC9028D"/>
    <w:rsid w:val="4AD1A808"/>
    <w:rsid w:val="4AD87293"/>
    <w:rsid w:val="4ADA1340"/>
    <w:rsid w:val="4ADC1AEE"/>
    <w:rsid w:val="4AE8AF96"/>
    <w:rsid w:val="4AE9AC6A"/>
    <w:rsid w:val="4AED1CEA"/>
    <w:rsid w:val="4AF1CB24"/>
    <w:rsid w:val="4B14D7F6"/>
    <w:rsid w:val="4B1DC79F"/>
    <w:rsid w:val="4B21DDCF"/>
    <w:rsid w:val="4B220358"/>
    <w:rsid w:val="4B2F3B2A"/>
    <w:rsid w:val="4B31A070"/>
    <w:rsid w:val="4B43A81A"/>
    <w:rsid w:val="4B4F2788"/>
    <w:rsid w:val="4B5029B2"/>
    <w:rsid w:val="4B52A2DB"/>
    <w:rsid w:val="4B547211"/>
    <w:rsid w:val="4B7EAC22"/>
    <w:rsid w:val="4B852AD3"/>
    <w:rsid w:val="4B853D9D"/>
    <w:rsid w:val="4B8D874C"/>
    <w:rsid w:val="4B8E3FF5"/>
    <w:rsid w:val="4B966FFF"/>
    <w:rsid w:val="4B97C5B9"/>
    <w:rsid w:val="4BA4BC5A"/>
    <w:rsid w:val="4BB1B6AD"/>
    <w:rsid w:val="4BBFFFCD"/>
    <w:rsid w:val="4BC35619"/>
    <w:rsid w:val="4BC5FEF9"/>
    <w:rsid w:val="4BD43338"/>
    <w:rsid w:val="4BE2C4EA"/>
    <w:rsid w:val="4BE8D39A"/>
    <w:rsid w:val="4BEFCDEE"/>
    <w:rsid w:val="4BF51AAE"/>
    <w:rsid w:val="4BF9657E"/>
    <w:rsid w:val="4BFB82D6"/>
    <w:rsid w:val="4BFF6E95"/>
    <w:rsid w:val="4C0934F8"/>
    <w:rsid w:val="4C0ECFC7"/>
    <w:rsid w:val="4C117979"/>
    <w:rsid w:val="4C12A760"/>
    <w:rsid w:val="4C132E6E"/>
    <w:rsid w:val="4C224ADF"/>
    <w:rsid w:val="4C299F59"/>
    <w:rsid w:val="4C312A85"/>
    <w:rsid w:val="4C31C814"/>
    <w:rsid w:val="4C37FCB5"/>
    <w:rsid w:val="4C3B3F8C"/>
    <w:rsid w:val="4C45F571"/>
    <w:rsid w:val="4C50431B"/>
    <w:rsid w:val="4C514657"/>
    <w:rsid w:val="4C65AC02"/>
    <w:rsid w:val="4C66AC26"/>
    <w:rsid w:val="4C715A08"/>
    <w:rsid w:val="4C839B26"/>
    <w:rsid w:val="4C884F81"/>
    <w:rsid w:val="4C98FB18"/>
    <w:rsid w:val="4C9C8B86"/>
    <w:rsid w:val="4C9F05C8"/>
    <w:rsid w:val="4CA13377"/>
    <w:rsid w:val="4CB53A34"/>
    <w:rsid w:val="4CC570F6"/>
    <w:rsid w:val="4CC62127"/>
    <w:rsid w:val="4CCD9E81"/>
    <w:rsid w:val="4CDD53F6"/>
    <w:rsid w:val="4CDF4C86"/>
    <w:rsid w:val="4CF657F2"/>
    <w:rsid w:val="4CF65A58"/>
    <w:rsid w:val="4CFB62EA"/>
    <w:rsid w:val="4D038422"/>
    <w:rsid w:val="4D03CA72"/>
    <w:rsid w:val="4D0CF0B0"/>
    <w:rsid w:val="4D232703"/>
    <w:rsid w:val="4D29F698"/>
    <w:rsid w:val="4D34222B"/>
    <w:rsid w:val="4D380265"/>
    <w:rsid w:val="4D392511"/>
    <w:rsid w:val="4D4638A0"/>
    <w:rsid w:val="4D4B4874"/>
    <w:rsid w:val="4D4B6CA6"/>
    <w:rsid w:val="4D504EBF"/>
    <w:rsid w:val="4D5F58C5"/>
    <w:rsid w:val="4D5FC06D"/>
    <w:rsid w:val="4D6442EE"/>
    <w:rsid w:val="4D7E3C95"/>
    <w:rsid w:val="4D85A427"/>
    <w:rsid w:val="4D86A86C"/>
    <w:rsid w:val="4D90E9CE"/>
    <w:rsid w:val="4D91F324"/>
    <w:rsid w:val="4D9AC8A2"/>
    <w:rsid w:val="4D9BA021"/>
    <w:rsid w:val="4D9DFB10"/>
    <w:rsid w:val="4DA4C930"/>
    <w:rsid w:val="4DA7085F"/>
    <w:rsid w:val="4DC4A345"/>
    <w:rsid w:val="4DC948F5"/>
    <w:rsid w:val="4DCCC2FE"/>
    <w:rsid w:val="4DDA0DEF"/>
    <w:rsid w:val="4DDC3BD2"/>
    <w:rsid w:val="4DE3731D"/>
    <w:rsid w:val="4DEE746D"/>
    <w:rsid w:val="4E1BD3A3"/>
    <w:rsid w:val="4E2BBE3C"/>
    <w:rsid w:val="4E39D01C"/>
    <w:rsid w:val="4E3BA7B6"/>
    <w:rsid w:val="4E477971"/>
    <w:rsid w:val="4E612A83"/>
    <w:rsid w:val="4E6F863B"/>
    <w:rsid w:val="4E72C6CB"/>
    <w:rsid w:val="4E933424"/>
    <w:rsid w:val="4E97612B"/>
    <w:rsid w:val="4EAA00CD"/>
    <w:rsid w:val="4EC04601"/>
    <w:rsid w:val="4ED9D34B"/>
    <w:rsid w:val="4EF77465"/>
    <w:rsid w:val="4F0061C2"/>
    <w:rsid w:val="4F03EBF5"/>
    <w:rsid w:val="4F0B6C7C"/>
    <w:rsid w:val="4F0E3358"/>
    <w:rsid w:val="4F109CC2"/>
    <w:rsid w:val="4F1C20B5"/>
    <w:rsid w:val="4F2D4804"/>
    <w:rsid w:val="4F2DF4B4"/>
    <w:rsid w:val="4F3D47A9"/>
    <w:rsid w:val="4F4E55D0"/>
    <w:rsid w:val="4F505AB8"/>
    <w:rsid w:val="4F5CB5F3"/>
    <w:rsid w:val="4F65CFA8"/>
    <w:rsid w:val="4F66D746"/>
    <w:rsid w:val="4F6E75DD"/>
    <w:rsid w:val="4F74D167"/>
    <w:rsid w:val="4F99C46A"/>
    <w:rsid w:val="4FB36B9E"/>
    <w:rsid w:val="4FCC4A80"/>
    <w:rsid w:val="4FD3B066"/>
    <w:rsid w:val="4FD5926C"/>
    <w:rsid w:val="4FE16741"/>
    <w:rsid w:val="4FE7AB73"/>
    <w:rsid w:val="4FF807D7"/>
    <w:rsid w:val="4FF9ED54"/>
    <w:rsid w:val="500DB598"/>
    <w:rsid w:val="50108575"/>
    <w:rsid w:val="5015A255"/>
    <w:rsid w:val="501DBADB"/>
    <w:rsid w:val="50230E97"/>
    <w:rsid w:val="502AF485"/>
    <w:rsid w:val="502CD83A"/>
    <w:rsid w:val="502DF8B4"/>
    <w:rsid w:val="50375532"/>
    <w:rsid w:val="503F7559"/>
    <w:rsid w:val="5048D63D"/>
    <w:rsid w:val="504FBC94"/>
    <w:rsid w:val="505396EB"/>
    <w:rsid w:val="50542237"/>
    <w:rsid w:val="5061B3BD"/>
    <w:rsid w:val="507BA228"/>
    <w:rsid w:val="507CD8C6"/>
    <w:rsid w:val="508CD6F8"/>
    <w:rsid w:val="50927AF4"/>
    <w:rsid w:val="509344C6"/>
    <w:rsid w:val="509634C8"/>
    <w:rsid w:val="50A497DB"/>
    <w:rsid w:val="50A57491"/>
    <w:rsid w:val="50A5F350"/>
    <w:rsid w:val="50AADE5A"/>
    <w:rsid w:val="50B0AADF"/>
    <w:rsid w:val="50B5B6BB"/>
    <w:rsid w:val="50CBD54B"/>
    <w:rsid w:val="50D4311C"/>
    <w:rsid w:val="50DBE04E"/>
    <w:rsid w:val="50E909BF"/>
    <w:rsid w:val="5102944A"/>
    <w:rsid w:val="510CE40A"/>
    <w:rsid w:val="510F10FC"/>
    <w:rsid w:val="511513AE"/>
    <w:rsid w:val="511DF502"/>
    <w:rsid w:val="511F1835"/>
    <w:rsid w:val="51350EFD"/>
    <w:rsid w:val="5136ECAC"/>
    <w:rsid w:val="5146F47B"/>
    <w:rsid w:val="514C0549"/>
    <w:rsid w:val="515A649F"/>
    <w:rsid w:val="51672C41"/>
    <w:rsid w:val="516FEB8E"/>
    <w:rsid w:val="5177FD67"/>
    <w:rsid w:val="5187A5C2"/>
    <w:rsid w:val="51A8189E"/>
    <w:rsid w:val="51BAB76C"/>
    <w:rsid w:val="51BC0CCF"/>
    <w:rsid w:val="51C4ED81"/>
    <w:rsid w:val="51DC872F"/>
    <w:rsid w:val="51EAED46"/>
    <w:rsid w:val="51F004C3"/>
    <w:rsid w:val="5200CB2B"/>
    <w:rsid w:val="520B7AFF"/>
    <w:rsid w:val="5211A1B0"/>
    <w:rsid w:val="521778F0"/>
    <w:rsid w:val="5223509E"/>
    <w:rsid w:val="522C628F"/>
    <w:rsid w:val="522D2D3B"/>
    <w:rsid w:val="523589BC"/>
    <w:rsid w:val="523ED70B"/>
    <w:rsid w:val="5243AF67"/>
    <w:rsid w:val="524607B7"/>
    <w:rsid w:val="524951E2"/>
    <w:rsid w:val="526F1144"/>
    <w:rsid w:val="52707008"/>
    <w:rsid w:val="5273EE88"/>
    <w:rsid w:val="527D6AFA"/>
    <w:rsid w:val="527D82D9"/>
    <w:rsid w:val="527E6119"/>
    <w:rsid w:val="5286F010"/>
    <w:rsid w:val="528C94D5"/>
    <w:rsid w:val="5294B536"/>
    <w:rsid w:val="529D1787"/>
    <w:rsid w:val="529EFA39"/>
    <w:rsid w:val="52A33A95"/>
    <w:rsid w:val="52A53D37"/>
    <w:rsid w:val="52B43843"/>
    <w:rsid w:val="52BD555D"/>
    <w:rsid w:val="52CFE3EE"/>
    <w:rsid w:val="52D0746B"/>
    <w:rsid w:val="52D584DF"/>
    <w:rsid w:val="52D6F3E6"/>
    <w:rsid w:val="52E75221"/>
    <w:rsid w:val="52EF5659"/>
    <w:rsid w:val="52F4B493"/>
    <w:rsid w:val="52F5AC25"/>
    <w:rsid w:val="52F755A2"/>
    <w:rsid w:val="52F909CC"/>
    <w:rsid w:val="53032239"/>
    <w:rsid w:val="532710F3"/>
    <w:rsid w:val="5335F186"/>
    <w:rsid w:val="533DB29E"/>
    <w:rsid w:val="53493103"/>
    <w:rsid w:val="53562B91"/>
    <w:rsid w:val="53743C18"/>
    <w:rsid w:val="53791982"/>
    <w:rsid w:val="538B8F80"/>
    <w:rsid w:val="5390B55E"/>
    <w:rsid w:val="539EC306"/>
    <w:rsid w:val="53A71E4B"/>
    <w:rsid w:val="53A760FD"/>
    <w:rsid w:val="53AF8287"/>
    <w:rsid w:val="53B00619"/>
    <w:rsid w:val="53B117E2"/>
    <w:rsid w:val="53B571EC"/>
    <w:rsid w:val="53B8158D"/>
    <w:rsid w:val="53C3C24B"/>
    <w:rsid w:val="53C3F66B"/>
    <w:rsid w:val="53C68198"/>
    <w:rsid w:val="53C9A870"/>
    <w:rsid w:val="53D1C6C8"/>
    <w:rsid w:val="53D78474"/>
    <w:rsid w:val="53DBCDF3"/>
    <w:rsid w:val="53F69B70"/>
    <w:rsid w:val="53FB6269"/>
    <w:rsid w:val="54016B7B"/>
    <w:rsid w:val="54085DF0"/>
    <w:rsid w:val="5414A0A0"/>
    <w:rsid w:val="541F114E"/>
    <w:rsid w:val="5430E691"/>
    <w:rsid w:val="5433E4C9"/>
    <w:rsid w:val="543DBDBE"/>
    <w:rsid w:val="5443BD46"/>
    <w:rsid w:val="544FB4EB"/>
    <w:rsid w:val="5450C290"/>
    <w:rsid w:val="5452AAA5"/>
    <w:rsid w:val="545925BE"/>
    <w:rsid w:val="54611180"/>
    <w:rsid w:val="54699E33"/>
    <w:rsid w:val="546C2284"/>
    <w:rsid w:val="5474830F"/>
    <w:rsid w:val="5483BB2A"/>
    <w:rsid w:val="5490BF33"/>
    <w:rsid w:val="5491D32A"/>
    <w:rsid w:val="549E3D00"/>
    <w:rsid w:val="54A24D9D"/>
    <w:rsid w:val="54A8421F"/>
    <w:rsid w:val="54B5D10F"/>
    <w:rsid w:val="54B6DE36"/>
    <w:rsid w:val="54B897F7"/>
    <w:rsid w:val="54C39414"/>
    <w:rsid w:val="54C9D121"/>
    <w:rsid w:val="54E3F698"/>
    <w:rsid w:val="54ED22A2"/>
    <w:rsid w:val="54F10D1B"/>
    <w:rsid w:val="54F3B797"/>
    <w:rsid w:val="54F737F6"/>
    <w:rsid w:val="5500B12C"/>
    <w:rsid w:val="551D4D19"/>
    <w:rsid w:val="552368FF"/>
    <w:rsid w:val="552E82BE"/>
    <w:rsid w:val="5530F5E6"/>
    <w:rsid w:val="55349BA1"/>
    <w:rsid w:val="5535F401"/>
    <w:rsid w:val="553B9835"/>
    <w:rsid w:val="55477487"/>
    <w:rsid w:val="55481009"/>
    <w:rsid w:val="5552C88F"/>
    <w:rsid w:val="5553BBC4"/>
    <w:rsid w:val="555F2F33"/>
    <w:rsid w:val="555F92AC"/>
    <w:rsid w:val="556583EB"/>
    <w:rsid w:val="557ADDF2"/>
    <w:rsid w:val="558425A7"/>
    <w:rsid w:val="558836D2"/>
    <w:rsid w:val="558CB156"/>
    <w:rsid w:val="55920AC4"/>
    <w:rsid w:val="5596AEF4"/>
    <w:rsid w:val="559D5CC2"/>
    <w:rsid w:val="55ACB11A"/>
    <w:rsid w:val="55BBF51B"/>
    <w:rsid w:val="55C1FD60"/>
    <w:rsid w:val="55C73D4B"/>
    <w:rsid w:val="55CDE27B"/>
    <w:rsid w:val="55D37D6E"/>
    <w:rsid w:val="55FA69EB"/>
    <w:rsid w:val="55FF8AAA"/>
    <w:rsid w:val="560BAFCC"/>
    <w:rsid w:val="5615F739"/>
    <w:rsid w:val="56172108"/>
    <w:rsid w:val="5617999C"/>
    <w:rsid w:val="562533AD"/>
    <w:rsid w:val="5628E7D3"/>
    <w:rsid w:val="56433063"/>
    <w:rsid w:val="564A4518"/>
    <w:rsid w:val="565533AF"/>
    <w:rsid w:val="56578BD8"/>
    <w:rsid w:val="565C62B5"/>
    <w:rsid w:val="565E0F49"/>
    <w:rsid w:val="566C514A"/>
    <w:rsid w:val="566C72F7"/>
    <w:rsid w:val="566DD563"/>
    <w:rsid w:val="567A6645"/>
    <w:rsid w:val="56873733"/>
    <w:rsid w:val="56925160"/>
    <w:rsid w:val="569463CE"/>
    <w:rsid w:val="569724B8"/>
    <w:rsid w:val="56A1786B"/>
    <w:rsid w:val="56A9DA84"/>
    <w:rsid w:val="56AC385E"/>
    <w:rsid w:val="56AE04ED"/>
    <w:rsid w:val="56B15654"/>
    <w:rsid w:val="56C0641D"/>
    <w:rsid w:val="56C560EB"/>
    <w:rsid w:val="56C58CBD"/>
    <w:rsid w:val="56C84BAD"/>
    <w:rsid w:val="56D407C2"/>
    <w:rsid w:val="56E0AEF8"/>
    <w:rsid w:val="56E2AA4C"/>
    <w:rsid w:val="56EDF612"/>
    <w:rsid w:val="56EF8C25"/>
    <w:rsid w:val="56F70FA2"/>
    <w:rsid w:val="56F9B71C"/>
    <w:rsid w:val="57234DB7"/>
    <w:rsid w:val="5723AD43"/>
    <w:rsid w:val="573CCD96"/>
    <w:rsid w:val="573E8C0B"/>
    <w:rsid w:val="573E9637"/>
    <w:rsid w:val="5742D036"/>
    <w:rsid w:val="5742EDE7"/>
    <w:rsid w:val="574CD595"/>
    <w:rsid w:val="574E8D16"/>
    <w:rsid w:val="57525D2E"/>
    <w:rsid w:val="5772B92D"/>
    <w:rsid w:val="57758E6F"/>
    <w:rsid w:val="577A507E"/>
    <w:rsid w:val="5782FA25"/>
    <w:rsid w:val="5786E0A9"/>
    <w:rsid w:val="5788DEA8"/>
    <w:rsid w:val="578A485D"/>
    <w:rsid w:val="578E5FA4"/>
    <w:rsid w:val="57902442"/>
    <w:rsid w:val="579C7E2E"/>
    <w:rsid w:val="57A88BF3"/>
    <w:rsid w:val="57B62C46"/>
    <w:rsid w:val="57BD65E9"/>
    <w:rsid w:val="57C6E720"/>
    <w:rsid w:val="57CE81E6"/>
    <w:rsid w:val="57D0F76F"/>
    <w:rsid w:val="57E32021"/>
    <w:rsid w:val="57F80962"/>
    <w:rsid w:val="58003019"/>
    <w:rsid w:val="58097235"/>
    <w:rsid w:val="58166881"/>
    <w:rsid w:val="5817B4F4"/>
    <w:rsid w:val="582FBD26"/>
    <w:rsid w:val="584454A1"/>
    <w:rsid w:val="5844841E"/>
    <w:rsid w:val="584E01CD"/>
    <w:rsid w:val="5852766A"/>
    <w:rsid w:val="5858E1B0"/>
    <w:rsid w:val="585CB040"/>
    <w:rsid w:val="586562B7"/>
    <w:rsid w:val="58759279"/>
    <w:rsid w:val="5882F4FD"/>
    <w:rsid w:val="588430E4"/>
    <w:rsid w:val="5890FC15"/>
    <w:rsid w:val="58A9DA9E"/>
    <w:rsid w:val="58AE7DE7"/>
    <w:rsid w:val="58B8B4DA"/>
    <w:rsid w:val="58B9454F"/>
    <w:rsid w:val="58CEF239"/>
    <w:rsid w:val="58D191CD"/>
    <w:rsid w:val="58D9B9E4"/>
    <w:rsid w:val="58E21EAA"/>
    <w:rsid w:val="58E48305"/>
    <w:rsid w:val="58EEAB29"/>
    <w:rsid w:val="59004C4E"/>
    <w:rsid w:val="59030C79"/>
    <w:rsid w:val="590852FE"/>
    <w:rsid w:val="590C9E61"/>
    <w:rsid w:val="59185983"/>
    <w:rsid w:val="59215EE3"/>
    <w:rsid w:val="5923A032"/>
    <w:rsid w:val="5946AC3D"/>
    <w:rsid w:val="5959E55E"/>
    <w:rsid w:val="596254E4"/>
    <w:rsid w:val="596447EE"/>
    <w:rsid w:val="596DA790"/>
    <w:rsid w:val="5979D54A"/>
    <w:rsid w:val="597C529A"/>
    <w:rsid w:val="597C784B"/>
    <w:rsid w:val="597CA9FD"/>
    <w:rsid w:val="5981E5DA"/>
    <w:rsid w:val="598FB840"/>
    <w:rsid w:val="5995E27E"/>
    <w:rsid w:val="59B1D6F3"/>
    <w:rsid w:val="59CAA29A"/>
    <w:rsid w:val="59CCD1F4"/>
    <w:rsid w:val="59D215BB"/>
    <w:rsid w:val="59DF27EB"/>
    <w:rsid w:val="59E33BD5"/>
    <w:rsid w:val="59E88B67"/>
    <w:rsid w:val="59F8F0C5"/>
    <w:rsid w:val="59FCE2AC"/>
    <w:rsid w:val="5A017CB1"/>
    <w:rsid w:val="5A10B96D"/>
    <w:rsid w:val="5A183EF1"/>
    <w:rsid w:val="5A46FE03"/>
    <w:rsid w:val="5A4B5B74"/>
    <w:rsid w:val="5A515678"/>
    <w:rsid w:val="5A518718"/>
    <w:rsid w:val="5A630556"/>
    <w:rsid w:val="5A68BF7F"/>
    <w:rsid w:val="5A6FB716"/>
    <w:rsid w:val="5A769A8B"/>
    <w:rsid w:val="5A7AFE07"/>
    <w:rsid w:val="5A80319A"/>
    <w:rsid w:val="5A8210AF"/>
    <w:rsid w:val="5A832D42"/>
    <w:rsid w:val="5A899970"/>
    <w:rsid w:val="5A8B67E8"/>
    <w:rsid w:val="5A921B40"/>
    <w:rsid w:val="5A94C427"/>
    <w:rsid w:val="5A9B4C17"/>
    <w:rsid w:val="5A9F766A"/>
    <w:rsid w:val="5AB16A90"/>
    <w:rsid w:val="5AB58B34"/>
    <w:rsid w:val="5ACFB58F"/>
    <w:rsid w:val="5AD09198"/>
    <w:rsid w:val="5ADD362A"/>
    <w:rsid w:val="5AE26EBC"/>
    <w:rsid w:val="5AE33D8A"/>
    <w:rsid w:val="5AEFD752"/>
    <w:rsid w:val="5AFD8DAD"/>
    <w:rsid w:val="5B026E49"/>
    <w:rsid w:val="5B0D5F3D"/>
    <w:rsid w:val="5B1447D6"/>
    <w:rsid w:val="5B1C782E"/>
    <w:rsid w:val="5B1CFAE6"/>
    <w:rsid w:val="5B2297E4"/>
    <w:rsid w:val="5B24718B"/>
    <w:rsid w:val="5B38AFDC"/>
    <w:rsid w:val="5B3923BA"/>
    <w:rsid w:val="5B4042B0"/>
    <w:rsid w:val="5B44D4CC"/>
    <w:rsid w:val="5B528A3F"/>
    <w:rsid w:val="5B56877E"/>
    <w:rsid w:val="5B5A78F5"/>
    <w:rsid w:val="5B69C5C2"/>
    <w:rsid w:val="5B6A95DB"/>
    <w:rsid w:val="5B7F540D"/>
    <w:rsid w:val="5B8256E5"/>
    <w:rsid w:val="5B8E3561"/>
    <w:rsid w:val="5B8F2853"/>
    <w:rsid w:val="5B9BD902"/>
    <w:rsid w:val="5BA4EB77"/>
    <w:rsid w:val="5BAB846A"/>
    <w:rsid w:val="5BAB8F29"/>
    <w:rsid w:val="5BAF5880"/>
    <w:rsid w:val="5BAF6553"/>
    <w:rsid w:val="5BBE324B"/>
    <w:rsid w:val="5BC18AE4"/>
    <w:rsid w:val="5BC3D4BA"/>
    <w:rsid w:val="5BF42932"/>
    <w:rsid w:val="5BFEB9B8"/>
    <w:rsid w:val="5C049B22"/>
    <w:rsid w:val="5C1294FB"/>
    <w:rsid w:val="5C2680A2"/>
    <w:rsid w:val="5C27FE73"/>
    <w:rsid w:val="5C2F4D37"/>
    <w:rsid w:val="5C3B4EA0"/>
    <w:rsid w:val="5C4D619A"/>
    <w:rsid w:val="5C50918A"/>
    <w:rsid w:val="5C5EF6F3"/>
    <w:rsid w:val="5C6F9E86"/>
    <w:rsid w:val="5C79C28E"/>
    <w:rsid w:val="5C7B2FB2"/>
    <w:rsid w:val="5C82A81A"/>
    <w:rsid w:val="5C8B5E79"/>
    <w:rsid w:val="5C93E64B"/>
    <w:rsid w:val="5C9DF77B"/>
    <w:rsid w:val="5CA71F46"/>
    <w:rsid w:val="5CA8D88F"/>
    <w:rsid w:val="5CAD8E22"/>
    <w:rsid w:val="5CB01515"/>
    <w:rsid w:val="5CB6F802"/>
    <w:rsid w:val="5CBF24DA"/>
    <w:rsid w:val="5CE0E18C"/>
    <w:rsid w:val="5CE5BF90"/>
    <w:rsid w:val="5CEE9757"/>
    <w:rsid w:val="5CEF57A9"/>
    <w:rsid w:val="5CF56EEA"/>
    <w:rsid w:val="5CF5FA25"/>
    <w:rsid w:val="5CFB2F06"/>
    <w:rsid w:val="5D0BCCF8"/>
    <w:rsid w:val="5D1361DD"/>
    <w:rsid w:val="5D159CEA"/>
    <w:rsid w:val="5D18F162"/>
    <w:rsid w:val="5D1BFD53"/>
    <w:rsid w:val="5D1D2722"/>
    <w:rsid w:val="5D21E69A"/>
    <w:rsid w:val="5D2B7AF4"/>
    <w:rsid w:val="5D2E7B3A"/>
    <w:rsid w:val="5D33D114"/>
    <w:rsid w:val="5D41AE12"/>
    <w:rsid w:val="5D42DFF8"/>
    <w:rsid w:val="5D55C37D"/>
    <w:rsid w:val="5D5C2B48"/>
    <w:rsid w:val="5D5E972B"/>
    <w:rsid w:val="5D6731AB"/>
    <w:rsid w:val="5D6FB63B"/>
    <w:rsid w:val="5D70DF4C"/>
    <w:rsid w:val="5D73C314"/>
    <w:rsid w:val="5D7A205A"/>
    <w:rsid w:val="5D7DE7D6"/>
    <w:rsid w:val="5D8FE5EC"/>
    <w:rsid w:val="5D981DA6"/>
    <w:rsid w:val="5D9CCA19"/>
    <w:rsid w:val="5DA1AEEC"/>
    <w:rsid w:val="5DB0489D"/>
    <w:rsid w:val="5DB5CD47"/>
    <w:rsid w:val="5DBE8E4C"/>
    <w:rsid w:val="5DC1779F"/>
    <w:rsid w:val="5DC2F67F"/>
    <w:rsid w:val="5DC64AD5"/>
    <w:rsid w:val="5DDA00B6"/>
    <w:rsid w:val="5DDEF6E2"/>
    <w:rsid w:val="5DE30852"/>
    <w:rsid w:val="5DE3F410"/>
    <w:rsid w:val="5DF5E05A"/>
    <w:rsid w:val="5DF94C26"/>
    <w:rsid w:val="5E13F86C"/>
    <w:rsid w:val="5E1E8F0E"/>
    <w:rsid w:val="5E22DB22"/>
    <w:rsid w:val="5E40CF4B"/>
    <w:rsid w:val="5E46B5C2"/>
    <w:rsid w:val="5E51ABB7"/>
    <w:rsid w:val="5E563265"/>
    <w:rsid w:val="5E5A728F"/>
    <w:rsid w:val="5E7A9CBF"/>
    <w:rsid w:val="5E921A49"/>
    <w:rsid w:val="5E9303CD"/>
    <w:rsid w:val="5EA15194"/>
    <w:rsid w:val="5EA884CA"/>
    <w:rsid w:val="5EB4FF12"/>
    <w:rsid w:val="5ED75E25"/>
    <w:rsid w:val="5ED7B0AE"/>
    <w:rsid w:val="5EDCCA12"/>
    <w:rsid w:val="5EF35838"/>
    <w:rsid w:val="5EFCCC22"/>
    <w:rsid w:val="5F02A262"/>
    <w:rsid w:val="5F0AF36F"/>
    <w:rsid w:val="5F15F0BB"/>
    <w:rsid w:val="5F179258"/>
    <w:rsid w:val="5F19A2E1"/>
    <w:rsid w:val="5F28C0C9"/>
    <w:rsid w:val="5F31F474"/>
    <w:rsid w:val="5F3C30A2"/>
    <w:rsid w:val="5F3C5975"/>
    <w:rsid w:val="5F3E3E32"/>
    <w:rsid w:val="5F4774DC"/>
    <w:rsid w:val="5F53BB6C"/>
    <w:rsid w:val="5F5E6584"/>
    <w:rsid w:val="5F5F7633"/>
    <w:rsid w:val="5F749F84"/>
    <w:rsid w:val="5F785F7E"/>
    <w:rsid w:val="5F7D8748"/>
    <w:rsid w:val="5F889D34"/>
    <w:rsid w:val="5F94529A"/>
    <w:rsid w:val="5F987BE7"/>
    <w:rsid w:val="5FA76CA0"/>
    <w:rsid w:val="5FAB12A8"/>
    <w:rsid w:val="5FAE9D4A"/>
    <w:rsid w:val="5FB7CADB"/>
    <w:rsid w:val="5FC317F4"/>
    <w:rsid w:val="5FCA5C71"/>
    <w:rsid w:val="5FDBC918"/>
    <w:rsid w:val="5FF43B2D"/>
    <w:rsid w:val="60077CF8"/>
    <w:rsid w:val="600CDF15"/>
    <w:rsid w:val="600ECD39"/>
    <w:rsid w:val="6013EADC"/>
    <w:rsid w:val="602080F6"/>
    <w:rsid w:val="60282EE2"/>
    <w:rsid w:val="6045BE4F"/>
    <w:rsid w:val="6050D51E"/>
    <w:rsid w:val="6052A4E2"/>
    <w:rsid w:val="605A3014"/>
    <w:rsid w:val="605F7733"/>
    <w:rsid w:val="606792E3"/>
    <w:rsid w:val="6077C12F"/>
    <w:rsid w:val="607CBB7A"/>
    <w:rsid w:val="60979283"/>
    <w:rsid w:val="60989063"/>
    <w:rsid w:val="60A386E8"/>
    <w:rsid w:val="60AB4B18"/>
    <w:rsid w:val="60AF333F"/>
    <w:rsid w:val="60B0EBFB"/>
    <w:rsid w:val="60C1E683"/>
    <w:rsid w:val="60CC0145"/>
    <w:rsid w:val="60CD37E0"/>
    <w:rsid w:val="60CE8438"/>
    <w:rsid w:val="60E22A61"/>
    <w:rsid w:val="60E60D52"/>
    <w:rsid w:val="60EBF27E"/>
    <w:rsid w:val="60F3CE49"/>
    <w:rsid w:val="60F6AE95"/>
    <w:rsid w:val="6100999D"/>
    <w:rsid w:val="611CBCE1"/>
    <w:rsid w:val="611F24EE"/>
    <w:rsid w:val="612797AB"/>
    <w:rsid w:val="613F7130"/>
    <w:rsid w:val="61449B47"/>
    <w:rsid w:val="614DA996"/>
    <w:rsid w:val="61582FD8"/>
    <w:rsid w:val="616B7FBE"/>
    <w:rsid w:val="616D491C"/>
    <w:rsid w:val="617F8216"/>
    <w:rsid w:val="61819EB0"/>
    <w:rsid w:val="6181D8FD"/>
    <w:rsid w:val="61855981"/>
    <w:rsid w:val="618783AC"/>
    <w:rsid w:val="6189EE69"/>
    <w:rsid w:val="61A160C4"/>
    <w:rsid w:val="61A6A246"/>
    <w:rsid w:val="61A7D944"/>
    <w:rsid w:val="61AA7E8F"/>
    <w:rsid w:val="61B79548"/>
    <w:rsid w:val="61B843F8"/>
    <w:rsid w:val="61C52352"/>
    <w:rsid w:val="61CC9628"/>
    <w:rsid w:val="61D8A441"/>
    <w:rsid w:val="61F3892E"/>
    <w:rsid w:val="620420BA"/>
    <w:rsid w:val="62045464"/>
    <w:rsid w:val="6211FAA8"/>
    <w:rsid w:val="62140F01"/>
    <w:rsid w:val="62192A8C"/>
    <w:rsid w:val="623FA605"/>
    <w:rsid w:val="62463BE9"/>
    <w:rsid w:val="6249FBE5"/>
    <w:rsid w:val="626EB8B9"/>
    <w:rsid w:val="6270203D"/>
    <w:rsid w:val="6272E47E"/>
    <w:rsid w:val="62747276"/>
    <w:rsid w:val="627704BE"/>
    <w:rsid w:val="62791502"/>
    <w:rsid w:val="628D8F08"/>
    <w:rsid w:val="629328B3"/>
    <w:rsid w:val="629EB8E0"/>
    <w:rsid w:val="62AADE0E"/>
    <w:rsid w:val="62AEE893"/>
    <w:rsid w:val="62B79583"/>
    <w:rsid w:val="62BBAE2B"/>
    <w:rsid w:val="62C98840"/>
    <w:rsid w:val="62CAD854"/>
    <w:rsid w:val="62DFC049"/>
    <w:rsid w:val="62EB1FA4"/>
    <w:rsid w:val="630B773C"/>
    <w:rsid w:val="6310EDFA"/>
    <w:rsid w:val="631B9AE0"/>
    <w:rsid w:val="631CF4FB"/>
    <w:rsid w:val="631DBDD3"/>
    <w:rsid w:val="63276D12"/>
    <w:rsid w:val="632979D8"/>
    <w:rsid w:val="632B577A"/>
    <w:rsid w:val="63492E0A"/>
    <w:rsid w:val="63589CD1"/>
    <w:rsid w:val="635FCFA4"/>
    <w:rsid w:val="63608105"/>
    <w:rsid w:val="6376B4F2"/>
    <w:rsid w:val="63856929"/>
    <w:rsid w:val="63876481"/>
    <w:rsid w:val="6391C7F8"/>
    <w:rsid w:val="63A2A156"/>
    <w:rsid w:val="63C38009"/>
    <w:rsid w:val="63C986C7"/>
    <w:rsid w:val="63C9C437"/>
    <w:rsid w:val="63CEAB0E"/>
    <w:rsid w:val="63D1C392"/>
    <w:rsid w:val="63E9E40F"/>
    <w:rsid w:val="63F67968"/>
    <w:rsid w:val="63FAB75C"/>
    <w:rsid w:val="64072FCD"/>
    <w:rsid w:val="641F03C1"/>
    <w:rsid w:val="6422A591"/>
    <w:rsid w:val="64261233"/>
    <w:rsid w:val="642AAB13"/>
    <w:rsid w:val="6430AA22"/>
    <w:rsid w:val="6451D62D"/>
    <w:rsid w:val="64575B6E"/>
    <w:rsid w:val="64582EE6"/>
    <w:rsid w:val="645A85AD"/>
    <w:rsid w:val="645D7BC2"/>
    <w:rsid w:val="64795985"/>
    <w:rsid w:val="64847FBB"/>
    <w:rsid w:val="648A6E5A"/>
    <w:rsid w:val="649624A5"/>
    <w:rsid w:val="64A0D6B4"/>
    <w:rsid w:val="64A235BE"/>
    <w:rsid w:val="64A34CA8"/>
    <w:rsid w:val="64AFF4D2"/>
    <w:rsid w:val="64B0D497"/>
    <w:rsid w:val="64CAA244"/>
    <w:rsid w:val="64CAB6D7"/>
    <w:rsid w:val="64D6E0A3"/>
    <w:rsid w:val="64D7306E"/>
    <w:rsid w:val="64E05038"/>
    <w:rsid w:val="64E1156A"/>
    <w:rsid w:val="64E9EC83"/>
    <w:rsid w:val="64EAF20E"/>
    <w:rsid w:val="64ED1131"/>
    <w:rsid w:val="64F4FAEE"/>
    <w:rsid w:val="64FBFDF1"/>
    <w:rsid w:val="64FC89E7"/>
    <w:rsid w:val="6523A8B6"/>
    <w:rsid w:val="652851F2"/>
    <w:rsid w:val="654581E6"/>
    <w:rsid w:val="655B89E8"/>
    <w:rsid w:val="65710447"/>
    <w:rsid w:val="6573E969"/>
    <w:rsid w:val="657D5264"/>
    <w:rsid w:val="6580A642"/>
    <w:rsid w:val="65988E9C"/>
    <w:rsid w:val="65A30AA7"/>
    <w:rsid w:val="65A4D496"/>
    <w:rsid w:val="65A5AFAF"/>
    <w:rsid w:val="65ACD5E2"/>
    <w:rsid w:val="65B906E1"/>
    <w:rsid w:val="65CBC561"/>
    <w:rsid w:val="65D05E90"/>
    <w:rsid w:val="65F1A87E"/>
    <w:rsid w:val="660887DD"/>
    <w:rsid w:val="661D223F"/>
    <w:rsid w:val="662E5E5B"/>
    <w:rsid w:val="663A2555"/>
    <w:rsid w:val="664BB4DB"/>
    <w:rsid w:val="664CF432"/>
    <w:rsid w:val="66577449"/>
    <w:rsid w:val="665BC8FF"/>
    <w:rsid w:val="6662F83C"/>
    <w:rsid w:val="66653E96"/>
    <w:rsid w:val="666E47DA"/>
    <w:rsid w:val="66709CA6"/>
    <w:rsid w:val="6672AD7D"/>
    <w:rsid w:val="66738775"/>
    <w:rsid w:val="66765173"/>
    <w:rsid w:val="66850E3A"/>
    <w:rsid w:val="668E7A39"/>
    <w:rsid w:val="669236CE"/>
    <w:rsid w:val="66A16588"/>
    <w:rsid w:val="66A29A92"/>
    <w:rsid w:val="66A69B26"/>
    <w:rsid w:val="66B142A5"/>
    <w:rsid w:val="66B292FE"/>
    <w:rsid w:val="66BA874D"/>
    <w:rsid w:val="66BEBF9C"/>
    <w:rsid w:val="66C0BF86"/>
    <w:rsid w:val="66C7489F"/>
    <w:rsid w:val="66D01E79"/>
    <w:rsid w:val="66EE8FAA"/>
    <w:rsid w:val="66F6BDA2"/>
    <w:rsid w:val="6702A1CC"/>
    <w:rsid w:val="6713BFF4"/>
    <w:rsid w:val="67167143"/>
    <w:rsid w:val="671924EE"/>
    <w:rsid w:val="671B9D56"/>
    <w:rsid w:val="671C76FA"/>
    <w:rsid w:val="67218059"/>
    <w:rsid w:val="6723F09E"/>
    <w:rsid w:val="672484EC"/>
    <w:rsid w:val="6727DAE2"/>
    <w:rsid w:val="673B4F69"/>
    <w:rsid w:val="673C8D6F"/>
    <w:rsid w:val="67465139"/>
    <w:rsid w:val="674A7BC7"/>
    <w:rsid w:val="67575677"/>
    <w:rsid w:val="675A6B90"/>
    <w:rsid w:val="677937AE"/>
    <w:rsid w:val="677AEC30"/>
    <w:rsid w:val="678976EF"/>
    <w:rsid w:val="67899A52"/>
    <w:rsid w:val="678AF8C1"/>
    <w:rsid w:val="67AB1296"/>
    <w:rsid w:val="67C0E991"/>
    <w:rsid w:val="67C5600B"/>
    <w:rsid w:val="67D75425"/>
    <w:rsid w:val="67E1E2D8"/>
    <w:rsid w:val="67E7B758"/>
    <w:rsid w:val="67E8C3F0"/>
    <w:rsid w:val="67FEEC5D"/>
    <w:rsid w:val="680D1F4D"/>
    <w:rsid w:val="68122CDA"/>
    <w:rsid w:val="681B8127"/>
    <w:rsid w:val="68231089"/>
    <w:rsid w:val="6826568C"/>
    <w:rsid w:val="6828EFD9"/>
    <w:rsid w:val="682E1FC6"/>
    <w:rsid w:val="684F7099"/>
    <w:rsid w:val="685097DA"/>
    <w:rsid w:val="68550C58"/>
    <w:rsid w:val="6855B8F1"/>
    <w:rsid w:val="68593B33"/>
    <w:rsid w:val="685CECD5"/>
    <w:rsid w:val="687437A3"/>
    <w:rsid w:val="687F3B9C"/>
    <w:rsid w:val="68923A4D"/>
    <w:rsid w:val="68A101B0"/>
    <w:rsid w:val="68B2CA1E"/>
    <w:rsid w:val="68B6CE78"/>
    <w:rsid w:val="68BEEFAD"/>
    <w:rsid w:val="68C35EE2"/>
    <w:rsid w:val="68CA5B9B"/>
    <w:rsid w:val="68CF5EB0"/>
    <w:rsid w:val="68D263B6"/>
    <w:rsid w:val="68E0B63D"/>
    <w:rsid w:val="68E41713"/>
    <w:rsid w:val="68E88ABB"/>
    <w:rsid w:val="68E942E0"/>
    <w:rsid w:val="68F54E18"/>
    <w:rsid w:val="68FBAD69"/>
    <w:rsid w:val="690572D4"/>
    <w:rsid w:val="691B5EF6"/>
    <w:rsid w:val="691CB35D"/>
    <w:rsid w:val="6927AB15"/>
    <w:rsid w:val="69382715"/>
    <w:rsid w:val="69479E07"/>
    <w:rsid w:val="69542A1C"/>
    <w:rsid w:val="6955ADA5"/>
    <w:rsid w:val="6974BBCE"/>
    <w:rsid w:val="6976FC15"/>
    <w:rsid w:val="697D4DC3"/>
    <w:rsid w:val="697F835B"/>
    <w:rsid w:val="69879FBF"/>
    <w:rsid w:val="6988E76A"/>
    <w:rsid w:val="698CA4DE"/>
    <w:rsid w:val="69A34187"/>
    <w:rsid w:val="69AEBA1C"/>
    <w:rsid w:val="69AEC14D"/>
    <w:rsid w:val="69B1E8C7"/>
    <w:rsid w:val="69BA7821"/>
    <w:rsid w:val="69BCBBCB"/>
    <w:rsid w:val="69CBEAA8"/>
    <w:rsid w:val="69D68C01"/>
    <w:rsid w:val="69DA36C2"/>
    <w:rsid w:val="69F3A7C0"/>
    <w:rsid w:val="69F50E51"/>
    <w:rsid w:val="6A0533E3"/>
    <w:rsid w:val="6A09ABDB"/>
    <w:rsid w:val="6A242854"/>
    <w:rsid w:val="6A263F43"/>
    <w:rsid w:val="6A2701C8"/>
    <w:rsid w:val="6A2B467A"/>
    <w:rsid w:val="6A2E0B9A"/>
    <w:rsid w:val="6A4B43D5"/>
    <w:rsid w:val="6A4CED83"/>
    <w:rsid w:val="6A4E9337"/>
    <w:rsid w:val="6A634C82"/>
    <w:rsid w:val="6A7D12D5"/>
    <w:rsid w:val="6A8346D1"/>
    <w:rsid w:val="6AA9CAC5"/>
    <w:rsid w:val="6ABF9AD1"/>
    <w:rsid w:val="6AC4A386"/>
    <w:rsid w:val="6AC80E9F"/>
    <w:rsid w:val="6AD75649"/>
    <w:rsid w:val="6ADD10C7"/>
    <w:rsid w:val="6AF84D65"/>
    <w:rsid w:val="6B018130"/>
    <w:rsid w:val="6B086B45"/>
    <w:rsid w:val="6B09E894"/>
    <w:rsid w:val="6B25C6E9"/>
    <w:rsid w:val="6B50DCB4"/>
    <w:rsid w:val="6B62ADD0"/>
    <w:rsid w:val="6B6A8D49"/>
    <w:rsid w:val="6B6BB25F"/>
    <w:rsid w:val="6B727BE8"/>
    <w:rsid w:val="6B8C1CC9"/>
    <w:rsid w:val="6BABC113"/>
    <w:rsid w:val="6BB7358A"/>
    <w:rsid w:val="6BC69AA2"/>
    <w:rsid w:val="6BC69C2A"/>
    <w:rsid w:val="6BDA721C"/>
    <w:rsid w:val="6BDBF671"/>
    <w:rsid w:val="6BE37F4A"/>
    <w:rsid w:val="6BE67B35"/>
    <w:rsid w:val="6BF68E12"/>
    <w:rsid w:val="6BFDBA5D"/>
    <w:rsid w:val="6C0A62F2"/>
    <w:rsid w:val="6C0E2023"/>
    <w:rsid w:val="6C2004AA"/>
    <w:rsid w:val="6C266F08"/>
    <w:rsid w:val="6C2AA532"/>
    <w:rsid w:val="6C2B4869"/>
    <w:rsid w:val="6C2D0CCE"/>
    <w:rsid w:val="6C43BA11"/>
    <w:rsid w:val="6C4D5E87"/>
    <w:rsid w:val="6C4F6026"/>
    <w:rsid w:val="6C547631"/>
    <w:rsid w:val="6C7CACDE"/>
    <w:rsid w:val="6C94F1CD"/>
    <w:rsid w:val="6C956DE5"/>
    <w:rsid w:val="6C98D802"/>
    <w:rsid w:val="6C990900"/>
    <w:rsid w:val="6C9A257C"/>
    <w:rsid w:val="6CE1FFB2"/>
    <w:rsid w:val="6CECCCEC"/>
    <w:rsid w:val="6CEFB098"/>
    <w:rsid w:val="6D04AF09"/>
    <w:rsid w:val="6D05A015"/>
    <w:rsid w:val="6D06B1EA"/>
    <w:rsid w:val="6D16F561"/>
    <w:rsid w:val="6D1E1B3E"/>
    <w:rsid w:val="6D36F9AA"/>
    <w:rsid w:val="6D3A5443"/>
    <w:rsid w:val="6D3CB3B5"/>
    <w:rsid w:val="6D3F40A7"/>
    <w:rsid w:val="6D498C44"/>
    <w:rsid w:val="6D4E4F1D"/>
    <w:rsid w:val="6D57EDD3"/>
    <w:rsid w:val="6D65F578"/>
    <w:rsid w:val="6D696EDC"/>
    <w:rsid w:val="6D6EB9EB"/>
    <w:rsid w:val="6D73F6A8"/>
    <w:rsid w:val="6D88B507"/>
    <w:rsid w:val="6D8BF3A7"/>
    <w:rsid w:val="6D956D91"/>
    <w:rsid w:val="6D9F34E8"/>
    <w:rsid w:val="6DA58BF4"/>
    <w:rsid w:val="6DC5FECC"/>
    <w:rsid w:val="6DC6179A"/>
    <w:rsid w:val="6DD06D69"/>
    <w:rsid w:val="6DE44AB4"/>
    <w:rsid w:val="6DEA3BBA"/>
    <w:rsid w:val="6DF6DE5A"/>
    <w:rsid w:val="6E10AF5A"/>
    <w:rsid w:val="6E1E5818"/>
    <w:rsid w:val="6E1F6680"/>
    <w:rsid w:val="6E2242CB"/>
    <w:rsid w:val="6E248B9A"/>
    <w:rsid w:val="6E34E7FC"/>
    <w:rsid w:val="6E4271D8"/>
    <w:rsid w:val="6E524AAE"/>
    <w:rsid w:val="6E6C8C22"/>
    <w:rsid w:val="6E948526"/>
    <w:rsid w:val="6E995C88"/>
    <w:rsid w:val="6E9F82D0"/>
    <w:rsid w:val="6E9F8520"/>
    <w:rsid w:val="6EA03590"/>
    <w:rsid w:val="6EA08733"/>
    <w:rsid w:val="6EA848D5"/>
    <w:rsid w:val="6EA88064"/>
    <w:rsid w:val="6EB84B6E"/>
    <w:rsid w:val="6EBB3827"/>
    <w:rsid w:val="6EBC2BA3"/>
    <w:rsid w:val="6EC8734C"/>
    <w:rsid w:val="6EC941C2"/>
    <w:rsid w:val="6ED2CA0B"/>
    <w:rsid w:val="6EE7056C"/>
    <w:rsid w:val="6EF4C1F6"/>
    <w:rsid w:val="6EF9E8A4"/>
    <w:rsid w:val="6EFBF7B5"/>
    <w:rsid w:val="6F017275"/>
    <w:rsid w:val="6F053A0D"/>
    <w:rsid w:val="6F08C06D"/>
    <w:rsid w:val="6F2A10E7"/>
    <w:rsid w:val="6F33F811"/>
    <w:rsid w:val="6F37999F"/>
    <w:rsid w:val="6F39CF1D"/>
    <w:rsid w:val="6F3AEE7A"/>
    <w:rsid w:val="6F4EB6DF"/>
    <w:rsid w:val="6F62068D"/>
    <w:rsid w:val="6F693A46"/>
    <w:rsid w:val="6F69587D"/>
    <w:rsid w:val="6F70ABD0"/>
    <w:rsid w:val="6F793367"/>
    <w:rsid w:val="6F83E560"/>
    <w:rsid w:val="6F8431C4"/>
    <w:rsid w:val="6F906141"/>
    <w:rsid w:val="6F9A6DAD"/>
    <w:rsid w:val="6F9C82D5"/>
    <w:rsid w:val="6FA48E8E"/>
    <w:rsid w:val="6FB06EC1"/>
    <w:rsid w:val="6FB311A3"/>
    <w:rsid w:val="6FBF0F59"/>
    <w:rsid w:val="6FC6D319"/>
    <w:rsid w:val="6FE6FAA0"/>
    <w:rsid w:val="6FE822E7"/>
    <w:rsid w:val="6FFFFC61"/>
    <w:rsid w:val="70013163"/>
    <w:rsid w:val="701254FC"/>
    <w:rsid w:val="70159B94"/>
    <w:rsid w:val="701A6524"/>
    <w:rsid w:val="701EDB10"/>
    <w:rsid w:val="702D53CC"/>
    <w:rsid w:val="7031B119"/>
    <w:rsid w:val="7042EFF1"/>
    <w:rsid w:val="7045B04E"/>
    <w:rsid w:val="704C0CE1"/>
    <w:rsid w:val="7050851B"/>
    <w:rsid w:val="707032CD"/>
    <w:rsid w:val="70838225"/>
    <w:rsid w:val="708DF2AA"/>
    <w:rsid w:val="70B59E82"/>
    <w:rsid w:val="70C14D83"/>
    <w:rsid w:val="70D234D0"/>
    <w:rsid w:val="70D6F2CF"/>
    <w:rsid w:val="70DACDE4"/>
    <w:rsid w:val="70DFC8F9"/>
    <w:rsid w:val="70E260EA"/>
    <w:rsid w:val="70E7B1F4"/>
    <w:rsid w:val="70E9F185"/>
    <w:rsid w:val="710706D3"/>
    <w:rsid w:val="710EDE53"/>
    <w:rsid w:val="7127A221"/>
    <w:rsid w:val="71317633"/>
    <w:rsid w:val="71340738"/>
    <w:rsid w:val="71369275"/>
    <w:rsid w:val="713AB91A"/>
    <w:rsid w:val="714251FE"/>
    <w:rsid w:val="714683E8"/>
    <w:rsid w:val="714844E4"/>
    <w:rsid w:val="715B18C3"/>
    <w:rsid w:val="715B7732"/>
    <w:rsid w:val="7166C483"/>
    <w:rsid w:val="716DA153"/>
    <w:rsid w:val="716FF138"/>
    <w:rsid w:val="717CB7B6"/>
    <w:rsid w:val="7181BE83"/>
    <w:rsid w:val="71834FC8"/>
    <w:rsid w:val="71A8544C"/>
    <w:rsid w:val="71B5E105"/>
    <w:rsid w:val="71CCEEEE"/>
    <w:rsid w:val="71DF42EE"/>
    <w:rsid w:val="71EAEE8F"/>
    <w:rsid w:val="71EB67CC"/>
    <w:rsid w:val="71F6EB4F"/>
    <w:rsid w:val="72053CEA"/>
    <w:rsid w:val="721083BA"/>
    <w:rsid w:val="72152C7D"/>
    <w:rsid w:val="721BC596"/>
    <w:rsid w:val="721CCA96"/>
    <w:rsid w:val="721D78F5"/>
    <w:rsid w:val="72289DD1"/>
    <w:rsid w:val="722A64BF"/>
    <w:rsid w:val="7232322F"/>
    <w:rsid w:val="72366BD7"/>
    <w:rsid w:val="725954AE"/>
    <w:rsid w:val="725F2485"/>
    <w:rsid w:val="726EAA28"/>
    <w:rsid w:val="72787341"/>
    <w:rsid w:val="728432B7"/>
    <w:rsid w:val="72965624"/>
    <w:rsid w:val="729DBA95"/>
    <w:rsid w:val="72A71240"/>
    <w:rsid w:val="72AFBBB5"/>
    <w:rsid w:val="72B38C2D"/>
    <w:rsid w:val="72BF0153"/>
    <w:rsid w:val="72C288C5"/>
    <w:rsid w:val="72C86E8A"/>
    <w:rsid w:val="72E205B1"/>
    <w:rsid w:val="72E764E5"/>
    <w:rsid w:val="72ED994C"/>
    <w:rsid w:val="72EE8D5D"/>
    <w:rsid w:val="7300E1DE"/>
    <w:rsid w:val="73154C71"/>
    <w:rsid w:val="7322FD2C"/>
    <w:rsid w:val="7329C947"/>
    <w:rsid w:val="7339AC12"/>
    <w:rsid w:val="7339F1CE"/>
    <w:rsid w:val="733AB966"/>
    <w:rsid w:val="7342F91E"/>
    <w:rsid w:val="73456708"/>
    <w:rsid w:val="734940D4"/>
    <w:rsid w:val="7354D785"/>
    <w:rsid w:val="73553D83"/>
    <w:rsid w:val="735C21B8"/>
    <w:rsid w:val="735DE86C"/>
    <w:rsid w:val="7373C4E3"/>
    <w:rsid w:val="73773F0B"/>
    <w:rsid w:val="7378B4FC"/>
    <w:rsid w:val="737AF283"/>
    <w:rsid w:val="7385CE35"/>
    <w:rsid w:val="73A7E869"/>
    <w:rsid w:val="73AB7D11"/>
    <w:rsid w:val="73AC48FF"/>
    <w:rsid w:val="73B174AE"/>
    <w:rsid w:val="73BEA89B"/>
    <w:rsid w:val="73C2EC88"/>
    <w:rsid w:val="73D568D2"/>
    <w:rsid w:val="73D89F64"/>
    <w:rsid w:val="73DC3041"/>
    <w:rsid w:val="73F269DA"/>
    <w:rsid w:val="73F3AF74"/>
    <w:rsid w:val="73F7F765"/>
    <w:rsid w:val="73F8273E"/>
    <w:rsid w:val="73F8A0CF"/>
    <w:rsid w:val="74110B3B"/>
    <w:rsid w:val="74151F48"/>
    <w:rsid w:val="741CD71A"/>
    <w:rsid w:val="7421B391"/>
    <w:rsid w:val="742A4996"/>
    <w:rsid w:val="74375907"/>
    <w:rsid w:val="743F247E"/>
    <w:rsid w:val="746B78A9"/>
    <w:rsid w:val="749FB31E"/>
    <w:rsid w:val="74BA7B74"/>
    <w:rsid w:val="74BF2C5A"/>
    <w:rsid w:val="74C372DB"/>
    <w:rsid w:val="74C516EA"/>
    <w:rsid w:val="74D6468C"/>
    <w:rsid w:val="74D68548"/>
    <w:rsid w:val="74DD4BA5"/>
    <w:rsid w:val="74EFA27F"/>
    <w:rsid w:val="74F67038"/>
    <w:rsid w:val="7507E156"/>
    <w:rsid w:val="7517608B"/>
    <w:rsid w:val="75187138"/>
    <w:rsid w:val="751EFFC5"/>
    <w:rsid w:val="752DE32D"/>
    <w:rsid w:val="75408C5F"/>
    <w:rsid w:val="7543BA7A"/>
    <w:rsid w:val="754F0BB0"/>
    <w:rsid w:val="755328F7"/>
    <w:rsid w:val="7559AFDB"/>
    <w:rsid w:val="75603E93"/>
    <w:rsid w:val="756368F4"/>
    <w:rsid w:val="75743124"/>
    <w:rsid w:val="75820BF9"/>
    <w:rsid w:val="7592BF21"/>
    <w:rsid w:val="75997F5D"/>
    <w:rsid w:val="75A5A19F"/>
    <w:rsid w:val="75B00598"/>
    <w:rsid w:val="75B556E1"/>
    <w:rsid w:val="75C7BC9D"/>
    <w:rsid w:val="75CCF3EB"/>
    <w:rsid w:val="75D47657"/>
    <w:rsid w:val="7610B3A6"/>
    <w:rsid w:val="7616EEE8"/>
    <w:rsid w:val="7624A483"/>
    <w:rsid w:val="762B75E6"/>
    <w:rsid w:val="7634B2B8"/>
    <w:rsid w:val="764378D6"/>
    <w:rsid w:val="7653483D"/>
    <w:rsid w:val="76563D38"/>
    <w:rsid w:val="765BE5D7"/>
    <w:rsid w:val="76610EA2"/>
    <w:rsid w:val="768A73FB"/>
    <w:rsid w:val="768CEB0D"/>
    <w:rsid w:val="768F1509"/>
    <w:rsid w:val="7698D166"/>
    <w:rsid w:val="76A22794"/>
    <w:rsid w:val="76AA0CA8"/>
    <w:rsid w:val="76AA5A24"/>
    <w:rsid w:val="76C5638C"/>
    <w:rsid w:val="76D5133C"/>
    <w:rsid w:val="76DCAEBF"/>
    <w:rsid w:val="76E4EE7E"/>
    <w:rsid w:val="76EE8204"/>
    <w:rsid w:val="76F07682"/>
    <w:rsid w:val="76F07D60"/>
    <w:rsid w:val="76F12F15"/>
    <w:rsid w:val="770096CD"/>
    <w:rsid w:val="77077EDC"/>
    <w:rsid w:val="770CF784"/>
    <w:rsid w:val="770D2FC9"/>
    <w:rsid w:val="7725FB9B"/>
    <w:rsid w:val="7728375A"/>
    <w:rsid w:val="772F2C1B"/>
    <w:rsid w:val="7731B1B4"/>
    <w:rsid w:val="7735DF50"/>
    <w:rsid w:val="773B881F"/>
    <w:rsid w:val="77407BCC"/>
    <w:rsid w:val="77439F60"/>
    <w:rsid w:val="77565EA0"/>
    <w:rsid w:val="77579902"/>
    <w:rsid w:val="7761F042"/>
    <w:rsid w:val="7762B5D8"/>
    <w:rsid w:val="7764E674"/>
    <w:rsid w:val="776D6BD4"/>
    <w:rsid w:val="7789EB1B"/>
    <w:rsid w:val="779992F5"/>
    <w:rsid w:val="779E20BA"/>
    <w:rsid w:val="77A272BA"/>
    <w:rsid w:val="77B8C2DE"/>
    <w:rsid w:val="77C0A0CE"/>
    <w:rsid w:val="77C8B139"/>
    <w:rsid w:val="77CE1267"/>
    <w:rsid w:val="77D47482"/>
    <w:rsid w:val="77DFC4F1"/>
    <w:rsid w:val="77E31812"/>
    <w:rsid w:val="77E553A1"/>
    <w:rsid w:val="77E881E4"/>
    <w:rsid w:val="77F8506F"/>
    <w:rsid w:val="780560E4"/>
    <w:rsid w:val="781155FA"/>
    <w:rsid w:val="781F2064"/>
    <w:rsid w:val="782688CB"/>
    <w:rsid w:val="78363E01"/>
    <w:rsid w:val="78407A12"/>
    <w:rsid w:val="784D51E2"/>
    <w:rsid w:val="78574FF0"/>
    <w:rsid w:val="7871A15C"/>
    <w:rsid w:val="78769788"/>
    <w:rsid w:val="789BD072"/>
    <w:rsid w:val="78A18F37"/>
    <w:rsid w:val="78B9D921"/>
    <w:rsid w:val="78C861B6"/>
    <w:rsid w:val="78D5C87F"/>
    <w:rsid w:val="78DB2A8F"/>
    <w:rsid w:val="78E4C3CA"/>
    <w:rsid w:val="78F011DA"/>
    <w:rsid w:val="78FF8EEC"/>
    <w:rsid w:val="7909A2FC"/>
    <w:rsid w:val="792B36D8"/>
    <w:rsid w:val="792B8EA3"/>
    <w:rsid w:val="79349241"/>
    <w:rsid w:val="794F8D0C"/>
    <w:rsid w:val="7961AB18"/>
    <w:rsid w:val="796CC435"/>
    <w:rsid w:val="79769D4B"/>
    <w:rsid w:val="7978C067"/>
    <w:rsid w:val="79816A2E"/>
    <w:rsid w:val="79818FF2"/>
    <w:rsid w:val="798663CE"/>
    <w:rsid w:val="79930CD3"/>
    <w:rsid w:val="79958A24"/>
    <w:rsid w:val="799E7DBC"/>
    <w:rsid w:val="799EBF02"/>
    <w:rsid w:val="79B13F13"/>
    <w:rsid w:val="79B39A60"/>
    <w:rsid w:val="79BDA3FD"/>
    <w:rsid w:val="79BF8C41"/>
    <w:rsid w:val="79C92DFE"/>
    <w:rsid w:val="79CE3A50"/>
    <w:rsid w:val="79D3FA1B"/>
    <w:rsid w:val="79E4FD4E"/>
    <w:rsid w:val="79EAEEE0"/>
    <w:rsid w:val="79F90175"/>
    <w:rsid w:val="79FB7A2B"/>
    <w:rsid w:val="7A0929C1"/>
    <w:rsid w:val="7A1EA576"/>
    <w:rsid w:val="7A1F2722"/>
    <w:rsid w:val="7A29FB04"/>
    <w:rsid w:val="7A4FB615"/>
    <w:rsid w:val="7A566C43"/>
    <w:rsid w:val="7A61F1A0"/>
    <w:rsid w:val="7A64D39B"/>
    <w:rsid w:val="7A837AB8"/>
    <w:rsid w:val="7A86EE89"/>
    <w:rsid w:val="7A8C4567"/>
    <w:rsid w:val="7A8D3C5A"/>
    <w:rsid w:val="7A909FBB"/>
    <w:rsid w:val="7AA046ED"/>
    <w:rsid w:val="7AA6C981"/>
    <w:rsid w:val="7AA9EA65"/>
    <w:rsid w:val="7AADBF11"/>
    <w:rsid w:val="7ABD0FDE"/>
    <w:rsid w:val="7ACF39FA"/>
    <w:rsid w:val="7AD67661"/>
    <w:rsid w:val="7AE40E83"/>
    <w:rsid w:val="7AE9ED9A"/>
    <w:rsid w:val="7AFB409E"/>
    <w:rsid w:val="7B101A2D"/>
    <w:rsid w:val="7B11B126"/>
    <w:rsid w:val="7B132F9B"/>
    <w:rsid w:val="7B175D8D"/>
    <w:rsid w:val="7B1C49E0"/>
    <w:rsid w:val="7B23A060"/>
    <w:rsid w:val="7B2772A9"/>
    <w:rsid w:val="7B315A85"/>
    <w:rsid w:val="7B48D950"/>
    <w:rsid w:val="7B508CC5"/>
    <w:rsid w:val="7B6FB9CD"/>
    <w:rsid w:val="7B708AB8"/>
    <w:rsid w:val="7B81A689"/>
    <w:rsid w:val="7B90B59D"/>
    <w:rsid w:val="7B9B782C"/>
    <w:rsid w:val="7BA08B46"/>
    <w:rsid w:val="7BA78B6F"/>
    <w:rsid w:val="7BA7952F"/>
    <w:rsid w:val="7BBDB9EF"/>
    <w:rsid w:val="7BC18049"/>
    <w:rsid w:val="7BC99FC7"/>
    <w:rsid w:val="7BCBBA5C"/>
    <w:rsid w:val="7BD151E2"/>
    <w:rsid w:val="7BD4AFBD"/>
    <w:rsid w:val="7BD6733D"/>
    <w:rsid w:val="7BED3824"/>
    <w:rsid w:val="7BF33603"/>
    <w:rsid w:val="7C034C8C"/>
    <w:rsid w:val="7C0800AC"/>
    <w:rsid w:val="7C0F4E65"/>
    <w:rsid w:val="7C0FE5DD"/>
    <w:rsid w:val="7C105CA4"/>
    <w:rsid w:val="7C1A3921"/>
    <w:rsid w:val="7C35E520"/>
    <w:rsid w:val="7C382715"/>
    <w:rsid w:val="7C3BD96A"/>
    <w:rsid w:val="7C40335D"/>
    <w:rsid w:val="7C4B7EA3"/>
    <w:rsid w:val="7C4B8E80"/>
    <w:rsid w:val="7C4B952F"/>
    <w:rsid w:val="7C50B294"/>
    <w:rsid w:val="7C593D12"/>
    <w:rsid w:val="7C5B5F5E"/>
    <w:rsid w:val="7C61D8C2"/>
    <w:rsid w:val="7C77DFC1"/>
    <w:rsid w:val="7C87A717"/>
    <w:rsid w:val="7C9EDC7D"/>
    <w:rsid w:val="7CABF655"/>
    <w:rsid w:val="7CBC1426"/>
    <w:rsid w:val="7CCD2AE6"/>
    <w:rsid w:val="7CD7A217"/>
    <w:rsid w:val="7CDA9806"/>
    <w:rsid w:val="7CE034A5"/>
    <w:rsid w:val="7CE3BDD3"/>
    <w:rsid w:val="7CF1D717"/>
    <w:rsid w:val="7CF3647C"/>
    <w:rsid w:val="7CF93A1A"/>
    <w:rsid w:val="7CFAC2D8"/>
    <w:rsid w:val="7D0D5E53"/>
    <w:rsid w:val="7D0DA771"/>
    <w:rsid w:val="7D24C33A"/>
    <w:rsid w:val="7D299D30"/>
    <w:rsid w:val="7D3F28CA"/>
    <w:rsid w:val="7D4A1392"/>
    <w:rsid w:val="7D4CD887"/>
    <w:rsid w:val="7D5D1DB7"/>
    <w:rsid w:val="7D755200"/>
    <w:rsid w:val="7D84206F"/>
    <w:rsid w:val="7D8961C9"/>
    <w:rsid w:val="7D8C350B"/>
    <w:rsid w:val="7D966410"/>
    <w:rsid w:val="7D9AD735"/>
    <w:rsid w:val="7D9B1AF4"/>
    <w:rsid w:val="7DA1B1BE"/>
    <w:rsid w:val="7DA44E78"/>
    <w:rsid w:val="7DC3A21B"/>
    <w:rsid w:val="7DC63DF1"/>
    <w:rsid w:val="7DC68D75"/>
    <w:rsid w:val="7DD4CC2C"/>
    <w:rsid w:val="7DDAF875"/>
    <w:rsid w:val="7DEDDE90"/>
    <w:rsid w:val="7E0773FD"/>
    <w:rsid w:val="7E08ED0D"/>
    <w:rsid w:val="7E09D8FC"/>
    <w:rsid w:val="7E09F48E"/>
    <w:rsid w:val="7E0A51A3"/>
    <w:rsid w:val="7E0A96B1"/>
    <w:rsid w:val="7E105C48"/>
    <w:rsid w:val="7E208A49"/>
    <w:rsid w:val="7E2A8DA9"/>
    <w:rsid w:val="7E32AD45"/>
    <w:rsid w:val="7E3623A3"/>
    <w:rsid w:val="7E37324D"/>
    <w:rsid w:val="7E3732CE"/>
    <w:rsid w:val="7E37ECC4"/>
    <w:rsid w:val="7E4171DC"/>
    <w:rsid w:val="7E43B9AB"/>
    <w:rsid w:val="7E47B1C6"/>
    <w:rsid w:val="7E4BDF69"/>
    <w:rsid w:val="7E4D6E65"/>
    <w:rsid w:val="7E5D47E0"/>
    <w:rsid w:val="7E5DAEDC"/>
    <w:rsid w:val="7E66C922"/>
    <w:rsid w:val="7E66DA45"/>
    <w:rsid w:val="7E681CD7"/>
    <w:rsid w:val="7E68FB47"/>
    <w:rsid w:val="7E6E1713"/>
    <w:rsid w:val="7E814A9F"/>
    <w:rsid w:val="7E925802"/>
    <w:rsid w:val="7EBE532D"/>
    <w:rsid w:val="7EC1A6F2"/>
    <w:rsid w:val="7EC68CBB"/>
    <w:rsid w:val="7ECAEE9B"/>
    <w:rsid w:val="7EE5D90C"/>
    <w:rsid w:val="7EED275A"/>
    <w:rsid w:val="7EEF177E"/>
    <w:rsid w:val="7F0423E0"/>
    <w:rsid w:val="7F074652"/>
    <w:rsid w:val="7F23A35F"/>
    <w:rsid w:val="7F2D03E0"/>
    <w:rsid w:val="7F320652"/>
    <w:rsid w:val="7F328D2D"/>
    <w:rsid w:val="7F384105"/>
    <w:rsid w:val="7F390E4F"/>
    <w:rsid w:val="7F54CD8D"/>
    <w:rsid w:val="7F6306B5"/>
    <w:rsid w:val="7F6E7EAC"/>
    <w:rsid w:val="7F70A514"/>
    <w:rsid w:val="7F7A6F37"/>
    <w:rsid w:val="7F8E05EB"/>
    <w:rsid w:val="7F8F46AB"/>
    <w:rsid w:val="7F92F993"/>
    <w:rsid w:val="7F95357F"/>
    <w:rsid w:val="7FB7186F"/>
    <w:rsid w:val="7FB79B5F"/>
    <w:rsid w:val="7FBC3C5E"/>
    <w:rsid w:val="7FC65E0A"/>
    <w:rsid w:val="7FD0EC9C"/>
    <w:rsid w:val="7FD3222C"/>
    <w:rsid w:val="7FE3191B"/>
    <w:rsid w:val="7FE9BC66"/>
    <w:rsid w:val="7FF0EC29"/>
    <w:rsid w:val="7FF1A2B7"/>
    <w:rsid w:val="7FF5BBA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05DFC"/>
  <w15:chartTrackingRefBased/>
  <w15:docId w15:val="{43EE49FD-FBB5-437C-A803-D107C34F4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28F"/>
    <w:pPr>
      <w:ind w:left="720"/>
      <w:contextualSpacing/>
    </w:pPr>
  </w:style>
  <w:style w:type="character" w:styleId="LineNumber">
    <w:name w:val="line number"/>
    <w:basedOn w:val="DefaultParagraphFont"/>
    <w:uiPriority w:val="99"/>
    <w:semiHidden/>
    <w:unhideWhenUsed/>
    <w:rsid w:val="009904A0"/>
  </w:style>
  <w:style w:type="character" w:customStyle="1" w:styleId="Heading1Char">
    <w:name w:val="Heading 1 Char"/>
    <w:basedOn w:val="DefaultParagraphFont"/>
    <w:link w:val="Heading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81B47"/>
    <w:rPr>
      <w:color w:val="0563C1" w:themeColor="hyperlink"/>
      <w:u w:val="single"/>
    </w:rPr>
  </w:style>
  <w:style w:type="character" w:customStyle="1" w:styleId="NichtaufgelsteErwhnung1">
    <w:name w:val="Nicht aufgelöste Erwähnung1"/>
    <w:basedOn w:val="DefaultParagraphFont"/>
    <w:uiPriority w:val="99"/>
    <w:semiHidden/>
    <w:unhideWhenUsed/>
    <w:rsid w:val="00481B47"/>
    <w:rPr>
      <w:color w:val="605E5C"/>
      <w:shd w:val="clear" w:color="auto" w:fill="E1DFDD"/>
    </w:rPr>
  </w:style>
  <w:style w:type="character" w:styleId="FollowedHyperlink">
    <w:name w:val="FollowedHyperlink"/>
    <w:basedOn w:val="DefaultParagraphFont"/>
    <w:uiPriority w:val="99"/>
    <w:semiHidden/>
    <w:unhideWhenUsed/>
    <w:rsid w:val="00F54DF9"/>
    <w:rPr>
      <w:color w:val="954F72" w:themeColor="followedHyperlink"/>
      <w:u w:val="single"/>
    </w:rPr>
  </w:style>
  <w:style w:type="paragraph" w:styleId="NormalWeb">
    <w:name w:val="Normal (Web)"/>
    <w:basedOn w:val="Normal"/>
    <w:uiPriority w:val="99"/>
    <w:unhideWhenUsed/>
    <w:rsid w:val="008114BF"/>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FD7C6F"/>
    <w:rPr>
      <w:sz w:val="16"/>
      <w:szCs w:val="16"/>
    </w:rPr>
  </w:style>
  <w:style w:type="paragraph" w:styleId="CommentText">
    <w:name w:val="annotation text"/>
    <w:basedOn w:val="Normal"/>
    <w:link w:val="CommentTextChar"/>
    <w:uiPriority w:val="99"/>
    <w:unhideWhenUsed/>
    <w:rsid w:val="00FD7C6F"/>
    <w:pPr>
      <w:spacing w:line="240" w:lineRule="auto"/>
    </w:pPr>
    <w:rPr>
      <w:sz w:val="20"/>
      <w:szCs w:val="20"/>
    </w:rPr>
  </w:style>
  <w:style w:type="character" w:customStyle="1" w:styleId="CommentTextChar">
    <w:name w:val="Comment Text Char"/>
    <w:basedOn w:val="DefaultParagraphFont"/>
    <w:link w:val="CommentText"/>
    <w:uiPriority w:val="99"/>
    <w:rsid w:val="00FD7C6F"/>
    <w:rPr>
      <w:sz w:val="20"/>
      <w:szCs w:val="20"/>
    </w:rPr>
  </w:style>
  <w:style w:type="paragraph" w:styleId="CommentSubject">
    <w:name w:val="annotation subject"/>
    <w:basedOn w:val="CommentText"/>
    <w:next w:val="CommentText"/>
    <w:link w:val="CommentSubjectChar"/>
    <w:uiPriority w:val="99"/>
    <w:semiHidden/>
    <w:unhideWhenUsed/>
    <w:rsid w:val="00FD7C6F"/>
    <w:rPr>
      <w:b/>
      <w:bCs/>
    </w:rPr>
  </w:style>
  <w:style w:type="character" w:customStyle="1" w:styleId="CommentSubjectChar">
    <w:name w:val="Comment Subject Char"/>
    <w:basedOn w:val="CommentTextChar"/>
    <w:link w:val="CommentSubject"/>
    <w:uiPriority w:val="99"/>
    <w:semiHidden/>
    <w:rsid w:val="00FD7C6F"/>
    <w:rPr>
      <w:b/>
      <w:bCs/>
      <w:sz w:val="20"/>
      <w:szCs w:val="20"/>
    </w:rPr>
  </w:style>
  <w:style w:type="character" w:styleId="PlaceholderText">
    <w:name w:val="Placeholder Text"/>
    <w:basedOn w:val="DefaultParagraphFont"/>
    <w:uiPriority w:val="99"/>
    <w:semiHidden/>
    <w:rsid w:val="00271E99"/>
    <w:rPr>
      <w:color w:val="808080"/>
    </w:rPr>
  </w:style>
  <w:style w:type="paragraph" w:styleId="BalloonText">
    <w:name w:val="Balloon Text"/>
    <w:basedOn w:val="Normal"/>
    <w:link w:val="BalloonTextChar"/>
    <w:uiPriority w:val="99"/>
    <w:semiHidden/>
    <w:unhideWhenUsed/>
    <w:rsid w:val="00327D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D22"/>
    <w:rPr>
      <w:rFonts w:ascii="Segoe UI" w:hAnsi="Segoe UI" w:cs="Segoe UI"/>
      <w:sz w:val="18"/>
      <w:szCs w:val="18"/>
    </w:rPr>
  </w:style>
  <w:style w:type="paragraph" w:styleId="Header">
    <w:name w:val="header"/>
    <w:basedOn w:val="Normal"/>
    <w:link w:val="HeaderChar"/>
    <w:uiPriority w:val="99"/>
    <w:unhideWhenUsed/>
    <w:rsid w:val="00231DC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31DC1"/>
  </w:style>
  <w:style w:type="paragraph" w:styleId="Footer">
    <w:name w:val="footer"/>
    <w:basedOn w:val="Normal"/>
    <w:link w:val="FooterChar"/>
    <w:uiPriority w:val="99"/>
    <w:unhideWhenUsed/>
    <w:rsid w:val="00231DC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31DC1"/>
  </w:style>
  <w:style w:type="paragraph" w:styleId="Revision">
    <w:name w:val="Revision"/>
    <w:hidden/>
    <w:uiPriority w:val="99"/>
    <w:semiHidden/>
    <w:rsid w:val="00A71CB5"/>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semiHidden/>
    <w:unhideWhenUsed/>
    <w:rsid w:val="00755763"/>
  </w:style>
  <w:style w:type="character" w:styleId="UnresolvedMention">
    <w:name w:val="Unresolved Mention"/>
    <w:basedOn w:val="DefaultParagraphFont"/>
    <w:uiPriority w:val="99"/>
    <w:semiHidden/>
    <w:unhideWhenUsed/>
    <w:rsid w:val="00F27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42757584">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6515">
      <w:bodyDiv w:val="1"/>
      <w:marLeft w:val="0"/>
      <w:marRight w:val="0"/>
      <w:marTop w:val="0"/>
      <w:marBottom w:val="0"/>
      <w:divBdr>
        <w:top w:val="none" w:sz="0" w:space="0" w:color="auto"/>
        <w:left w:val="none" w:sz="0" w:space="0" w:color="auto"/>
        <w:bottom w:val="none" w:sz="0" w:space="0" w:color="auto"/>
        <w:right w:val="none" w:sz="0" w:space="0" w:color="auto"/>
      </w:divBdr>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32673007">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17125853">
      <w:bodyDiv w:val="1"/>
      <w:marLeft w:val="0"/>
      <w:marRight w:val="0"/>
      <w:marTop w:val="0"/>
      <w:marBottom w:val="0"/>
      <w:divBdr>
        <w:top w:val="none" w:sz="0" w:space="0" w:color="auto"/>
        <w:left w:val="none" w:sz="0" w:space="0" w:color="auto"/>
        <w:bottom w:val="none" w:sz="0" w:space="0" w:color="auto"/>
        <w:right w:val="none" w:sz="0" w:space="0" w:color="auto"/>
      </w:divBdr>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07623010">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680745">
      <w:bodyDiv w:val="1"/>
      <w:marLeft w:val="0"/>
      <w:marRight w:val="0"/>
      <w:marTop w:val="0"/>
      <w:marBottom w:val="0"/>
      <w:divBdr>
        <w:top w:val="none" w:sz="0" w:space="0" w:color="auto"/>
        <w:left w:val="none" w:sz="0" w:space="0" w:color="auto"/>
        <w:bottom w:val="none" w:sz="0" w:space="0" w:color="auto"/>
        <w:right w:val="none" w:sz="0" w:space="0" w:color="auto"/>
      </w:divBdr>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33383589">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796942534">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1997108241">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91347475">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about:blank" TargetMode="External"/><Relationship Id="rId20" Type="http://schemas.openxmlformats.org/officeDocument/2006/relationships/image" Target="media/image2.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3.xm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3.jpeg"/><Relationship Id="rId28" Type="http://schemas.openxmlformats.org/officeDocument/2006/relationships/image" Target="media/image6.jp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footer" Target="footer5.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E341A2-C168-4100-B951-DA612748E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370FBB0-A57F-422E-9C22-B724231F6837}">
  <ds:schemaRefs>
    <ds:schemaRef ds:uri="http://schemas.openxmlformats.org/officeDocument/2006/bibliography"/>
  </ds:schemaRefs>
</ds:datastoreItem>
</file>

<file path=customXml/itemProps4.xml><?xml version="1.0" encoding="utf-8"?>
<ds:datastoreItem xmlns:ds="http://schemas.openxmlformats.org/officeDocument/2006/customXml" ds:itemID="{0FCD71A5-24E9-42B7-8B1C-BCB249DE11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6532</Words>
  <Characters>47881</Characters>
  <Application>Microsoft Office Word</Application>
  <DocSecurity>0</DocSecurity>
  <Lines>5985</Lines>
  <Paragraphs>3886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Charité Universitaetsmedizin Berlin</Company>
  <LinksUpToDate>false</LinksUpToDate>
  <CharactersWithSpaces>50527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Z Sjoerds</cp:lastModifiedBy>
  <cp:revision>2</cp:revision>
  <cp:lastPrinted>2021-10-21T11:03:00Z</cp:lastPrinted>
  <dcterms:created xsi:type="dcterms:W3CDTF">2022-04-17T08:47:00Z</dcterms:created>
  <dcterms:modified xsi:type="dcterms:W3CDTF">2022-04-17T08:47:00Z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http://www.zotero.org/styles/biological-psychiatry</vt:lpwstr>
  </property>
  <property fmtid="{D5CDD505-2E9C-101B-9397-08002B2CF9AE}" pid="7" name="Mendeley Recent Style Name 2_1">
    <vt:lpwstr>Biological Psychiatry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http://www.zotero.org/styles/frontiers-in-psychiatry</vt:lpwstr>
  </property>
  <property fmtid="{D5CDD505-2E9C-101B-9397-08002B2CF9AE}" pid="13" name="Mendeley Recent Style Name 5_1">
    <vt:lpwstr>Frontiers in Psychiatry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http://www.zotero.org/styles/psychoneuroendocrinology</vt:lpwstr>
  </property>
  <property fmtid="{D5CDD505-2E9C-101B-9397-08002B2CF9AE}" pid="19" name="Mendeley Recent Style Name 8_1">
    <vt:lpwstr>Psychoneuroendocrinology</vt:lpwstr>
  </property>
  <property fmtid="{D5CDD505-2E9C-101B-9397-08002B2CF9AE}" pid="20" name="Mendeley Recent Style Id 9_1">
    <vt:lpwstr>http://www.zotero.org/styles/schizophrenia-research</vt:lpwstr>
  </property>
  <property fmtid="{D5CDD505-2E9C-101B-9397-08002B2CF9AE}" pid="21" name="Mendeley Recent Style Name 9_1">
    <vt:lpwstr>Schizophrenia Research</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http://www.zotero.org/styles/psychoneuroendocrinology</vt:lpwstr>
  </property>
  <property fmtid="{D5CDD505-2E9C-101B-9397-08002B2CF9AE}" pid="25" name="ContentTypeId">
    <vt:lpwstr>0x0101009A0DED7CA2624141AE322679BAD3AD72</vt:lpwstr>
  </property>
</Properties>
</file>